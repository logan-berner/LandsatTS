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4D835B6E" w14:textId="5DA7DD49" w:rsidR="00870CD6" w:rsidRPr="00792C3C" w:rsidRDefault="007A1C82" w:rsidP="00710AEA">
      <w:pPr>
        <w:pStyle w:val="NoSpacing"/>
        <w:rPr>
          <w:rFonts w:ascii="Times New Roman" w:hAnsi="Times New Roman" w:cs="Times New Roman"/>
          <w:sz w:val="24"/>
          <w:szCs w:val="24"/>
        </w:rPr>
      </w:pPr>
      <w:r w:rsidRPr="00792C3C">
        <w:rPr>
          <w:rFonts w:ascii="Times New Roman" w:hAnsi="Times New Roman" w:cs="Times New Roman"/>
          <w:sz w:val="24"/>
          <w:szCs w:val="24"/>
        </w:rPr>
        <w:t xml:space="preserve">Earth-observing satellites are crucial for </w:t>
      </w:r>
      <w:r w:rsidR="00891554">
        <w:rPr>
          <w:rFonts w:ascii="Times New Roman" w:hAnsi="Times New Roman" w:cs="Times New Roman"/>
          <w:sz w:val="24"/>
          <w:szCs w:val="24"/>
        </w:rPr>
        <w:t xml:space="preserve">assessing and </w:t>
      </w:r>
      <w:r w:rsidRPr="00792C3C">
        <w:rPr>
          <w:rFonts w:ascii="Times New Roman" w:hAnsi="Times New Roman" w:cs="Times New Roman"/>
          <w:sz w:val="24"/>
          <w:szCs w:val="24"/>
        </w:rPr>
        <w:t xml:space="preserve">monitoring </w:t>
      </w:r>
      <w:r w:rsidR="006D7A74" w:rsidRPr="00792C3C">
        <w:rPr>
          <w:rFonts w:ascii="Times New Roman" w:hAnsi="Times New Roman" w:cs="Times New Roman"/>
          <w:sz w:val="24"/>
          <w:szCs w:val="24"/>
        </w:rPr>
        <w:t>global ecosystems</w:t>
      </w:r>
      <w:r w:rsidRPr="00792C3C">
        <w:rPr>
          <w:rFonts w:ascii="Times New Roman" w:hAnsi="Times New Roman" w:cs="Times New Roman"/>
          <w:sz w:val="24"/>
          <w:szCs w:val="24"/>
        </w:rPr>
        <w:t>. The Landsat satellite</w:t>
      </w:r>
      <w:r w:rsidR="009627D5">
        <w:rPr>
          <w:rFonts w:ascii="Times New Roman" w:hAnsi="Times New Roman" w:cs="Times New Roman"/>
          <w:sz w:val="24"/>
          <w:szCs w:val="24"/>
        </w:rPr>
        <w:t>s</w:t>
      </w:r>
      <w:r w:rsidRPr="00792C3C">
        <w:rPr>
          <w:rFonts w:ascii="Times New Roman" w:hAnsi="Times New Roman" w:cs="Times New Roman"/>
          <w:sz w:val="24"/>
          <w:szCs w:val="24"/>
        </w:rPr>
        <w:t xml:space="preserve"> provid</w:t>
      </w:r>
      <w:r w:rsidR="00891554">
        <w:rPr>
          <w:rFonts w:ascii="Times New Roman" w:hAnsi="Times New Roman" w:cs="Times New Roman"/>
          <w:sz w:val="24"/>
          <w:szCs w:val="24"/>
        </w:rPr>
        <w:t>e</w:t>
      </w:r>
      <w:r w:rsidRPr="00792C3C">
        <w:rPr>
          <w:rFonts w:ascii="Times New Roman" w:hAnsi="Times New Roman" w:cs="Times New Roman"/>
          <w:sz w:val="24"/>
          <w:szCs w:val="24"/>
        </w:rPr>
        <w:t xml:space="preserve"> </w:t>
      </w:r>
      <w:r w:rsidR="006D7A74" w:rsidRPr="00792C3C">
        <w:rPr>
          <w:rFonts w:ascii="Times New Roman" w:hAnsi="Times New Roman" w:cs="Times New Roman"/>
          <w:sz w:val="24"/>
          <w:szCs w:val="24"/>
        </w:rPr>
        <w:t>near global surface reflectance measurements since the early 1980s</w:t>
      </w:r>
      <w:r w:rsidR="00891554">
        <w:rPr>
          <w:rFonts w:ascii="Times New Roman" w:hAnsi="Times New Roman" w:cs="Times New Roman"/>
          <w:sz w:val="24"/>
          <w:szCs w:val="24"/>
        </w:rPr>
        <w:t xml:space="preserve"> and are thus a </w:t>
      </w:r>
      <w:r w:rsidR="00891554" w:rsidRPr="00792C3C">
        <w:rPr>
          <w:rFonts w:ascii="Times New Roman" w:hAnsi="Times New Roman" w:cs="Times New Roman"/>
          <w:sz w:val="24"/>
          <w:szCs w:val="24"/>
        </w:rPr>
        <w:t>corne</w:t>
      </w:r>
      <w:r w:rsidR="009B4E3B">
        <w:rPr>
          <w:rFonts w:ascii="Times New Roman" w:hAnsi="Times New Roman" w:cs="Times New Roman"/>
          <w:sz w:val="24"/>
          <w:szCs w:val="24"/>
        </w:rPr>
        <w:t>r</w:t>
      </w:r>
      <w:r w:rsidR="00891554" w:rsidRPr="00792C3C">
        <w:rPr>
          <w:rFonts w:ascii="Times New Roman" w:hAnsi="Times New Roman" w:cs="Times New Roman"/>
          <w:sz w:val="24"/>
          <w:szCs w:val="24"/>
        </w:rPr>
        <w:t>stone of</w:t>
      </w:r>
      <w:r w:rsidR="00891554">
        <w:rPr>
          <w:rFonts w:ascii="Times New Roman" w:hAnsi="Times New Roman" w:cs="Times New Roman"/>
          <w:sz w:val="24"/>
          <w:szCs w:val="24"/>
        </w:rPr>
        <w:t xml:space="preserve"> remotely-sensed ecological assessments. Landsat </w:t>
      </w:r>
      <w:r w:rsidR="00BF5EB9" w:rsidRPr="00792C3C">
        <w:rPr>
          <w:rFonts w:ascii="Times New Roman" w:hAnsi="Times New Roman" w:cs="Times New Roman"/>
          <w:sz w:val="24"/>
          <w:szCs w:val="24"/>
        </w:rPr>
        <w:t xml:space="preserve">surface reflectance measurements are commonly used to derive </w:t>
      </w:r>
      <w:r w:rsidR="00870CD6" w:rsidRPr="00792C3C">
        <w:rPr>
          <w:rFonts w:ascii="Times New Roman" w:hAnsi="Times New Roman" w:cs="Times New Roman"/>
          <w:sz w:val="24"/>
          <w:szCs w:val="24"/>
        </w:rPr>
        <w:t xml:space="preserve">spectral indices </w:t>
      </w:r>
      <w:r w:rsidR="00BF5EB9" w:rsidRPr="00792C3C">
        <w:rPr>
          <w:rFonts w:ascii="Times New Roman" w:hAnsi="Times New Roman" w:cs="Times New Roman"/>
          <w:sz w:val="24"/>
          <w:szCs w:val="24"/>
        </w:rPr>
        <w:t xml:space="preserve">(e.g., NDVI) that </w:t>
      </w:r>
      <w:r w:rsidR="00222227" w:rsidRPr="00792C3C">
        <w:rPr>
          <w:rFonts w:ascii="Times New Roman" w:hAnsi="Times New Roman" w:cs="Times New Roman"/>
          <w:sz w:val="24"/>
          <w:szCs w:val="24"/>
        </w:rPr>
        <w:t xml:space="preserve">can provide insight into </w:t>
      </w:r>
      <w:r w:rsidR="009B4E3B">
        <w:rPr>
          <w:rFonts w:ascii="Times New Roman" w:hAnsi="Times New Roman" w:cs="Times New Roman"/>
          <w:sz w:val="24"/>
          <w:szCs w:val="24"/>
        </w:rPr>
        <w:t xml:space="preserve">seasonal </w:t>
      </w:r>
      <w:r w:rsidR="00870CD6" w:rsidRPr="00792C3C">
        <w:rPr>
          <w:rFonts w:ascii="Times New Roman" w:hAnsi="Times New Roman" w:cs="Times New Roman"/>
          <w:sz w:val="24"/>
          <w:szCs w:val="24"/>
        </w:rPr>
        <w:t xml:space="preserve">to multi-decadal </w:t>
      </w:r>
      <w:r w:rsidR="00222227" w:rsidRPr="00792C3C">
        <w:rPr>
          <w:rFonts w:ascii="Times New Roman" w:hAnsi="Times New Roman" w:cs="Times New Roman"/>
          <w:sz w:val="24"/>
          <w:szCs w:val="24"/>
        </w:rPr>
        <w:t xml:space="preserve">changes in </w:t>
      </w:r>
      <w:r w:rsidR="00BF5EB9" w:rsidRPr="00792C3C">
        <w:rPr>
          <w:rFonts w:ascii="Times New Roman" w:hAnsi="Times New Roman" w:cs="Times New Roman"/>
          <w:sz w:val="24"/>
          <w:szCs w:val="24"/>
        </w:rPr>
        <w:t xml:space="preserve">ecosystem </w:t>
      </w:r>
      <w:r w:rsidR="00222227" w:rsidRPr="00792C3C">
        <w:rPr>
          <w:rFonts w:ascii="Times New Roman" w:hAnsi="Times New Roman" w:cs="Times New Roman"/>
          <w:sz w:val="24"/>
          <w:szCs w:val="24"/>
        </w:rPr>
        <w:t>biophysical</w:t>
      </w:r>
      <w:r w:rsidR="00BF5EB9" w:rsidRPr="00792C3C">
        <w:rPr>
          <w:rFonts w:ascii="Times New Roman" w:hAnsi="Times New Roman" w:cs="Times New Roman"/>
          <w:sz w:val="24"/>
          <w:szCs w:val="24"/>
        </w:rPr>
        <w:t xml:space="preserve"> </w:t>
      </w:r>
      <w:r w:rsidR="0065746C">
        <w:rPr>
          <w:rFonts w:ascii="Times New Roman" w:hAnsi="Times New Roman" w:cs="Times New Roman"/>
          <w:sz w:val="24"/>
          <w:szCs w:val="24"/>
        </w:rPr>
        <w:t xml:space="preserve">properties </w:t>
      </w:r>
      <w:r w:rsidR="00870CD6" w:rsidRPr="00792C3C">
        <w:rPr>
          <w:rFonts w:ascii="Times New Roman" w:hAnsi="Times New Roman" w:cs="Times New Roman"/>
          <w:sz w:val="24"/>
          <w:szCs w:val="24"/>
        </w:rPr>
        <w:t>such as vegetation greenness</w:t>
      </w:r>
      <w:r w:rsidR="00222227" w:rsidRPr="00792C3C">
        <w:rPr>
          <w:rFonts w:ascii="Times New Roman" w:hAnsi="Times New Roman" w:cs="Times New Roman"/>
          <w:sz w:val="24"/>
          <w:szCs w:val="24"/>
        </w:rPr>
        <w:t>.</w:t>
      </w:r>
      <w:r w:rsidR="00870CD6" w:rsidRPr="00792C3C">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multi-decadal assessments 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D926B6">
        <w:rPr>
          <w:rFonts w:ascii="Times New Roman" w:hAnsi="Times New Roman" w:cs="Times New Roman"/>
          <w:sz w:val="24"/>
          <w:szCs w:val="24"/>
        </w:rPr>
        <w:t xml:space="preserve"> as well as challenges with </w:t>
      </w:r>
      <w:r w:rsidR="00BC2EA0" w:rsidRPr="00792C3C">
        <w:rPr>
          <w:rFonts w:ascii="Times New Roman" w:hAnsi="Times New Roman" w:cs="Times New Roman"/>
          <w:sz w:val="24"/>
          <w:szCs w:val="24"/>
        </w:rPr>
        <w:t>cross-sensor calibration</w:t>
      </w:r>
      <w:r w:rsidR="00D926B6">
        <w:rPr>
          <w:rFonts w:ascii="Times New Roman" w:hAnsi="Times New Roman" w:cs="Times New Roman"/>
          <w:sz w:val="24"/>
          <w:szCs w:val="24"/>
        </w:rPr>
        <w:t xml:space="preserve"> and 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 spectral indices derived from Landsat surface reflectance measurements.</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65746C">
        <w:rPr>
          <w:rFonts w:ascii="Times New Roman" w:hAnsi="Times New Roman" w:cs="Times New Roman"/>
          <w:sz w:val="24"/>
          <w:szCs w:val="24"/>
        </w:rPr>
        <w:t xml:space="preserve">full </w:t>
      </w:r>
      <w:r w:rsidR="0028596A" w:rsidRPr="00792C3C">
        <w:rPr>
          <w:rFonts w:ascii="Times New Roman" w:hAnsi="Times New Roman" w:cs="Times New Roman"/>
          <w:sz w:val="24"/>
          <w:szCs w:val="24"/>
        </w:rPr>
        <w:t xml:space="preserve">data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extraction for </w:t>
      </w:r>
      <w:r w:rsidR="005A303F">
        <w:rPr>
          <w:rFonts w:ascii="Times New Roman" w:hAnsi="Times New Roman" w:cs="Times New Roman"/>
          <w:sz w:val="24"/>
          <w:szCs w:val="24"/>
        </w:rPr>
        <w:t xml:space="preserve">point </w:t>
      </w:r>
      <w:r w:rsidR="0028596A" w:rsidRPr="00792C3C">
        <w:rPr>
          <w:rFonts w:ascii="Times New Roman" w:hAnsi="Times New Roman" w:cs="Times New Roman"/>
          <w:sz w:val="24"/>
          <w:szCs w:val="24"/>
        </w:rPr>
        <w:t xml:space="preserve">sample sites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 xml:space="preserve">(3) phenological modeling, </w:t>
      </w:r>
      <w:r w:rsidR="00E34891" w:rsidRPr="00792C3C">
        <w:rPr>
          <w:rFonts w:ascii="Times New Roman" w:hAnsi="Times New Roman" w:cs="Times New Roman"/>
          <w:sz w:val="24"/>
          <w:szCs w:val="24"/>
        </w:rPr>
        <w:t>and</w:t>
      </w:r>
      <w:r w:rsidR="00E64A9E" w:rsidRPr="00792C3C">
        <w:rPr>
          <w:rFonts w:ascii="Times New Roman" w:hAnsi="Times New Roman" w:cs="Times New Roman"/>
          <w:sz w:val="24"/>
          <w:szCs w:val="24"/>
        </w:rPr>
        <w:t xml:space="preserve"> (4) other aspects of data analysis.</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vegetation greenness since the 1980s across a long-term monitoring area in the Arctic. </w:t>
      </w:r>
      <w:r w:rsidR="00E64A9E" w:rsidRPr="00792C3C">
        <w:rPr>
          <w:rFonts w:ascii="Times New Roman" w:hAnsi="Times New Roman" w:cs="Times New Roman"/>
          <w:sz w:val="24"/>
          <w:szCs w:val="24"/>
        </w:rPr>
        <w:t xml:space="preserve">Overall, </w:t>
      </w:r>
      <w:r w:rsidR="00283C96" w:rsidRPr="00792C3C">
        <w:rPr>
          <w:rFonts w:ascii="Times New Roman" w:hAnsi="Times New Roman" w:cs="Times New Roman"/>
          <w:sz w:val="24"/>
          <w:szCs w:val="24"/>
        </w:rPr>
        <w:t>this software</w:t>
      </w:r>
      <w:r w:rsidR="004A266C" w:rsidRPr="00792C3C">
        <w:rPr>
          <w:rFonts w:ascii="Times New Roman" w:hAnsi="Times New Roman" w:cs="Times New Roman"/>
          <w:sz w:val="24"/>
          <w:szCs w:val="24"/>
        </w:rPr>
        <w:t xml:space="preserve"> provides a suite of functions </w:t>
      </w:r>
      <w:r w:rsidR="008A7E5B" w:rsidRPr="00792C3C">
        <w:rPr>
          <w:rFonts w:ascii="Times New Roman" w:hAnsi="Times New Roman" w:cs="Times New Roman"/>
          <w:sz w:val="24"/>
          <w:szCs w:val="24"/>
        </w:rPr>
        <w:t xml:space="preserve">to </w:t>
      </w:r>
      <w:r w:rsidR="004A266C" w:rsidRPr="00792C3C">
        <w:rPr>
          <w:rFonts w:ascii="Times New Roman" w:hAnsi="Times New Roman" w:cs="Times New Roman"/>
          <w:sz w:val="24"/>
          <w:szCs w:val="24"/>
        </w:rPr>
        <w:t xml:space="preserve">enable broader use of Landsat </w:t>
      </w:r>
      <w:r w:rsidR="00692972">
        <w:rPr>
          <w:rFonts w:ascii="Times New Roman" w:hAnsi="Times New Roman" w:cs="Times New Roman"/>
          <w:sz w:val="24"/>
          <w:szCs w:val="24"/>
        </w:rPr>
        <w:t xml:space="preserve">satellite </w:t>
      </w:r>
      <w:r w:rsidR="004A266C" w:rsidRPr="00792C3C">
        <w:rPr>
          <w:rFonts w:ascii="Times New Roman" w:hAnsi="Times New Roman" w:cs="Times New Roman"/>
          <w:sz w:val="24"/>
          <w:szCs w:val="24"/>
        </w:rPr>
        <w:t xml:space="preserve">data </w:t>
      </w:r>
      <w:r w:rsidR="00692972">
        <w:rPr>
          <w:rFonts w:ascii="Times New Roman" w:hAnsi="Times New Roman" w:cs="Times New Roman"/>
          <w:sz w:val="24"/>
          <w:szCs w:val="24"/>
        </w:rPr>
        <w:t xml:space="preserve">for </w:t>
      </w:r>
      <w:r w:rsidR="009627D5">
        <w:rPr>
          <w:rFonts w:ascii="Times New Roman" w:hAnsi="Times New Roman" w:cs="Times New Roman"/>
          <w:sz w:val="24"/>
          <w:szCs w:val="24"/>
        </w:rPr>
        <w:t xml:space="preserve">the </w:t>
      </w:r>
      <w:r w:rsidR="003A7C5C">
        <w:rPr>
          <w:rFonts w:ascii="Times New Roman" w:hAnsi="Times New Roman" w:cs="Times New Roman"/>
          <w:sz w:val="24"/>
          <w:szCs w:val="24"/>
        </w:rPr>
        <w:t xml:space="preserve">assessment and </w:t>
      </w:r>
      <w:r w:rsidR="004A266C" w:rsidRPr="00792C3C">
        <w:rPr>
          <w:rFonts w:ascii="Times New Roman" w:hAnsi="Times New Roman" w:cs="Times New Roman"/>
          <w:sz w:val="24"/>
          <w:szCs w:val="24"/>
        </w:rPr>
        <w:t>monitoring</w:t>
      </w:r>
      <w:r w:rsidR="00692972">
        <w:rPr>
          <w:rFonts w:ascii="Times New Roman" w:hAnsi="Times New Roman" w:cs="Times New Roman"/>
          <w:sz w:val="24"/>
          <w:szCs w:val="24"/>
        </w:rPr>
        <w:t xml:space="preserve"> of vegetation greenness over the past four decades across </w:t>
      </w:r>
      <w:r w:rsidR="00F42544">
        <w:rPr>
          <w:rFonts w:ascii="Times New Roman" w:hAnsi="Times New Roman" w:cs="Times New Roman"/>
          <w:sz w:val="24"/>
          <w:szCs w:val="24"/>
        </w:rPr>
        <w:t xml:space="preserve">local to global geographic </w:t>
      </w:r>
      <w:r w:rsidR="00692972">
        <w:rPr>
          <w:rFonts w:ascii="Times New Roman" w:hAnsi="Times New Roman" w:cs="Times New Roman"/>
          <w:sz w:val="24"/>
          <w:szCs w:val="24"/>
        </w:rPr>
        <w:t>extents.</w:t>
      </w:r>
      <w:r w:rsidR="004A266C"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0"/>
      <w:r w:rsidRPr="00792C3C">
        <w:t>Background</w:t>
      </w:r>
      <w:commentRangeEnd w:id="0"/>
      <w:r w:rsidR="00F73BBE" w:rsidRPr="00792C3C">
        <w:rPr>
          <w:rStyle w:val="CommentReference"/>
          <w:sz w:val="24"/>
          <w:szCs w:val="24"/>
        </w:rPr>
        <w:commentReference w:id="0"/>
      </w:r>
    </w:p>
    <w:p w14:paraId="6793F11F" w14:textId="66705269" w:rsidR="00455E25" w:rsidRDefault="00C053DC" w:rsidP="00C81F1B">
      <w:pPr>
        <w:pStyle w:val="Heading2"/>
      </w:pPr>
      <w:r>
        <w:t xml:space="preserve">Ecological assessment </w:t>
      </w:r>
      <w:r w:rsidR="00455E25">
        <w:t xml:space="preserve">and monitoring </w:t>
      </w:r>
      <w:r>
        <w:t xml:space="preserve">using </w:t>
      </w:r>
      <w:r w:rsidR="003D2455">
        <w:t xml:space="preserve">the Landsat </w:t>
      </w:r>
      <w:r>
        <w:t>satellites</w:t>
      </w:r>
    </w:p>
    <w:p w14:paraId="0490D136" w14:textId="0F301ACA"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683754">
        <w:rPr>
          <w:rFonts w:ascii="Times New Roman" w:hAnsi="Times New Roman" w:cs="Times New Roman"/>
          <w:sz w:val="24"/>
          <w:szCs w:val="24"/>
        </w:rPr>
        <w:t>understanding</w:t>
      </w:r>
      <w:r w:rsidR="00D710A0">
        <w:rPr>
          <w:rFonts w:ascii="Times New Roman" w:hAnsi="Times New Roman" w:cs="Times New Roman"/>
          <w:sz w:val="24"/>
          <w:szCs w:val="24"/>
        </w:rPr>
        <w:t xml:space="preserve"> 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changes in </w:t>
      </w:r>
      <w:r>
        <w:rPr>
          <w:rFonts w:ascii="Times New Roman" w:hAnsi="Times New Roman" w:cs="Times New Roman"/>
          <w:sz w:val="24"/>
          <w:szCs w:val="24"/>
        </w:rPr>
        <w:t xml:space="preserve">Earth’s </w:t>
      </w:r>
      <w:r w:rsidR="00891554">
        <w:rPr>
          <w:rFonts w:ascii="Times New Roman" w:hAnsi="Times New Roman" w:cs="Times New Roman"/>
          <w:sz w:val="24"/>
          <w:szCs w:val="24"/>
        </w:rPr>
        <w:t>land sur</w:t>
      </w:r>
      <w:r>
        <w:rPr>
          <w:rFonts w:ascii="Times New Roman" w:hAnsi="Times New Roman" w:cs="Times New Roman"/>
          <w:sz w:val="24"/>
          <w:szCs w:val="24"/>
        </w:rPr>
        <w:t>face</w:t>
      </w:r>
      <w:r w:rsidR="00D710A0">
        <w:rPr>
          <w:rFonts w:ascii="Times New Roman" w:hAnsi="Times New Roman" w:cs="Times New Roman"/>
          <w:sz w:val="24"/>
          <w:szCs w:val="24"/>
        </w:rPr>
        <w:t xml:space="preserve"> over the last four decades</w:t>
      </w:r>
      <w:r w:rsidR="00C33E07">
        <w:rPr>
          <w:rFonts w:ascii="Times New Roman" w:hAnsi="Times New Roman" w:cs="Times New Roman"/>
          <w:sz w:val="24"/>
          <w:szCs w:val="24"/>
        </w:rPr>
        <w:t xml:space="preserve"> </w:t>
      </w:r>
      <w:r w:rsidR="0029290E">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ZWNOdW0+MzQxMTwvUmVjTnVtPjxEaXNwbGF5VGV4dD4oSGFuc2VuIGV0IGFsLiAyMDEzLCBQZWtl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ZWNOdW0+MzQxMTwvUmVjTnVtPjxEaXNwbGF5VGV4dD4oSGFuc2VuIGV0IGFsLiAyMDEzLCBQZWtl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29290E">
        <w:rPr>
          <w:rFonts w:ascii="Times New Roman" w:hAnsi="Times New Roman" w:cs="Times New Roman"/>
          <w:sz w:val="24"/>
          <w:szCs w:val="24"/>
        </w:rPr>
      </w:r>
      <w:r w:rsidR="0029290E">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 Pekel et al. 2016)</w:t>
      </w:r>
      <w:r w:rsidR="0029290E">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designed for land surface 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 xml:space="preserve">. </w:t>
      </w:r>
      <w:r w:rsidR="00D710A0" w:rsidRPr="00C33E07">
        <w:rPr>
          <w:rFonts w:ascii="Times New Roman" w:hAnsi="Times New Roman" w:cs="Times New Roman"/>
          <w:sz w:val="24"/>
          <w:szCs w:val="24"/>
        </w:rPr>
        <w:t xml:space="preserve">The Landsat satellites </w:t>
      </w:r>
      <w:r w:rsidR="0031164E">
        <w:rPr>
          <w:rFonts w:ascii="Times New Roman" w:hAnsi="Times New Roman" w:cs="Times New Roman"/>
          <w:sz w:val="24"/>
          <w:szCs w:val="24"/>
        </w:rPr>
        <w:t xml:space="preserve">provide </w:t>
      </w:r>
      <w:r w:rsidR="00C33E07" w:rsidRPr="00C33E07">
        <w:rPr>
          <w:rFonts w:ascii="Times New Roman" w:hAnsi="Times New Roman" w:cs="Times New Roman"/>
          <w:sz w:val="24"/>
          <w:szCs w:val="24"/>
        </w:rPr>
        <w:t xml:space="preserve">multi-spectral </w:t>
      </w:r>
      <w:r w:rsidR="0031164E">
        <w:rPr>
          <w:rFonts w:ascii="Times New Roman" w:hAnsi="Times New Roman" w:cs="Times New Roman"/>
          <w:sz w:val="24"/>
          <w:szCs w:val="24"/>
        </w:rPr>
        <w:t xml:space="preserve">surface reflectance measurements </w:t>
      </w:r>
      <w:r w:rsidR="00C33E07" w:rsidRPr="00C33E07">
        <w:rPr>
          <w:rFonts w:ascii="Times New Roman" w:hAnsi="Times New Roman" w:cs="Times New Roman"/>
          <w:sz w:val="24"/>
          <w:szCs w:val="24"/>
        </w:rPr>
        <w:t xml:space="preserve">that have </w:t>
      </w:r>
      <w:r w:rsidR="00D710A0" w:rsidRPr="00C33E07">
        <w:rPr>
          <w:rFonts w:ascii="Times New Roman" w:hAnsi="Times New Roman" w:cs="Times New Roman"/>
          <w:sz w:val="24"/>
          <w:szCs w:val="24"/>
        </w:rPr>
        <w:t>been 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&lt;EndNote&gt;&lt;Cite&gt;&lt;Author&gt;Hansen&lt;/Author&gt;&lt;Year&gt;2013&lt;/Year&gt;&lt;RecNum&gt;3411&lt;/RecNum&gt;&lt;DisplayText&gt;(Hansen et al. 2013)&lt;/DisplayText&gt;&lt;record&gt;&lt;rec-number&gt;3411&lt;/rec-number&gt;&lt;foreign-keys&gt;&lt;key app="EN" db-id="przrz2xfys0et6es02qx0adprs59z2erxf5t" timestamp="0"&gt;3411&lt;/key&gt;&lt;/foreign-keys&gt;&lt;ref-type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lt;/secondary-title&gt;&lt;/titles&gt;&lt;periodical&gt;&lt;full-title&gt;science&lt;/full-title&gt;&lt;/periodical&gt;&lt;pages&gt;850&lt;/pages&gt;&lt;volume&gt;342&lt;/volume&gt;&lt;number&gt;6160&lt;/number&gt;&lt;dates&gt;&lt;year&gt;2013&lt;/year&gt;&lt;/dates&gt;&lt;work-type&gt;10.1126/science.1244693&lt;/work-type&gt;&lt;urls&gt;&lt;related-urls&gt;&lt;url&gt;http://science.sciencemag.org/content/342/6160/850.abstract&lt;/url&gt;&lt;/related-urls&gt;&lt;/urls&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(Hansen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evaluating long-term changes in vegetation greenness that provide insight into the </w:t>
      </w:r>
      <w:r w:rsidR="00B26A5B">
        <w:rPr>
          <w:rFonts w:ascii="Times New Roman" w:hAnsi="Times New Roman" w:cs="Times New Roman"/>
          <w:sz w:val="24"/>
          <w:szCs w:val="24"/>
        </w:rPr>
        <w:t xml:space="preserve">biophysical </w:t>
      </w:r>
      <w:r w:rsidR="001E0248">
        <w:rPr>
          <w:rFonts w:ascii="Times New Roman" w:hAnsi="Times New Roman" w:cs="Times New Roman"/>
          <w:sz w:val="24"/>
          <w:szCs w:val="24"/>
        </w:rPr>
        <w:t xml:space="preserve">impacts of land-use and climate change on terrestrial ecosystems </w:t>
      </w:r>
      <w:r w:rsidR="003D2455">
        <w:rPr>
          <w:rFonts w:ascii="Times New Roman" w:hAnsi="Times New Roman" w:cs="Times New Roman"/>
          <w:sz w:val="24"/>
          <w:szCs w:val="24"/>
        </w:rPr>
        <w:fldChar w:fldCharType="begin"/>
      </w:r>
      <w:r w:rsidR="001E0248">
        <w:rPr>
          <w:rFonts w:ascii="Times New Roman" w:hAnsi="Times New Roman" w:cs="Times New Roman"/>
          <w:sz w:val="24"/>
          <w:szCs w:val="24"/>
        </w:rPr>
        <w:instrText xml:space="preserve"> ADDIN EN.CITE &lt;EndNote&gt;&lt;Cite&gt;&lt;Author&gt;Berner&lt;/Author&gt;&lt;Year&gt;2020&lt;/Year&gt;&lt;RecNum&gt;3755&lt;/RecNum&gt;&lt;DisplayText&gt;(Wang and Friedl 2019, 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Wang&lt;/Author&gt;&lt;Year&gt;2019&lt;/Year&gt;&lt;RecNum&gt;4261&lt;/RecNum&gt;&lt;record&gt;&lt;rec-number&gt;4261&lt;/rec-number&gt;&lt;foreign-keys&gt;&lt;key app="EN" db-id="przrz2xfys0et6es02qx0adprs59z2erxf5t" timestamp="1602171006"&gt;4261&lt;/key&gt;&lt;/foreign-keys&gt;&lt;ref-type name="Journal Article"&gt;17&lt;/ref-type&gt;&lt;contributors&gt;&lt;authors&gt;&lt;author&gt;Wang, Jonathan A&lt;/author&gt;&lt;author&gt;Friedl, Mark A&lt;/author&gt;&lt;/authors&gt;&lt;/contributors&gt;&lt;titles&gt;&lt;title&gt;The role of land cover change in Arctic-Boreal greening and browning trends&lt;/title&gt;&lt;secondary-title&gt;Environmental Research Letters&lt;/secondary-title&gt;&lt;/titles&gt;&lt;periodical&gt;&lt;full-title&gt;Environmental Research Letters&lt;/full-title&gt;&lt;/periodical&gt;&lt;pages&gt;125007&lt;/pages&gt;&lt;volume&gt;14&lt;/volume&gt;&lt;number&gt;12&lt;/number&gt;&lt;dates&gt;&lt;year&gt;2019&lt;/year&gt;&lt;/dates&gt;&lt;isbn&gt;1748-9326&lt;/isbn&gt;&lt;urls&gt;&lt;/urls&gt;&lt;/record&gt;&lt;/Cite&gt;&lt;/EndNote&gt;</w:instrText>
      </w:r>
      <w:r w:rsidR="003D2455">
        <w:rPr>
          <w:rFonts w:ascii="Times New Roman" w:hAnsi="Times New Roman" w:cs="Times New Roman"/>
          <w:sz w:val="24"/>
          <w:szCs w:val="24"/>
        </w:rPr>
        <w:fldChar w:fldCharType="separate"/>
      </w:r>
      <w:r w:rsidR="001E0248">
        <w:rPr>
          <w:rFonts w:ascii="Times New Roman" w:hAnsi="Times New Roman" w:cs="Times New Roman"/>
          <w:noProof/>
          <w:sz w:val="24"/>
          <w:szCs w:val="24"/>
        </w:rPr>
        <w:t>(Wang and Friedl 2019, Berner et al. 2020)</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354DD8">
        <w:rPr>
          <w:rFonts w:ascii="Times New Roman" w:hAnsi="Times New Roman" w:cs="Times New Roman"/>
          <w:sz w:val="24"/>
          <w:szCs w:val="24"/>
        </w:rPr>
        <w:t xml:space="preserve">The Landsat program </w:t>
      </w:r>
      <w:r w:rsidR="0031164E">
        <w:rPr>
          <w:rFonts w:ascii="Times New Roman" w:hAnsi="Times New Roman" w:cs="Times New Roman"/>
          <w:sz w:val="24"/>
          <w:szCs w:val="24"/>
        </w:rPr>
        <w:t xml:space="preserve">is a cornerstone of Earth surface monitoring yet accessing, processing, and analyzing Landsat data has required unique technical skills often beyond the </w:t>
      </w:r>
      <w:r w:rsidR="00B8433F">
        <w:rPr>
          <w:rFonts w:ascii="Times New Roman" w:hAnsi="Times New Roman" w:cs="Times New Roman"/>
          <w:sz w:val="24"/>
          <w:szCs w:val="24"/>
        </w:rPr>
        <w:t>purview</w:t>
      </w:r>
      <w:r w:rsidR="0031164E">
        <w:rPr>
          <w:rFonts w:ascii="Times New Roman" w:hAnsi="Times New Roman" w:cs="Times New Roman"/>
          <w:sz w:val="24"/>
          <w:szCs w:val="24"/>
        </w:rPr>
        <w:t xml:space="preserve"> of ecologists. </w:t>
      </w:r>
    </w:p>
    <w:p w14:paraId="3F7D9913" w14:textId="3972B2A2" w:rsidR="00F751FB" w:rsidRDefault="00455E25" w:rsidP="00C81F1B">
      <w:pPr>
        <w:pStyle w:val="Heading2"/>
      </w:pPr>
      <w:r>
        <w:lastRenderedPageBreak/>
        <w:t>Impediments to long-term assessments using the Landsat satellites</w:t>
      </w:r>
    </w:p>
    <w:p w14:paraId="003BCC58" w14:textId="77777777" w:rsidR="00165D80" w:rsidRPr="00165D80" w:rsidRDefault="00165D80" w:rsidP="00455E25">
      <w:pPr>
        <w:pStyle w:val="NoSpacing"/>
        <w:rPr>
          <w:rFonts w:ascii="Times New Roman" w:hAnsi="Times New Roman" w:cs="Times New Roman"/>
          <w:sz w:val="24"/>
          <w:szCs w:val="24"/>
        </w:rPr>
      </w:pPr>
    </w:p>
    <w:p w14:paraId="416F7E2E" w14:textId="01594BE7" w:rsidR="00C053DC" w:rsidRDefault="00D7087C" w:rsidP="000C45BD">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Data access</w:t>
      </w:r>
      <w:r w:rsidR="00891554">
        <w:rPr>
          <w:rFonts w:ascii="Times New Roman" w:hAnsi="Times New Roman" w:cs="Times New Roman"/>
          <w:sz w:val="24"/>
          <w:szCs w:val="24"/>
        </w:rPr>
        <w:t xml:space="preserve"> and processing</w:t>
      </w:r>
    </w:p>
    <w:p w14:paraId="567D0578" w14:textId="034E4CC8" w:rsidR="00D7087C" w:rsidRDefault="00891554" w:rsidP="00D7087C">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 xml:space="preserve">Traditionally from </w:t>
      </w:r>
      <w:r w:rsidR="00385C4F">
        <w:rPr>
          <w:rFonts w:ascii="Times New Roman" w:hAnsi="Times New Roman" w:cs="Times New Roman"/>
          <w:sz w:val="24"/>
          <w:szCs w:val="24"/>
        </w:rPr>
        <w:t>USGS</w:t>
      </w:r>
      <w:r>
        <w:rPr>
          <w:rFonts w:ascii="Times New Roman" w:hAnsi="Times New Roman" w:cs="Times New Roman"/>
          <w:sz w:val="24"/>
          <w:szCs w:val="24"/>
        </w:rPr>
        <w:t xml:space="preserve">, but now made available through </w:t>
      </w:r>
      <w:r w:rsidR="00D7087C">
        <w:rPr>
          <w:rFonts w:ascii="Times New Roman" w:hAnsi="Times New Roman" w:cs="Times New Roman"/>
          <w:sz w:val="24"/>
          <w:szCs w:val="24"/>
        </w:rPr>
        <w:t>GEE</w:t>
      </w:r>
    </w:p>
    <w:p w14:paraId="04FCBF74" w14:textId="59C19377" w:rsidR="00D7087C" w:rsidRDefault="00D7087C" w:rsidP="000C45BD">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Data cleaning</w:t>
      </w:r>
    </w:p>
    <w:p w14:paraId="15037621" w14:textId="5F38D90E" w:rsidR="00F50F39" w:rsidRDefault="00F50F39" w:rsidP="00891554">
      <w:pPr>
        <w:pStyle w:val="NoSpacing"/>
        <w:numPr>
          <w:ilvl w:val="1"/>
          <w:numId w:val="1"/>
        </w:numPr>
        <w:rPr>
          <w:rFonts w:ascii="Times New Roman" w:hAnsi="Times New Roman" w:cs="Times New Roman"/>
          <w:sz w:val="24"/>
          <w:szCs w:val="24"/>
        </w:rPr>
      </w:pPr>
    </w:p>
    <w:p w14:paraId="72431F0F" w14:textId="7AB1E0A1" w:rsidR="00891554" w:rsidRDefault="007E1D6D" w:rsidP="00891554">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…It’s important but is hard</w:t>
      </w:r>
    </w:p>
    <w:p w14:paraId="4C875208" w14:textId="34FA6DB8" w:rsidR="00733108" w:rsidRDefault="00733108" w:rsidP="00891554">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 xml:space="preserve">FMask </w:t>
      </w:r>
    </w:p>
    <w:p w14:paraId="064FEF35" w14:textId="4D3B8E20" w:rsidR="00733108" w:rsidRDefault="00733108" w:rsidP="00891554">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Residual water</w:t>
      </w:r>
    </w:p>
    <w:p w14:paraId="404DF0DE" w14:textId="2E0F9AD0" w:rsidR="00D7087C" w:rsidRDefault="00D7087C" w:rsidP="00D7087C">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Cross sensor calibration</w:t>
      </w:r>
    </w:p>
    <w:p w14:paraId="4627CDA8" w14:textId="5DD6727E" w:rsidR="00891554" w:rsidRDefault="00891554" w:rsidP="00D7087C">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There are systematic differences in individual bands and spectral indices among Landsat 5’s Thematic Mapper (TM), Landsat 7’s Enhanced Thematic Mapper Plus (ETM+), and Landsat 8’s Operational Land Imager (OLI).</w:t>
      </w:r>
    </w:p>
    <w:p w14:paraId="2879F378" w14:textId="77777777" w:rsidR="00891554" w:rsidRDefault="00891554" w:rsidP="00D7087C">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These differences can introduce spurious trends into time series generated from multiple sensors.</w:t>
      </w:r>
    </w:p>
    <w:p w14:paraId="06F3355A" w14:textId="59E68C8C" w:rsidR="00891554" w:rsidRDefault="00891554" w:rsidP="00D7087C">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 xml:space="preserve">For instance, these biases can lead to spurious increases in NDVI (‘greening’) (Sulla-Menashe et al. 2017). </w:t>
      </w:r>
    </w:p>
    <w:p w14:paraId="27B2EC9D" w14:textId="61400A9E" w:rsidR="00D7087C" w:rsidRPr="00D7087C" w:rsidRDefault="007E1D6D" w:rsidP="00D7087C">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Existing approaches focus on linear corrections, but not all relationships are linear</w:t>
      </w:r>
    </w:p>
    <w:p w14:paraId="591ABD90" w14:textId="5627CB10" w:rsidR="00D7087C" w:rsidRDefault="00D7087C" w:rsidP="000C45BD">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Irregulating timing of observations</w:t>
      </w:r>
    </w:p>
    <w:p w14:paraId="218907C4" w14:textId="4A6504FA" w:rsidR="007E1D6D" w:rsidRDefault="007E1D6D" w:rsidP="00E12136">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Each Landsat satellite passes over a location about once every 16 days.</w:t>
      </w:r>
    </w:p>
    <w:p w14:paraId="518F0A4A" w14:textId="67FA9D64" w:rsidR="007E1D6D" w:rsidRDefault="007E1D6D" w:rsidP="00206CCE">
      <w:pPr>
        <w:pStyle w:val="NoSpacing"/>
        <w:numPr>
          <w:ilvl w:val="1"/>
          <w:numId w:val="1"/>
        </w:numPr>
        <w:rPr>
          <w:rFonts w:ascii="Times New Roman" w:hAnsi="Times New Roman" w:cs="Times New Roman"/>
          <w:sz w:val="24"/>
          <w:szCs w:val="24"/>
        </w:rPr>
      </w:pPr>
      <w:r w:rsidRPr="007E1D6D">
        <w:rPr>
          <w:rFonts w:ascii="Times New Roman" w:hAnsi="Times New Roman" w:cs="Times New Roman"/>
          <w:sz w:val="24"/>
          <w:szCs w:val="24"/>
        </w:rPr>
        <w:t>Clouds can obscure the land surface and lead to irregular acquisition surface reflectance measurements made under clear-sky conditions.</w:t>
      </w:r>
    </w:p>
    <w:p w14:paraId="1474FF04" w14:textId="6369C6D2" w:rsidR="002B50C5" w:rsidRPr="007E1D6D" w:rsidRDefault="002B50C5" w:rsidP="00206CCE">
      <w:pPr>
        <w:pStyle w:val="NoSpacing"/>
        <w:numPr>
          <w:ilvl w:val="1"/>
          <w:numId w:val="1"/>
        </w:numPr>
        <w:rPr>
          <w:rFonts w:ascii="Times New Roman" w:hAnsi="Times New Roman" w:cs="Times New Roman"/>
          <w:sz w:val="24"/>
          <w:szCs w:val="24"/>
        </w:rPr>
      </w:pPr>
      <w:r>
        <w:rPr>
          <w:rFonts w:ascii="Times New Roman" w:hAnsi="Times New Roman" w:cs="Times New Roman"/>
          <w:sz w:val="24"/>
          <w:szCs w:val="24"/>
        </w:rPr>
        <w:t>This makes it challenging</w:t>
      </w:r>
      <w:r w:rsidR="006866D8">
        <w:rPr>
          <w:rFonts w:ascii="Times New Roman" w:hAnsi="Times New Roman" w:cs="Times New Roman"/>
          <w:sz w:val="24"/>
          <w:szCs w:val="24"/>
        </w:rPr>
        <w:t xml:space="preserve">, for instance, to </w:t>
      </w:r>
      <w:r>
        <w:rPr>
          <w:rFonts w:ascii="Times New Roman" w:hAnsi="Times New Roman" w:cs="Times New Roman"/>
          <w:sz w:val="24"/>
          <w:szCs w:val="24"/>
        </w:rPr>
        <w:t>assesses</w:t>
      </w:r>
      <w:r w:rsidR="006866D8">
        <w:rPr>
          <w:rFonts w:ascii="Times New Roman" w:hAnsi="Times New Roman" w:cs="Times New Roman"/>
          <w:sz w:val="24"/>
          <w:szCs w:val="24"/>
        </w:rPr>
        <w:t xml:space="preserve"> vegetation greenness at a desired phenological stage (e.g., maximum summer greenness).</w:t>
      </w:r>
    </w:p>
    <w:p w14:paraId="301B0648" w14:textId="17CCCF00" w:rsidR="00D7087C" w:rsidRDefault="00D7087C"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64A636C8" w14:textId="1E58938F" w:rsidR="0049628C" w:rsidRDefault="00A8338D" w:rsidP="00211EE3">
      <w:pPr>
        <w:pStyle w:val="NoSpacing"/>
        <w:rPr>
          <w:rFonts w:ascii="Times New Roman" w:hAnsi="Times New Roman" w:cs="Times New Roman"/>
          <w:sz w:val="24"/>
          <w:szCs w:val="24"/>
        </w:rPr>
      </w:pPr>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ed by the Landsat satellites</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r w:rsidR="00C57DA0" w:rsidRPr="005E5395">
        <w:rPr>
          <w:rFonts w:ascii="Times New Roman" w:hAnsi="Times New Roman" w:cs="Times New Roman"/>
          <w:i/>
          <w:iCs/>
          <w:sz w:val="24"/>
          <w:szCs w:val="24"/>
        </w:rPr>
        <w:t>lsatTS</w:t>
      </w:r>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1980s using Landsat satellite data </w:t>
      </w:r>
      <w:r w:rsidR="00C57DA0">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&lt;EndNote&gt;&lt;Cite&gt;&lt;Author&gt;Berner&lt;/Author&gt;&lt;Year&gt;2020&lt;/Year&gt;&lt;RecNum&gt;3755&lt;/RecNum&gt;&lt;DisplayText&gt;(Berner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Review&lt;/Year&gt;&lt;RecNum&gt;4600&lt;/RecNum&gt;&lt;record&gt;&lt;rec-number&gt;4600&lt;/rec-number&gt;&lt;foreign-keys&gt;&lt;key app="EN" db-id="przrz2xfys0et6es02qx0adprs59z2erxf5t" timestamp="1631222686"&gt;4600&lt;/key&gt;&lt;/foreign-keys&gt;&lt;ref-type name="Journal Article"&gt;17&lt;/ref-type&gt;&lt;contributors&gt;&lt;authors&gt;&lt;author&gt;Berner, L.T.&lt;/author&gt;&lt;author&gt;Goetz, S.J.&lt;/author&gt;&lt;/authors&gt;&lt;/contributors&gt;&lt;titles&gt;&lt;title&gt;Vegetation greenness trends consistent with a boreal forest biome shift&lt;/title&gt;&lt;/titles&gt;&lt;dates&gt;&lt;year&gt;In Review&lt;/year&gt;&lt;/dates&gt;&lt;urls&gt;&lt;/urls&gt;&lt;/record&gt;&lt;/Cite&gt;&lt;/EndNote&gt;</w:instrText>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2020, Berner and Goetz In Review)</w:t>
      </w:r>
      <w:r w:rsidR="00C57DA0">
        <w:rPr>
          <w:rFonts w:ascii="Times New Roman" w:hAnsi="Times New Roman" w:cs="Times New Roman"/>
          <w:sz w:val="24"/>
          <w:szCs w:val="24"/>
        </w:rPr>
        <w:fldChar w:fldCharType="end"/>
      </w:r>
      <w:r w:rsidR="000632ED">
        <w:rPr>
          <w:rFonts w:ascii="Times New Roman" w:hAnsi="Times New Roman" w:cs="Times New Roman"/>
          <w:sz w:val="24"/>
          <w:szCs w:val="24"/>
        </w:rPr>
        <w:t xml:space="preserve"> and has been used in other </w:t>
      </w:r>
      <w:r w:rsidR="00C57DA0">
        <w:rPr>
          <w:rFonts w:ascii="Times New Roman" w:hAnsi="Times New Roman" w:cs="Times New Roman"/>
          <w:sz w:val="24"/>
          <w:szCs w:val="24"/>
        </w:rPr>
        <w:t xml:space="preserve">research projects focused on specific aspects of Arctic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8F417E">
        <w:rPr>
          <w:rFonts w:ascii="Times New Roman" w:hAnsi="Times New Roman" w:cs="Times New Roman"/>
          <w:sz w:val="24"/>
          <w:szCs w:val="24"/>
        </w:rPr>
        <w:t xml:space="preserve"> </w:t>
      </w:r>
      <w:r w:rsidR="00C12D7B" w:rsidRPr="007B3D9C">
        <w:rPr>
          <w:rFonts w:ascii="Times New Roman" w:hAnsi="Times New Roman" w:cs="Times New Roman"/>
          <w:i/>
          <w:iCs/>
          <w:sz w:val="24"/>
          <w:szCs w:val="24"/>
        </w:rPr>
        <w:t xml:space="preserve">lsatTS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7B3D9C">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7B3D9C">
        <w:rPr>
          <w:rFonts w:ascii="Times New Roman" w:hAnsi="Times New Roman" w:cs="Times New Roman"/>
          <w:noProof/>
          <w:sz w:val="24"/>
          <w:szCs w:val="24"/>
        </w:rPr>
        <w:t>(R Core Team 2020)</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r w:rsidR="009C68F5">
        <w:rPr>
          <w:rFonts w:ascii="Times New Roman" w:hAnsi="Times New Roman" w:cs="Times New Roman"/>
          <w:sz w:val="24"/>
          <w:szCs w:val="24"/>
        </w:rPr>
        <w:t xml:space="preserve">The R software environment for statistical computing runs on multiple computing platforms (UNIX, Windows, MacOS) and provides state-of-the-art tools for data analysis visualization </w:t>
      </w:r>
      <w:r w:rsidR="004D618D">
        <w:rPr>
          <w:rFonts w:ascii="Times New Roman" w:hAnsi="Times New Roman" w:cs="Times New Roman"/>
          <w:sz w:val="24"/>
          <w:szCs w:val="24"/>
        </w:rPr>
        <w:t xml:space="preserve">developed by a global user community </w:t>
      </w:r>
      <w:r w:rsidR="009C68F5">
        <w:rPr>
          <w:rFonts w:ascii="Times New Roman" w:hAnsi="Times New Roman" w:cs="Times New Roman"/>
          <w:sz w:val="24"/>
          <w:szCs w:val="24"/>
        </w:rPr>
        <w:fldChar w:fldCharType="begin"/>
      </w:r>
      <w:r w:rsidR="009C68F5">
        <w:rPr>
          <w:rFonts w:ascii="Times New Roman" w:hAnsi="Times New Roman" w:cs="Times New Roman"/>
          <w:sz w:val="24"/>
          <w:szCs w:val="24"/>
        </w:rPr>
        <w:instrText xml:space="preserve"> ADDIN EN.CITE &lt;EndNote&gt;&lt;Cite&gt;&lt;Author&gt;R Core Team&lt;/Author&gt;&lt;Year&gt;2020&lt;/Year&gt;&lt;RecNum&gt;1126&lt;/RecNum&gt;&lt;DisplayText&gt;(R Core Team 2020)&lt;/DisplayText&gt;&lt;record&gt;&lt;rec-number&gt;1126&lt;/rec-number&gt;&lt;foreign-keys&gt;&lt;key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Computing&lt;/title&gt;&lt;/titles&gt;&lt;dates&gt;&lt;year&gt;2020&lt;/year&gt;&lt;/dates&gt;&lt;pub-location&gt;Vienna&lt;/pub-location&gt;&lt;publisher&gt;R Foundation for Statistical Computing&lt;/publisher&gt;&lt;urls&gt;&lt;related-urls&gt;&lt;url&gt;http://www.r-project.org/&lt;/url&gt;&lt;/related-urls&gt;&lt;/urls&gt;&lt;/record&gt;&lt;/Cite&gt;&lt;/EndNote&gt;</w:instrText>
      </w:r>
      <w:r w:rsidR="009C68F5">
        <w:rPr>
          <w:rFonts w:ascii="Times New Roman" w:hAnsi="Times New Roman" w:cs="Times New Roman"/>
          <w:sz w:val="24"/>
          <w:szCs w:val="24"/>
        </w:rPr>
        <w:fldChar w:fldCharType="separate"/>
      </w:r>
      <w:r w:rsidR="009C68F5">
        <w:rPr>
          <w:rFonts w:ascii="Times New Roman" w:hAnsi="Times New Roman" w:cs="Times New Roman"/>
          <w:noProof/>
          <w:sz w:val="24"/>
          <w:szCs w:val="24"/>
        </w:rPr>
        <w:t>(R Core Team 2020)</w:t>
      </w:r>
      <w:r w:rsidR="009C68F5">
        <w:rPr>
          <w:rFonts w:ascii="Times New Roman" w:hAnsi="Times New Roman" w:cs="Times New Roman"/>
          <w:sz w:val="24"/>
          <w:szCs w:val="24"/>
        </w:rPr>
        <w:fldChar w:fldCharType="end"/>
      </w:r>
      <w:r w:rsidR="009C68F5">
        <w:rPr>
          <w:rFonts w:ascii="Times New Roman" w:hAnsi="Times New Roman" w:cs="Times New Roman"/>
          <w:sz w:val="24"/>
          <w:szCs w:val="24"/>
        </w:rPr>
        <w:t xml:space="preserve">. </w:t>
      </w:r>
      <w:r w:rsidR="00BC11CC">
        <w:rPr>
          <w:rFonts w:ascii="Times New Roman" w:hAnsi="Times New Roman" w:cs="Times New Roman"/>
          <w:sz w:val="24"/>
          <w:szCs w:val="24"/>
        </w:rPr>
        <w:t xml:space="preserve">Several R packages currently exist for accessing and processing Landsat data, </w:t>
      </w:r>
      <w:r w:rsidR="00581C05">
        <w:rPr>
          <w:rFonts w:ascii="Times New Roman" w:hAnsi="Times New Roman" w:cs="Times New Roman"/>
          <w:sz w:val="24"/>
          <w:szCs w:val="24"/>
        </w:rPr>
        <w:t xml:space="preserve">including </w:t>
      </w:r>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39029E">
        <w:rPr>
          <w:rFonts w:ascii="Times New Roman" w:hAnsi="Times New Roman" w:cs="Times New Roman"/>
          <w:i/>
          <w:iCs/>
          <w:sz w:val="24"/>
          <w:szCs w:val="24"/>
        </w:rPr>
        <w:t xml:space="preserve"> </w:t>
      </w:r>
      <w:r w:rsidR="0039029E" w:rsidRPr="0039029E">
        <w:rPr>
          <w:rFonts w:ascii="Times New Roman" w:hAnsi="Times New Roman" w:cs="Times New Roman"/>
          <w:sz w:val="24"/>
          <w:szCs w:val="24"/>
        </w:rPr>
        <w:fldChar w:fldCharType="begin"/>
      </w:r>
      <w:r w:rsidR="0039029E" w:rsidRPr="0039029E">
        <w:rPr>
          <w:rFonts w:ascii="Times New Roman" w:hAnsi="Times New Roman" w:cs="Times New Roman"/>
          <w:sz w:val="24"/>
          <w:szCs w:val="24"/>
        </w:rPr>
        <w:instrText xml:space="preserve"> ADDIN EN.CITE &lt;EndNote&gt;&lt;Cite&gt;&lt;Author&gt;dos Santos&lt;/Author&gt;&lt;Year&gt;2017&lt;/Year&gt;&lt;RecNum&gt;4602&lt;/RecNum&gt;&lt;DisplayText&gt;(dos Santos 2017)&lt;/DisplayText&gt;&lt;record&gt;&lt;rec-number&gt;4602&lt;/rec-number&gt;&lt;foreign-keys&gt;&lt;key app="EN" db-id="przrz2xfys0et6es02qx0adprs59z2erxf5t" timestamp="1631288744"&gt;4602&lt;/key&gt;&lt;/foreign-keys&gt;&lt;ref-type name="Book"&gt;6&lt;/ref-type&gt;&lt;contributors&gt;&lt;authors&gt;&lt;author&gt;dos Santos, Alexandre&lt;/author&gt;&lt;/authors&gt;&lt;/contributors&gt;&lt;titles&gt;&lt;title&gt;landsat8: Landsat 8 Imagery Rescaled to Reflectance, Radiance and/or&amp;#xD;Temperature. R package version 0.1-10. https://CRAN.R-project.org/package=landsat8&lt;/title&gt;&lt;/titles&gt;&lt;dates&gt;&lt;year&gt;2017&lt;/year&gt;&lt;/dates&gt;&lt;urls&gt;&lt;/urls&gt;&lt;/record&gt;&lt;/Cite&gt;&lt;/EndNote&gt;</w:instrText>
      </w:r>
      <w:r w:rsidR="0039029E" w:rsidRPr="0039029E">
        <w:rPr>
          <w:rFonts w:ascii="Times New Roman" w:hAnsi="Times New Roman" w:cs="Times New Roman"/>
          <w:sz w:val="24"/>
          <w:szCs w:val="24"/>
        </w:rPr>
        <w:fldChar w:fldCharType="separate"/>
      </w:r>
      <w:r w:rsidR="0039029E" w:rsidRPr="0039029E">
        <w:rPr>
          <w:rFonts w:ascii="Times New Roman" w:hAnsi="Times New Roman" w:cs="Times New Roman"/>
          <w:noProof/>
          <w:sz w:val="24"/>
          <w:szCs w:val="24"/>
        </w:rPr>
        <w:t>(dos Santos 2017)</w:t>
      </w:r>
      <w:r w:rsidR="0039029E" w:rsidRPr="0039029E">
        <w:rPr>
          <w:rFonts w:ascii="Times New Roman" w:hAnsi="Times New Roman" w:cs="Times New Roman"/>
          <w:sz w:val="24"/>
          <w:szCs w:val="24"/>
        </w:rPr>
        <w:fldChar w:fldCharType="end"/>
      </w:r>
      <w:r w:rsidR="00BC11CC">
        <w:rPr>
          <w:rFonts w:ascii="Times New Roman" w:hAnsi="Times New Roman" w:cs="Times New Roman"/>
          <w:sz w:val="24"/>
          <w:szCs w:val="24"/>
        </w:rPr>
        <w:t xml:space="preserve">, and </w:t>
      </w:r>
      <w:r w:rsidR="00BC11CC" w:rsidRPr="00BC11CC">
        <w:rPr>
          <w:rFonts w:ascii="Times New Roman" w:hAnsi="Times New Roman" w:cs="Times New Roman"/>
          <w:i/>
          <w:iCs/>
          <w:sz w:val="24"/>
          <w:szCs w:val="24"/>
        </w:rPr>
        <w:t>rLandsat</w:t>
      </w:r>
      <w:r w:rsidR="00891EB6">
        <w:rPr>
          <w:rFonts w:ascii="Times New Roman" w:hAnsi="Times New Roman" w:cs="Times New Roman"/>
          <w:i/>
          <w:iCs/>
          <w:sz w:val="24"/>
          <w:szCs w:val="24"/>
        </w:rPr>
        <w:t xml:space="preserve"> </w:t>
      </w:r>
      <w:r w:rsidR="00891EB6">
        <w:rPr>
          <w:rFonts w:ascii="Times New Roman" w:hAnsi="Times New Roman" w:cs="Times New Roman"/>
          <w:sz w:val="24"/>
          <w:szCs w:val="24"/>
        </w:rPr>
        <w:t>(</w:t>
      </w:r>
      <w:r w:rsidR="00891EB6" w:rsidRPr="00891EB6">
        <w:rPr>
          <w:rFonts w:ascii="Times New Roman" w:hAnsi="Times New Roman" w:cs="Times New Roman"/>
          <w:sz w:val="24"/>
          <w:szCs w:val="24"/>
          <w:highlight w:val="yellow"/>
        </w:rPr>
        <w:t>ref</w:t>
      </w:r>
      <w:r w:rsidR="00891EB6">
        <w:rPr>
          <w:rFonts w:ascii="Times New Roman" w:hAnsi="Times New Roman" w:cs="Times New Roman"/>
          <w:sz w:val="24"/>
          <w:szCs w:val="24"/>
        </w:rPr>
        <w:t>)</w:t>
      </w:r>
      <w:r w:rsidR="001A5ABB">
        <w:rPr>
          <w:rFonts w:ascii="Times New Roman" w:hAnsi="Times New Roman" w:cs="Times New Roman"/>
          <w:sz w:val="24"/>
          <w:szCs w:val="24"/>
        </w:rPr>
        <w:t xml:space="preserve">. </w:t>
      </w:r>
      <w:commentRangeStart w:id="1"/>
      <w:r w:rsidR="00A07B97" w:rsidRPr="00581C05">
        <w:rPr>
          <w:rFonts w:ascii="Times New Roman" w:hAnsi="Times New Roman" w:cs="Times New Roman"/>
          <w:sz w:val="24"/>
          <w:szCs w:val="24"/>
        </w:rPr>
        <w:t xml:space="preserve">The </w:t>
      </w:r>
      <w:r w:rsidR="00A07B97" w:rsidRPr="00581C05">
        <w:rPr>
          <w:rFonts w:ascii="Times New Roman" w:hAnsi="Times New Roman" w:cs="Times New Roman"/>
          <w:i/>
          <w:iCs/>
          <w:sz w:val="24"/>
          <w:szCs w:val="24"/>
        </w:rPr>
        <w:t>landsat</w:t>
      </w:r>
      <w:r w:rsidR="00A07B97" w:rsidRPr="00581C05">
        <w:rPr>
          <w:rFonts w:ascii="Times New Roman" w:hAnsi="Times New Roman" w:cs="Times New Roman"/>
          <w:sz w:val="24"/>
          <w:szCs w:val="24"/>
        </w:rPr>
        <w:t xml:space="preserve"> package provides functions for radiometric and topographic correction of Landsat</w:t>
      </w:r>
      <w:r w:rsidR="00581C05">
        <w:rPr>
          <w:rFonts w:ascii="Times New Roman" w:hAnsi="Times New Roman" w:cs="Times New Roman"/>
          <w:sz w:val="24"/>
          <w:szCs w:val="24"/>
        </w:rPr>
        <w:t xml:space="preserve"> scenes;</w:t>
      </w:r>
      <w:r w:rsidR="00A07B97" w:rsidRPr="00581C05">
        <w:rPr>
          <w:rFonts w:ascii="Times New Roman" w:hAnsi="Times New Roman" w:cs="Times New Roman"/>
          <w:sz w:val="24"/>
          <w:szCs w:val="24"/>
        </w:rPr>
        <w:t xml:space="preserve"> </w:t>
      </w:r>
      <w:r w:rsidR="00A07B97" w:rsidRPr="00581C05">
        <w:rPr>
          <w:rFonts w:ascii="Times New Roman" w:hAnsi="Times New Roman" w:cs="Times New Roman"/>
          <w:i/>
          <w:iCs/>
          <w:sz w:val="24"/>
          <w:szCs w:val="24"/>
        </w:rPr>
        <w:t xml:space="preserve">rLandsat </w:t>
      </w:r>
      <w:r w:rsidR="00581C05" w:rsidRPr="00581C05">
        <w:rPr>
          <w:rFonts w:ascii="Times New Roman" w:hAnsi="Times New Roman" w:cs="Times New Roman"/>
          <w:sz w:val="24"/>
          <w:szCs w:val="24"/>
        </w:rPr>
        <w:t xml:space="preserve">provides </w:t>
      </w:r>
      <w:r w:rsidR="00A07B97" w:rsidRPr="00581C05">
        <w:rPr>
          <w:rFonts w:ascii="Times New Roman" w:hAnsi="Times New Roman" w:cs="Times New Roman"/>
          <w:sz w:val="24"/>
          <w:szCs w:val="24"/>
        </w:rPr>
        <w:t>functions for searching and downloading Landsat 8 scenes from the USGS</w:t>
      </w:r>
      <w:r w:rsidR="00581C05">
        <w:rPr>
          <w:rFonts w:ascii="Times New Roman" w:hAnsi="Times New Roman" w:cs="Times New Roman"/>
          <w:sz w:val="24"/>
          <w:szCs w:val="24"/>
        </w:rPr>
        <w:t>;</w:t>
      </w:r>
      <w:r w:rsidR="00A07B97" w:rsidRPr="00581C05">
        <w:rPr>
          <w:rFonts w:ascii="Times New Roman" w:hAnsi="Times New Roman" w:cs="Times New Roman"/>
          <w:sz w:val="24"/>
          <w:szCs w:val="24"/>
        </w:rPr>
        <w:t xml:space="preserve"> and</w:t>
      </w:r>
      <w:r w:rsidR="00581C05">
        <w:rPr>
          <w:rFonts w:ascii="Times New Roman" w:hAnsi="Times New Roman" w:cs="Times New Roman"/>
          <w:sz w:val="24"/>
          <w:szCs w:val="24"/>
        </w:rPr>
        <w:t xml:space="preserv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provides functions for computing top of atmosphere reflectance, radiance, and/or brightness temperature on Landsat scenes</w:t>
      </w:r>
      <w:r w:rsidR="00EC5E6F">
        <w:rPr>
          <w:rFonts w:ascii="Times New Roman" w:hAnsi="Times New Roman" w:cs="Times New Roman"/>
          <w:sz w:val="24"/>
          <w:szCs w:val="24"/>
        </w:rPr>
        <w:t>.</w:t>
      </w:r>
      <w:r w:rsidR="0049628C">
        <w:rPr>
          <w:rFonts w:ascii="Times New Roman" w:hAnsi="Times New Roman" w:cs="Times New Roman"/>
          <w:sz w:val="24"/>
          <w:szCs w:val="24"/>
        </w:rPr>
        <w:t xml:space="preserve"> </w:t>
      </w:r>
    </w:p>
    <w:p w14:paraId="60F0923E" w14:textId="1F479AF8" w:rsidR="008A516D" w:rsidRDefault="008A516D" w:rsidP="00211EE3">
      <w:pPr>
        <w:pStyle w:val="NoSpacing"/>
        <w:rPr>
          <w:rFonts w:ascii="Times New Roman" w:hAnsi="Times New Roman" w:cs="Times New Roman"/>
          <w:sz w:val="24"/>
          <w:szCs w:val="24"/>
        </w:rPr>
      </w:pPr>
      <w:r>
        <w:rPr>
          <w:rFonts w:ascii="Times New Roman" w:hAnsi="Times New Roman" w:cs="Times New Roman"/>
          <w:sz w:val="24"/>
          <w:szCs w:val="24"/>
        </w:rPr>
        <w:t>Nevertheless, there does not currently exist</w:t>
      </w:r>
      <w:r w:rsidR="00DD4372" w:rsidRPr="00DD4372">
        <w:rPr>
          <w:rFonts w:ascii="Times New Roman" w:hAnsi="Times New Roman" w:cs="Times New Roman"/>
          <w:sz w:val="24"/>
          <w:szCs w:val="24"/>
          <w:highlight w:val="yellow"/>
        </w:rPr>
        <w:t>….</w:t>
      </w:r>
      <w:r w:rsidR="00DD4372">
        <w:rPr>
          <w:rFonts w:ascii="Times New Roman" w:hAnsi="Times New Roman" w:cs="Times New Roman"/>
          <w:sz w:val="24"/>
          <w:szCs w:val="24"/>
        </w:rPr>
        <w:t xml:space="preserve"> </w:t>
      </w:r>
      <w:r>
        <w:rPr>
          <w:rFonts w:ascii="Times New Roman" w:hAnsi="Times New Roman" w:cs="Times New Roman"/>
          <w:sz w:val="24"/>
          <w:szCs w:val="24"/>
        </w:rPr>
        <w:t xml:space="preserve"> </w:t>
      </w:r>
      <w:r w:rsidR="002F69EB">
        <w:rPr>
          <w:rFonts w:ascii="Times New Roman" w:hAnsi="Times New Roman" w:cs="Times New Roman"/>
          <w:sz w:val="24"/>
          <w:szCs w:val="24"/>
        </w:rPr>
        <w:t xml:space="preserve"> </w:t>
      </w:r>
      <w:commentRangeEnd w:id="1"/>
      <w:r>
        <w:rPr>
          <w:rStyle w:val="CommentReference"/>
        </w:rPr>
        <w:commentReference w:id="1"/>
      </w:r>
    </w:p>
    <w:p w14:paraId="59C251C3" w14:textId="06752D7D" w:rsidR="008A516D" w:rsidRPr="00FE4304" w:rsidRDefault="004252F6" w:rsidP="00DD4372">
      <w:pPr>
        <w:pStyle w:val="NoSpacing"/>
        <w:ind w:firstLine="720"/>
        <w:rPr>
          <w:rFonts w:ascii="Times New Roman" w:hAnsi="Times New Roman" w:cs="Times New Roman"/>
          <w:sz w:val="24"/>
          <w:szCs w:val="24"/>
        </w:rPr>
      </w:pPr>
      <w:r w:rsidRPr="004252F6">
        <w:rPr>
          <w:rFonts w:ascii="Times New Roman" w:hAnsi="Times New Roman" w:cs="Times New Roman"/>
          <w:sz w:val="24"/>
          <w:szCs w:val="24"/>
        </w:rPr>
        <w:t xml:space="preserve">The new </w:t>
      </w:r>
      <w:r w:rsidRPr="004252F6">
        <w:rPr>
          <w:rFonts w:ascii="Times New Roman" w:hAnsi="Times New Roman" w:cs="Times New Roman"/>
          <w:i/>
          <w:iCs/>
          <w:sz w:val="24"/>
          <w:szCs w:val="24"/>
        </w:rPr>
        <w:t>lsatTS</w:t>
      </w:r>
      <w:r w:rsidRPr="004252F6">
        <w:rPr>
          <w:rFonts w:ascii="Times New Roman" w:hAnsi="Times New Roman" w:cs="Times New Roman"/>
          <w:sz w:val="24"/>
          <w:szCs w:val="24"/>
        </w:rPr>
        <w:t xml:space="preserve"> package is unique in that</w:t>
      </w:r>
      <w:r w:rsidR="00211EE3">
        <w:rPr>
          <w:rFonts w:ascii="Times New Roman" w:hAnsi="Times New Roman" w:cs="Times New Roman"/>
          <w:sz w:val="24"/>
          <w:szCs w:val="24"/>
        </w:rPr>
        <w:t xml:space="preserve"> it provides a </w:t>
      </w:r>
      <w:r w:rsidR="00211EE3" w:rsidRPr="007B3D9C">
        <w:rPr>
          <w:rFonts w:ascii="Times New Roman" w:hAnsi="Times New Roman" w:cs="Times New Roman"/>
          <w:sz w:val="24"/>
          <w:szCs w:val="24"/>
        </w:rPr>
        <w:t>coherent framework</w:t>
      </w:r>
      <w:r w:rsidR="00211EE3">
        <w:rPr>
          <w:rFonts w:ascii="Times New Roman" w:hAnsi="Times New Roman" w:cs="Times New Roman"/>
          <w:sz w:val="24"/>
          <w:szCs w:val="24"/>
        </w:rPr>
        <w:t xml:space="preserve"> for sample-based time series analyses of spectral indices</w:t>
      </w:r>
      <w:r w:rsidR="0049628C">
        <w:rPr>
          <w:rFonts w:ascii="Times New Roman" w:hAnsi="Times New Roman" w:cs="Times New Roman"/>
          <w:sz w:val="24"/>
          <w:szCs w:val="24"/>
        </w:rPr>
        <w:t xml:space="preserve"> derived from surface reflectance measured by the </w:t>
      </w:r>
      <w:r w:rsidR="0049628C">
        <w:rPr>
          <w:rFonts w:ascii="Times New Roman" w:hAnsi="Times New Roman" w:cs="Times New Roman"/>
          <w:sz w:val="24"/>
          <w:szCs w:val="24"/>
        </w:rPr>
        <w:lastRenderedPageBreak/>
        <w:t>Landsat satellite series</w:t>
      </w:r>
      <w:r w:rsidR="00211EE3">
        <w:rPr>
          <w:rFonts w:ascii="Times New Roman" w:hAnsi="Times New Roman" w:cs="Times New Roman"/>
          <w:sz w:val="24"/>
          <w:szCs w:val="24"/>
        </w:rPr>
        <w:t>.</w:t>
      </w:r>
      <w:r w:rsidR="00AA5E20">
        <w:rPr>
          <w:rFonts w:ascii="Times New Roman" w:hAnsi="Times New Roman" w:cs="Times New Roman"/>
          <w:sz w:val="24"/>
          <w:szCs w:val="24"/>
        </w:rPr>
        <w:t xml:space="preserve"> </w:t>
      </w:r>
      <w:r w:rsidR="008A516D" w:rsidRPr="009C68F5">
        <w:rPr>
          <w:rFonts w:ascii="Times New Roman" w:hAnsi="Times New Roman" w:cs="Times New Roman"/>
          <w:i/>
          <w:iCs/>
          <w:sz w:val="24"/>
          <w:szCs w:val="24"/>
        </w:rPr>
        <w:t>lsatTS</w:t>
      </w:r>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w:t>
      </w:r>
      <w:commentRangeStart w:id="2"/>
      <w:r w:rsidR="008A516D" w:rsidRPr="00E11FF4">
        <w:rPr>
          <w:rFonts w:ascii="Times New Roman" w:hAnsi="Times New Roman" w:cs="Times New Roman"/>
          <w:sz w:val="24"/>
          <w:szCs w:val="24"/>
        </w:rPr>
        <w:t xml:space="preserve">Landsat Collection 2 data set </w:t>
      </w:r>
      <w:commentRangeEnd w:id="2"/>
      <w:r w:rsidR="008D37EB">
        <w:rPr>
          <w:rStyle w:val="CommentReference"/>
        </w:rPr>
        <w:commentReference w:id="2"/>
      </w:r>
      <w:r w:rsidR="008A516D" w:rsidRPr="00E11FF4">
        <w:rPr>
          <w:rFonts w:ascii="Times New Roman" w:hAnsi="Times New Roman" w:cs="Times New Roman"/>
          <w:sz w:val="24"/>
          <w:szCs w:val="24"/>
        </w:rPr>
        <w:t xml:space="preserve">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the </w:t>
      </w:r>
      <w:r w:rsidR="008A516D" w:rsidRPr="00E11FF4">
        <w:rPr>
          <w:rFonts w:ascii="Times New Roman" w:hAnsi="Times New Roman" w:cs="Times New Roman"/>
          <w:i/>
          <w:iCs/>
          <w:sz w:val="24"/>
          <w:szCs w:val="24"/>
        </w:rPr>
        <w:t>rgee</w:t>
      </w:r>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r w:rsidR="008A516D" w:rsidRPr="00FE4304">
        <w:rPr>
          <w:rFonts w:ascii="Times New Roman" w:hAnsi="Times New Roman" w:cs="Times New Roman"/>
          <w:sz w:val="24"/>
          <w:szCs w:val="24"/>
        </w:rPr>
        <w:t xml:space="preserve">Moreover, </w:t>
      </w:r>
      <w:r w:rsidR="008A516D" w:rsidRPr="00FE4304">
        <w:rPr>
          <w:rFonts w:ascii="Times New Roman" w:hAnsi="Times New Roman" w:cs="Times New Roman"/>
          <w:i/>
          <w:iCs/>
          <w:sz w:val="24"/>
          <w:szCs w:val="24"/>
        </w:rPr>
        <w:t>lsatTS</w:t>
      </w:r>
      <w:r w:rsidR="008A516D" w:rsidRPr="00FE4304">
        <w:rPr>
          <w:rFonts w:ascii="Times New Roman" w:hAnsi="Times New Roman" w:cs="Times New Roman"/>
          <w:sz w:val="24"/>
          <w:szCs w:val="24"/>
        </w:rPr>
        <w:t xml:space="preserve"> includes functions that 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other aspects of </w:t>
      </w:r>
      <w:r w:rsidR="008A516D">
        <w:rPr>
          <w:rFonts w:ascii="Times New Roman" w:hAnsi="Times New Roman" w:cs="Times New Roman"/>
          <w:sz w:val="24"/>
          <w:szCs w:val="24"/>
        </w:rPr>
        <w:t>vegetation greenness time series analysis</w:t>
      </w:r>
      <w:r w:rsidR="0022005E">
        <w:rPr>
          <w:rFonts w:ascii="Times New Roman" w:hAnsi="Times New Roman" w:cs="Times New Roman"/>
          <w:sz w:val="24"/>
          <w:szCs w:val="24"/>
        </w:rPr>
        <w:t xml:space="preserve"> (</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 xml:space="preserve">. Unlike wall-to-wall analyses, this sample-based framework is conducive to error propagation using Monte Carlo uncertainty analyses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&lt;EndNote&gt;&lt;Cite&gt;&lt;Author&gt;Berner&lt;/Author&gt;&lt;Year&gt;2020&lt;/Year&gt;&lt;RecNum&gt;3755&lt;/RecNum&gt;&lt;DisplayText&gt;(Berner et al. 2020, Berner and Goetz In Review)&lt;/DisplayText&gt;&lt;record&gt;&lt;rec-number&gt;3755&lt;/rec-number&gt;&lt;foreign-keys&gt;&lt;key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In Review&lt;/Year&gt;&lt;RecNum&gt;4600&lt;/RecNum&gt;&lt;record&gt;&lt;rec-number&gt;4600&lt;/rec-number&gt;&lt;foreign-keys&gt;&lt;key app="EN" db-id="przrz2xfys0et6es02qx0adprs59z2erxf5t" timestamp="1631222686"&gt;4600&lt;/key&gt;&lt;/foreign-keys&gt;&lt;ref-type name="Journal Article"&gt;17&lt;/ref-type&gt;&lt;contributors&gt;&lt;authors&gt;&lt;author&gt;Berner, L.T.&lt;/author&gt;&lt;author&gt;Goetz, S.J.&lt;/author&gt;&lt;/authors&gt;&lt;/contributors&gt;&lt;titles&gt;&lt;title&gt;Vegetation greenness trends consistent with a boreal forest biome shift&lt;/title&gt;&lt;/titles&gt;&lt;dates&gt;&lt;year&gt;In Review&lt;/year&gt;&lt;/dates&gt;&lt;urls&gt;&lt;/urls&gt;&lt;/record&gt;&lt;/Cite&gt;&lt;/EndNote&gt;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2020, Berner and Goetz In Review)</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O</w:t>
      </w:r>
      <w:r w:rsidR="008A516D" w:rsidRPr="00FE4304">
        <w:rPr>
          <w:rFonts w:ascii="Times New Roman" w:hAnsi="Times New Roman" w:cs="Times New Roman"/>
          <w:sz w:val="24"/>
          <w:szCs w:val="24"/>
        </w:rPr>
        <w:t xml:space="preserve">verall, this software provides a suite of functions to enable broader use of Landsat </w:t>
      </w:r>
      <w:r w:rsidR="008A516D">
        <w:rPr>
          <w:rFonts w:ascii="Times New Roman" w:hAnsi="Times New Roman" w:cs="Times New Roman"/>
          <w:sz w:val="24"/>
          <w:szCs w:val="24"/>
        </w:rPr>
        <w:t xml:space="preserve">satellite </w:t>
      </w:r>
      <w:r w:rsidR="008A516D" w:rsidRPr="00FE4304">
        <w:rPr>
          <w:rFonts w:ascii="Times New Roman" w:hAnsi="Times New Roman" w:cs="Times New Roman"/>
          <w:sz w:val="24"/>
          <w:szCs w:val="24"/>
        </w:rPr>
        <w:t>data for assessment and monitoring of vegetation greennes</w:t>
      </w:r>
      <w:r w:rsidR="008A516D">
        <w:rPr>
          <w:rFonts w:ascii="Times New Roman" w:hAnsi="Times New Roman" w:cs="Times New Roman"/>
          <w:sz w:val="24"/>
          <w:szCs w:val="24"/>
        </w:rPr>
        <w:t xml:space="preserve">s over the past four decades in a sample-based framework </w:t>
      </w:r>
      <w:r w:rsidR="0049628C">
        <w:rPr>
          <w:rFonts w:ascii="Times New Roman" w:hAnsi="Times New Roman" w:cs="Times New Roman"/>
          <w:sz w:val="24"/>
          <w:szCs w:val="24"/>
        </w:rPr>
        <w:t xml:space="preserve">suitable for </w:t>
      </w:r>
      <w:r w:rsidR="008A516D">
        <w:rPr>
          <w:rFonts w:ascii="Times New Roman" w:hAnsi="Times New Roman" w:cs="Times New Roman"/>
          <w:sz w:val="24"/>
          <w:szCs w:val="24"/>
        </w:rPr>
        <w:t>local to global geographic</w:t>
      </w:r>
      <w:r w:rsidR="0049628C">
        <w:rPr>
          <w:rFonts w:ascii="Times New Roman" w:hAnsi="Times New Roman" w:cs="Times New Roman"/>
          <w:sz w:val="24"/>
          <w:szCs w:val="24"/>
        </w:rPr>
        <w:t xml:space="preserve"> extents. </w:t>
      </w:r>
      <w:r w:rsidR="008A516D">
        <w:rPr>
          <w:rFonts w:ascii="Times New Roman" w:hAnsi="Times New Roman" w:cs="Times New Roman"/>
          <w:sz w:val="24"/>
          <w:szCs w:val="24"/>
        </w:rPr>
        <w:t xml:space="preserve"> </w:t>
      </w:r>
    </w:p>
    <w:p w14:paraId="30F6B7DF" w14:textId="77FCA3C3" w:rsidR="008A516D" w:rsidRDefault="008A516D" w:rsidP="00F751FB">
      <w:pPr>
        <w:pStyle w:val="NoSpacing"/>
        <w:rPr>
          <w:rFonts w:ascii="Times New Roman" w:hAnsi="Times New Roman" w:cs="Times New Roman"/>
          <w:sz w:val="24"/>
          <w:szCs w:val="24"/>
        </w:rPr>
      </w:pPr>
    </w:p>
    <w:p w14:paraId="322360FC" w14:textId="59B0822A" w:rsidR="00BA4386" w:rsidRDefault="00BA4386" w:rsidP="00F751FB">
      <w:pPr>
        <w:pStyle w:val="NoSpacing"/>
        <w:rPr>
          <w:rFonts w:ascii="Times New Roman" w:hAnsi="Times New Roman" w:cs="Times New Roman"/>
          <w:sz w:val="24"/>
          <w:szCs w:val="24"/>
        </w:rPr>
      </w:pPr>
      <w:r w:rsidRPr="00BA4386">
        <w:rPr>
          <w:rFonts w:ascii="Times New Roman" w:hAnsi="Times New Roman" w:cs="Times New Roman"/>
          <w:sz w:val="24"/>
          <w:szCs w:val="24"/>
          <w:highlight w:val="yellow"/>
        </w:rPr>
        <w:t>INSERT SCHEMATIC</w:t>
      </w:r>
    </w:p>
    <w:p w14:paraId="450C9608" w14:textId="77777777" w:rsidR="00E87545"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lsatTS package. </w:t>
      </w:r>
    </w:p>
    <w:p w14:paraId="1FD8F496" w14:textId="77777777" w:rsidR="00BA4386" w:rsidRDefault="00BA4386"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lsat_get_pixel_centers</w:t>
            </w:r>
          </w:p>
        </w:tc>
        <w:tc>
          <w:tcPr>
            <w:tcW w:w="4764" w:type="dxa"/>
            <w:tcBorders>
              <w:top w:val="single" w:sz="4" w:space="0" w:color="auto"/>
            </w:tcBorders>
          </w:tcPr>
          <w:p w14:paraId="4B6D4369" w14:textId="27522628" w:rsidR="0022005E" w:rsidRPr="003C7159"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Get 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lsat_export_ts</w:t>
            </w:r>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preparation</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lsat_general_prep</w:t>
            </w:r>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lsat_clean_data</w:t>
            </w:r>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lsat_summarize_data_avail</w:t>
            </w:r>
          </w:p>
        </w:tc>
        <w:tc>
          <w:tcPr>
            <w:tcW w:w="4764" w:type="dxa"/>
          </w:tcPr>
          <w:p w14:paraId="48D07AE1" w14:textId="2B1A3439" w:rsidR="0022005E" w:rsidRPr="00EC1D88" w:rsidRDefault="0022005E" w:rsidP="00206CCE">
            <w:pPr>
              <w:pStyle w:val="NoSpacing"/>
              <w:rPr>
                <w:rFonts w:ascii="Times New Roman" w:hAnsi="Times New Roman" w:cs="Times New Roman"/>
                <w:sz w:val="20"/>
                <w:szCs w:val="20"/>
              </w:rPr>
            </w:pPr>
            <w:r w:rsidRPr="002A52FE">
              <w:rPr>
                <w:rFonts w:ascii="Times New Roman" w:hAnsi="Times New Roman" w:cs="Times New Roman"/>
                <w:sz w:val="20"/>
                <w:szCs w:val="20"/>
              </w:rPr>
              <w:t>Summarize</w:t>
            </w:r>
            <w:r w:rsidRPr="00EC1D88">
              <w:rPr>
                <w:rFonts w:ascii="Times New Roman" w:hAnsi="Times New Roman" w:cs="Times New Roman"/>
                <w:sz w:val="20"/>
                <w:szCs w:val="20"/>
              </w:rPr>
              <w:t xml:space="preserve"> data availability at each site, such </w:t>
            </w:r>
            <w:r>
              <w:rPr>
                <w:rFonts w:ascii="Times New Roman" w:hAnsi="Times New Roman" w:cs="Times New Roman"/>
                <w:sz w:val="20"/>
                <w:szCs w:val="20"/>
              </w:rPr>
              <w:t xml:space="preserve">as </w:t>
            </w:r>
            <w:r w:rsidRPr="00EC1D88">
              <w:rPr>
                <w:rFonts w:ascii="Times New Roman" w:hAnsi="Times New Roman" w:cs="Times New Roman"/>
                <w:sz w:val="20"/>
                <w:szCs w:val="20"/>
              </w:rPr>
              <w:t xml:space="preserve">total number </w:t>
            </w:r>
            <w:r>
              <w:rPr>
                <w:rFonts w:ascii="Times New Roman" w:hAnsi="Times New Roman" w:cs="Times New Roman"/>
                <w:sz w:val="20"/>
                <w:szCs w:val="20"/>
              </w:rPr>
              <w:t xml:space="preserve">and years </w:t>
            </w:r>
            <w:r w:rsidRPr="00EC1D88">
              <w:rPr>
                <w:rFonts w:ascii="Times New Roman" w:hAnsi="Times New Roman" w:cs="Times New Roman"/>
                <w:sz w:val="20"/>
                <w:szCs w:val="20"/>
              </w:rPr>
              <w:t>of observations</w:t>
            </w:r>
            <w:r>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lsat_neighborhood_mean</w:t>
            </w:r>
          </w:p>
        </w:tc>
        <w:tc>
          <w:tcPr>
            <w:tcW w:w="4764" w:type="dxa"/>
          </w:tcPr>
          <w:p w14:paraId="4930D907" w14:textId="158E8FE5"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lsat_calc_spec_index</w:t>
            </w:r>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lsat_calibrate_rf</w:t>
            </w:r>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lsat_fit_phenological_curves</w:t>
            </w:r>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lsat_summarize_growing_seasons</w:t>
            </w:r>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lsat_evaluate_phenological_max</w:t>
            </w:r>
          </w:p>
        </w:tc>
        <w:tc>
          <w:tcPr>
            <w:tcW w:w="4764" w:type="dxa"/>
          </w:tcPr>
          <w:p w14:paraId="6F753E50"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2A52FE">
              <w:rPr>
                <w:rFonts w:ascii="Times New Roman" w:hAnsi="Times New Roman" w:cs="Times New Roman"/>
                <w:i/>
                <w:iCs/>
                <w:sz w:val="20"/>
                <w:szCs w:val="20"/>
              </w:rPr>
              <w:t>Optional</w:t>
            </w:r>
            <w:r>
              <w:rPr>
                <w:rFonts w:ascii="Times New Roman" w:hAnsi="Times New Roman" w:cs="Times New Roman"/>
                <w:sz w:val="20"/>
                <w:szCs w:val="20"/>
              </w:rPr>
              <w:t xml:space="preserve">) Evaluate estimates of annual maximum vegetation greenness with measurement availability. </w:t>
            </w:r>
          </w:p>
        </w:tc>
      </w:tr>
      <w:tr w:rsidR="0022005E" w:rsidRPr="00792C3C" w14:paraId="1EE9DECF" w14:textId="77777777" w:rsidTr="00206CCE">
        <w:tc>
          <w:tcPr>
            <w:tcW w:w="1655" w:type="dxa"/>
          </w:tcPr>
          <w:p w14:paraId="7A8747A7"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2D4D551"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lsat_calc_trend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04EC96B1"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GitHub.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r w:rsidR="0010487C" w:rsidRPr="0010487C">
        <w:rPr>
          <w:rFonts w:ascii="Times New Roman" w:hAnsi="Times New Roman" w:cs="Times New Roman"/>
          <w:i/>
          <w:iCs/>
          <w:sz w:val="24"/>
          <w:szCs w:val="24"/>
        </w:rPr>
        <w:t>install_github</w:t>
      </w:r>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r w:rsidR="0010487C" w:rsidRPr="0010487C">
        <w:rPr>
          <w:rFonts w:ascii="Times New Roman" w:hAnsi="Times New Roman" w:cs="Times New Roman"/>
          <w:i/>
          <w:iCs/>
          <w:sz w:val="24"/>
          <w:szCs w:val="24"/>
        </w:rPr>
        <w:t>devtools</w:t>
      </w:r>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r w:rsidRPr="0032733C">
        <w:rPr>
          <w:rFonts w:ascii="Consolas" w:eastAsia="Times New Roman" w:hAnsi="Consolas" w:cs="Courier New"/>
          <w:color w:val="24292F"/>
          <w:sz w:val="20"/>
          <w:szCs w:val="20"/>
          <w:lang w:eastAsia="en-US"/>
        </w:rPr>
        <w:t>devtools::install_github("logan-berner/lsatTS")</w:t>
      </w:r>
    </w:p>
    <w:p w14:paraId="59B9861B" w14:textId="77777777" w:rsidR="00132CED" w:rsidRDefault="00132CED" w:rsidP="00F751FB">
      <w:pPr>
        <w:pStyle w:val="NoSpacing"/>
        <w:rPr>
          <w:rFonts w:ascii="Times New Roman" w:hAnsi="Times New Roman" w:cs="Times New Roman"/>
          <w:sz w:val="24"/>
          <w:szCs w:val="24"/>
        </w:rPr>
      </w:pPr>
    </w:p>
    <w:p w14:paraId="3C0E3856" w14:textId="5ADCB59B" w:rsidR="00B41BE5" w:rsidRPr="00132CED"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r w:rsidR="00132CED" w:rsidRPr="00132CED">
        <w:rPr>
          <w:rFonts w:ascii="Times New Roman" w:hAnsi="Times New Roman" w:cs="Times New Roman"/>
          <w:i/>
          <w:iCs/>
          <w:sz w:val="24"/>
          <w:szCs w:val="24"/>
        </w:rPr>
        <w:t>rgee</w:t>
      </w:r>
      <w:r w:rsidR="00132CED">
        <w:rPr>
          <w:rFonts w:ascii="Times New Roman" w:hAnsi="Times New Roman" w:cs="Times New Roman"/>
          <w:sz w:val="24"/>
          <w:szCs w:val="24"/>
        </w:rPr>
        <w:t xml:space="preserve"> package to assess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lastRenderedPageBreak/>
        <w:t>(</w:t>
      </w:r>
      <w:hyperlink r:id="rId12"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26479A">
        <w:rPr>
          <w:rFonts w:ascii="Times New Roman" w:hAnsi="Times New Roman" w:cs="Times New Roman"/>
          <w:i/>
          <w:iCs/>
          <w:sz w:val="24"/>
          <w:szCs w:val="24"/>
        </w:rPr>
        <w:t>rgee</w:t>
      </w:r>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r w:rsidRPr="0026479A">
        <w:rPr>
          <w:rFonts w:ascii="Times New Roman" w:hAnsi="Times New Roman" w:cs="Times New Roman"/>
          <w:i/>
          <w:iCs/>
          <w:sz w:val="24"/>
          <w:szCs w:val="24"/>
        </w:rPr>
        <w:t>rgee</w:t>
      </w:r>
      <w:r w:rsidR="00112D34">
        <w:rPr>
          <w:rFonts w:ascii="Times New Roman" w:hAnsi="Times New Roman" w:cs="Times New Roman"/>
          <w:sz w:val="24"/>
          <w:szCs w:val="24"/>
        </w:rPr>
        <w:t xml:space="preserve">, respectively. </w:t>
      </w:r>
      <w:r>
        <w:rPr>
          <w:rFonts w:ascii="Times New Roman" w:hAnsi="Times New Roman" w:cs="Times New Roman"/>
          <w:sz w:val="24"/>
          <w:szCs w:val="24"/>
        </w:rPr>
        <w:t xml:space="preserve">  </w:t>
      </w:r>
      <w:r w:rsidR="00132CED">
        <w:rPr>
          <w:rFonts w:ascii="Times New Roman" w:hAnsi="Times New Roman" w:cs="Times New Roman"/>
          <w:sz w:val="24"/>
          <w:szCs w:val="24"/>
        </w:rPr>
        <w:t xml:space="preserve">   </w:t>
      </w:r>
    </w:p>
    <w:p w14:paraId="1E58E2F1" w14:textId="21883C3C" w:rsidR="00C40A6A" w:rsidRDefault="00C40A6A" w:rsidP="00F751FB">
      <w:pPr>
        <w:pStyle w:val="NoSpacing"/>
        <w:rPr>
          <w:rFonts w:ascii="Times New Roman" w:hAnsi="Times New Roman" w:cs="Times New Roman"/>
          <w:b/>
          <w:bCs/>
          <w:sz w:val="24"/>
          <w:szCs w:val="24"/>
        </w:rPr>
      </w:pPr>
    </w:p>
    <w:p w14:paraId="7E0C1F01" w14:textId="72841FCB" w:rsidR="00F751FB" w:rsidRPr="00792C3C" w:rsidRDefault="00452483" w:rsidP="00C81F1B">
      <w:pPr>
        <w:pStyle w:val="Heading1"/>
      </w:pPr>
      <w:commentRangeStart w:id="3"/>
      <w:r>
        <w:t>Data extraction</w:t>
      </w:r>
      <w:commentRangeEnd w:id="3"/>
      <w:r w:rsidR="000B55F0">
        <w:rPr>
          <w:rStyle w:val="CommentReference"/>
          <w:rFonts w:asciiTheme="minorHAnsi" w:eastAsiaTheme="minorEastAsia" w:hAnsiTheme="minorHAnsi" w:cstheme="minorBidi"/>
          <w:b w:val="0"/>
          <w:bCs w:val="0"/>
          <w:kern w:val="0"/>
        </w:rPr>
        <w:commentReference w:id="3"/>
      </w:r>
    </w:p>
    <w:p w14:paraId="1656B8EA" w14:textId="3DE03C50"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Pr="00C56196">
        <w:rPr>
          <w:rFonts w:ascii="Times New Roman" w:hAnsi="Times New Roman" w:cs="Times New Roman"/>
          <w:sz w:val="24"/>
          <w:szCs w:val="24"/>
        </w:rPr>
        <w:t xml:space="preserve">provides functions for sample-based extraction of full Landsat data records from GEE and relies on underlaying functionality provided by the </w:t>
      </w:r>
      <w:r w:rsidRPr="00C56196">
        <w:rPr>
          <w:rFonts w:ascii="Times New Roman" w:hAnsi="Times New Roman" w:cs="Times New Roman"/>
          <w:i/>
          <w:iCs/>
          <w:sz w:val="24"/>
          <w:szCs w:val="24"/>
        </w:rPr>
        <w:t>rgee</w:t>
      </w:r>
      <w:r w:rsidRPr="00C56196">
        <w:rPr>
          <w:rFonts w:ascii="Times New Roman" w:hAnsi="Times New Roman" w:cs="Times New Roman"/>
          <w:sz w:val="24"/>
          <w:szCs w:val="24"/>
        </w:rPr>
        <w:t xml:space="preserve"> package. Data extraction is conducted using 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 xml:space="preserve">. </w:t>
      </w:r>
      <w:r w:rsidR="000B55F0">
        <w:rPr>
          <w:rFonts w:ascii="Times New Roman" w:hAnsi="Times New Roman" w:cs="Times New Roman"/>
          <w:sz w:val="24"/>
          <w:szCs w:val="24"/>
        </w:rPr>
        <w:t>B</w:t>
      </w:r>
      <w:r w:rsidRPr="00C56196">
        <w:rPr>
          <w:rFonts w:ascii="Times New Roman" w:hAnsi="Times New Roman" w:cs="Times New Roman"/>
          <w:sz w:val="24"/>
          <w:szCs w:val="24"/>
        </w:rPr>
        <w:t xml:space="preserve">efore you start you will have to determine whether you will extract data for point coordinates or for a polygon area. </w:t>
      </w:r>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Optional: Get central coordinates of pixels within a polygon using lsat_get_pixel_centers()</w:t>
      </w:r>
    </w:p>
    <w:p w14:paraId="1A01C8C5" w14:textId="4FA6BBB8"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lsat_get_pixel_centers()</w:t>
      </w:r>
      <w:r w:rsidRPr="00C56196">
        <w:rPr>
          <w:rFonts w:ascii="Times New Roman" w:hAnsi="Times New Roman" w:cs="Times New Roman"/>
          <w:sz w:val="24"/>
          <w:szCs w:val="24"/>
        </w:rPr>
        <w:t xml:space="preserve"> will determine the central coordinates of all Landsat pixels that fall within a user-specified polygon. This is useful if the user wishes to subsequently extract Landsat time series for every grid cell in a study region (i.e., the polygon)</w:t>
      </w:r>
      <w:r w:rsidR="000B55F0">
        <w:rPr>
          <w:rFonts w:ascii="Times New Roman" w:hAnsi="Times New Roman" w:cs="Times New Roman"/>
          <w:sz w:val="24"/>
          <w:szCs w:val="24"/>
        </w:rPr>
        <w:t>.</w:t>
      </w:r>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77777777"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Export point-coordinate Landsat time series from Earth Engine using lsat_export_ts()</w:t>
      </w:r>
    </w:p>
    <w:p w14:paraId="30F210AD" w14:textId="77777777"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r w:rsidRPr="00C56196">
        <w:rPr>
          <w:rFonts w:ascii="Times New Roman" w:hAnsi="Times New Roman" w:cs="Times New Roman"/>
          <w:i/>
          <w:iCs/>
          <w:sz w:val="24"/>
          <w:szCs w:val="24"/>
        </w:rPr>
        <w:t>lsat_export_ts()</w:t>
      </w:r>
      <w:r w:rsidRPr="00C56196">
        <w:rPr>
          <w:rFonts w:ascii="Times New Roman" w:hAnsi="Times New Roman" w:cs="Times New Roman"/>
          <w:sz w:val="24"/>
          <w:szCs w:val="24"/>
        </w:rPr>
        <w:t xml:space="preserve"> will export from EE a Landsat time series for each sample site. This function only works for sample sites (point coordinates) that typically represent either (1) field sites, (2) a census of all Landsat pixels on a focal landscape, or (3) a random sample from a large region. This function issues one or more tasks to EE that export the data to the user’s Google Drive. Data extractions that involve a large number of sample sites are prone to errors and exceeding user limits set by EE. Therefore, in such cases the function will chunk the sample sites into small groups (by default 250 sites) and for each chunk will issue a separate export task to EE. </w:t>
      </w:r>
    </w:p>
    <w:p w14:paraId="79E2B908" w14:textId="407317B9" w:rsidR="000C275F" w:rsidRDefault="000C275F" w:rsidP="000C275F">
      <w:pPr>
        <w:pStyle w:val="NoSpacing"/>
        <w:rPr>
          <w:ins w:id="4" w:author="Jakob Johann Assmann" w:date="2021-09-16T10:01:00Z"/>
          <w:rFonts w:ascii="Times New Roman" w:hAnsi="Times New Roman" w:cs="Times New Roman"/>
          <w:sz w:val="24"/>
          <w:szCs w:val="24"/>
        </w:rPr>
      </w:pPr>
    </w:p>
    <w:p w14:paraId="26933351" w14:textId="7A1EDFFA" w:rsidR="005A303F" w:rsidRDefault="005A303F" w:rsidP="005A303F">
      <w:pPr>
        <w:pStyle w:val="NoSpacing"/>
        <w:numPr>
          <w:ilvl w:val="0"/>
          <w:numId w:val="1"/>
        </w:numPr>
        <w:rPr>
          <w:ins w:id="5" w:author="Jakob Johann Assmann" w:date="2021-09-16T10:05:00Z"/>
          <w:rFonts w:ascii="Times New Roman" w:hAnsi="Times New Roman" w:cs="Times New Roman"/>
          <w:sz w:val="24"/>
          <w:szCs w:val="24"/>
        </w:rPr>
      </w:pPr>
      <w:ins w:id="6" w:author="Jakob Johann Assmann" w:date="2021-09-16T10:02:00Z">
        <w:r>
          <w:rPr>
            <w:rFonts w:ascii="Times New Roman" w:hAnsi="Times New Roman" w:cs="Times New Roman"/>
            <w:sz w:val="24"/>
            <w:szCs w:val="24"/>
          </w:rPr>
          <w:t xml:space="preserve">The main </w:t>
        </w:r>
      </w:ins>
      <w:ins w:id="7" w:author="Jakob Johann Assmann" w:date="2021-09-16T10:07:00Z">
        <w:r>
          <w:rPr>
            <w:rFonts w:ascii="Times New Roman" w:hAnsi="Times New Roman" w:cs="Times New Roman"/>
            <w:sz w:val="24"/>
            <w:szCs w:val="24"/>
          </w:rPr>
          <w:t xml:space="preserve">way of </w:t>
        </w:r>
      </w:ins>
      <w:ins w:id="8" w:author="Jakob Johann Assmann" w:date="2021-09-16T10:02:00Z">
        <w:r>
          <w:rPr>
            <w:rFonts w:ascii="Times New Roman" w:hAnsi="Times New Roman" w:cs="Times New Roman"/>
            <w:sz w:val="24"/>
            <w:szCs w:val="24"/>
          </w:rPr>
          <w:t xml:space="preserve">accessing </w:t>
        </w:r>
      </w:ins>
      <w:ins w:id="9" w:author="Jakob Johann Assmann" w:date="2021-09-16T10:08:00Z">
        <w:r>
          <w:rPr>
            <w:rFonts w:ascii="Times New Roman" w:hAnsi="Times New Roman" w:cs="Times New Roman"/>
            <w:sz w:val="24"/>
            <w:szCs w:val="24"/>
          </w:rPr>
          <w:t xml:space="preserve">the Landsat </w:t>
        </w:r>
      </w:ins>
      <w:ins w:id="10" w:author="Jakob Johann Assmann" w:date="2021-09-16T10:02:00Z">
        <w:r>
          <w:rPr>
            <w:rFonts w:ascii="Times New Roman" w:hAnsi="Times New Roman" w:cs="Times New Roman"/>
            <w:sz w:val="24"/>
            <w:szCs w:val="24"/>
          </w:rPr>
          <w:t>data</w:t>
        </w:r>
      </w:ins>
      <w:ins w:id="11" w:author="Jakob Johann Assmann" w:date="2021-09-16T10:08:00Z">
        <w:r>
          <w:rPr>
            <w:rFonts w:ascii="Times New Roman" w:hAnsi="Times New Roman" w:cs="Times New Roman"/>
            <w:sz w:val="24"/>
            <w:szCs w:val="24"/>
          </w:rPr>
          <w:t xml:space="preserve"> using lsatTS</w:t>
        </w:r>
      </w:ins>
      <w:ins w:id="12" w:author="Jakob Johann Assmann" w:date="2021-09-16T10:02:00Z">
        <w:r>
          <w:rPr>
            <w:rFonts w:ascii="Times New Roman" w:hAnsi="Times New Roman" w:cs="Times New Roman"/>
            <w:sz w:val="24"/>
            <w:szCs w:val="24"/>
          </w:rPr>
          <w:t xml:space="preserve"> is </w:t>
        </w:r>
      </w:ins>
      <w:ins w:id="13" w:author="Jakob Johann Assmann" w:date="2021-09-16T10:08:00Z">
        <w:r>
          <w:rPr>
            <w:rFonts w:ascii="Times New Roman" w:hAnsi="Times New Roman" w:cs="Times New Roman"/>
            <w:sz w:val="24"/>
            <w:szCs w:val="24"/>
          </w:rPr>
          <w:t>based on</w:t>
        </w:r>
      </w:ins>
      <w:ins w:id="14" w:author="Jakob Johann Assmann" w:date="2021-09-16T10:02:00Z">
        <w:r>
          <w:rPr>
            <w:rFonts w:ascii="Times New Roman" w:hAnsi="Times New Roman" w:cs="Times New Roman"/>
            <w:sz w:val="24"/>
            <w:szCs w:val="24"/>
          </w:rPr>
          <w:t xml:space="preserve"> point sample locations.</w:t>
        </w:r>
      </w:ins>
      <w:ins w:id="15" w:author="Jakob Johann Assmann" w:date="2021-09-16T10:05:00Z">
        <w:r>
          <w:rPr>
            <w:rFonts w:ascii="Times New Roman" w:hAnsi="Times New Roman" w:cs="Times New Roman"/>
            <w:sz w:val="24"/>
            <w:szCs w:val="24"/>
          </w:rPr>
          <w:t xml:space="preserve"> </w:t>
        </w:r>
      </w:ins>
    </w:p>
    <w:p w14:paraId="3C1478FB" w14:textId="285FE416" w:rsidR="005A303F" w:rsidRDefault="005A303F">
      <w:pPr>
        <w:pStyle w:val="NoSpacing"/>
        <w:numPr>
          <w:ilvl w:val="1"/>
          <w:numId w:val="1"/>
        </w:numPr>
        <w:rPr>
          <w:ins w:id="16" w:author="Jakob Johann Assmann" w:date="2021-09-16T10:02:00Z"/>
          <w:rFonts w:ascii="Times New Roman" w:hAnsi="Times New Roman" w:cs="Times New Roman"/>
          <w:sz w:val="24"/>
          <w:szCs w:val="24"/>
        </w:rPr>
        <w:pPrChange w:id="17" w:author="Jakob Johann Assmann" w:date="2021-09-16T10:05:00Z">
          <w:pPr>
            <w:pStyle w:val="NoSpacing"/>
            <w:numPr>
              <w:numId w:val="1"/>
            </w:numPr>
            <w:ind w:left="720" w:hanging="360"/>
          </w:pPr>
        </w:pPrChange>
      </w:pPr>
      <w:ins w:id="18" w:author="Jakob Johann Assmann" w:date="2021-09-16T10:05:00Z">
        <w:r>
          <w:rPr>
            <w:rFonts w:ascii="Times New Roman" w:hAnsi="Times New Roman" w:cs="Times New Roman"/>
            <w:sz w:val="24"/>
            <w:szCs w:val="24"/>
          </w:rPr>
          <w:t xml:space="preserve">For a given </w:t>
        </w:r>
      </w:ins>
      <w:ins w:id="19" w:author="Jakob Johann Assmann" w:date="2021-09-16T10:06:00Z">
        <w:r>
          <w:rPr>
            <w:rFonts w:ascii="Times New Roman" w:hAnsi="Times New Roman" w:cs="Times New Roman"/>
            <w:sz w:val="24"/>
            <w:szCs w:val="24"/>
          </w:rPr>
          <w:t>sample point all Landsat pixels that overlap with the point are extracted from the</w:t>
        </w:r>
      </w:ins>
      <w:ins w:id="20" w:author="Jakob Johann Assmann" w:date="2021-09-16T10:08:00Z">
        <w:r>
          <w:rPr>
            <w:rFonts w:ascii="Times New Roman" w:hAnsi="Times New Roman" w:cs="Times New Roman"/>
            <w:sz w:val="24"/>
            <w:szCs w:val="24"/>
          </w:rPr>
          <w:t xml:space="preserve"> combined collection of </w:t>
        </w:r>
      </w:ins>
      <w:ins w:id="21" w:author="Jakob Johann Assmann" w:date="2021-09-16T10:07:00Z">
        <w:r>
          <w:rPr>
            <w:rFonts w:ascii="Times New Roman" w:hAnsi="Times New Roman" w:cs="Times New Roman"/>
            <w:sz w:val="24"/>
            <w:szCs w:val="24"/>
          </w:rPr>
          <w:t xml:space="preserve">all </w:t>
        </w:r>
      </w:ins>
      <w:ins w:id="22" w:author="Jakob Johann Assmann" w:date="2021-09-16T10:06:00Z">
        <w:r>
          <w:rPr>
            <w:rFonts w:ascii="Times New Roman" w:hAnsi="Times New Roman" w:cs="Times New Roman"/>
            <w:sz w:val="24"/>
            <w:szCs w:val="24"/>
          </w:rPr>
          <w:t xml:space="preserve">Landsat 5,7 and 8 </w:t>
        </w:r>
      </w:ins>
      <w:ins w:id="23" w:author="Jakob Johann Assmann" w:date="2021-09-16T10:08:00Z">
        <w:r>
          <w:rPr>
            <w:rFonts w:ascii="Times New Roman" w:hAnsi="Times New Roman" w:cs="Times New Roman"/>
            <w:sz w:val="24"/>
            <w:szCs w:val="24"/>
          </w:rPr>
          <w:t xml:space="preserve">Collection 2 Surface Reflectance </w:t>
        </w:r>
      </w:ins>
      <w:ins w:id="24" w:author="Jakob Johann Assmann" w:date="2021-09-16T10:06:00Z">
        <w:r>
          <w:rPr>
            <w:rFonts w:ascii="Times New Roman" w:hAnsi="Times New Roman" w:cs="Times New Roman"/>
            <w:sz w:val="24"/>
            <w:szCs w:val="24"/>
          </w:rPr>
          <w:t>scenes</w:t>
        </w:r>
      </w:ins>
      <w:ins w:id="25" w:author="Jakob Johann Assmann" w:date="2021-09-16T10:08:00Z">
        <w:r>
          <w:rPr>
            <w:rFonts w:ascii="Times New Roman" w:hAnsi="Times New Roman" w:cs="Times New Roman"/>
            <w:sz w:val="24"/>
            <w:szCs w:val="24"/>
          </w:rPr>
          <w:t xml:space="preserve"> available on the GEE</w:t>
        </w:r>
      </w:ins>
      <w:ins w:id="26" w:author="Jakob Johann Assmann" w:date="2021-09-16T10:06:00Z">
        <w:r>
          <w:rPr>
            <w:rFonts w:ascii="Times New Roman" w:hAnsi="Times New Roman" w:cs="Times New Roman"/>
            <w:sz w:val="24"/>
            <w:szCs w:val="24"/>
          </w:rPr>
          <w:t xml:space="preserve">. </w:t>
        </w:r>
      </w:ins>
    </w:p>
    <w:p w14:paraId="78D57099" w14:textId="5E7E18FC" w:rsidR="005A303F" w:rsidRPr="000C275F" w:rsidRDefault="005A303F">
      <w:pPr>
        <w:pStyle w:val="NoSpacing"/>
        <w:numPr>
          <w:ilvl w:val="0"/>
          <w:numId w:val="1"/>
        </w:numPr>
        <w:rPr>
          <w:rFonts w:ascii="Times New Roman" w:hAnsi="Times New Roman" w:cs="Times New Roman"/>
          <w:sz w:val="24"/>
          <w:szCs w:val="24"/>
        </w:rPr>
        <w:pPrChange w:id="27" w:author="Jakob Johann Assmann" w:date="2021-09-16T10:02:00Z">
          <w:pPr>
            <w:pStyle w:val="NoSpacing"/>
          </w:pPr>
        </w:pPrChange>
      </w:pPr>
      <w:ins w:id="28" w:author="Jakob Johann Assmann" w:date="2021-09-16T10:03:00Z">
        <w:r>
          <w:rPr>
            <w:rFonts w:ascii="Times New Roman" w:hAnsi="Times New Roman" w:cs="Times New Roman"/>
            <w:sz w:val="24"/>
            <w:szCs w:val="24"/>
          </w:rPr>
          <w:t xml:space="preserve">Optional: </w:t>
        </w:r>
      </w:ins>
      <w:ins w:id="29" w:author="Jakob Johann Assmann" w:date="2021-09-16T10:02:00Z">
        <w:r>
          <w:rPr>
            <w:rFonts w:ascii="Times New Roman" w:hAnsi="Times New Roman" w:cs="Times New Roman"/>
            <w:sz w:val="24"/>
            <w:szCs w:val="24"/>
          </w:rPr>
          <w:t>For an area</w:t>
        </w:r>
      </w:ins>
      <w:ins w:id="30" w:author="Jakob Johann Assmann" w:date="2021-09-16T10:07:00Z">
        <w:r>
          <w:rPr>
            <w:rFonts w:ascii="Times New Roman" w:hAnsi="Times New Roman" w:cs="Times New Roman"/>
            <w:sz w:val="24"/>
            <w:szCs w:val="24"/>
          </w:rPr>
          <w:t xml:space="preserve"> of interest</w:t>
        </w:r>
      </w:ins>
      <w:ins w:id="31" w:author="Jakob Johann Assmann" w:date="2021-09-16T10:03:00Z">
        <w:r>
          <w:rPr>
            <w:rFonts w:ascii="Times New Roman" w:hAnsi="Times New Roman" w:cs="Times New Roman"/>
            <w:sz w:val="24"/>
            <w:szCs w:val="24"/>
          </w:rPr>
          <w:t>,</w:t>
        </w:r>
      </w:ins>
      <w:ins w:id="32" w:author="Jakob Johann Assmann" w:date="2021-09-16T10:02:00Z">
        <w:r>
          <w:rPr>
            <w:rFonts w:ascii="Times New Roman" w:hAnsi="Times New Roman" w:cs="Times New Roman"/>
            <w:sz w:val="24"/>
            <w:szCs w:val="24"/>
          </w:rPr>
          <w:t xml:space="preserve"> all landsat 8 pixel centers within the area can be determined with</w:t>
        </w:r>
      </w:ins>
      <w:ins w:id="33" w:author="Jakob Johann Assmann" w:date="2021-09-16T10:03:00Z">
        <w:r>
          <w:rPr>
            <w:rFonts w:ascii="Times New Roman" w:hAnsi="Times New Roman" w:cs="Times New Roman"/>
            <w:sz w:val="24"/>
            <w:szCs w:val="24"/>
          </w:rPr>
          <w:t xml:space="preserve"> the ls_get_pixel_centers() function. </w:t>
        </w:r>
      </w:ins>
      <w:ins w:id="34" w:author="Jakob Johann Assmann" w:date="2021-09-16T10:07:00Z">
        <w:r>
          <w:rPr>
            <w:rFonts w:ascii="Times New Roman" w:hAnsi="Times New Roman" w:cs="Times New Roman"/>
            <w:sz w:val="24"/>
            <w:szCs w:val="24"/>
          </w:rPr>
          <w:t xml:space="preserve">These pixel centre coordinates can then be passed on for the point based extraction. </w:t>
        </w:r>
      </w:ins>
    </w:p>
    <w:p w14:paraId="5D2BF1A9" w14:textId="77777777" w:rsidR="000C275F" w:rsidRDefault="000C275F" w:rsidP="00F751FB">
      <w:pPr>
        <w:pStyle w:val="NoSpacing"/>
        <w:rPr>
          <w:rFonts w:ascii="Times New Roman" w:hAnsi="Times New Roman" w:cs="Times New Roman"/>
          <w:i/>
          <w:iCs/>
          <w:sz w:val="24"/>
          <w:szCs w:val="24"/>
        </w:rPr>
      </w:pPr>
    </w:p>
    <w:p w14:paraId="295C1A69" w14:textId="46BA535D" w:rsidR="00713812" w:rsidRDefault="00713812" w:rsidP="00F751FB">
      <w:pPr>
        <w:pStyle w:val="NoSpacing"/>
        <w:rPr>
          <w:rFonts w:ascii="Times New Roman" w:hAnsi="Times New Roman" w:cs="Times New Roman"/>
          <w:sz w:val="24"/>
          <w:szCs w:val="24"/>
        </w:rPr>
      </w:pPr>
    </w:p>
    <w:p w14:paraId="751D00F5" w14:textId="2998760A" w:rsidR="000C275F" w:rsidRDefault="000C275F" w:rsidP="00F751FB">
      <w:pPr>
        <w:pStyle w:val="NoSpacing"/>
        <w:rPr>
          <w:rFonts w:ascii="Times New Roman" w:hAnsi="Times New Roman" w:cs="Times New Roman"/>
          <w:sz w:val="24"/>
          <w:szCs w:val="24"/>
        </w:rPr>
      </w:pPr>
    </w:p>
    <w:p w14:paraId="58F5208B" w14:textId="4EEE5634" w:rsidR="00A5674D" w:rsidRDefault="00A5674D" w:rsidP="00F751FB">
      <w:pPr>
        <w:pStyle w:val="NoSpacing"/>
        <w:rPr>
          <w:rFonts w:ascii="Times New Roman" w:hAnsi="Times New Roman" w:cs="Times New Roman"/>
          <w:sz w:val="24"/>
          <w:szCs w:val="24"/>
        </w:rPr>
      </w:pPr>
    </w:p>
    <w:p w14:paraId="286DDD56" w14:textId="77777777" w:rsidR="00A5674D" w:rsidRDefault="00A5674D" w:rsidP="00F751FB">
      <w:pPr>
        <w:pStyle w:val="NoSpacing"/>
        <w:rPr>
          <w:rFonts w:ascii="Times New Roman" w:hAnsi="Times New Roman" w:cs="Times New Roman"/>
          <w:sz w:val="24"/>
          <w:szCs w:val="24"/>
        </w:rPr>
      </w:pPr>
    </w:p>
    <w:p w14:paraId="41D83FD8" w14:textId="1F19F913" w:rsidR="0022005E" w:rsidRPr="00C40A6A" w:rsidRDefault="0022005E" w:rsidP="00C81F1B">
      <w:pPr>
        <w:pStyle w:val="Heading1"/>
      </w:pPr>
      <w:r w:rsidRPr="00C40A6A">
        <w:t>Data</w:t>
      </w:r>
      <w:r w:rsidR="00C40A6A" w:rsidRPr="00C40A6A">
        <w:t xml:space="preserve"> preparation</w:t>
      </w:r>
    </w:p>
    <w:p w14:paraId="7BB62D68" w14:textId="77777777" w:rsidR="00C56196" w:rsidRPr="007B3C28" w:rsidRDefault="00C56196" w:rsidP="00C56196">
      <w:pPr>
        <w:pStyle w:val="Heading2"/>
      </w:pPr>
      <w:r w:rsidRPr="007B3C28">
        <w:t>Prepare data for analysis using lsat_general_prep()</w:t>
      </w:r>
    </w:p>
    <w:p w14:paraId="0B64B571" w14:textId="4455E41C"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r w:rsidRPr="00A9244D">
        <w:rPr>
          <w:rFonts w:ascii="Times New Roman" w:hAnsi="Times New Roman" w:cs="Times New Roman"/>
          <w:i/>
          <w:iCs/>
          <w:sz w:val="24"/>
          <w:szCs w:val="24"/>
        </w:rPr>
        <w:t>lsat_general_prep</w:t>
      </w:r>
      <w:r>
        <w:rPr>
          <w:rFonts w:ascii="Times New Roman" w:hAnsi="Times New Roman" w:cs="Times New Roman"/>
          <w:i/>
          <w:iCs/>
          <w:sz w:val="24"/>
          <w:szCs w:val="24"/>
        </w:rPr>
        <w:t>()</w:t>
      </w:r>
      <w:r>
        <w:rPr>
          <w:rFonts w:ascii="Times New Roman" w:hAnsi="Times New Roman" w:cs="Times New Roman"/>
          <w:sz w:val="24"/>
          <w:szCs w:val="24"/>
        </w:rPr>
        <w:t xml:space="preserve"> </w:t>
      </w:r>
      <w:r w:rsidRPr="00A9244D">
        <w:rPr>
          <w:rFonts w:ascii="Times New Roman" w:hAnsi="Times New Roman" w:cs="Times New Roman"/>
          <w:sz w:val="24"/>
          <w:szCs w:val="24"/>
        </w:rPr>
        <w:t>parse</w:t>
      </w:r>
      <w:r>
        <w:rPr>
          <w:rFonts w:ascii="Times New Roman" w:hAnsi="Times New Roman" w:cs="Times New Roman"/>
          <w:sz w:val="24"/>
          <w:szCs w:val="24"/>
        </w:rPr>
        <w:t>s</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rename</w:t>
      </w:r>
      <w:r>
        <w:rPr>
          <w:rFonts w:ascii="Times New Roman" w:hAnsi="Times New Roman" w:cs="Times New Roman"/>
          <w:sz w:val="24"/>
          <w:szCs w:val="24"/>
        </w:rPr>
        <w:t>s</w:t>
      </w:r>
      <w:r w:rsidRPr="00A9244D">
        <w:rPr>
          <w:rFonts w:ascii="Times New Roman" w:hAnsi="Times New Roman" w:cs="Times New Roman"/>
          <w:sz w:val="24"/>
          <w:szCs w:val="24"/>
        </w:rPr>
        <w:t xml:space="preserve"> columns, and scale</w:t>
      </w:r>
      <w:r>
        <w:rPr>
          <w:rFonts w:ascii="Times New Roman" w:hAnsi="Times New Roman" w:cs="Times New Roman"/>
          <w:sz w:val="24"/>
          <w:szCs w:val="24"/>
        </w:rPr>
        <w:t>s</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 xml:space="preserve"> to allow for subsequent analysis using </w:t>
      </w:r>
      <w:r w:rsidR="00A5674D" w:rsidRPr="00A5674D">
        <w:rPr>
          <w:rFonts w:ascii="Times New Roman" w:hAnsi="Times New Roman" w:cs="Times New Roman"/>
          <w:i/>
          <w:iCs/>
          <w:sz w:val="24"/>
          <w:szCs w:val="24"/>
        </w:rPr>
        <w:t>lsatTS</w:t>
      </w:r>
      <w:r w:rsidR="00A5674D">
        <w:rPr>
          <w:rFonts w:ascii="Times New Roman" w:hAnsi="Times New Roman" w:cs="Times New Roman"/>
          <w:sz w:val="24"/>
          <w:szCs w:val="24"/>
        </w:rPr>
        <w:t xml:space="preserve"> functions.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depend on there being a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 xml:space="preserve">” </w:t>
      </w:r>
      <w:r w:rsidRPr="00A9244D">
        <w:rPr>
          <w:rFonts w:ascii="Times New Roman" w:hAnsi="Times New Roman" w:cs="Times New Roman"/>
          <w:sz w:val="24"/>
          <w:szCs w:val="24"/>
        </w:rPr>
        <w:t>in your dataset, then make sure to modify your column</w:t>
      </w:r>
      <w:r>
        <w:rPr>
          <w:rFonts w:ascii="Times New Roman" w:hAnsi="Times New Roman" w:cs="Times New Roman"/>
          <w:sz w:val="24"/>
          <w:szCs w:val="24"/>
        </w:rPr>
        <w:t xml:space="preserve"> </w:t>
      </w:r>
      <w:r w:rsidRPr="00A9244D">
        <w:rPr>
          <w:rFonts w:ascii="Times New Roman" w:hAnsi="Times New Roman" w:cs="Times New Roman"/>
          <w:sz w:val="24"/>
          <w:szCs w:val="24"/>
        </w:rPr>
        <w:t>name accordingly.</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lastRenderedPageBreak/>
        <w:t>Clean surface reflectance data using lsat_clean_data()</w:t>
      </w:r>
    </w:p>
    <w:p w14:paraId="664AA74F" w14:textId="0370DCA3" w:rsidR="00C56196" w:rsidRPr="007B3C2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M</w:t>
      </w:r>
      <w:r w:rsidRPr="007B3C28">
        <w:rPr>
          <w:rFonts w:ascii="Times New Roman" w:hAnsi="Times New Roman" w:cs="Times New Roman"/>
          <w:sz w:val="24"/>
          <w:szCs w:val="24"/>
        </w:rPr>
        <w:t>ost analyses use high-quality surface reflectance</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measurements that were acquired under clear-sky conditions. </w:t>
      </w:r>
      <w:r>
        <w:rPr>
          <w:rFonts w:ascii="Times New Roman" w:hAnsi="Times New Roman" w:cs="Times New Roman"/>
          <w:sz w:val="24"/>
          <w:szCs w:val="24"/>
        </w:rPr>
        <w:t xml:space="preserve">You can </w:t>
      </w:r>
      <w:r w:rsidRPr="007B3C28">
        <w:rPr>
          <w:rFonts w:ascii="Times New Roman" w:hAnsi="Times New Roman" w:cs="Times New Roman"/>
          <w:sz w:val="24"/>
          <w:szCs w:val="24"/>
        </w:rPr>
        <w:t xml:space="preserve">filter surface reflectance measurements using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This</w:t>
      </w:r>
      <w:r>
        <w:rPr>
          <w:rFonts w:ascii="Times New Roman" w:hAnsi="Times New Roman" w:cs="Times New Roman"/>
          <w:sz w:val="24"/>
          <w:szCs w:val="24"/>
        </w:rPr>
        <w:t xml:space="preserve"> </w:t>
      </w:r>
      <w:r w:rsidRPr="007B3C28">
        <w:rPr>
          <w:rFonts w:ascii="Times New Roman" w:hAnsi="Times New Roman" w:cs="Times New Roman"/>
          <w:sz w:val="24"/>
          <w:szCs w:val="24"/>
        </w:rPr>
        <w:t>function allows you 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r w:rsidRPr="007B3C28">
        <w:rPr>
          <w:rFonts w:ascii="Times New Roman" w:hAnsi="Times New Roman" w:cs="Times New Roman"/>
          <w:sz w:val="24"/>
          <w:szCs w:val="24"/>
        </w:rPr>
        <w:t>CFMask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r w:rsidRPr="007B3C28">
        <w:rPr>
          <w:rFonts w:ascii="Times New Roman" w:hAnsi="Times New Roman" w:cs="Times New Roman"/>
          <w:i/>
          <w:iCs/>
          <w:sz w:val="24"/>
          <w:szCs w:val="24"/>
        </w:rPr>
        <w:t>lsat_clean_data()</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 xml:space="preserve">Addition water masking is provided based on </w:t>
      </w:r>
      <w:r>
        <w:rPr>
          <w:rFonts w:ascii="Times New Roman" w:hAnsi="Times New Roman" w:cs="Times New Roman"/>
          <w:sz w:val="24"/>
          <w:szCs w:val="24"/>
        </w:rPr>
        <w:t xml:space="preserve">maxim surface water extent ()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w:t>
      </w:r>
    </w:p>
    <w:p w14:paraId="59017E61" w14:textId="77777777" w:rsidR="00C56196" w:rsidRDefault="00C56196" w:rsidP="00C56196">
      <w:pPr>
        <w:pStyle w:val="NoSpacing"/>
        <w:rPr>
          <w:rFonts w:ascii="Times New Roman" w:hAnsi="Times New Roman" w:cs="Times New Roman"/>
          <w:sz w:val="24"/>
          <w:szCs w:val="24"/>
        </w:rPr>
      </w:pPr>
    </w:p>
    <w:p w14:paraId="295A32AB" w14:textId="149CB1BB"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lsat_neighborhood_mean()</w:t>
      </w:r>
    </w:p>
    <w:p w14:paraId="0456A563" w14:textId="6256EAA3"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If each of your sites </w:t>
      </w:r>
      <w:r>
        <w:rPr>
          <w:rFonts w:ascii="Times New Roman" w:hAnsi="Times New Roman" w:cs="Times New Roman"/>
          <w:sz w:val="24"/>
          <w:szCs w:val="24"/>
        </w:rPr>
        <w:t xml:space="preserve">were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(e.g., 3 x 3 pixels), then </w:t>
      </w:r>
      <w:r w:rsidRPr="00943AA8">
        <w:rPr>
          <w:rFonts w:ascii="Times New Roman" w:hAnsi="Times New Roman" w:cs="Times New Roman"/>
          <w:i/>
          <w:iCs/>
          <w:sz w:val="24"/>
          <w:szCs w:val="24"/>
        </w:rPr>
        <w:t>lsat_neighborhood_mean()</w:t>
      </w:r>
      <w:r w:rsidRPr="00943AA8">
        <w:rPr>
          <w:rFonts w:ascii="Times New Roman" w:hAnsi="Times New Roman" w:cs="Times New Roman"/>
          <w:sz w:val="24"/>
          <w:szCs w:val="24"/>
        </w:rPr>
        <w:t xml:space="preserve"> will compute the mean</w:t>
      </w:r>
      <w:r>
        <w:rPr>
          <w:rFonts w:ascii="Times New Roman" w:hAnsi="Times New Roman" w:cs="Times New Roman"/>
          <w:sz w:val="24"/>
          <w:szCs w:val="24"/>
        </w:rPr>
        <w:t xml:space="preserve"> </w:t>
      </w:r>
      <w:r w:rsidRPr="00943AA8">
        <w:rPr>
          <w:rFonts w:ascii="Times New Roman" w:hAnsi="Times New Roman" w:cs="Times New Roman"/>
          <w:sz w:val="24"/>
          <w:szCs w:val="24"/>
        </w:rPr>
        <w:t>reflectance across this neighborhood of pixel</w:t>
      </w:r>
      <w:r>
        <w:rPr>
          <w:rFonts w:ascii="Times New Roman" w:hAnsi="Times New Roman" w:cs="Times New Roman"/>
          <w:sz w:val="24"/>
          <w:szCs w:val="24"/>
        </w:rPr>
        <w:t>s for measurements at each period in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using lsat_summarize_data_avail(</w:t>
      </w:r>
      <w:r w:rsidRPr="00782A8D">
        <w:rPr>
          <w:rFonts w:ascii="Times New Roman" w:hAnsi="Times New Roman" w:cs="Times New Roman"/>
          <w:i/>
          <w:iCs/>
          <w:sz w:val="24"/>
          <w:szCs w:val="24"/>
        </w:rPr>
        <w:t>)</w:t>
      </w:r>
    </w:p>
    <w:p w14:paraId="06629343" w14:textId="799053D2" w:rsidR="00C56196" w:rsidRPr="00943AA8" w:rsidRDefault="00C56196" w:rsidP="00C56196">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r w:rsidRPr="00943AA8">
        <w:rPr>
          <w:rFonts w:ascii="Times New Roman" w:hAnsi="Times New Roman" w:cs="Times New Roman"/>
          <w:i/>
          <w:iCs/>
          <w:sz w:val="24"/>
          <w:szCs w:val="24"/>
        </w:rPr>
        <w:t>lsat_summarize_data_avail()</w:t>
      </w:r>
      <w:r w:rsidRPr="00943AA8">
        <w:rPr>
          <w:rFonts w:ascii="Times New Roman" w:hAnsi="Times New Roman" w:cs="Times New Roman"/>
          <w:sz w:val="24"/>
          <w:szCs w:val="24"/>
        </w:rPr>
        <w:t xml:space="preserve"> creates a summary table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of observations available for each site.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 xml:space="preserve">cross-site aggregate number </w:t>
      </w:r>
      <w:r w:rsidRPr="00943AA8">
        <w:rPr>
          <w:rFonts w:ascii="Times New Roman" w:hAnsi="Times New Roman" w:cs="Times New Roman"/>
          <w:sz w:val="24"/>
          <w:szCs w:val="24"/>
        </w:rPr>
        <w:t>of observations across years</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Calculate spectral indices using 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
    <w:p w14:paraId="56D92E34" w14:textId="7F7344BE" w:rsidR="00C56196"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Calculate common spectral indices using the function </w:t>
      </w:r>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r>
        <w:rPr>
          <w:rFonts w:ascii="Times New Roman" w:hAnsi="Times New Roman" w:cs="Times New Roman"/>
          <w:sz w:val="24"/>
          <w:szCs w:val="24"/>
        </w:rPr>
        <w:t>. This function includes ~15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Pr>
          <w:rFonts w:ascii="Times New Roman" w:hAnsi="Times New Roman" w:cs="Times New Roman"/>
          <w:sz w:val="24"/>
          <w:szCs w:val="24"/>
        </w:rPr>
        <w:t xml:space="preserve"> </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r w:rsidRPr="00777D31">
        <w:rPr>
          <w:rFonts w:ascii="Times New Roman" w:hAnsi="Times New Roman" w:cs="Times New Roman"/>
          <w:i/>
          <w:iCs/>
          <w:sz w:val="24"/>
          <w:szCs w:val="24"/>
        </w:rPr>
        <w:t>lsat_calc_spec_index()</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NIRv</w:t>
            </w:r>
          </w:p>
        </w:tc>
        <w:tc>
          <w:tcPr>
            <w:tcW w:w="2561" w:type="dxa"/>
            <w:vAlign w:val="center"/>
          </w:tcPr>
          <w:p w14:paraId="6F15B364" w14:textId="77777777" w:rsidR="00C56196" w:rsidRPr="007A39B6" w:rsidRDefault="00EF2C3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57E67A8A"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amp;#xD;&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EF2C3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EF2C3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EF2C3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gNDVI</w:t>
            </w:r>
          </w:p>
        </w:tc>
        <w:tc>
          <w:tcPr>
            <w:tcW w:w="2561" w:type="dxa"/>
            <w:vAlign w:val="center"/>
          </w:tcPr>
          <w:p w14:paraId="28586550" w14:textId="77777777" w:rsidR="00C56196" w:rsidRPr="007A39B6" w:rsidRDefault="00EF2C3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kNDVI</w:t>
            </w:r>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lastRenderedPageBreak/>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EF2C3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77777777" w:rsidR="00C56196" w:rsidRPr="00B16CB2" w:rsidRDefault="00C56196" w:rsidP="00C56196">
      <w:pPr>
        <w:pStyle w:val="Heading2"/>
      </w:pPr>
      <w:r w:rsidRPr="00B16CB2">
        <w:t>Cross-calibrate spectral reflectance or index across sensors using lsat_calibrate_rf()</w:t>
      </w:r>
    </w:p>
    <w:p w14:paraId="69486E66" w14:textId="1DB02833"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084ABC">
        <w:rPr>
          <w:rFonts w:ascii="Times New Roman" w:hAnsi="Times New Roman" w:cs="Times New Roman"/>
          <w:i/>
          <w:iCs/>
          <w:sz w:val="24"/>
          <w:szCs w:val="24"/>
        </w:rPr>
        <w:t>lsat_calibrate_rf()</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Pr>
          <w:rFonts w:ascii="Times New Roman" w:hAnsi="Times New Roman" w:cs="Times New Roman"/>
          <w:sz w:val="24"/>
          <w:szCs w:val="24"/>
        </w:rPr>
        <w:t xml:space="preserve"> This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should 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 </w:instrTex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ED3DD6">
        <w:rPr>
          <w:rFonts w:ascii="Times New Roman" w:hAnsi="Times New Roman" w:cs="Times New Roman"/>
          <w:sz w:val="24"/>
          <w:szCs w:val="24"/>
        </w:rPr>
        <w:instrText xml:space="preserve"> ADDIN EN.CITE.DATA </w:instrText>
      </w:r>
      <w:r w:rsidR="00ED3DD6">
        <w:rPr>
          <w:rFonts w:ascii="Times New Roman" w:hAnsi="Times New Roman" w:cs="Times New Roman"/>
          <w:sz w:val="24"/>
          <w:szCs w:val="24"/>
        </w:rPr>
      </w:r>
      <w:r w:rsidR="00ED3DD6">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ED3DD6">
        <w:rPr>
          <w:rFonts w:ascii="Times New Roman" w:hAnsi="Times New Roman" w:cs="Times New Roman"/>
          <w:noProof/>
          <w:sz w:val="24"/>
          <w:szCs w:val="24"/>
        </w:rPr>
        <w:t>(Ju and Masek 2016, Roy et al. 2016)</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D3DD6">
        <w:rPr>
          <w:rFonts w:ascii="Times New Roman" w:hAnsi="Times New Roman" w:cs="Times New Roman"/>
          <w:sz w:val="24"/>
          <w:szCs w:val="24"/>
        </w:rPr>
        <w:t xml:space="preserve">The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preferably many 1,000s of sample site</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ED3DD6">
        <w:rPr>
          <w:rFonts w:ascii="Times New Roman" w:hAnsi="Times New Roman" w:cs="Times New Roman"/>
          <w:sz w:val="24"/>
          <w:szCs w:val="24"/>
        </w:rPr>
        <w:t xml:space="preserve">sample locations across the Arctic – Boreal domain. </w:t>
      </w:r>
      <w:r w:rsidR="007C1180">
        <w:rPr>
          <w:rFonts w:ascii="Times New Roman" w:hAnsi="Times New Roman" w:cs="Times New Roman"/>
          <w:sz w:val="24"/>
          <w:szCs w:val="24"/>
        </w:rPr>
        <w:t>T</w:t>
      </w:r>
      <w:r w:rsidRPr="00CA364C">
        <w:rPr>
          <w:rFonts w:ascii="Times New Roman" w:hAnsi="Times New Roman" w:cs="Times New Roman"/>
          <w:sz w:val="24"/>
          <w:szCs w:val="24"/>
        </w:rPr>
        <w:t xml:space="preserve">he </w:t>
      </w:r>
      <w:r w:rsidR="007C1180">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determining the typical reflectance at a site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sidR="007C1180">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w:t>
      </w:r>
      <w:r w:rsidR="007C1180">
        <w:rPr>
          <w:rFonts w:ascii="Times New Roman" w:hAnsi="Times New Roman" w:cs="Times New Roman"/>
          <w:sz w:val="24"/>
          <w:szCs w:val="24"/>
        </w:rPr>
        <w:t>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each sensor. By default, </w:t>
      </w:r>
      <w:r w:rsidRPr="001813F3">
        <w:rPr>
          <w:rFonts w:ascii="Times New Roman" w:hAnsi="Times New Roman" w:cs="Times New Roman"/>
          <w:i/>
          <w:iCs/>
          <w:sz w:val="24"/>
          <w:szCs w:val="24"/>
        </w:rPr>
        <w:t>lsat_calibrate_rf()</w:t>
      </w:r>
      <w:r w:rsidRPr="00CA364C">
        <w:rPr>
          <w:rFonts w:ascii="Times New Roman" w:hAnsi="Times New Roman" w:cs="Times New Roman"/>
          <w:sz w:val="24"/>
          <w:szCs w:val="24"/>
        </w:rPr>
        <w:t xml:space="preserve"> will add a new column</w:t>
      </w:r>
      <w:r>
        <w:rPr>
          <w:rFonts w:ascii="Times New Roman" w:hAnsi="Times New Roman" w:cs="Times New Roman"/>
          <w:sz w:val="24"/>
          <w:szCs w:val="24"/>
        </w:rPr>
        <w:t xml:space="preserve"> </w:t>
      </w:r>
      <w:r w:rsidRPr="00CA364C">
        <w:rPr>
          <w:rFonts w:ascii="Times New Roman" w:hAnsi="Times New Roman" w:cs="Times New Roman"/>
          <w:sz w:val="24"/>
          <w:szCs w:val="24"/>
        </w:rPr>
        <w:t>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 ([band].xcal); however, the function</w:t>
      </w:r>
      <w:r>
        <w:rPr>
          <w:rFonts w:ascii="Times New Roman" w:hAnsi="Times New Roman" w:cs="Times New Roman"/>
          <w:sz w:val="24"/>
          <w:szCs w:val="24"/>
        </w:rPr>
        <w:t xml:space="preserve"> </w:t>
      </w:r>
      <w:r w:rsidRPr="00CA364C">
        <w:rPr>
          <w:rFonts w:ascii="Times New Roman" w:hAnsi="Times New Roman" w:cs="Times New Roman"/>
          <w:sz w:val="24"/>
          <w:szCs w:val="24"/>
        </w:rPr>
        <w:t>will overwrite the existing column if overwrite.col =</w:t>
      </w:r>
      <w:r>
        <w:rPr>
          <w:rFonts w:ascii="Times New Roman" w:hAnsi="Times New Roman" w:cs="Times New Roman"/>
          <w:sz w:val="24"/>
          <w:szCs w:val="24"/>
        </w:rPr>
        <w:t xml:space="preserve"> </w:t>
      </w:r>
      <w:r w:rsidRPr="00CA364C">
        <w:rPr>
          <w:rFonts w:ascii="Times New Roman" w:hAnsi="Times New Roman" w:cs="Times New Roman"/>
          <w:sz w:val="24"/>
          <w:szCs w:val="24"/>
        </w:rPr>
        <w:t>T</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Pr="00CA364C">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subsequent functions (e.g., ndvi.xcal)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s</w:t>
      </w:r>
      <w:r w:rsidR="007C1180">
        <w:rPr>
          <w:rFonts w:ascii="Times New Roman" w:hAnsi="Times New Roman" w:cs="Times New Roman"/>
          <w:sz w:val="24"/>
          <w:szCs w:val="24"/>
        </w:rPr>
        <w:t>.</w:t>
      </w:r>
      <w:r>
        <w:rPr>
          <w:rFonts w:ascii="Times New Roman" w:hAnsi="Times New Roman" w:cs="Times New Roman"/>
          <w:sz w:val="24"/>
          <w:szCs w:val="24"/>
        </w:rPr>
        <w:t xml:space="preserve"> </w:t>
      </w:r>
    </w:p>
    <w:p w14:paraId="1AC03B70" w14:textId="3D185621" w:rsidR="00C56196" w:rsidRDefault="00C56196" w:rsidP="00C56196">
      <w:pPr>
        <w:pStyle w:val="NoSpacing"/>
        <w:rPr>
          <w:rFonts w:ascii="Consolas" w:hAnsi="Consolas" w:cs="Times New Roman"/>
          <w:sz w:val="20"/>
          <w:szCs w:val="20"/>
        </w:rPr>
      </w:pPr>
    </w:p>
    <w:p w14:paraId="69AD0C5F" w14:textId="77777777" w:rsidR="000B55F0" w:rsidRDefault="000B55F0" w:rsidP="00C56196">
      <w:pPr>
        <w:pStyle w:val="NoSpacing"/>
        <w:rPr>
          <w:rFonts w:ascii="Consolas" w:hAnsi="Consolas" w:cs="Times New Roman"/>
          <w:sz w:val="20"/>
          <w:szCs w:val="20"/>
        </w:rPr>
      </w:pPr>
    </w:p>
    <w:p w14:paraId="5BB4FF3E" w14:textId="77777777" w:rsidR="00C56196" w:rsidRPr="00C40A6A" w:rsidRDefault="00C56196" w:rsidP="00C56196">
      <w:pPr>
        <w:pStyle w:val="Heading1"/>
      </w:pPr>
      <w:r w:rsidRPr="00C40A6A">
        <w:t>Data analysis</w:t>
      </w:r>
    </w:p>
    <w:p w14:paraId="49B0D945" w14:textId="77777777" w:rsidR="00C56196" w:rsidRPr="00381CED" w:rsidRDefault="00C56196" w:rsidP="00C56196">
      <w:pPr>
        <w:pStyle w:val="Heading2"/>
      </w:pPr>
      <w:r w:rsidRPr="00381CED">
        <w:t>Fit phenological curves to vegetation greenness time series using lsat_fit_phenological_curves()</w:t>
      </w:r>
    </w:p>
    <w:p w14:paraId="208C0D8D"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381CED">
        <w:rPr>
          <w:rFonts w:ascii="Times New Roman" w:hAnsi="Times New Roman" w:cs="Times New Roman"/>
          <w:i/>
          <w:iCs/>
          <w:sz w:val="24"/>
          <w:szCs w:val="24"/>
        </w:rPr>
        <w:t>lsat_fit_phenological_curves()</w:t>
      </w:r>
      <w:r>
        <w:rPr>
          <w:rFonts w:ascii="Times New Roman" w:hAnsi="Times New Roman" w:cs="Times New Roman"/>
          <w:sz w:val="24"/>
          <w:szCs w:val="24"/>
        </w:rPr>
        <w:t xml:space="preserve"> </w:t>
      </w:r>
      <w:r w:rsidRPr="00CA364C">
        <w:rPr>
          <w:rFonts w:ascii="Times New Roman" w:hAnsi="Times New Roman" w:cs="Times New Roman"/>
          <w:sz w:val="24"/>
          <w:szCs w:val="24"/>
        </w:rPr>
        <w:t>characterizes seasonal</w:t>
      </w:r>
      <w:r>
        <w:rPr>
          <w:rFonts w:ascii="Times New Roman" w:hAnsi="Times New Roman" w:cs="Times New Roman"/>
          <w:sz w:val="24"/>
          <w:szCs w:val="24"/>
        </w:rPr>
        <w:t xml:space="preserve"> </w:t>
      </w:r>
      <w:r w:rsidRPr="00CA364C">
        <w:rPr>
          <w:rFonts w:ascii="Times New Roman" w:hAnsi="Times New Roman" w:cs="Times New Roman"/>
          <w:sz w:val="24"/>
          <w:szCs w:val="24"/>
        </w:rPr>
        <w:t>land surface phenology at each sampling site using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 from Landsat satellite observations. The</w:t>
      </w:r>
      <w:r>
        <w:rPr>
          <w:rFonts w:ascii="Times New Roman" w:hAnsi="Times New Roman" w:cs="Times New Roman"/>
          <w:sz w:val="24"/>
          <w:szCs w:val="24"/>
        </w:rPr>
        <w:t xml:space="preserve"> </w:t>
      </w:r>
      <w:r w:rsidRPr="00CA364C">
        <w:rPr>
          <w:rFonts w:ascii="Times New Roman" w:hAnsi="Times New Roman" w:cs="Times New Roman"/>
          <w:sz w:val="24"/>
          <w:szCs w:val="24"/>
        </w:rPr>
        <w:t>function was constructed as a steppingstone to estimating annual maximum</w:t>
      </w:r>
    </w:p>
    <w:p w14:paraId="37F099C3"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vegetation greenness (e.g., NDVImax). The function iteratively fits</w:t>
      </w:r>
      <w:r>
        <w:rPr>
          <w:rFonts w:ascii="Times New Roman" w:hAnsi="Times New Roman" w:cs="Times New Roman"/>
          <w:sz w:val="24"/>
          <w:szCs w:val="24"/>
        </w:rPr>
        <w:t xml:space="preserve"> </w:t>
      </w:r>
      <w:r w:rsidRPr="00CA364C">
        <w:rPr>
          <w:rFonts w:ascii="Times New Roman" w:hAnsi="Times New Roman" w:cs="Times New Roman"/>
          <w:sz w:val="24"/>
          <w:szCs w:val="24"/>
        </w:rPr>
        <w:t>cubic splines to seasonal vegetation greenness time series and returns</w:t>
      </w:r>
      <w:r>
        <w:rPr>
          <w:rFonts w:ascii="Times New Roman" w:hAnsi="Times New Roman" w:cs="Times New Roman"/>
          <w:sz w:val="24"/>
          <w:szCs w:val="24"/>
        </w:rPr>
        <w:t xml:space="preserve"> </w:t>
      </w:r>
      <w:r w:rsidRPr="00CA364C">
        <w:rPr>
          <w:rFonts w:ascii="Times New Roman" w:hAnsi="Times New Roman" w:cs="Times New Roman"/>
          <w:sz w:val="24"/>
          <w:szCs w:val="24"/>
        </w:rPr>
        <w:t>information about the timing and magnitude of individual vegetation</w:t>
      </w:r>
      <w:r>
        <w:rPr>
          <w:rFonts w:ascii="Times New Roman" w:hAnsi="Times New Roman" w:cs="Times New Roman"/>
          <w:sz w:val="24"/>
          <w:szCs w:val="24"/>
        </w:rPr>
        <w:t xml:space="preserve"> </w:t>
      </w:r>
      <w:r w:rsidRPr="00CA364C">
        <w:rPr>
          <w:rFonts w:ascii="Times New Roman" w:hAnsi="Times New Roman" w:cs="Times New Roman"/>
          <w:sz w:val="24"/>
          <w:szCs w:val="24"/>
        </w:rPr>
        <w:t>greenness observation relative to a multi-year seasonal phenology at</w:t>
      </w:r>
    </w:p>
    <w:p w14:paraId="2447A8E1" w14:textId="77777777"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each site</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 If you are working with a 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sidRPr="00CA364C">
        <w:rPr>
          <w:rFonts w:ascii="Times New Roman" w:hAnsi="Times New Roman" w:cs="Times New Roman"/>
          <w:sz w:val="24"/>
          <w:szCs w:val="24"/>
        </w:rPr>
        <w:lastRenderedPageBreak/>
        <w:t>your 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r w:rsidRPr="00381CED">
        <w:rPr>
          <w:rFonts w:ascii="Times New Roman" w:hAnsi="Times New Roman" w:cs="Times New Roman"/>
          <w:i/>
          <w:iCs/>
          <w:sz w:val="24"/>
          <w:szCs w:val="24"/>
        </w:rPr>
        <w:t>lsat_fit_phenological_curves()</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81CED">
        <w:rPr>
          <w:rFonts w:ascii="Times New Roman" w:hAnsi="Times New Roman" w:cs="Times New Roman"/>
          <w:i/>
          <w:iCs/>
          <w:sz w:val="24"/>
          <w:szCs w:val="24"/>
        </w:rPr>
        <w:t>lsat_summarize_growing_seasons()</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77777777" w:rsidR="00C56196" w:rsidRPr="00ED51A0" w:rsidRDefault="00C56196" w:rsidP="00C56196">
      <w:pPr>
        <w:pStyle w:val="Heading2"/>
      </w:pPr>
      <w:r w:rsidRPr="00ED51A0">
        <w:t>Derived annual growing season metrics using lsat_summarize_growing_seasons()</w:t>
      </w:r>
    </w:p>
    <w:p w14:paraId="17C27552" w14:textId="77777777" w:rsidR="00C56196"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r w:rsidRPr="00ED51A0">
        <w:rPr>
          <w:rFonts w:ascii="Times New Roman" w:hAnsi="Times New Roman" w:cs="Times New Roman"/>
          <w:i/>
          <w:iCs/>
          <w:sz w:val="24"/>
          <w:szCs w:val="24"/>
        </w:rPr>
        <w:t>lsat_summarize_growing_seasons()</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metrics from vegetation greenness time series 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 The metrics include annual mean,</w:t>
      </w:r>
      <w:r>
        <w:rPr>
          <w:rFonts w:ascii="Times New Roman" w:hAnsi="Times New Roman" w:cs="Times New Roman"/>
          <w:sz w:val="24"/>
          <w:szCs w:val="24"/>
        </w:rPr>
        <w:t xml:space="preserve"> </w:t>
      </w:r>
      <w:r w:rsidRPr="00CA364C">
        <w:rPr>
          <w:rFonts w:ascii="Times New Roman" w:hAnsi="Times New Roman" w:cs="Times New Roman"/>
          <w:sz w:val="24"/>
          <w:szCs w:val="24"/>
        </w:rPr>
        <w:t>median, and 90th percentile vegetation greenness of 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 as well as phenologically-modeled estimates of</w:t>
      </w:r>
      <w:r>
        <w:rPr>
          <w:rFonts w:ascii="Times New Roman" w:hAnsi="Times New Roman" w:cs="Times New Roman"/>
          <w:sz w:val="24"/>
          <w:szCs w:val="24"/>
        </w:rPr>
        <w:t xml:space="preserve"> </w:t>
      </w:r>
      <w:r w:rsidRPr="00CA364C">
        <w:rPr>
          <w:rFonts w:ascii="Times New Roman" w:hAnsi="Times New Roman" w:cs="Times New Roman"/>
          <w:sz w:val="24"/>
          <w:szCs w:val="24"/>
        </w:rPr>
        <w:t>annual maximum vegetation greenness and the seasonal timing (Day of</w:t>
      </w:r>
      <w:r>
        <w:rPr>
          <w:rFonts w:ascii="Times New Roman" w:hAnsi="Times New Roman" w:cs="Times New Roman"/>
          <w:sz w:val="24"/>
          <w:szCs w:val="24"/>
        </w:rPr>
        <w:t xml:space="preserve"> </w:t>
      </w:r>
      <w:r w:rsidRPr="00CA364C">
        <w:rPr>
          <w:rFonts w:ascii="Times New Roman" w:hAnsi="Times New Roman" w:cs="Times New Roman"/>
          <w:sz w:val="24"/>
          <w:szCs w:val="24"/>
        </w:rPr>
        <w:t>Year) of maximum 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relies on output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from </w:t>
      </w:r>
      <w:r w:rsidRPr="00ED51A0">
        <w:rPr>
          <w:rFonts w:ascii="Times New Roman" w:hAnsi="Times New Roman" w:cs="Times New Roman"/>
          <w:i/>
          <w:iCs/>
          <w:sz w:val="24"/>
          <w:szCs w:val="24"/>
        </w:rPr>
        <w:t>lsat_fit_phenological_curves()</w:t>
      </w:r>
      <w:r>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65730355" w:rsidR="00C56196" w:rsidRPr="00CA364C" w:rsidRDefault="00C56196" w:rsidP="00C56196">
      <w:pPr>
        <w:pStyle w:val="Heading2"/>
      </w:pPr>
      <w:r w:rsidRPr="00CA364C">
        <w:t xml:space="preserve">Evaluate estimates of annual max </w:t>
      </w:r>
      <w:r>
        <w:t xml:space="preserve">vegetation greenness using </w:t>
      </w:r>
      <w:r w:rsidRPr="00CA364C">
        <w:t>lsat_evaluate_phenological_max()</w:t>
      </w:r>
    </w:p>
    <w:p w14:paraId="690E1AE9" w14:textId="0853B1FE"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r w:rsidRPr="00BB72FF">
        <w:rPr>
          <w:rFonts w:ascii="Times New Roman" w:hAnsi="Times New Roman" w:cs="Times New Roman"/>
          <w:i/>
          <w:iCs/>
          <w:sz w:val="24"/>
          <w:szCs w:val="24"/>
        </w:rPr>
        <w:t>lsat_evaluate_phenological_max()</w:t>
      </w:r>
      <w:r w:rsidRPr="00CA364C">
        <w:rPr>
          <w:rFonts w:ascii="Times New Roman" w:hAnsi="Times New Roman" w:cs="Times New Roman"/>
          <w:sz w:val="24"/>
          <w:szCs w:val="24"/>
        </w:rPr>
        <w:t xml:space="preserve"> is a tool for assessing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the phenological modeling tends to substantially reduce this dependency.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algorithm </w:t>
      </w:r>
      <w:r>
        <w:rPr>
          <w:rFonts w:ascii="Times New Roman" w:hAnsi="Times New Roman" w:cs="Times New Roman"/>
          <w:sz w:val="24"/>
          <w:szCs w:val="24"/>
        </w:rPr>
        <w:t xml:space="preserve">assumes the </w:t>
      </w:r>
      <w:r w:rsidRPr="00CA364C">
        <w:rPr>
          <w:rFonts w:ascii="Times New Roman" w:hAnsi="Times New Roman" w:cs="Times New Roman"/>
          <w:sz w:val="24"/>
          <w:szCs w:val="24"/>
        </w:rPr>
        <w:t>“true”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site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 xml:space="preserve">(e.g., ≥ 7). The algorithm 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this number of growing season observations and then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maximum vegetation greenness change as a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5D2B46D1" w14:textId="77777777" w:rsidR="00C56196" w:rsidRPr="00CA364C" w:rsidRDefault="00C56196" w:rsidP="00C56196">
      <w:pPr>
        <w:pStyle w:val="NoSpacing"/>
        <w:rPr>
          <w:rFonts w:ascii="Times New Roman" w:hAnsi="Times New Roman" w:cs="Times New Roman"/>
          <w:sz w:val="24"/>
          <w:szCs w:val="24"/>
        </w:rPr>
      </w:pPr>
    </w:p>
    <w:p w14:paraId="6048A886" w14:textId="12396C20"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5E760C65" w14:textId="61940759" w:rsidR="00C56196" w:rsidRPr="00CA364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series of vegetation greenness for each sampling site over a</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user-specified time period. This is a wrapper for the </w:t>
      </w:r>
      <w:r w:rsidRPr="00BB72FF">
        <w:rPr>
          <w:rFonts w:ascii="Times New Roman" w:hAnsi="Times New Roman" w:cs="Times New Roman"/>
          <w:i/>
          <w:iCs/>
          <w:sz w:val="24"/>
          <w:szCs w:val="24"/>
        </w:rPr>
        <w:t xml:space="preserve">zyp.yuepilon() </w:t>
      </w:r>
      <w:r w:rsidRPr="00CA364C">
        <w:rPr>
          <w:rFonts w:ascii="Times New Roman" w:hAnsi="Times New Roman" w:cs="Times New Roman"/>
          <w:sz w:val="24"/>
          <w:szCs w:val="24"/>
        </w:rPr>
        <w:t xml:space="preserve">function from the </w:t>
      </w:r>
      <w:r w:rsidRPr="00BB72FF">
        <w:rPr>
          <w:rFonts w:ascii="Times New Roman" w:hAnsi="Times New Roman" w:cs="Times New Roman"/>
          <w:i/>
          <w:iCs/>
          <w:sz w:val="24"/>
          <w:szCs w:val="24"/>
        </w:rPr>
        <w:t>zyp</w:t>
      </w:r>
      <w:r w:rsidRPr="00CA364C">
        <w:rPr>
          <w:rFonts w:ascii="Times New Roman" w:hAnsi="Times New Roman" w:cs="Times New Roman"/>
          <w:sz w:val="24"/>
          <w:szCs w:val="24"/>
        </w:rPr>
        <w:t xml:space="preserve"> package</w:t>
      </w:r>
      <w:r w:rsidR="00DC666B">
        <w:rPr>
          <w:rFonts w:ascii="Times New Roman" w:hAnsi="Times New Roman" w:cs="Times New Roman"/>
          <w:sz w:val="24"/>
          <w:szCs w:val="24"/>
        </w:rPr>
        <w:t xml:space="preserve"> </w:t>
      </w:r>
      <w:r w:rsidR="00DC666B">
        <w:rPr>
          <w:rFonts w:ascii="Times New Roman" w:hAnsi="Times New Roman" w:cs="Times New Roman"/>
          <w:sz w:val="24"/>
          <w:szCs w:val="24"/>
        </w:rPr>
        <w:fldChar w:fldCharType="begin"/>
      </w:r>
      <w:r w:rsidR="00DC666B">
        <w:rPr>
          <w:rFonts w:ascii="Times New Roman" w:hAnsi="Times New Roman" w:cs="Times New Roman"/>
          <w:sz w:val="24"/>
          <w:szCs w:val="24"/>
        </w:rPr>
        <w:instrText xml:space="preserve"> ADDIN EN.CITE &lt;EndNote&gt;&lt;Cite&gt;&lt;Author&gt;Bronaugh&lt;/Author&gt;&lt;Year&gt;2012&lt;/Year&gt;&lt;RecNum&gt;1560&lt;/RecNum&gt;&lt;DisplayText&gt;(Bronaugh and Werner 2012)&lt;/DisplayText&gt;&lt;record&gt;&lt;rec-number&gt;1560&lt;/rec-number&gt;&lt;foreign-keys&gt;&lt;key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https://CRAN.R-project.org/package=zyp&lt;/title&gt;&lt;/titles&gt;&lt;dates&gt;&lt;year&gt;2012&lt;/year&gt;&lt;/dates&gt;&lt;urls&gt;&lt;/urls&gt;&lt;/record&gt;&lt;/Cite&gt;&lt;/EndNote&gt;</w:instrText>
      </w:r>
      <w:r w:rsidR="00DC666B">
        <w:rPr>
          <w:rFonts w:ascii="Times New Roman" w:hAnsi="Times New Roman" w:cs="Times New Roman"/>
          <w:sz w:val="24"/>
          <w:szCs w:val="24"/>
        </w:rPr>
        <w:fldChar w:fldCharType="separate"/>
      </w:r>
      <w:r w:rsidR="00DC666B">
        <w:rPr>
          <w:rFonts w:ascii="Times New Roman" w:hAnsi="Times New Roman" w:cs="Times New Roman"/>
          <w:noProof/>
          <w:sz w:val="24"/>
          <w:szCs w:val="24"/>
        </w:rPr>
        <w:t>(Bronaugh and Werner 2012)</w:t>
      </w:r>
      <w:r w:rsidR="00DC666B">
        <w:rPr>
          <w:rFonts w:ascii="Times New Roman" w:hAnsi="Times New Roman" w:cs="Times New Roman"/>
          <w:sz w:val="24"/>
          <w:szCs w:val="24"/>
        </w:rPr>
        <w:fldChar w:fldCharType="end"/>
      </w:r>
      <w:r w:rsidRPr="00CA364C">
        <w:rPr>
          <w:rFonts w:ascii="Times New Roman" w:hAnsi="Times New Roman" w:cs="Times New Roman"/>
          <w:sz w:val="24"/>
          <w:szCs w:val="24"/>
        </w:rPr>
        <w:t>. This function will iteratively pre-whiten</w:t>
      </w:r>
      <w:r>
        <w:rPr>
          <w:rFonts w:ascii="Times New Roman" w:hAnsi="Times New Roman" w:cs="Times New Roman"/>
          <w:sz w:val="24"/>
          <w:szCs w:val="24"/>
        </w:rPr>
        <w:t xml:space="preserve"> </w:t>
      </w:r>
      <w:r w:rsidRPr="00CA364C">
        <w:rPr>
          <w:rFonts w:ascii="Times New Roman" w:hAnsi="Times New Roman" w:cs="Times New Roman"/>
          <w:sz w:val="24"/>
          <w:szCs w:val="24"/>
        </w:rPr>
        <w:t>a time series (i.e., remove temporal autocorrelation) and then compute</w:t>
      </w:r>
      <w:r>
        <w:rPr>
          <w:rFonts w:ascii="Times New Roman" w:hAnsi="Times New Roman" w:cs="Times New Roman"/>
          <w:sz w:val="24"/>
          <w:szCs w:val="24"/>
        </w:rPr>
        <w:t xml:space="preserve">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w:t>
      </w:r>
    </w:p>
    <w:p w14:paraId="69445BAC" w14:textId="77777777" w:rsidR="00084ABC" w:rsidRPr="00CA364C" w:rsidRDefault="00084ABC" w:rsidP="00084ABC">
      <w:pPr>
        <w:pStyle w:val="NoSpacing"/>
        <w:rPr>
          <w:rFonts w:ascii="Times New Roman" w:hAnsi="Times New Roman" w:cs="Times New Roman"/>
          <w:sz w:val="24"/>
          <w:szCs w:val="24"/>
        </w:rPr>
      </w:pPr>
    </w:p>
    <w:p w14:paraId="4F4E69E4" w14:textId="7C442186" w:rsidR="004F2FB5" w:rsidRPr="00792C3C" w:rsidRDefault="00F751FB" w:rsidP="00C81F1B">
      <w:pPr>
        <w:pStyle w:val="Heading1"/>
      </w:pPr>
      <w:commentRangeStart w:id="35"/>
      <w:r w:rsidRPr="00792C3C">
        <w:t>Example</w:t>
      </w:r>
      <w:r w:rsidR="004F2FB5" w:rsidRPr="00792C3C">
        <w:t xml:space="preserve"> application</w:t>
      </w:r>
      <w:commentRangeEnd w:id="35"/>
      <w:r w:rsidR="004F2FB5" w:rsidRPr="00792C3C">
        <w:rPr>
          <w:rStyle w:val="CommentReference"/>
          <w:sz w:val="24"/>
          <w:szCs w:val="24"/>
        </w:rPr>
        <w:commentReference w:id="35"/>
      </w:r>
      <w:r w:rsidR="00E07A3D">
        <w:t>: Vegetation greenness trends for a landscape on Disko Island</w:t>
      </w:r>
    </w:p>
    <w:p w14:paraId="3939CF5A" w14:textId="3BA571E3"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Dis</w:t>
      </w:r>
      <w:r w:rsidR="00A40441">
        <w:rPr>
          <w:rFonts w:ascii="Times New Roman" w:hAnsi="Times New Roman" w:cs="Times New Roman"/>
          <w:sz w:val="24"/>
          <w:szCs w:val="24"/>
        </w:rPr>
        <w:t>k</w:t>
      </w:r>
      <w:r w:rsidR="00AC568D">
        <w:rPr>
          <w:rFonts w:ascii="Times New Roman" w:hAnsi="Times New Roman" w:cs="Times New Roman"/>
          <w:sz w:val="24"/>
          <w:szCs w:val="24"/>
        </w:rPr>
        <w:t>o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commentRangeStart w:id="36"/>
      <w:r w:rsidR="008C6BC7" w:rsidRPr="008C6BC7">
        <w:rPr>
          <w:rFonts w:ascii="Times New Roman" w:hAnsi="Times New Roman" w:cs="Times New Roman"/>
          <w:sz w:val="24"/>
          <w:szCs w:val="24"/>
          <w:highlight w:val="yellow"/>
        </w:rPr>
        <w:t>…</w:t>
      </w:r>
      <w:commentRangeEnd w:id="36"/>
      <w:r w:rsidR="008C6BC7">
        <w:rPr>
          <w:rStyle w:val="CommentReference"/>
        </w:rPr>
        <w:commentReference w:id="36"/>
      </w:r>
      <w:r w:rsidR="0077545D">
        <w:rPr>
          <w:rFonts w:ascii="Times New Roman" w:hAnsi="Times New Roman" w:cs="Times New Roman"/>
          <w:sz w:val="24"/>
          <w:szCs w:val="24"/>
        </w:rPr>
        <w:t xml:space="preserve"> 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B15E21">
        <w:rPr>
          <w:rFonts w:ascii="Times New Roman" w:hAnsi="Times New Roman" w:cs="Times New Roman"/>
          <w:sz w:val="24"/>
          <w:szCs w:val="24"/>
        </w:rPr>
        <w:t>broadly correlates with tundra productivity and aboveground biomass</w:t>
      </w:r>
      <w:r w:rsidR="009542CB">
        <w:rPr>
          <w:rFonts w:ascii="Times New Roman" w:hAnsi="Times New Roman" w:cs="Times New Roman"/>
          <w:sz w:val="24"/>
          <w:szCs w:val="24"/>
        </w:rPr>
        <w:t xml:space="preserve">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 xml:space="preserve">the analysis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figures and tables that are generated by the functions provided by lsatTS (</w:t>
      </w:r>
      <w:r w:rsidR="00EB7B05">
        <w:rPr>
          <w:rFonts w:ascii="Times New Roman" w:hAnsi="Times New Roman" w:cs="Times New Roman"/>
          <w:sz w:val="24"/>
          <w:szCs w:val="24"/>
        </w:rPr>
        <w:t>excluding Figure 2</w:t>
      </w:r>
      <w:r w:rsidR="00EB7B05">
        <w:rPr>
          <w:rFonts w:ascii="Times New Roman" w:hAnsi="Times New Roman" w:cs="Times New Roman"/>
          <w:sz w:val="24"/>
          <w:szCs w:val="24"/>
        </w:rPr>
        <w:t xml:space="preserve">). </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6A737584" w14:textId="77777777" w:rsidR="00EB7B05" w:rsidRDefault="00EB7B05" w:rsidP="00F751FB">
      <w:pPr>
        <w:pStyle w:val="NoSpacing"/>
        <w:rPr>
          <w:rFonts w:ascii="Times New Roman" w:hAnsi="Times New Roman" w:cs="Times New Roman"/>
          <w:sz w:val="24"/>
          <w:szCs w:val="24"/>
        </w:rPr>
      </w:pPr>
    </w:p>
    <w:p w14:paraId="09DC236E" w14:textId="3C6920A4" w:rsidR="0077545D" w:rsidRDefault="0077545D" w:rsidP="00F751FB">
      <w:pPr>
        <w:pStyle w:val="NoSpacing"/>
        <w:rPr>
          <w:rFonts w:ascii="Times New Roman" w:hAnsi="Times New Roman" w:cs="Times New Roman"/>
          <w:sz w:val="24"/>
          <w:szCs w:val="24"/>
        </w:rPr>
      </w:pPr>
    </w:p>
    <w:p w14:paraId="28160DEF" w14:textId="7121569F" w:rsidR="00831471" w:rsidRDefault="00831471" w:rsidP="00F751FB">
      <w:pPr>
        <w:pStyle w:val="NoSpacing"/>
        <w:rPr>
          <w:rFonts w:ascii="Times New Roman" w:hAnsi="Times New Roman" w:cs="Times New Roman"/>
          <w:sz w:val="24"/>
          <w:szCs w:val="24"/>
        </w:rPr>
      </w:pPr>
    </w:p>
    <w:p w14:paraId="270518EF" w14:textId="099A5661" w:rsidR="00831471" w:rsidRDefault="00831471" w:rsidP="00F751FB">
      <w:pPr>
        <w:pStyle w:val="NoSpacing"/>
        <w:rPr>
          <w:rFonts w:ascii="Times New Roman" w:hAnsi="Times New Roman" w:cs="Times New Roman"/>
          <w:sz w:val="24"/>
          <w:szCs w:val="24"/>
        </w:rPr>
      </w:pPr>
    </w:p>
    <w:p w14:paraId="00F07AA5" w14:textId="06285CB7" w:rsidR="00831471" w:rsidRDefault="00A12244" w:rsidP="00F751FB">
      <w:pPr>
        <w:pStyle w:val="NoSpacing"/>
        <w:rPr>
          <w:rFonts w:ascii="Times New Roman" w:hAnsi="Times New Roman" w:cs="Times New Roman"/>
          <w:sz w:val="24"/>
          <w:szCs w:val="24"/>
        </w:rPr>
      </w:pPr>
      <w:r>
        <w:rPr>
          <w:noProof/>
        </w:rPr>
        <w:lastRenderedPageBreak/>
        <w:drawing>
          <wp:inline distT="0" distB="0" distL="0" distR="0" wp14:anchorId="180AEACE" wp14:editId="0AC262B2">
            <wp:extent cx="5943600" cy="2797175"/>
            <wp:effectExtent l="0" t="0" r="0" b="3175"/>
            <wp:docPr id="6" name="Picture 6"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natu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2A3011B0" w14:textId="6876AE06" w:rsidR="00831471"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Pr>
          <w:rFonts w:ascii="Times New Roman" w:hAnsi="Times New Roman" w:cs="Times New Roman"/>
          <w:sz w:val="24"/>
          <w:szCs w:val="24"/>
        </w:rPr>
        <w:t xml:space="preserve">Study area on Disko Island </w:t>
      </w:r>
      <w:r w:rsidR="00C4691F">
        <w:rPr>
          <w:rFonts w:ascii="Times New Roman" w:hAnsi="Times New Roman" w:cs="Times New Roman"/>
          <w:sz w:val="24"/>
          <w:szCs w:val="24"/>
        </w:rPr>
        <w:t xml:space="preserve">and </w:t>
      </w:r>
      <w:r w:rsidR="00A12244">
        <w:rPr>
          <w:rFonts w:ascii="Times New Roman" w:hAnsi="Times New Roman" w:cs="Times New Roman"/>
          <w:sz w:val="24"/>
          <w:szCs w:val="24"/>
        </w:rPr>
        <w:t xml:space="preserve">(b) </w:t>
      </w:r>
      <w:r w:rsidR="00C4691F">
        <w:rPr>
          <w:rFonts w:ascii="Times New Roman" w:hAnsi="Times New Roman" w:cs="Times New Roman"/>
          <w:sz w:val="24"/>
          <w:szCs w:val="24"/>
        </w:rPr>
        <w:t xml:space="preserve">it’s approximate location 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 xml:space="preserve">. </w:t>
      </w:r>
      <w:r w:rsidR="00AC61AC">
        <w:rPr>
          <w:rFonts w:ascii="Times New Roman" w:hAnsi="Times New Roman" w:cs="Times New Roman"/>
          <w:sz w:val="24"/>
          <w:szCs w:val="24"/>
        </w:rPr>
        <w:t>Points</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in (a) </w:t>
      </w:r>
      <w:r>
        <w:rPr>
          <w:rFonts w:ascii="Times New Roman" w:hAnsi="Times New Roman" w:cs="Times New Roman"/>
          <w:sz w:val="24"/>
          <w:szCs w:val="24"/>
        </w:rPr>
        <w:t xml:space="preserve">show where there was a significant </w:t>
      </w:r>
      <w:r w:rsidR="00AC61AC">
        <w:rPr>
          <w:rFonts w:ascii="Times New Roman" w:hAnsi="Times New Roman" w:cs="Times New Roman"/>
          <w:sz w:val="24"/>
          <w:szCs w:val="24"/>
        </w:rPr>
        <w:t xml:space="preserve">(α = 0.10) </w:t>
      </w:r>
      <w:r>
        <w:rPr>
          <w:rFonts w:ascii="Times New Roman" w:hAnsi="Times New Roman" w:cs="Times New Roman"/>
          <w:sz w:val="24"/>
          <w:szCs w:val="24"/>
        </w:rPr>
        <w:t>increase (green) or decrease (orange) in annual maximum NDVI (NDVI</w:t>
      </w:r>
      <w:r w:rsidRPr="00831471">
        <w:rPr>
          <w:rFonts w:ascii="Times New Roman" w:hAnsi="Times New Roman" w:cs="Times New Roman"/>
          <w:sz w:val="24"/>
          <w:szCs w:val="24"/>
          <w:vertAlign w:val="subscript"/>
        </w:rPr>
        <w:t>max</w:t>
      </w:r>
      <w:r>
        <w:rPr>
          <w:rFonts w:ascii="Times New Roman" w:hAnsi="Times New Roman" w:cs="Times New Roman"/>
          <w:sz w:val="24"/>
          <w:szCs w:val="24"/>
        </w:rPr>
        <w:t>) from 2000 to 2020 assessed using Landsat satellite observations.</w:t>
      </w:r>
      <w:r w:rsidR="00C4691F">
        <w:rPr>
          <w:rFonts w:ascii="Times New Roman" w:hAnsi="Times New Roman" w:cs="Times New Roman"/>
          <w:sz w:val="24"/>
          <w:szCs w:val="24"/>
        </w:rPr>
        <w:t xml:space="preserve"> Figure created using QGIS (version 3.20) with </w:t>
      </w:r>
      <w:r w:rsidR="004F168E">
        <w:rPr>
          <w:rFonts w:ascii="Times New Roman" w:hAnsi="Times New Roman" w:cs="Times New Roman"/>
          <w:sz w:val="24"/>
          <w:szCs w:val="24"/>
        </w:rPr>
        <w:t xml:space="preserve">the </w:t>
      </w:r>
      <w:r w:rsidR="00C4691F">
        <w:rPr>
          <w:rFonts w:ascii="Times New Roman" w:hAnsi="Times New Roman" w:cs="Times New Roman"/>
          <w:sz w:val="24"/>
          <w:szCs w:val="24"/>
        </w:rPr>
        <w:t xml:space="preserve">background map from </w:t>
      </w:r>
      <w:commentRangeStart w:id="37"/>
      <w:r w:rsidR="00C4691F">
        <w:rPr>
          <w:rFonts w:ascii="Times New Roman" w:hAnsi="Times New Roman" w:cs="Times New Roman"/>
          <w:sz w:val="24"/>
          <w:szCs w:val="24"/>
        </w:rPr>
        <w:t>Google</w:t>
      </w:r>
      <w:commentRangeEnd w:id="37"/>
      <w:r w:rsidR="00C4691F">
        <w:rPr>
          <w:rStyle w:val="CommentReference"/>
        </w:rPr>
        <w:commentReference w:id="37"/>
      </w:r>
      <w:r w:rsidR="002D1352">
        <w:rPr>
          <w:rFonts w:ascii="Times New Roman" w:hAnsi="Times New Roman" w:cs="Times New Roman"/>
          <w:sz w:val="24"/>
          <w:szCs w:val="24"/>
        </w:rPr>
        <w:t xml:space="preserve"> and underlying digital elevation model provide by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5EE69F44" w14:textId="77777777" w:rsidR="002D1352" w:rsidRDefault="002D1352" w:rsidP="00F751FB">
      <w:pPr>
        <w:pStyle w:val="NoSpacing"/>
        <w:rPr>
          <w:rFonts w:ascii="Times New Roman" w:hAnsi="Times New Roman" w:cs="Times New Roman"/>
          <w:sz w:val="24"/>
          <w:szCs w:val="24"/>
        </w:rPr>
      </w:pPr>
    </w:p>
    <w:p w14:paraId="0C1338FB" w14:textId="6507C8D9" w:rsidR="00AD0531" w:rsidRDefault="00AD0531" w:rsidP="00AD0531">
      <w:pPr>
        <w:pStyle w:val="Heading2"/>
      </w:pPr>
      <w:r>
        <w:t xml:space="preserve">Part 1: Export Landsat time series from Earth Engine </w:t>
      </w:r>
    </w:p>
    <w:p w14:paraId="031FC637" w14:textId="77777777" w:rsidR="00AD0531" w:rsidRDefault="00AD0531" w:rsidP="000853A5">
      <w:pPr>
        <w:pStyle w:val="NoSpacing"/>
        <w:rPr>
          <w:rFonts w:ascii="Times New Roman" w:hAnsi="Times New Roman" w:cs="Times New Roman"/>
          <w:i/>
          <w:iCs/>
          <w:sz w:val="24"/>
          <w:szCs w:val="24"/>
        </w:rPr>
      </w:pPr>
    </w:p>
    <w:p w14:paraId="084FDE2C" w14:textId="76B1192D" w:rsidR="008B6649" w:rsidRDefault="008B6649" w:rsidP="000853A5">
      <w:pPr>
        <w:pStyle w:val="NoSpacing"/>
        <w:rPr>
          <w:rFonts w:ascii="Times New Roman" w:hAnsi="Times New Roman" w:cs="Times New Roman"/>
          <w:i/>
          <w:iCs/>
          <w:sz w:val="24"/>
          <w:szCs w:val="24"/>
        </w:rPr>
      </w:pPr>
      <w:r w:rsidRPr="008B6649">
        <w:rPr>
          <w:rFonts w:ascii="Times New Roman" w:hAnsi="Times New Roman" w:cs="Times New Roman"/>
          <w:i/>
          <w:iCs/>
          <w:sz w:val="24"/>
          <w:szCs w:val="24"/>
        </w:rPr>
        <w:t># Load required R packages</w:t>
      </w:r>
    </w:p>
    <w:p w14:paraId="66C8B037" w14:textId="77777777"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require(rgee)</w:t>
      </w:r>
    </w:p>
    <w:p w14:paraId="1E223AF2" w14:textId="77777777" w:rsidR="002C207C" w:rsidRPr="0094106D" w:rsidRDefault="002C207C" w:rsidP="002C207C">
      <w:pPr>
        <w:pStyle w:val="NoSpacing"/>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require(ggplot2)</w:t>
      </w:r>
    </w:p>
    <w:p w14:paraId="7AD991CA" w14:textId="60602FC0" w:rsidR="002C207C" w:rsidRPr="0094106D" w:rsidRDefault="002C207C" w:rsidP="000853A5">
      <w:pPr>
        <w:pStyle w:val="NoSpacing"/>
        <w:rPr>
          <w:rFonts w:ascii="Consolas" w:hAnsi="Consolas" w:cs="Times New Roman"/>
          <w:sz w:val="20"/>
          <w:szCs w:val="20"/>
        </w:rPr>
      </w:pPr>
      <w:r w:rsidRPr="0094106D">
        <w:rPr>
          <w:rFonts w:ascii="Consolas" w:hAnsi="Consolas" w:cs="Times New Roman"/>
          <w:sz w:val="20"/>
          <w:szCs w:val="20"/>
        </w:rPr>
        <w:t>require(data.table)</w:t>
      </w:r>
    </w:p>
    <w:p w14:paraId="4928705C" w14:textId="35C11A80" w:rsidR="009525C2" w:rsidRDefault="009525C2" w:rsidP="000853A5">
      <w:pPr>
        <w:pStyle w:val="NoSpacing"/>
        <w:rPr>
          <w:rFonts w:ascii="Consolas" w:hAnsi="Consolas" w:cs="Times New Roman"/>
          <w:sz w:val="24"/>
          <w:szCs w:val="24"/>
        </w:rPr>
      </w:pPr>
    </w:p>
    <w:p w14:paraId="43D05E3A" w14:textId="04042283" w:rsidR="009525C2" w:rsidRPr="009525C2" w:rsidRDefault="009525C2" w:rsidP="000853A5">
      <w:pPr>
        <w:pStyle w:val="NoSpacing"/>
        <w:rPr>
          <w:rFonts w:ascii="Times New Roman" w:hAnsi="Times New Roman" w:cs="Times New Roman"/>
          <w:i/>
          <w:iCs/>
          <w:sz w:val="24"/>
          <w:szCs w:val="24"/>
        </w:rPr>
      </w:pPr>
      <w:r w:rsidRPr="009525C2">
        <w:rPr>
          <w:rFonts w:ascii="Times New Roman" w:hAnsi="Times New Roman" w:cs="Times New Roman"/>
          <w:i/>
          <w:iCs/>
          <w:sz w:val="24"/>
          <w:szCs w:val="24"/>
        </w:rPr>
        <w:t># Initialize Earth Engine</w:t>
      </w:r>
    </w:p>
    <w:p w14:paraId="4C9AECDA" w14:textId="69284693" w:rsidR="000853A5" w:rsidRPr="0094106D" w:rsidRDefault="000853A5" w:rsidP="000853A5">
      <w:pPr>
        <w:pStyle w:val="NoSpacing"/>
        <w:rPr>
          <w:rFonts w:ascii="Consolas" w:hAnsi="Consolas" w:cs="Times New Roman"/>
          <w:sz w:val="20"/>
          <w:szCs w:val="20"/>
        </w:rPr>
      </w:pPr>
      <w:r w:rsidRPr="0094106D">
        <w:rPr>
          <w:rFonts w:ascii="Consolas" w:hAnsi="Consolas" w:cs="Times New Roman"/>
          <w:sz w:val="20"/>
          <w:szCs w:val="20"/>
        </w:rPr>
        <w:t>ee_Initialize()</w:t>
      </w:r>
    </w:p>
    <w:p w14:paraId="729F895E" w14:textId="41240C9F" w:rsidR="000853A5" w:rsidRDefault="000853A5" w:rsidP="000853A5">
      <w:pPr>
        <w:pStyle w:val="NoSpacing"/>
        <w:rPr>
          <w:rFonts w:ascii="Times New Roman" w:hAnsi="Times New Roman" w:cs="Times New Roman"/>
          <w:sz w:val="24"/>
          <w:szCs w:val="24"/>
        </w:rPr>
      </w:pPr>
    </w:p>
    <w:p w14:paraId="1F04F5D2" w14:textId="6E782048" w:rsidR="00D97A86" w:rsidRPr="00D97A86" w:rsidRDefault="00D97A86" w:rsidP="000853A5">
      <w:pPr>
        <w:pStyle w:val="NoSpacing"/>
        <w:rPr>
          <w:rFonts w:ascii="Times New Roman" w:hAnsi="Times New Roman" w:cs="Times New Roman"/>
          <w:i/>
          <w:iCs/>
          <w:sz w:val="24"/>
          <w:szCs w:val="24"/>
        </w:rPr>
      </w:pPr>
      <w:r w:rsidRPr="00D97A86">
        <w:rPr>
          <w:rFonts w:ascii="Times New Roman" w:hAnsi="Times New Roman" w:cs="Times New Roman"/>
          <w:i/>
          <w:iCs/>
          <w:sz w:val="24"/>
          <w:szCs w:val="24"/>
        </w:rPr>
        <w:t># Create a spatial polygon that demarcates the study area</w:t>
      </w:r>
      <w:r w:rsidR="00913009">
        <w:rPr>
          <w:rFonts w:ascii="Times New Roman" w:hAnsi="Times New Roman" w:cs="Times New Roman"/>
          <w:i/>
          <w:iCs/>
          <w:sz w:val="24"/>
          <w:szCs w:val="24"/>
        </w:rPr>
        <w:t xml:space="preserve"> and transform to WGS84</w:t>
      </w:r>
    </w:p>
    <w:p w14:paraId="4BADDCF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aoi.poly &lt;- st_polygon(list(matrix(</w:t>
      </w:r>
    </w:p>
    <w:p w14:paraId="6803C208"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-332950,-2243300),</w:t>
      </w:r>
    </w:p>
    <w:p w14:paraId="0214D8D2" w14:textId="77777777" w:rsidR="00E8337D"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  ncol = 2, byrow = T)))</w:t>
      </w:r>
    </w:p>
    <w:p w14:paraId="74CEA7E2" w14:textId="77777777" w:rsidR="00E8337D" w:rsidRPr="00E948B0" w:rsidRDefault="00E8337D" w:rsidP="00E8337D">
      <w:pPr>
        <w:pStyle w:val="NoSpacing"/>
        <w:rPr>
          <w:rFonts w:ascii="Consolas" w:hAnsi="Consolas" w:cs="Times New Roman"/>
          <w:sz w:val="20"/>
          <w:szCs w:val="20"/>
        </w:rPr>
      </w:pPr>
    </w:p>
    <w:p w14:paraId="1856D2FF" w14:textId="3D8200BC" w:rsidR="002F1CCE" w:rsidRPr="00E948B0" w:rsidRDefault="00E8337D" w:rsidP="00E8337D">
      <w:pPr>
        <w:pStyle w:val="NoSpacing"/>
        <w:rPr>
          <w:rFonts w:ascii="Consolas" w:hAnsi="Consolas" w:cs="Times New Roman"/>
          <w:sz w:val="20"/>
          <w:szCs w:val="20"/>
        </w:rPr>
      </w:pPr>
      <w:r w:rsidRPr="00E948B0">
        <w:rPr>
          <w:rFonts w:ascii="Consolas" w:hAnsi="Consolas" w:cs="Times New Roman"/>
          <w:sz w:val="20"/>
          <w:szCs w:val="20"/>
        </w:rPr>
        <w:t xml:space="preserve">aoi.poly </w:t>
      </w:r>
      <w:r w:rsidR="00E948B0" w:rsidRPr="00E948B0">
        <w:rPr>
          <w:rFonts w:ascii="Consolas" w:hAnsi="Consolas" w:cs="Times New Roman"/>
          <w:sz w:val="20"/>
          <w:szCs w:val="20"/>
        </w:rPr>
        <w:t>&lt;-</w:t>
      </w:r>
      <w:r w:rsidRPr="00E948B0">
        <w:rPr>
          <w:rFonts w:ascii="Consolas" w:hAnsi="Consolas" w:cs="Times New Roman"/>
          <w:sz w:val="20"/>
          <w:szCs w:val="20"/>
        </w:rPr>
        <w:t xml:space="preserve"> aoi.poly %&gt;% st_sfc(crs = 3413) %&gt;% st_transform(crs = 4326) %&gt;% st_as_sf()</w:t>
      </w:r>
    </w:p>
    <w:p w14:paraId="718B41E0" w14:textId="77777777" w:rsidR="00E8337D" w:rsidRPr="0094106D" w:rsidRDefault="00E8337D" w:rsidP="00E8337D">
      <w:pPr>
        <w:pStyle w:val="NoSpacing"/>
        <w:rPr>
          <w:rFonts w:ascii="Times New Roman" w:hAnsi="Times New Roman" w:cs="Times New Roman"/>
        </w:rPr>
      </w:pPr>
    </w:p>
    <w:p w14:paraId="55E93217" w14:textId="11BBC636" w:rsidR="002F1CCE" w:rsidRPr="003D7172"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Get the central coordinates </w:t>
      </w:r>
      <w:r w:rsidR="00FB5A6E">
        <w:rPr>
          <w:rFonts w:ascii="Times New Roman" w:hAnsi="Times New Roman" w:cs="Times New Roman"/>
          <w:i/>
          <w:iCs/>
          <w:sz w:val="24"/>
          <w:szCs w:val="24"/>
        </w:rPr>
        <w:t xml:space="preserve">for </w:t>
      </w:r>
      <w:r w:rsidRPr="003D7172">
        <w:rPr>
          <w:rFonts w:ascii="Times New Roman" w:hAnsi="Times New Roman" w:cs="Times New Roman"/>
          <w:i/>
          <w:iCs/>
          <w:sz w:val="24"/>
          <w:szCs w:val="24"/>
        </w:rPr>
        <w:t xml:space="preserve">each </w:t>
      </w:r>
      <w:r w:rsidR="00D66B3D">
        <w:rPr>
          <w:rFonts w:ascii="Times New Roman" w:hAnsi="Times New Roman" w:cs="Times New Roman"/>
          <w:i/>
          <w:iCs/>
          <w:sz w:val="24"/>
          <w:szCs w:val="24"/>
        </w:rPr>
        <w:t>of the 45</w:t>
      </w:r>
      <w:r w:rsidR="00C843FD">
        <w:rPr>
          <w:rFonts w:ascii="Times New Roman" w:hAnsi="Times New Roman" w:cs="Times New Roman"/>
          <w:i/>
          <w:iCs/>
          <w:sz w:val="24"/>
          <w:szCs w:val="24"/>
        </w:rPr>
        <w:t>5</w:t>
      </w:r>
      <w:r w:rsidR="00D66B3D">
        <w:rPr>
          <w:rFonts w:ascii="Times New Roman" w:hAnsi="Times New Roman" w:cs="Times New Roman"/>
          <w:i/>
          <w:iCs/>
          <w:sz w:val="24"/>
          <w:szCs w:val="24"/>
        </w:rPr>
        <w:t xml:space="preserve">7 </w:t>
      </w:r>
      <w:r w:rsidRPr="003D7172">
        <w:rPr>
          <w:rFonts w:ascii="Times New Roman" w:hAnsi="Times New Roman" w:cs="Times New Roman"/>
          <w:i/>
          <w:iCs/>
          <w:sz w:val="24"/>
          <w:szCs w:val="24"/>
        </w:rPr>
        <w:t>Landsat pixel</w:t>
      </w:r>
      <w:r w:rsidR="00D66B3D">
        <w:rPr>
          <w:rFonts w:ascii="Times New Roman" w:hAnsi="Times New Roman" w:cs="Times New Roman"/>
          <w:i/>
          <w:iCs/>
          <w:sz w:val="24"/>
          <w:szCs w:val="24"/>
        </w:rPr>
        <w:t>s</w:t>
      </w:r>
      <w:r w:rsidRPr="003D7172">
        <w:rPr>
          <w:rFonts w:ascii="Times New Roman" w:hAnsi="Times New Roman" w:cs="Times New Roman"/>
          <w:i/>
          <w:iCs/>
          <w:sz w:val="24"/>
          <w:szCs w:val="24"/>
        </w:rPr>
        <w:t xml:space="preserve"> in study area</w:t>
      </w:r>
    </w:p>
    <w:p w14:paraId="6E3371B2" w14:textId="7FF0F2B2" w:rsidR="002F1CCE" w:rsidRPr="0094106D" w:rsidRDefault="002F1CCE" w:rsidP="002F1CCE">
      <w:pPr>
        <w:pStyle w:val="NoSpacing"/>
        <w:rPr>
          <w:rFonts w:ascii="Consolas" w:hAnsi="Consolas" w:cs="Times New Roman"/>
          <w:sz w:val="20"/>
          <w:szCs w:val="20"/>
        </w:rPr>
      </w:pPr>
      <w:r w:rsidRPr="0094106D">
        <w:rPr>
          <w:rFonts w:ascii="Consolas" w:hAnsi="Consolas" w:cs="Times New Roman"/>
          <w:sz w:val="20"/>
          <w:szCs w:val="20"/>
        </w:rPr>
        <w:t>aoi.pts &lt;- lsat_get_pixel_centers(aoi.</w:t>
      </w:r>
      <w:r w:rsidR="003D7172" w:rsidRPr="0094106D">
        <w:rPr>
          <w:rFonts w:ascii="Consolas" w:hAnsi="Consolas" w:cs="Times New Roman"/>
          <w:sz w:val="20"/>
          <w:szCs w:val="20"/>
        </w:rPr>
        <w:t>poly</w:t>
      </w:r>
      <w:r w:rsidRPr="0094106D">
        <w:rPr>
          <w:rFonts w:ascii="Consolas" w:hAnsi="Consolas" w:cs="Times New Roman"/>
          <w:sz w:val="20"/>
          <w:szCs w:val="20"/>
        </w:rPr>
        <w:t>)</w:t>
      </w:r>
    </w:p>
    <w:p w14:paraId="469DB598" w14:textId="77777777" w:rsidR="002F1CCE" w:rsidRPr="002F1CCE" w:rsidRDefault="002F1CCE" w:rsidP="002F1CCE">
      <w:pPr>
        <w:pStyle w:val="NoSpacing"/>
        <w:rPr>
          <w:rFonts w:ascii="Times New Roman" w:hAnsi="Times New Roman" w:cs="Times New Roman"/>
          <w:sz w:val="24"/>
          <w:szCs w:val="24"/>
        </w:rPr>
      </w:pPr>
    </w:p>
    <w:p w14:paraId="2B4C72D8" w14:textId="66A7722C" w:rsidR="002F1CCE" w:rsidRPr="003D7172" w:rsidRDefault="002F1CCE" w:rsidP="002F1CCE">
      <w:pPr>
        <w:pStyle w:val="NoSpacing"/>
        <w:rPr>
          <w:rFonts w:ascii="Times New Roman" w:hAnsi="Times New Roman" w:cs="Times New Roman"/>
          <w:i/>
          <w:iCs/>
          <w:sz w:val="24"/>
          <w:szCs w:val="24"/>
        </w:rPr>
      </w:pPr>
      <w:r w:rsidRPr="003D7172">
        <w:rPr>
          <w:rFonts w:ascii="Times New Roman" w:hAnsi="Times New Roman" w:cs="Times New Roman"/>
          <w:i/>
          <w:iCs/>
          <w:sz w:val="24"/>
          <w:szCs w:val="24"/>
        </w:rPr>
        <w:t xml:space="preserve"># </w:t>
      </w:r>
      <w:r w:rsidR="003D7172">
        <w:rPr>
          <w:rFonts w:ascii="Times New Roman" w:hAnsi="Times New Roman" w:cs="Times New Roman"/>
          <w:i/>
          <w:iCs/>
          <w:sz w:val="24"/>
          <w:szCs w:val="24"/>
        </w:rPr>
        <w:t xml:space="preserve">Export </w:t>
      </w:r>
      <w:r w:rsidR="000213B5">
        <w:rPr>
          <w:rFonts w:ascii="Times New Roman" w:hAnsi="Times New Roman" w:cs="Times New Roman"/>
          <w:i/>
          <w:iCs/>
          <w:sz w:val="24"/>
          <w:szCs w:val="24"/>
        </w:rPr>
        <w:t xml:space="preserve">summertime </w:t>
      </w:r>
      <w:r w:rsidRPr="003D7172">
        <w:rPr>
          <w:rFonts w:ascii="Times New Roman" w:hAnsi="Times New Roman" w:cs="Times New Roman"/>
          <w:i/>
          <w:iCs/>
          <w:sz w:val="24"/>
          <w:szCs w:val="24"/>
        </w:rPr>
        <w:t xml:space="preserve">Landsat surface reflectance measurements </w:t>
      </w:r>
      <w:r w:rsidR="00D66B3D">
        <w:rPr>
          <w:rFonts w:ascii="Times New Roman" w:hAnsi="Times New Roman" w:cs="Times New Roman"/>
          <w:i/>
          <w:iCs/>
          <w:sz w:val="24"/>
          <w:szCs w:val="24"/>
        </w:rPr>
        <w:t xml:space="preserve">for each pixel </w:t>
      </w:r>
      <w:r w:rsidR="003D7172">
        <w:rPr>
          <w:rFonts w:ascii="Times New Roman" w:hAnsi="Times New Roman" w:cs="Times New Roman"/>
          <w:i/>
          <w:iCs/>
          <w:sz w:val="24"/>
          <w:szCs w:val="24"/>
        </w:rPr>
        <w:t xml:space="preserve">to </w:t>
      </w:r>
      <w:r w:rsidR="000213B5">
        <w:rPr>
          <w:rFonts w:ascii="Times New Roman" w:hAnsi="Times New Roman" w:cs="Times New Roman"/>
          <w:i/>
          <w:iCs/>
          <w:sz w:val="24"/>
          <w:szCs w:val="24"/>
        </w:rPr>
        <w:t xml:space="preserve">a </w:t>
      </w:r>
      <w:r w:rsidR="0042225A">
        <w:rPr>
          <w:rFonts w:ascii="Times New Roman" w:hAnsi="Times New Roman" w:cs="Times New Roman"/>
          <w:i/>
          <w:iCs/>
          <w:sz w:val="24"/>
          <w:szCs w:val="24"/>
        </w:rPr>
        <w:t xml:space="preserve">folder called </w:t>
      </w:r>
      <w:r w:rsidR="00D66B3D">
        <w:rPr>
          <w:rFonts w:ascii="Times New Roman" w:hAnsi="Times New Roman" w:cs="Times New Roman"/>
          <w:i/>
          <w:iCs/>
          <w:sz w:val="24"/>
          <w:szCs w:val="24"/>
        </w:rPr>
        <w:t xml:space="preserve"># </w:t>
      </w:r>
      <w:r w:rsidR="0042225A">
        <w:rPr>
          <w:rFonts w:ascii="Times New Roman" w:hAnsi="Times New Roman" w:cs="Times New Roman"/>
          <w:i/>
          <w:iCs/>
          <w:sz w:val="24"/>
          <w:szCs w:val="24"/>
        </w:rPr>
        <w:t>earth_engine</w:t>
      </w:r>
      <w:r w:rsidR="00EF2C33">
        <w:rPr>
          <w:rFonts w:ascii="Times New Roman" w:hAnsi="Times New Roman" w:cs="Times New Roman"/>
          <w:i/>
          <w:iCs/>
          <w:sz w:val="24"/>
          <w:szCs w:val="24"/>
        </w:rPr>
        <w:t>/lsat_disko</w:t>
      </w:r>
      <w:r w:rsidR="0042225A">
        <w:rPr>
          <w:rFonts w:ascii="Times New Roman" w:hAnsi="Times New Roman" w:cs="Times New Roman"/>
          <w:i/>
          <w:iCs/>
          <w:sz w:val="24"/>
          <w:szCs w:val="24"/>
        </w:rPr>
        <w:t xml:space="preserve"> on </w:t>
      </w:r>
      <w:r w:rsidR="003D7172">
        <w:rPr>
          <w:rFonts w:ascii="Times New Roman" w:hAnsi="Times New Roman" w:cs="Times New Roman"/>
          <w:i/>
          <w:iCs/>
          <w:sz w:val="24"/>
          <w:szCs w:val="24"/>
        </w:rPr>
        <w:t>Google</w:t>
      </w:r>
      <w:r w:rsidR="000213B5">
        <w:rPr>
          <w:rFonts w:ascii="Times New Roman" w:hAnsi="Times New Roman" w:cs="Times New Roman"/>
          <w:i/>
          <w:iCs/>
          <w:sz w:val="24"/>
          <w:szCs w:val="24"/>
        </w:rPr>
        <w:t xml:space="preserve"> </w:t>
      </w:r>
      <w:r w:rsidR="003D7172">
        <w:rPr>
          <w:rFonts w:ascii="Times New Roman" w:hAnsi="Times New Roman" w:cs="Times New Roman"/>
          <w:i/>
          <w:iCs/>
          <w:sz w:val="24"/>
          <w:szCs w:val="24"/>
        </w:rPr>
        <w:t>Drive</w:t>
      </w:r>
      <w:r w:rsidR="008A44EA">
        <w:rPr>
          <w:rFonts w:ascii="Times New Roman" w:hAnsi="Times New Roman" w:cs="Times New Roman"/>
          <w:i/>
          <w:iCs/>
          <w:sz w:val="24"/>
          <w:szCs w:val="24"/>
        </w:rPr>
        <w:t>. T</w:t>
      </w:r>
      <w:r w:rsidR="0042225A">
        <w:rPr>
          <w:rFonts w:ascii="Times New Roman" w:hAnsi="Times New Roman" w:cs="Times New Roman"/>
          <w:i/>
          <w:iCs/>
          <w:sz w:val="24"/>
          <w:szCs w:val="24"/>
        </w:rPr>
        <w:t xml:space="preserve">his took </w:t>
      </w:r>
      <w:r w:rsidR="002C207C">
        <w:rPr>
          <w:rFonts w:ascii="Times New Roman" w:hAnsi="Times New Roman" w:cs="Times New Roman"/>
          <w:i/>
          <w:iCs/>
          <w:sz w:val="24"/>
          <w:szCs w:val="24"/>
        </w:rPr>
        <w:t>~2</w:t>
      </w:r>
      <w:r w:rsidR="0042225A">
        <w:rPr>
          <w:rFonts w:ascii="Times New Roman" w:hAnsi="Times New Roman" w:cs="Times New Roman"/>
          <w:i/>
          <w:iCs/>
          <w:sz w:val="24"/>
          <w:szCs w:val="24"/>
        </w:rPr>
        <w:t xml:space="preserve"> hours</w:t>
      </w:r>
      <w:r w:rsidR="008A44EA">
        <w:rPr>
          <w:rFonts w:ascii="Times New Roman" w:hAnsi="Times New Roman" w:cs="Times New Roman"/>
          <w:i/>
          <w:iCs/>
          <w:sz w:val="24"/>
          <w:szCs w:val="24"/>
        </w:rPr>
        <w:t xml:space="preserve"> </w:t>
      </w:r>
      <w:r w:rsidR="000B7FBE">
        <w:rPr>
          <w:rFonts w:ascii="Times New Roman" w:hAnsi="Times New Roman" w:cs="Times New Roman"/>
          <w:i/>
          <w:iCs/>
          <w:sz w:val="24"/>
          <w:szCs w:val="24"/>
        </w:rPr>
        <w:t xml:space="preserve">and exported 19 files totaling </w:t>
      </w:r>
      <w:r w:rsidR="008A44EA">
        <w:rPr>
          <w:rFonts w:ascii="Times New Roman" w:hAnsi="Times New Roman" w:cs="Times New Roman"/>
          <w:i/>
          <w:iCs/>
          <w:sz w:val="24"/>
          <w:szCs w:val="24"/>
        </w:rPr>
        <w:t xml:space="preserve">~560 MB. </w:t>
      </w:r>
    </w:p>
    <w:p w14:paraId="6157698E" w14:textId="747DE61D" w:rsidR="005B13AD" w:rsidRPr="0094106D" w:rsidRDefault="002F1CCE" w:rsidP="002F1CCE">
      <w:pPr>
        <w:pStyle w:val="NoSpacing"/>
        <w:rPr>
          <w:rFonts w:ascii="Consolas" w:hAnsi="Consolas" w:cs="Times New Roman"/>
          <w:sz w:val="20"/>
          <w:szCs w:val="20"/>
        </w:rPr>
      </w:pPr>
      <w:r w:rsidRPr="0094106D">
        <w:rPr>
          <w:rFonts w:ascii="Consolas" w:hAnsi="Consolas" w:cs="Times New Roman"/>
          <w:sz w:val="20"/>
          <w:szCs w:val="20"/>
        </w:rPr>
        <w:t>lsat_export_ts(pixel_coords_sf = aoi.pts, startJulian = 1</w:t>
      </w:r>
      <w:r w:rsidR="0049567B">
        <w:rPr>
          <w:rFonts w:ascii="Consolas" w:hAnsi="Consolas" w:cs="Times New Roman"/>
          <w:sz w:val="20"/>
          <w:szCs w:val="20"/>
        </w:rPr>
        <w:t>5</w:t>
      </w:r>
      <w:r w:rsidRPr="0094106D">
        <w:rPr>
          <w:rFonts w:ascii="Consolas" w:hAnsi="Consolas" w:cs="Times New Roman"/>
          <w:sz w:val="20"/>
          <w:szCs w:val="20"/>
        </w:rPr>
        <w:t>2, endJulian = 2</w:t>
      </w:r>
      <w:r w:rsidR="0049567B">
        <w:rPr>
          <w:rFonts w:ascii="Consolas" w:hAnsi="Consolas" w:cs="Times New Roman"/>
          <w:sz w:val="20"/>
          <w:szCs w:val="20"/>
        </w:rPr>
        <w:t>7</w:t>
      </w:r>
      <w:r w:rsidRPr="0094106D">
        <w:rPr>
          <w:rFonts w:ascii="Consolas" w:hAnsi="Consolas" w:cs="Times New Roman"/>
          <w:sz w:val="20"/>
          <w:szCs w:val="20"/>
        </w:rPr>
        <w:t>3,</w:t>
      </w:r>
      <w:r w:rsidR="0042225A" w:rsidRPr="0094106D">
        <w:rPr>
          <w:rFonts w:ascii="Consolas" w:hAnsi="Consolas" w:cs="Times New Roman"/>
          <w:sz w:val="20"/>
          <w:szCs w:val="20"/>
        </w:rPr>
        <w:t xml:space="preserve"> </w:t>
      </w:r>
      <w:r w:rsidRPr="0094106D">
        <w:rPr>
          <w:rFonts w:ascii="Consolas" w:hAnsi="Consolas" w:cs="Times New Roman"/>
          <w:sz w:val="20"/>
          <w:szCs w:val="20"/>
        </w:rPr>
        <w:t>prefix = 'disko', drive_export_dir = 'earth_engine</w:t>
      </w:r>
      <w:r w:rsidR="00AA2D22">
        <w:rPr>
          <w:rFonts w:ascii="Consolas" w:hAnsi="Consolas" w:cs="Times New Roman"/>
          <w:sz w:val="20"/>
          <w:szCs w:val="20"/>
        </w:rPr>
        <w:t>/lsat_disko</w:t>
      </w:r>
      <w:r w:rsidRPr="0094106D">
        <w:rPr>
          <w:rFonts w:ascii="Consolas" w:hAnsi="Consolas" w:cs="Times New Roman"/>
          <w:sz w:val="20"/>
          <w:szCs w:val="20"/>
        </w:rPr>
        <w:t>')</w:t>
      </w:r>
    </w:p>
    <w:p w14:paraId="745E92C7" w14:textId="331B8119" w:rsidR="003934F7" w:rsidRDefault="003934F7" w:rsidP="00F751FB">
      <w:pPr>
        <w:pStyle w:val="NoSpacing"/>
        <w:rPr>
          <w:rFonts w:ascii="Times New Roman" w:hAnsi="Times New Roman" w:cs="Times New Roman"/>
          <w:sz w:val="24"/>
          <w:szCs w:val="24"/>
        </w:rPr>
      </w:pPr>
    </w:p>
    <w:p w14:paraId="3F807F73" w14:textId="77777777" w:rsidR="003C7D0B" w:rsidRDefault="003C7D0B" w:rsidP="00F751FB">
      <w:pPr>
        <w:pStyle w:val="NoSpacing"/>
        <w:rPr>
          <w:rFonts w:ascii="Times New Roman" w:hAnsi="Times New Roman" w:cs="Times New Roman"/>
          <w:sz w:val="24"/>
          <w:szCs w:val="24"/>
        </w:rPr>
      </w:pPr>
    </w:p>
    <w:p w14:paraId="02013074" w14:textId="78E1A471" w:rsidR="003D7172" w:rsidRDefault="00AD0531" w:rsidP="00AD0531">
      <w:pPr>
        <w:pStyle w:val="Heading2"/>
      </w:pPr>
      <w:commentRangeStart w:id="38"/>
      <w:r>
        <w:t>Part 2: Derive vegetation greenness time series using Landsat data</w:t>
      </w:r>
      <w:commentRangeEnd w:id="38"/>
      <w:r w:rsidR="00EB7B05">
        <w:rPr>
          <w:rStyle w:val="CommentReference"/>
          <w:rFonts w:asciiTheme="minorHAnsi" w:eastAsiaTheme="minorEastAsia" w:hAnsiTheme="minorHAnsi" w:cstheme="minorBidi"/>
          <w:i w:val="0"/>
        </w:rPr>
        <w:commentReference w:id="38"/>
      </w:r>
    </w:p>
    <w:p w14:paraId="2FE7EC11" w14:textId="77777777" w:rsidR="003D7172" w:rsidRDefault="003D7172" w:rsidP="00F751FB">
      <w:pPr>
        <w:pStyle w:val="NoSpacing"/>
        <w:rPr>
          <w:rFonts w:ascii="Times New Roman" w:hAnsi="Times New Roman" w:cs="Times New Roman"/>
          <w:sz w:val="24"/>
          <w:szCs w:val="24"/>
        </w:rPr>
      </w:pPr>
    </w:p>
    <w:p w14:paraId="5DF9B6DA" w14:textId="5DD97F1D"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xml:space="preserve"># Create a list of </w:t>
      </w:r>
      <w:r w:rsidR="003C7D0B">
        <w:rPr>
          <w:rFonts w:ascii="Times New Roman" w:hAnsi="Times New Roman" w:cs="Times New Roman"/>
          <w:i/>
          <w:iCs/>
          <w:sz w:val="24"/>
          <w:szCs w:val="24"/>
        </w:rPr>
        <w:t>CSV</w:t>
      </w:r>
      <w:r w:rsidRPr="008A44EA">
        <w:rPr>
          <w:rFonts w:ascii="Times New Roman" w:hAnsi="Times New Roman" w:cs="Times New Roman"/>
          <w:i/>
          <w:iCs/>
          <w:sz w:val="24"/>
          <w:szCs w:val="24"/>
        </w:rPr>
        <w:t xml:space="preserve"> files exported from GEE and then read them into R as a data.table object </w:t>
      </w:r>
    </w:p>
    <w:p w14:paraId="4FE8B744" w14:textId="0476EBB2"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data.files &lt;- list.files(‘~/earth_engine/</w:t>
      </w:r>
      <w:r w:rsidR="00AA2D22">
        <w:rPr>
          <w:rFonts w:ascii="Consolas" w:hAnsi="Consolas" w:cs="Times New Roman"/>
          <w:sz w:val="20"/>
          <w:szCs w:val="20"/>
        </w:rPr>
        <w:t>lsat_disko’</w:t>
      </w:r>
      <w:r w:rsidRPr="0094106D">
        <w:rPr>
          <w:rFonts w:ascii="Consolas" w:hAnsi="Consolas" w:cs="Times New Roman"/>
          <w:sz w:val="20"/>
          <w:szCs w:val="20"/>
        </w:rPr>
        <w:t>, full.names = T)</w:t>
      </w:r>
    </w:p>
    <w:p w14:paraId="2DCB7F06"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do.call("rbind", lapply(data.files, fread))</w:t>
      </w:r>
    </w:p>
    <w:p w14:paraId="72D4E26B" w14:textId="77777777" w:rsidR="008A44EA" w:rsidRPr="008A44EA" w:rsidRDefault="008A44EA" w:rsidP="008A44EA">
      <w:pPr>
        <w:pStyle w:val="NoSpacing"/>
        <w:rPr>
          <w:rFonts w:ascii="Times New Roman" w:hAnsi="Times New Roman" w:cs="Times New Roman"/>
          <w:sz w:val="24"/>
          <w:szCs w:val="24"/>
        </w:rPr>
      </w:pPr>
    </w:p>
    <w:p w14:paraId="6BFF0985"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Format the exported data</w:t>
      </w:r>
    </w:p>
    <w:p w14:paraId="321D2DD3"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lsat_general_prep(lsat.dt)</w:t>
      </w:r>
    </w:p>
    <w:p w14:paraId="2473D0E5" w14:textId="77777777" w:rsidR="008A44EA" w:rsidRPr="008A44EA" w:rsidRDefault="008A44EA" w:rsidP="008A44EA">
      <w:pPr>
        <w:pStyle w:val="NoSpacing"/>
        <w:rPr>
          <w:rFonts w:ascii="Times New Roman" w:hAnsi="Times New Roman" w:cs="Times New Roman"/>
          <w:sz w:val="24"/>
          <w:szCs w:val="24"/>
        </w:rPr>
      </w:pPr>
    </w:p>
    <w:p w14:paraId="0A21A17C" w14:textId="7B8B14E7" w:rsid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Clean data by filtering clouds, snow, and water, as well as radiometric and geometric errors</w:t>
      </w:r>
      <w:r>
        <w:rPr>
          <w:rFonts w:ascii="Times New Roman" w:hAnsi="Times New Roman" w:cs="Times New Roman"/>
          <w:i/>
          <w:iCs/>
          <w:sz w:val="24"/>
          <w:szCs w:val="24"/>
        </w:rPr>
        <w:t>.</w:t>
      </w:r>
    </w:p>
    <w:p w14:paraId="21ADE006" w14:textId="7256397E" w:rsidR="008A44EA" w:rsidRPr="008A44EA" w:rsidRDefault="008A44EA" w:rsidP="008A44EA">
      <w:pPr>
        <w:pStyle w:val="NoSpacing"/>
        <w:rPr>
          <w:rFonts w:ascii="Times New Roman" w:hAnsi="Times New Roman" w:cs="Times New Roman"/>
          <w:i/>
          <w:iCs/>
          <w:sz w:val="24"/>
          <w:szCs w:val="24"/>
        </w:rPr>
      </w:pPr>
      <w:r>
        <w:rPr>
          <w:rFonts w:ascii="Times New Roman" w:hAnsi="Times New Roman" w:cs="Times New Roman"/>
          <w:i/>
          <w:iCs/>
          <w:sz w:val="24"/>
          <w:szCs w:val="24"/>
        </w:rPr>
        <w:t xml:space="preserve"># This step </w:t>
      </w:r>
      <w:commentRangeStart w:id="39"/>
      <w:r>
        <w:rPr>
          <w:rFonts w:ascii="Times New Roman" w:hAnsi="Times New Roman" w:cs="Times New Roman"/>
          <w:i/>
          <w:iCs/>
          <w:sz w:val="24"/>
          <w:szCs w:val="24"/>
        </w:rPr>
        <w:t xml:space="preserve">removed 1,413,654 out of 2,086,577 </w:t>
      </w:r>
      <w:r w:rsidR="0094106D">
        <w:rPr>
          <w:rFonts w:ascii="Times New Roman" w:hAnsi="Times New Roman" w:cs="Times New Roman"/>
          <w:i/>
          <w:iCs/>
          <w:sz w:val="24"/>
          <w:szCs w:val="24"/>
        </w:rPr>
        <w:t>observations (67.75%)</w:t>
      </w:r>
      <w:commentRangeEnd w:id="39"/>
      <w:r w:rsidR="00086E6F">
        <w:rPr>
          <w:rStyle w:val="CommentReference"/>
        </w:rPr>
        <w:commentReference w:id="39"/>
      </w:r>
    </w:p>
    <w:p w14:paraId="473CBFAE" w14:textId="77777777" w:rsidR="008A44EA"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lsat.dt &lt;- lsat_clean_data(lsat.dt)</w:t>
      </w:r>
    </w:p>
    <w:p w14:paraId="00924171" w14:textId="2E904B1F" w:rsidR="008A44EA" w:rsidRDefault="008A44EA" w:rsidP="008A44EA">
      <w:pPr>
        <w:pStyle w:val="NoSpacing"/>
        <w:rPr>
          <w:rFonts w:ascii="Times New Roman" w:hAnsi="Times New Roman" w:cs="Times New Roman"/>
          <w:sz w:val="24"/>
          <w:szCs w:val="24"/>
        </w:rPr>
      </w:pPr>
    </w:p>
    <w:p w14:paraId="24327BC6" w14:textId="70CBFCFE" w:rsidR="006E6ACB" w:rsidRPr="006E6ACB" w:rsidRDefault="006E6ACB" w:rsidP="006E6ACB">
      <w:pPr>
        <w:pStyle w:val="NoSpacing"/>
        <w:rPr>
          <w:rFonts w:ascii="Times New Roman" w:hAnsi="Times New Roman" w:cs="Times New Roman"/>
          <w:i/>
          <w:iCs/>
          <w:sz w:val="24"/>
          <w:szCs w:val="24"/>
        </w:rPr>
      </w:pPr>
      <w:r w:rsidRPr="006E6ACB">
        <w:rPr>
          <w:rFonts w:ascii="Times New Roman" w:hAnsi="Times New Roman" w:cs="Times New Roman"/>
          <w:i/>
          <w:iCs/>
          <w:sz w:val="24"/>
          <w:szCs w:val="24"/>
        </w:rPr>
        <w:t># Summarize the availability of Landsat data for each pixel</w:t>
      </w:r>
      <w:r w:rsidR="00B2614B">
        <w:rPr>
          <w:rFonts w:ascii="Times New Roman" w:hAnsi="Times New Roman" w:cs="Times New Roman"/>
          <w:i/>
          <w:iCs/>
          <w:sz w:val="24"/>
          <w:szCs w:val="24"/>
        </w:rPr>
        <w:t xml:space="preserve"> and save output figure (Figure </w:t>
      </w:r>
      <w:r w:rsidR="00F84824">
        <w:rPr>
          <w:rFonts w:ascii="Times New Roman" w:hAnsi="Times New Roman" w:cs="Times New Roman"/>
          <w:i/>
          <w:iCs/>
          <w:sz w:val="24"/>
          <w:szCs w:val="24"/>
        </w:rPr>
        <w:t>3</w:t>
      </w:r>
      <w:r w:rsidR="00B2614B">
        <w:rPr>
          <w:rFonts w:ascii="Times New Roman" w:hAnsi="Times New Roman" w:cs="Times New Roman"/>
          <w:i/>
          <w:iCs/>
          <w:sz w:val="24"/>
          <w:szCs w:val="24"/>
        </w:rPr>
        <w:t xml:space="preserve">) </w:t>
      </w:r>
    </w:p>
    <w:p w14:paraId="709EB016" w14:textId="015EA42F" w:rsidR="006E6ACB" w:rsidRPr="0094106D" w:rsidRDefault="006E6ACB" w:rsidP="006E6ACB">
      <w:pPr>
        <w:pStyle w:val="NoSpacing"/>
        <w:rPr>
          <w:rFonts w:ascii="Consolas" w:hAnsi="Consolas" w:cs="Times New Roman"/>
          <w:sz w:val="20"/>
          <w:szCs w:val="20"/>
        </w:rPr>
      </w:pPr>
      <w:r w:rsidRPr="0094106D">
        <w:rPr>
          <w:rFonts w:ascii="Consolas" w:hAnsi="Consolas" w:cs="Times New Roman"/>
          <w:sz w:val="20"/>
          <w:szCs w:val="20"/>
        </w:rPr>
        <w:t>lsat_summarize_data_avail(lsat.dt)</w:t>
      </w:r>
    </w:p>
    <w:p w14:paraId="1E8926BD" w14:textId="5F625A52" w:rsidR="006E6ACB" w:rsidRDefault="006E6ACB" w:rsidP="006E6ACB">
      <w:pPr>
        <w:pStyle w:val="NoSpacing"/>
        <w:rPr>
          <w:rFonts w:ascii="Times New Roman" w:hAnsi="Times New Roman" w:cs="Times New Roman"/>
          <w:sz w:val="24"/>
          <w:szCs w:val="24"/>
        </w:rPr>
      </w:pPr>
    </w:p>
    <w:p w14:paraId="5B2FEDD4" w14:textId="75D2B4FD" w:rsidR="006E6ACB" w:rsidRDefault="00497D49" w:rsidP="006E6ACB">
      <w:pPr>
        <w:pStyle w:val="NoSpacing"/>
        <w:rPr>
          <w:rFonts w:ascii="Times New Roman" w:hAnsi="Times New Roman" w:cs="Times New Roman"/>
          <w:sz w:val="24"/>
          <w:szCs w:val="24"/>
        </w:rPr>
      </w:pPr>
      <w:r>
        <w:rPr>
          <w:noProof/>
        </w:rPr>
        <w:drawing>
          <wp:inline distT="0" distB="0" distL="0" distR="0" wp14:anchorId="7596F202" wp14:editId="24128706">
            <wp:extent cx="5486400" cy="36576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3C1BBEB2" w:rsidR="006E6ACB" w:rsidRDefault="006E6ACB" w:rsidP="006E6AC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3</w:t>
      </w:r>
      <w:r>
        <w:rPr>
          <w:rFonts w:ascii="Times New Roman" w:hAnsi="Times New Roman" w:cs="Times New Roman"/>
          <w:sz w:val="24"/>
          <w:szCs w:val="24"/>
        </w:rPr>
        <w:t>. Summary of</w:t>
      </w:r>
      <w:r w:rsidR="00B2614B">
        <w:rPr>
          <w:rFonts w:ascii="Times New Roman" w:hAnsi="Times New Roman" w:cs="Times New Roman"/>
          <w:sz w:val="24"/>
          <w:szCs w:val="24"/>
        </w:rPr>
        <w:t xml:space="preserve"> Landsat satellite observation</w:t>
      </w:r>
      <w:r w:rsidR="003E6880">
        <w:rPr>
          <w:rFonts w:ascii="Times New Roman" w:hAnsi="Times New Roman" w:cs="Times New Roman"/>
          <w:sz w:val="24"/>
          <w:szCs w:val="24"/>
        </w:rPr>
        <w:t xml:space="preserve"> availability through time </w:t>
      </w:r>
      <w:r w:rsidR="00FB6DC3">
        <w:rPr>
          <w:rFonts w:ascii="Times New Roman" w:hAnsi="Times New Roman" w:cs="Times New Roman"/>
          <w:sz w:val="24"/>
          <w:szCs w:val="24"/>
        </w:rPr>
        <w:t xml:space="preserve">pooled </w:t>
      </w:r>
      <w:r w:rsidR="00B2614B">
        <w:rPr>
          <w:rFonts w:ascii="Times New Roman" w:hAnsi="Times New Roman" w:cs="Times New Roman"/>
          <w:sz w:val="24"/>
          <w:szCs w:val="24"/>
        </w:rPr>
        <w:t>across all sample locations in the study area</w:t>
      </w:r>
      <w:r w:rsidR="00FB6DC3">
        <w:rPr>
          <w:rFonts w:ascii="Times New Roman" w:hAnsi="Times New Roman" w:cs="Times New Roman"/>
          <w:sz w:val="24"/>
          <w:szCs w:val="24"/>
        </w:rPr>
        <w:t xml:space="preserve"> on Disko Island. </w:t>
      </w:r>
    </w:p>
    <w:p w14:paraId="45F965B8" w14:textId="77777777" w:rsidR="006E6ACB" w:rsidRDefault="006E6ACB" w:rsidP="006E6ACB">
      <w:pPr>
        <w:pStyle w:val="NoSpacing"/>
        <w:rPr>
          <w:rFonts w:ascii="Times New Roman" w:hAnsi="Times New Roman" w:cs="Times New Roman"/>
          <w:sz w:val="24"/>
          <w:szCs w:val="24"/>
        </w:rPr>
      </w:pPr>
    </w:p>
    <w:p w14:paraId="05E54D9E" w14:textId="77777777" w:rsidR="008A44EA" w:rsidRPr="008A44EA" w:rsidRDefault="008A44EA" w:rsidP="008A44EA">
      <w:pPr>
        <w:pStyle w:val="NoSpacing"/>
        <w:rPr>
          <w:rFonts w:ascii="Times New Roman" w:hAnsi="Times New Roman" w:cs="Times New Roman"/>
          <w:i/>
          <w:iCs/>
          <w:sz w:val="24"/>
          <w:szCs w:val="24"/>
        </w:rPr>
      </w:pPr>
      <w:r w:rsidRPr="008A44EA">
        <w:rPr>
          <w:rFonts w:ascii="Times New Roman" w:hAnsi="Times New Roman" w:cs="Times New Roman"/>
          <w:i/>
          <w:iCs/>
          <w:sz w:val="24"/>
          <w:szCs w:val="24"/>
        </w:rPr>
        <w:t># Compute the Normalized Difference Vegetation Index (NDVI)</w:t>
      </w:r>
    </w:p>
    <w:p w14:paraId="26E9600C" w14:textId="654611F0" w:rsidR="00692972" w:rsidRPr="0094106D" w:rsidRDefault="008A44EA" w:rsidP="008A44EA">
      <w:pPr>
        <w:pStyle w:val="NoSpacing"/>
        <w:rPr>
          <w:rFonts w:ascii="Consolas" w:hAnsi="Consolas" w:cs="Times New Roman"/>
          <w:sz w:val="20"/>
          <w:szCs w:val="20"/>
        </w:rPr>
      </w:pPr>
      <w:r w:rsidRPr="0094106D">
        <w:rPr>
          <w:rFonts w:ascii="Consolas" w:hAnsi="Consolas" w:cs="Times New Roman"/>
          <w:sz w:val="20"/>
          <w:szCs w:val="20"/>
        </w:rPr>
        <w:t xml:space="preserve">lsat.dt &lt;- lsat_calc_spec_index(lsat.dt, </w:t>
      </w:r>
      <w:r w:rsidR="008361F7" w:rsidRPr="0094106D">
        <w:rPr>
          <w:rFonts w:ascii="Consolas" w:hAnsi="Consolas" w:cs="Times New Roman"/>
          <w:sz w:val="20"/>
          <w:szCs w:val="20"/>
        </w:rPr>
        <w:t xml:space="preserve">si = </w:t>
      </w:r>
      <w:r w:rsidRPr="0094106D">
        <w:rPr>
          <w:rFonts w:ascii="Consolas" w:hAnsi="Consolas" w:cs="Times New Roman"/>
          <w:sz w:val="20"/>
          <w:szCs w:val="20"/>
        </w:rPr>
        <w:t>'ndvi')</w:t>
      </w:r>
    </w:p>
    <w:p w14:paraId="537A1C5B" w14:textId="4C527DD1" w:rsidR="00941058" w:rsidRDefault="00941058" w:rsidP="008A44EA">
      <w:pPr>
        <w:pStyle w:val="NoSpacing"/>
        <w:rPr>
          <w:rFonts w:ascii="Consolas" w:hAnsi="Consolas" w:cs="Times New Roman"/>
          <w:sz w:val="24"/>
          <w:szCs w:val="24"/>
        </w:rPr>
      </w:pPr>
    </w:p>
    <w:p w14:paraId="698BD5CC" w14:textId="14378439" w:rsidR="003A6063" w:rsidRPr="00AF2E38" w:rsidRDefault="003A6063" w:rsidP="003A6063">
      <w:pPr>
        <w:pStyle w:val="NoSpacing"/>
        <w:rPr>
          <w:rFonts w:ascii="Times New Roman" w:hAnsi="Times New Roman" w:cs="Times New Roman"/>
          <w:i/>
          <w:iCs/>
          <w:sz w:val="24"/>
          <w:szCs w:val="24"/>
        </w:rPr>
      </w:pPr>
      <w:r w:rsidRPr="00AF2E38">
        <w:rPr>
          <w:rFonts w:ascii="Times New Roman" w:hAnsi="Times New Roman" w:cs="Times New Roman"/>
          <w:i/>
          <w:iCs/>
          <w:sz w:val="24"/>
          <w:szCs w:val="24"/>
        </w:rPr>
        <w:t xml:space="preserve"># Cross-calibrate NDVI among sensors using random forest models </w:t>
      </w:r>
      <w:r w:rsidR="00AF2E38">
        <w:rPr>
          <w:rFonts w:ascii="Times New Roman" w:hAnsi="Times New Roman" w:cs="Times New Roman"/>
          <w:i/>
          <w:iCs/>
          <w:sz w:val="24"/>
          <w:szCs w:val="24"/>
        </w:rPr>
        <w:t xml:space="preserve">(Figure </w:t>
      </w:r>
      <w:r w:rsidR="00CD5E51">
        <w:rPr>
          <w:rFonts w:ascii="Times New Roman" w:hAnsi="Times New Roman" w:cs="Times New Roman"/>
          <w:i/>
          <w:iCs/>
          <w:sz w:val="24"/>
          <w:szCs w:val="24"/>
        </w:rPr>
        <w:t>4</w:t>
      </w:r>
      <w:r w:rsidR="00AF2E38">
        <w:rPr>
          <w:rFonts w:ascii="Times New Roman" w:hAnsi="Times New Roman" w:cs="Times New Roman"/>
          <w:i/>
          <w:iCs/>
          <w:sz w:val="24"/>
          <w:szCs w:val="24"/>
        </w:rPr>
        <w:t xml:space="preserve"> and Table </w:t>
      </w:r>
      <w:r w:rsidR="00CD5E51">
        <w:rPr>
          <w:rFonts w:ascii="Times New Roman" w:hAnsi="Times New Roman" w:cs="Times New Roman"/>
          <w:i/>
          <w:iCs/>
          <w:sz w:val="24"/>
          <w:szCs w:val="24"/>
        </w:rPr>
        <w:t>3</w:t>
      </w:r>
      <w:r w:rsidR="00AF2E38">
        <w:rPr>
          <w:rFonts w:ascii="Times New Roman" w:hAnsi="Times New Roman" w:cs="Times New Roman"/>
          <w:i/>
          <w:iCs/>
          <w:sz w:val="24"/>
          <w:szCs w:val="24"/>
        </w:rPr>
        <w:t>)</w:t>
      </w:r>
      <w:r w:rsidRPr="00AF2E38">
        <w:rPr>
          <w:rFonts w:ascii="Times New Roman" w:hAnsi="Times New Roman" w:cs="Times New Roman"/>
          <w:i/>
          <w:iCs/>
          <w:sz w:val="24"/>
          <w:szCs w:val="24"/>
        </w:rPr>
        <w:t xml:space="preserve"> </w:t>
      </w:r>
    </w:p>
    <w:p w14:paraId="75C6EB33" w14:textId="01899151" w:rsidR="003A6063" w:rsidRPr="0094106D" w:rsidRDefault="000113B1" w:rsidP="003A6063">
      <w:pPr>
        <w:pStyle w:val="NoSpacing"/>
        <w:rPr>
          <w:rFonts w:ascii="Times New Roman" w:hAnsi="Times New Roman" w:cs="Times New Roman"/>
          <w:sz w:val="28"/>
          <w:szCs w:val="28"/>
        </w:rPr>
      </w:pPr>
      <w:r w:rsidRPr="0094106D">
        <w:rPr>
          <w:rFonts w:ascii="Consolas" w:hAnsi="Consolas" w:cs="Times New Roman"/>
          <w:sz w:val="20"/>
          <w:szCs w:val="20"/>
        </w:rPr>
        <w:t>lsat.dt &lt;- lsat_calibrate_rf(lsat.dt, band.or.si = 'ndvi' train.with.highlat.data = T, outdir = 'output/ndvi_xcal_smry/', overwrite.col = T)</w:t>
      </w: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70A2FAB9" w:rsidR="00AF2E38" w:rsidRDefault="00AF2E38" w:rsidP="000113B1">
      <w:pPr>
        <w:pStyle w:val="NoSpacing"/>
        <w:rPr>
          <w:rFonts w:ascii="Times New Roman" w:hAnsi="Times New Roman" w:cs="Times New Roman"/>
          <w:sz w:val="24"/>
          <w:szCs w:val="24"/>
          <w:highlight w:val="yellow"/>
        </w:rPr>
      </w:pPr>
      <w:r>
        <w:rPr>
          <w:noProof/>
        </w:rPr>
        <w:drawing>
          <wp:inline distT="0" distB="0" distL="0" distR="0" wp14:anchorId="18A48872" wp14:editId="73E031B5">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7503A127" w14:textId="389DC583"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Error metrics were derived internally by the random forest using out-of-</w:t>
      </w:r>
      <w:r w:rsidR="00AB15E1">
        <w:rPr>
          <w:rFonts w:ascii="Times New Roman" w:hAnsi="Times New Roman" w:cs="Times New Roman"/>
          <w:sz w:val="24"/>
          <w:szCs w:val="24"/>
        </w:rPr>
        <w:lastRenderedPageBreak/>
        <w:t xml:space="preserve">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6B39FCD5" w14:textId="6D957113"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Fit phenological models (cubic splines) to time series</w:t>
      </w:r>
      <w:r w:rsidR="00EF290A">
        <w:rPr>
          <w:rFonts w:ascii="Times New Roman" w:hAnsi="Times New Roman" w:cs="Times New Roman"/>
          <w:i/>
          <w:iCs/>
          <w:sz w:val="24"/>
          <w:szCs w:val="24"/>
        </w:rPr>
        <w:t xml:space="preserve"> </w:t>
      </w:r>
      <w:r w:rsidR="008251A3">
        <w:rPr>
          <w:rFonts w:ascii="Times New Roman" w:hAnsi="Times New Roman" w:cs="Times New Roman"/>
          <w:i/>
          <w:iCs/>
          <w:sz w:val="24"/>
          <w:szCs w:val="24"/>
        </w:rPr>
        <w:t xml:space="preserve">at each sample location </w:t>
      </w:r>
      <w:r w:rsidR="00EF290A">
        <w:rPr>
          <w:rFonts w:ascii="Times New Roman" w:hAnsi="Times New Roman" w:cs="Times New Roman"/>
          <w:i/>
          <w:iCs/>
          <w:sz w:val="24"/>
          <w:szCs w:val="24"/>
        </w:rPr>
        <w:t xml:space="preserve">(Figure </w:t>
      </w:r>
      <w:r w:rsidR="00885AA9">
        <w:rPr>
          <w:rFonts w:ascii="Times New Roman" w:hAnsi="Times New Roman" w:cs="Times New Roman"/>
          <w:i/>
          <w:iCs/>
          <w:sz w:val="24"/>
          <w:szCs w:val="24"/>
        </w:rPr>
        <w:t>5</w:t>
      </w:r>
      <w:r w:rsidR="00EF290A">
        <w:rPr>
          <w:rFonts w:ascii="Times New Roman" w:hAnsi="Times New Roman" w:cs="Times New Roman"/>
          <w:i/>
          <w:iCs/>
          <w:sz w:val="24"/>
          <w:szCs w:val="24"/>
        </w:rPr>
        <w:t>)</w:t>
      </w:r>
    </w:p>
    <w:p w14:paraId="2AA57A94" w14:textId="6098B564"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lsat.pheno.dt &lt;- lsat_fit_phenological_curves(lsat.dt, si = 'ndvi')</w:t>
      </w:r>
    </w:p>
    <w:p w14:paraId="7B661930" w14:textId="5BC2C5AF" w:rsidR="00A70F9A" w:rsidRDefault="00A70F9A" w:rsidP="003A6063">
      <w:pPr>
        <w:pStyle w:val="NoSpacing"/>
        <w:rPr>
          <w:rFonts w:ascii="Times New Roman" w:hAnsi="Times New Roman" w:cs="Times New Roman"/>
          <w:sz w:val="24"/>
          <w:szCs w:val="24"/>
        </w:rPr>
      </w:pPr>
    </w:p>
    <w:p w14:paraId="5A26A71C" w14:textId="77777777" w:rsidR="00EF2C33" w:rsidRDefault="00EF2C33" w:rsidP="003A6063">
      <w:pPr>
        <w:pStyle w:val="NoSpacing"/>
        <w:rPr>
          <w:rFonts w:ascii="Times New Roman" w:hAnsi="Times New Roman" w:cs="Times New Roman"/>
          <w:sz w:val="24"/>
          <w:szCs w:val="24"/>
        </w:rPr>
      </w:pPr>
    </w:p>
    <w:p w14:paraId="732456A1" w14:textId="7330E093" w:rsidR="009352DA" w:rsidRDefault="00E711A1" w:rsidP="003A6063">
      <w:pPr>
        <w:pStyle w:val="NoSpacing"/>
        <w:rPr>
          <w:rFonts w:ascii="Times New Roman" w:hAnsi="Times New Roman" w:cs="Times New Roman"/>
          <w:sz w:val="24"/>
          <w:szCs w:val="24"/>
        </w:rPr>
      </w:pPr>
      <w:r w:rsidRPr="00E711A1">
        <w:rPr>
          <w:rFonts w:ascii="Times New Roman" w:hAnsi="Times New Roman" w:cs="Times New Roman"/>
          <w:sz w:val="24"/>
          <w:szCs w:val="24"/>
          <w:highlight w:val="yellow"/>
        </w:rPr>
        <w:t xml:space="preserve">Figure </w:t>
      </w:r>
      <w:r w:rsidR="00885AA9">
        <w:rPr>
          <w:rFonts w:ascii="Times New Roman" w:hAnsi="Times New Roman" w:cs="Times New Roman"/>
          <w:sz w:val="24"/>
          <w:szCs w:val="24"/>
          <w:highlight w:val="yellow"/>
        </w:rPr>
        <w:t>5</w:t>
      </w:r>
      <w:r w:rsidRPr="00E711A1">
        <w:rPr>
          <w:rFonts w:ascii="Times New Roman" w:hAnsi="Times New Roman" w:cs="Times New Roman"/>
          <w:sz w:val="24"/>
          <w:szCs w:val="24"/>
          <w:highlight w:val="yellow"/>
        </w:rPr>
        <w:t xml:space="preserve">. </w:t>
      </w:r>
      <w:r w:rsidR="00EF2C33">
        <w:rPr>
          <w:rFonts w:ascii="Times New Roman" w:hAnsi="Times New Roman" w:cs="Times New Roman"/>
          <w:sz w:val="24"/>
          <w:szCs w:val="24"/>
        </w:rPr>
        <w:t xml:space="preserve">Examples </w:t>
      </w:r>
    </w:p>
    <w:p w14:paraId="5DA07289" w14:textId="77777777" w:rsidR="009352DA" w:rsidRPr="003A6063" w:rsidRDefault="009352DA" w:rsidP="003A6063">
      <w:pPr>
        <w:pStyle w:val="NoSpacing"/>
        <w:rPr>
          <w:rFonts w:ascii="Times New Roman" w:hAnsi="Times New Roman" w:cs="Times New Roman"/>
          <w:sz w:val="24"/>
          <w:szCs w:val="24"/>
        </w:rPr>
      </w:pPr>
    </w:p>
    <w:p w14:paraId="5736DD5C" w14:textId="7558BC3B"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xml:space="preserve"># Summarize </w:t>
      </w:r>
      <w:r>
        <w:rPr>
          <w:rFonts w:ascii="Times New Roman" w:hAnsi="Times New Roman" w:cs="Times New Roman"/>
          <w:i/>
          <w:iCs/>
          <w:sz w:val="24"/>
          <w:szCs w:val="24"/>
        </w:rPr>
        <w:t>spectral characteristics</w:t>
      </w:r>
      <w:r w:rsidRPr="003A6063">
        <w:rPr>
          <w:rFonts w:ascii="Times New Roman" w:hAnsi="Times New Roman" w:cs="Times New Roman"/>
          <w:i/>
          <w:iCs/>
          <w:sz w:val="24"/>
          <w:szCs w:val="24"/>
        </w:rPr>
        <w:t xml:space="preserve"> </w:t>
      </w:r>
      <w:r w:rsidR="00BC4C4C">
        <w:rPr>
          <w:rFonts w:ascii="Times New Roman" w:hAnsi="Times New Roman" w:cs="Times New Roman"/>
          <w:i/>
          <w:iCs/>
          <w:sz w:val="24"/>
          <w:szCs w:val="24"/>
        </w:rPr>
        <w:t xml:space="preserve">for </w:t>
      </w:r>
      <w:r>
        <w:rPr>
          <w:rFonts w:ascii="Times New Roman" w:hAnsi="Times New Roman" w:cs="Times New Roman"/>
          <w:i/>
          <w:iCs/>
          <w:sz w:val="24"/>
          <w:szCs w:val="24"/>
        </w:rPr>
        <w:t xml:space="preserve">each </w:t>
      </w:r>
      <w:r w:rsidRPr="003A6063">
        <w:rPr>
          <w:rFonts w:ascii="Times New Roman" w:hAnsi="Times New Roman" w:cs="Times New Roman"/>
          <w:i/>
          <w:iCs/>
          <w:sz w:val="24"/>
          <w:szCs w:val="24"/>
        </w:rPr>
        <w:t>growing season</w:t>
      </w:r>
    </w:p>
    <w:p w14:paraId="6ED6EB82" w14:textId="02A669B2"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lsat.gs.dt &lt;- lsat_summarize_growing_seasons(lsat.pheno.dt, si = 'ndvi')</w:t>
      </w:r>
    </w:p>
    <w:p w14:paraId="4615D94E" w14:textId="77777777" w:rsidR="003A6063" w:rsidRPr="003A6063" w:rsidRDefault="003A6063" w:rsidP="003A6063">
      <w:pPr>
        <w:pStyle w:val="NoSpacing"/>
        <w:rPr>
          <w:rFonts w:ascii="Times New Roman" w:hAnsi="Times New Roman" w:cs="Times New Roman"/>
          <w:sz w:val="24"/>
          <w:szCs w:val="24"/>
        </w:rPr>
      </w:pPr>
    </w:p>
    <w:p w14:paraId="4F3E6192" w14:textId="51E0C8E2" w:rsidR="003A6063" w:rsidRPr="003A6063" w:rsidRDefault="003A6063" w:rsidP="003A6063">
      <w:pPr>
        <w:pStyle w:val="NoSpacing"/>
        <w:rPr>
          <w:rFonts w:ascii="Times New Roman" w:hAnsi="Times New Roman" w:cs="Times New Roman"/>
          <w:i/>
          <w:iCs/>
          <w:sz w:val="24"/>
          <w:szCs w:val="24"/>
        </w:rPr>
      </w:pPr>
      <w:r w:rsidRPr="003A6063">
        <w:rPr>
          <w:rFonts w:ascii="Times New Roman" w:hAnsi="Times New Roman" w:cs="Times New Roman"/>
          <w:i/>
          <w:iCs/>
          <w:sz w:val="24"/>
          <w:szCs w:val="24"/>
        </w:rPr>
        <w:t># Evaluate the estimates of annual maximum NDVI</w:t>
      </w:r>
      <w:r w:rsidR="008361F7">
        <w:rPr>
          <w:rFonts w:ascii="Times New Roman" w:hAnsi="Times New Roman" w:cs="Times New Roman"/>
          <w:i/>
          <w:iCs/>
          <w:sz w:val="24"/>
          <w:szCs w:val="24"/>
        </w:rPr>
        <w:t xml:space="preserve"> (Figure </w:t>
      </w:r>
      <w:r w:rsidR="00885AA9">
        <w:rPr>
          <w:rFonts w:ascii="Times New Roman" w:hAnsi="Times New Roman" w:cs="Times New Roman"/>
          <w:i/>
          <w:iCs/>
          <w:sz w:val="24"/>
          <w:szCs w:val="24"/>
        </w:rPr>
        <w:t>6</w:t>
      </w:r>
      <w:r w:rsidR="008361F7">
        <w:rPr>
          <w:rFonts w:ascii="Times New Roman" w:hAnsi="Times New Roman" w:cs="Times New Roman"/>
          <w:i/>
          <w:iCs/>
          <w:sz w:val="24"/>
          <w:szCs w:val="24"/>
        </w:rPr>
        <w:t>)</w:t>
      </w:r>
    </w:p>
    <w:p w14:paraId="27320EE2" w14:textId="31140BB2"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lsat.eval.dt &lt;- lsat_evaluate_phenological_max(lsat.pheno.dt, si = 'ndvi')</w:t>
      </w:r>
    </w:p>
    <w:p w14:paraId="4671BCB5" w14:textId="690CE464" w:rsidR="003A6063" w:rsidRDefault="003A6063" w:rsidP="003A6063">
      <w:pPr>
        <w:pStyle w:val="NoSpacing"/>
        <w:rPr>
          <w:rFonts w:ascii="Times New Roman" w:hAnsi="Times New Roman" w:cs="Times New Roman"/>
          <w:sz w:val="24"/>
          <w:szCs w:val="24"/>
        </w:rPr>
      </w:pPr>
    </w:p>
    <w:p w14:paraId="2EA2B02A" w14:textId="0FBDE32C" w:rsidR="006370FB" w:rsidRDefault="006370FB" w:rsidP="003A6063">
      <w:pPr>
        <w:pStyle w:val="NoSpacing"/>
        <w:rPr>
          <w:rFonts w:ascii="Times New Roman" w:hAnsi="Times New Roman" w:cs="Times New Roman"/>
          <w:sz w:val="24"/>
          <w:szCs w:val="24"/>
        </w:rPr>
      </w:pPr>
      <w:r>
        <w:rPr>
          <w:noProof/>
        </w:rPr>
        <w:drawing>
          <wp:inline distT="0" distB="0" distL="0" distR="0" wp14:anchorId="219636AA" wp14:editId="6B75B81D">
            <wp:extent cx="5486400" cy="365760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253EF88" w14:textId="61137FBA" w:rsidR="006370FB"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Summary of how raw and modeled estimates of NDVI</w:t>
      </w:r>
      <w:r w:rsidRPr="00C409DA">
        <w:rPr>
          <w:rFonts w:ascii="Times New Roman" w:hAnsi="Times New Roman" w:cs="Times New Roman"/>
          <w:sz w:val="24"/>
          <w:szCs w:val="24"/>
          <w:vertAlign w:val="subscript"/>
        </w:rPr>
        <w:t>max</w:t>
      </w:r>
      <w:r>
        <w:rPr>
          <w:rFonts w:ascii="Times New Roman" w:hAnsi="Times New Roman" w:cs="Times New Roman"/>
          <w:sz w:val="24"/>
          <w:szCs w:val="24"/>
        </w:rPr>
        <w:t xml:space="preserve"> vary with the number of Landsat satellite observations that are available in a given growing season</w:t>
      </w:r>
      <w:r w:rsidR="00C409DA">
        <w:rPr>
          <w:rFonts w:ascii="Times New Roman" w:hAnsi="Times New Roman" w:cs="Times New Roman"/>
          <w:sz w:val="24"/>
          <w:szCs w:val="24"/>
        </w:rPr>
        <w:t>. When only one or two observations are available</w:t>
      </w:r>
      <w:r w:rsidR="00021EA0">
        <w:rPr>
          <w:rFonts w:ascii="Times New Roman" w:hAnsi="Times New Roman" w:cs="Times New Roman"/>
          <w:sz w:val="24"/>
          <w:szCs w:val="24"/>
        </w:rPr>
        <w:t xml:space="preserve"> from a growing season</w:t>
      </w:r>
      <w:r w:rsidR="00C409DA">
        <w:rPr>
          <w:rFonts w:ascii="Times New Roman" w:hAnsi="Times New Roman" w:cs="Times New Roman"/>
          <w:sz w:val="24"/>
          <w:szCs w:val="24"/>
        </w:rPr>
        <w:t>, then NDVI</w:t>
      </w:r>
      <w:r w:rsidR="00C409DA" w:rsidRPr="00C409DA">
        <w:rPr>
          <w:rFonts w:ascii="Times New Roman" w:hAnsi="Times New Roman" w:cs="Times New Roman"/>
          <w:sz w:val="24"/>
          <w:szCs w:val="24"/>
          <w:vertAlign w:val="subscript"/>
        </w:rPr>
        <w:t>max</w:t>
      </w:r>
      <w:r w:rsidR="00C409DA">
        <w:rPr>
          <w:rFonts w:ascii="Times New Roman" w:hAnsi="Times New Roman" w:cs="Times New Roman"/>
          <w:sz w:val="24"/>
          <w:szCs w:val="24"/>
        </w:rPr>
        <w:t xml:space="preserve"> </w:t>
      </w:r>
      <w:r w:rsidR="00021EA0">
        <w:rPr>
          <w:rFonts w:ascii="Times New Roman" w:hAnsi="Times New Roman" w:cs="Times New Roman"/>
          <w:sz w:val="24"/>
          <w:szCs w:val="24"/>
        </w:rPr>
        <w:t xml:space="preserve">tends to be </w:t>
      </w:r>
      <w:r w:rsidR="00C409DA">
        <w:rPr>
          <w:rFonts w:ascii="Times New Roman" w:hAnsi="Times New Roman" w:cs="Times New Roman"/>
          <w:sz w:val="24"/>
          <w:szCs w:val="24"/>
        </w:rPr>
        <w:t xml:space="preserve">systematically underestimated using raw </w:t>
      </w:r>
      <w:r w:rsidR="00021EA0">
        <w:rPr>
          <w:rFonts w:ascii="Times New Roman" w:hAnsi="Times New Roman" w:cs="Times New Roman"/>
          <w:sz w:val="24"/>
          <w:szCs w:val="24"/>
        </w:rPr>
        <w:t xml:space="preserve">data </w:t>
      </w:r>
      <w:r w:rsidR="00C409DA">
        <w:rPr>
          <w:rFonts w:ascii="Times New Roman" w:hAnsi="Times New Roman" w:cs="Times New Roman"/>
          <w:sz w:val="24"/>
          <w:szCs w:val="24"/>
        </w:rPr>
        <w:t xml:space="preserve">but not when using </w:t>
      </w:r>
      <w:r w:rsidR="00021EA0">
        <w:rPr>
          <w:rFonts w:ascii="Times New Roman" w:hAnsi="Times New Roman" w:cs="Times New Roman"/>
          <w:sz w:val="24"/>
          <w:szCs w:val="24"/>
        </w:rPr>
        <w:t xml:space="preserve">phenologically </w:t>
      </w:r>
      <w:r w:rsidR="00C409DA">
        <w:rPr>
          <w:rFonts w:ascii="Times New Roman" w:hAnsi="Times New Roman" w:cs="Times New Roman"/>
          <w:sz w:val="24"/>
          <w:szCs w:val="24"/>
        </w:rPr>
        <w:t>modeled</w:t>
      </w:r>
      <w:r w:rsidR="00021EA0">
        <w:rPr>
          <w:rFonts w:ascii="Times New Roman" w:hAnsi="Times New Roman" w:cs="Times New Roman"/>
          <w:sz w:val="24"/>
          <w:szCs w:val="24"/>
        </w:rPr>
        <w:t xml:space="preserve">. </w:t>
      </w:r>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lastRenderedPageBreak/>
        <w:t>Part 3: Analyze vegetation greenness time series</w:t>
      </w:r>
    </w:p>
    <w:p w14:paraId="4BC225C3" w14:textId="77777777" w:rsidR="003C7D0B" w:rsidRPr="003A6063" w:rsidRDefault="003C7D0B" w:rsidP="003A6063">
      <w:pPr>
        <w:pStyle w:val="NoSpacing"/>
        <w:rPr>
          <w:rFonts w:ascii="Times New Roman" w:hAnsi="Times New Roman" w:cs="Times New Roman"/>
          <w:sz w:val="24"/>
          <w:szCs w:val="24"/>
        </w:rPr>
      </w:pPr>
    </w:p>
    <w:p w14:paraId="146145F8" w14:textId="3ACB8CDE" w:rsidR="003A6063" w:rsidRPr="00EF290A" w:rsidRDefault="003A6063" w:rsidP="003A6063">
      <w:pPr>
        <w:pStyle w:val="NoSpacing"/>
        <w:rPr>
          <w:rFonts w:ascii="Times New Roman" w:hAnsi="Times New Roman" w:cs="Times New Roman"/>
          <w:i/>
          <w:iCs/>
          <w:sz w:val="24"/>
          <w:szCs w:val="24"/>
        </w:rPr>
      </w:pPr>
      <w:r w:rsidRPr="00EF290A">
        <w:rPr>
          <w:rFonts w:ascii="Times New Roman" w:hAnsi="Times New Roman" w:cs="Times New Roman"/>
          <w:i/>
          <w:iCs/>
          <w:sz w:val="24"/>
          <w:szCs w:val="24"/>
        </w:rPr>
        <w:t xml:space="preserve"># </w:t>
      </w:r>
      <w:r w:rsidR="00EF290A" w:rsidRPr="00EF290A">
        <w:rPr>
          <w:rFonts w:ascii="Times New Roman" w:hAnsi="Times New Roman" w:cs="Times New Roman"/>
          <w:i/>
          <w:iCs/>
          <w:sz w:val="24"/>
          <w:szCs w:val="24"/>
        </w:rPr>
        <w:t>C</w:t>
      </w:r>
      <w:r w:rsidRPr="00EF290A">
        <w:rPr>
          <w:rFonts w:ascii="Times New Roman" w:hAnsi="Times New Roman" w:cs="Times New Roman"/>
          <w:i/>
          <w:iCs/>
          <w:sz w:val="24"/>
          <w:szCs w:val="24"/>
        </w:rPr>
        <w:t>ompute temporal trend in NDVImax</w:t>
      </w:r>
      <w:r w:rsidR="00EF290A">
        <w:rPr>
          <w:rFonts w:ascii="Times New Roman" w:hAnsi="Times New Roman" w:cs="Times New Roman"/>
          <w:i/>
          <w:iCs/>
          <w:sz w:val="24"/>
          <w:szCs w:val="24"/>
        </w:rPr>
        <w:t xml:space="preserve"> (Figure</w:t>
      </w:r>
      <w:r w:rsidR="00885AA9">
        <w:rPr>
          <w:rFonts w:ascii="Times New Roman" w:hAnsi="Times New Roman" w:cs="Times New Roman"/>
          <w:i/>
          <w:iCs/>
          <w:sz w:val="24"/>
          <w:szCs w:val="24"/>
        </w:rPr>
        <w:t xml:space="preserve"> 7</w:t>
      </w:r>
      <w:r w:rsidR="00EF290A">
        <w:rPr>
          <w:rFonts w:ascii="Times New Roman" w:hAnsi="Times New Roman" w:cs="Times New Roman"/>
          <w:i/>
          <w:iCs/>
          <w:sz w:val="24"/>
          <w:szCs w:val="24"/>
        </w:rPr>
        <w:t>)</w:t>
      </w:r>
    </w:p>
    <w:p w14:paraId="72C6093E" w14:textId="2F16BEA8" w:rsidR="003A6063" w:rsidRPr="00AA2D22" w:rsidRDefault="003A6063" w:rsidP="003A6063">
      <w:pPr>
        <w:pStyle w:val="NoSpacing"/>
        <w:rPr>
          <w:rFonts w:ascii="Consolas" w:hAnsi="Consolas" w:cs="Times New Roman"/>
          <w:sz w:val="20"/>
          <w:szCs w:val="20"/>
        </w:rPr>
      </w:pPr>
      <w:r w:rsidRPr="00AA2D22">
        <w:rPr>
          <w:rFonts w:ascii="Consolas" w:hAnsi="Consolas" w:cs="Times New Roman"/>
          <w:sz w:val="20"/>
          <w:szCs w:val="20"/>
        </w:rPr>
        <w:t>lsat.trend.dt &lt;- lsat_calc_trend(lsat.gs.dt, si = 'ndvi.max', yrs</w:t>
      </w:r>
      <w:r w:rsidR="00E46970" w:rsidRPr="00AA2D22">
        <w:rPr>
          <w:rFonts w:ascii="Consolas" w:hAnsi="Consolas" w:cs="Times New Roman"/>
          <w:sz w:val="20"/>
          <w:szCs w:val="20"/>
        </w:rPr>
        <w:t xml:space="preserve"> </w:t>
      </w:r>
      <w:r w:rsidRPr="00AA2D22">
        <w:rPr>
          <w:rFonts w:ascii="Consolas" w:hAnsi="Consolas" w:cs="Times New Roman"/>
          <w:sz w:val="20"/>
          <w:szCs w:val="20"/>
        </w:rPr>
        <w:t>=2000:2020)</w:t>
      </w:r>
    </w:p>
    <w:p w14:paraId="325D7AAC" w14:textId="77777777" w:rsidR="003A6063" w:rsidRPr="003A6063" w:rsidRDefault="003A6063" w:rsidP="003A6063">
      <w:pPr>
        <w:pStyle w:val="NoSpacing"/>
        <w:rPr>
          <w:rFonts w:ascii="Times New Roman" w:hAnsi="Times New Roman" w:cs="Times New Roman"/>
          <w:sz w:val="24"/>
          <w:szCs w:val="24"/>
        </w:rPr>
      </w:pPr>
    </w:p>
    <w:p w14:paraId="78B6A63B" w14:textId="03F22327" w:rsidR="00941058" w:rsidRDefault="00FB6DC3" w:rsidP="008A44EA">
      <w:pPr>
        <w:pStyle w:val="NoSpacing"/>
        <w:rPr>
          <w:rFonts w:ascii="Consolas" w:hAnsi="Consolas" w:cs="Times New Roman"/>
          <w:sz w:val="24"/>
          <w:szCs w:val="24"/>
        </w:rPr>
      </w:pPr>
      <w:r>
        <w:rPr>
          <w:noProof/>
        </w:rPr>
        <w:drawing>
          <wp:inline distT="0" distB="0" distL="0" distR="0" wp14:anchorId="5CABF4F2" wp14:editId="156780F4">
            <wp:extent cx="5486400" cy="2743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B3B3B39" w14:textId="38CED015" w:rsidR="00FB6DC3" w:rsidRDefault="00FB6DC3" w:rsidP="008A44EA">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885AA9">
        <w:rPr>
          <w:rFonts w:ascii="Times New Roman" w:hAnsi="Times New Roman" w:cs="Times New Roman"/>
          <w:sz w:val="24"/>
          <w:szCs w:val="24"/>
        </w:rPr>
        <w:t>7</w:t>
      </w:r>
      <w:r>
        <w:rPr>
          <w:rFonts w:ascii="Times New Roman" w:hAnsi="Times New Roman" w:cs="Times New Roman"/>
          <w:sz w:val="24"/>
          <w:szCs w:val="24"/>
        </w:rPr>
        <w:t>. Distribution of total percent change in 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the study area on Disko Island</w:t>
      </w:r>
      <w:r>
        <w:rPr>
          <w:rFonts w:ascii="Times New Roman" w:hAnsi="Times New Roman" w:cs="Times New Roman"/>
          <w:sz w:val="24"/>
          <w:szCs w:val="24"/>
        </w:rPr>
        <w:t xml:space="preserve">. </w:t>
      </w:r>
    </w:p>
    <w:p w14:paraId="1D444977" w14:textId="77777777" w:rsidR="00397810" w:rsidRPr="00FB6DC3" w:rsidRDefault="00397810" w:rsidP="008A44EA">
      <w:pPr>
        <w:pStyle w:val="NoSpacing"/>
        <w:rPr>
          <w:rFonts w:ascii="Times New Roman" w:hAnsi="Times New Roman" w:cs="Times New Roman"/>
          <w:sz w:val="24"/>
          <w:szCs w:val="24"/>
        </w:rPr>
      </w:pP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5AC7C22A" w14:textId="708E3468" w:rsidR="006264F9" w:rsidRDefault="00154C6C"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package for R facilitates extracting</w:t>
      </w:r>
      <w:r w:rsidR="0048413F">
        <w:rPr>
          <w:rFonts w:ascii="Times New Roman" w:hAnsi="Times New Roman" w:cs="Times New Roman"/>
          <w:sz w:val="24"/>
          <w:szCs w:val="24"/>
        </w:rPr>
        <w:t xml:space="preserve"> and </w:t>
      </w:r>
      <w:r>
        <w:rPr>
          <w:rFonts w:ascii="Times New Roman" w:hAnsi="Times New Roman" w:cs="Times New Roman"/>
          <w:sz w:val="24"/>
          <w:szCs w:val="24"/>
        </w:rPr>
        <w:t xml:space="preserve">processing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derived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 functionality of this software by analyzing changes in vegetation greenness across a tundra landscape on Disko Island but underscore these tools are also well suited for sample-based analyses of large geographic regions, such as the Arctic tundra biome.</w:t>
      </w:r>
      <w:r w:rsidR="00FB5579">
        <w:rPr>
          <w:rFonts w:ascii="Times New Roman" w:hAnsi="Times New Roman" w:cs="Times New Roman"/>
          <w:sz w:val="24"/>
          <w:szCs w:val="24"/>
        </w:rPr>
        <w:t xml:space="preserve"> </w:t>
      </w:r>
      <w:r w:rsidRPr="00154C6C">
        <w:rPr>
          <w:rFonts w:ascii="Times New Roman" w:hAnsi="Times New Roman" w:cs="Times New Roman"/>
          <w:sz w:val="24"/>
          <w:szCs w:val="24"/>
        </w:rPr>
        <w:t xml:space="preserve">Overall, this software provides a suite of functions to enable broader use of Landsat satellite data for </w:t>
      </w:r>
      <w:r w:rsidR="00FB5579">
        <w:rPr>
          <w:rFonts w:ascii="Times New Roman" w:hAnsi="Times New Roman" w:cs="Times New Roman"/>
          <w:sz w:val="24"/>
          <w:szCs w:val="24"/>
        </w:rPr>
        <w:t xml:space="preserve">local to global </w:t>
      </w:r>
      <w:r w:rsidRPr="00154C6C">
        <w:rPr>
          <w:rFonts w:ascii="Times New Roman" w:hAnsi="Times New Roman" w:cs="Times New Roman"/>
          <w:sz w:val="24"/>
          <w:szCs w:val="24"/>
        </w:rPr>
        <w:t>assessment and monitoring of vegetation greenness over the past four decades</w:t>
      </w:r>
      <w:r w:rsidR="00FB5579">
        <w:rPr>
          <w:rFonts w:ascii="Times New Roman" w:hAnsi="Times New Roman" w:cs="Times New Roman"/>
          <w:sz w:val="24"/>
          <w:szCs w:val="24"/>
        </w:rPr>
        <w:t xml:space="preserve">. </w:t>
      </w:r>
    </w:p>
    <w:p w14:paraId="4BF28172" w14:textId="77777777" w:rsidR="006264F9" w:rsidRDefault="006264F9" w:rsidP="00F751FB">
      <w:pPr>
        <w:pStyle w:val="NoSpacing"/>
        <w:rPr>
          <w:rFonts w:ascii="Times New Roman" w:hAnsi="Times New Roman" w:cs="Times New Roman"/>
          <w:sz w:val="24"/>
          <w:szCs w:val="24"/>
        </w:rPr>
      </w:pPr>
    </w:p>
    <w:p w14:paraId="69B968FC" w14:textId="77777777" w:rsidR="00D8312E" w:rsidRDefault="00BE49FA" w:rsidP="00C81F1B">
      <w:pPr>
        <w:pStyle w:val="Heading1"/>
      </w:pPr>
      <w:r w:rsidRPr="00BE49FA">
        <w:t>Literature cited</w:t>
      </w:r>
    </w:p>
    <w:p w14:paraId="00322A15" w14:textId="77777777" w:rsidR="00D8312E" w:rsidRDefault="00D8312E" w:rsidP="00C81F1B">
      <w:pPr>
        <w:pStyle w:val="Heading1"/>
      </w:pPr>
    </w:p>
    <w:p w14:paraId="293CF279" w14:textId="77777777" w:rsidR="003A652A" w:rsidRPr="003A652A" w:rsidRDefault="00D8312E" w:rsidP="003A652A">
      <w:pPr>
        <w:pStyle w:val="EndNoteBibliography"/>
        <w:spacing w:after="0"/>
        <w:ind w:left="720" w:hanging="720"/>
      </w:pPr>
      <w:r>
        <w:fldChar w:fldCharType="begin"/>
      </w:r>
      <w:r>
        <w:instrText xml:space="preserve"> ADDIN EN.REFLIST </w:instrText>
      </w:r>
      <w:r>
        <w:fldChar w:fldCharType="separate"/>
      </w:r>
      <w:r w:rsidR="003A652A" w:rsidRPr="003A652A">
        <w:t xml:space="preserve">Aybar, C., Q. Wu, L. Bautista, R. Yali, and A. Barja. 2020. rgee: An R package for interacting with Google Earth Engine. Journal of Open Source Software </w:t>
      </w:r>
      <w:r w:rsidR="003A652A" w:rsidRPr="003A652A">
        <w:rPr>
          <w:b/>
        </w:rPr>
        <w:t>5</w:t>
      </w:r>
      <w:r w:rsidR="003A652A" w:rsidRPr="003A652A">
        <w:t>:2272.</w:t>
      </w:r>
    </w:p>
    <w:p w14:paraId="3C3D44B0" w14:textId="77777777" w:rsidR="003A652A" w:rsidRPr="003A652A" w:rsidRDefault="003A652A" w:rsidP="003A652A">
      <w:pPr>
        <w:pStyle w:val="EndNoteBibliography"/>
        <w:ind w:left="720" w:hanging="720"/>
      </w:pPr>
      <w:r w:rsidRPr="003A652A">
        <w:t xml:space="preserve">Badgley, G., C. B. Field, and J. A. Berry. 2017. Canopy near-infrared reflectance and terrestrial photosynthesis. Science Advances </w:t>
      </w:r>
      <w:r w:rsidRPr="003A652A">
        <w:rPr>
          <w:b/>
        </w:rPr>
        <w:t>3</w:t>
      </w:r>
      <w:r w:rsidRPr="003A652A">
        <w:t>:e1602244</w:t>
      </w:r>
    </w:p>
    <w:p w14:paraId="0D8DC436" w14:textId="77777777" w:rsidR="003A652A" w:rsidRPr="003A652A" w:rsidRDefault="003A652A" w:rsidP="003A652A">
      <w:pPr>
        <w:pStyle w:val="EndNoteBibliography"/>
        <w:spacing w:after="0"/>
      </w:pPr>
    </w:p>
    <w:p w14:paraId="11C8CD23" w14:textId="77777777" w:rsidR="003A652A" w:rsidRPr="003A652A" w:rsidRDefault="003A652A" w:rsidP="003A652A">
      <w:pPr>
        <w:pStyle w:val="EndNoteBibliography"/>
        <w:spacing w:after="0"/>
        <w:ind w:left="720" w:hanging="720"/>
      </w:pPr>
      <w:r w:rsidRPr="003A652A">
        <w:t>Berner, L. T., and S. J. Goetz. In Review. Vegetation greenness trends consistent with a boreal forest biome shift.</w:t>
      </w:r>
    </w:p>
    <w:p w14:paraId="3674E808" w14:textId="77777777" w:rsidR="003A652A" w:rsidRPr="003A652A" w:rsidRDefault="003A652A" w:rsidP="003A652A">
      <w:pPr>
        <w:pStyle w:val="EndNoteBibliography"/>
        <w:spacing w:after="0"/>
        <w:ind w:left="720" w:hanging="720"/>
      </w:pPr>
      <w:r w:rsidRPr="003A652A">
        <w:t xml:space="preserve">Berner, L. T., P. Jantz, K. D. Tape, and S. J. Goetz. 2018. Tundra plant aboveground biomass and shrub dominance mapped across the North Slope of Alaska. Environmental Research Letters </w:t>
      </w:r>
      <w:r w:rsidRPr="003A652A">
        <w:rPr>
          <w:b/>
        </w:rPr>
        <w:t>13</w:t>
      </w:r>
      <w:r w:rsidRPr="003A652A">
        <w:t>:035002.</w:t>
      </w:r>
    </w:p>
    <w:p w14:paraId="3EF8DC39" w14:textId="77777777" w:rsidR="003A652A" w:rsidRPr="003A652A" w:rsidRDefault="003A652A" w:rsidP="003A652A">
      <w:pPr>
        <w:pStyle w:val="EndNoteBibliography"/>
        <w:spacing w:after="0"/>
        <w:ind w:left="720" w:hanging="720"/>
      </w:pPr>
      <w:r w:rsidRPr="003A652A">
        <w:lastRenderedPageBreak/>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3A652A">
        <w:rPr>
          <w:b/>
        </w:rPr>
        <w:t>11</w:t>
      </w:r>
      <w:r w:rsidRPr="003A652A">
        <w:t>:4621.</w:t>
      </w:r>
    </w:p>
    <w:p w14:paraId="286265B2" w14:textId="77777777" w:rsidR="003A652A" w:rsidRPr="003A652A" w:rsidRDefault="003A652A" w:rsidP="003A652A">
      <w:pPr>
        <w:pStyle w:val="EndNoteBibliography"/>
        <w:spacing w:after="0"/>
        <w:ind w:left="720" w:hanging="720"/>
      </w:pPr>
      <w:r w:rsidRPr="003A652A">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3A652A">
        <w:rPr>
          <w:b/>
        </w:rPr>
        <w:t>14</w:t>
      </w:r>
      <w:r w:rsidRPr="003A652A">
        <w:t>:085010.</w:t>
      </w:r>
    </w:p>
    <w:p w14:paraId="0A387586" w14:textId="77777777" w:rsidR="003A652A" w:rsidRPr="003A652A" w:rsidRDefault="003A652A" w:rsidP="003A652A">
      <w:pPr>
        <w:pStyle w:val="EndNoteBibliography"/>
        <w:spacing w:after="0"/>
        <w:ind w:left="720" w:hanging="720"/>
      </w:pPr>
      <w:r w:rsidRPr="003A652A">
        <w:t xml:space="preserve">Boyd, M. A., L. T. Berner, A. C. Foster, S. J. Goetz, B. M. Rogers, X. J. Walker, and M. C. Mack. 2021. Historic declines in growth portend trembling aspen death during a contemporary leaf miner outbreak in Alaska. Ecosphere </w:t>
      </w:r>
      <w:r w:rsidRPr="003A652A">
        <w:rPr>
          <w:b/>
        </w:rPr>
        <w:t>12</w:t>
      </w:r>
      <w:r w:rsidRPr="003A652A">
        <w:t>:e03569.</w:t>
      </w:r>
    </w:p>
    <w:p w14:paraId="546BA92D" w14:textId="77777777" w:rsidR="003A652A" w:rsidRPr="003A652A" w:rsidRDefault="003A652A" w:rsidP="003A652A">
      <w:pPr>
        <w:pStyle w:val="EndNoteBibliography"/>
        <w:spacing w:after="0"/>
        <w:ind w:left="720" w:hanging="720"/>
      </w:pPr>
      <w:r w:rsidRPr="003A652A">
        <w:t xml:space="preserve">Breiman, L. 2001. Random Forests. Machine Learning </w:t>
      </w:r>
      <w:r w:rsidRPr="003A652A">
        <w:rPr>
          <w:b/>
        </w:rPr>
        <w:t>45</w:t>
      </w:r>
      <w:r w:rsidRPr="003A652A">
        <w:t>:5-32.</w:t>
      </w:r>
    </w:p>
    <w:p w14:paraId="2A3E5DAC" w14:textId="5539E3BD" w:rsidR="003A652A" w:rsidRPr="003A652A" w:rsidRDefault="003A652A" w:rsidP="003A652A">
      <w:pPr>
        <w:pStyle w:val="EndNoteBibliography"/>
        <w:spacing w:after="0"/>
        <w:ind w:left="720" w:hanging="720"/>
      </w:pPr>
      <w:r w:rsidRPr="003A652A">
        <w:t xml:space="preserve">Bronaugh, D., and A. Werner. 2012. zyp: Zhang + Yue-Pilon trends package. R package version 0.10-1.1. </w:t>
      </w:r>
      <w:hyperlink r:id="rId19" w:history="1">
        <w:r w:rsidRPr="003A652A">
          <w:rPr>
            <w:rStyle w:val="Hyperlink"/>
          </w:rPr>
          <w:t>https://CRAN.R-project.org/package=zyp</w:t>
        </w:r>
      </w:hyperlink>
      <w:r w:rsidRPr="003A652A">
        <w:t>.</w:t>
      </w:r>
    </w:p>
    <w:p w14:paraId="2F505789" w14:textId="77777777" w:rsidR="003A652A" w:rsidRPr="003A652A" w:rsidRDefault="003A652A" w:rsidP="003A652A">
      <w:pPr>
        <w:pStyle w:val="EndNoteBibliography"/>
        <w:spacing w:after="0"/>
        <w:ind w:left="720" w:hanging="720"/>
      </w:pPr>
      <w:r w:rsidRPr="003A652A">
        <w:t xml:space="preserve">Camps-Valls, G., M. Campos-Taberner, Á. Moreno-Martínez, S. Walther, G. Duveiller, A. Cescatti, M. D. Mahecha, J. Muñoz-Marí, F. J. García-Haro, and L. Guanter. 2021. A unified vegetation index for quantifying the terrestrial biosphere. Science Advances </w:t>
      </w:r>
      <w:r w:rsidRPr="003A652A">
        <w:rPr>
          <w:b/>
        </w:rPr>
        <w:t>7</w:t>
      </w:r>
      <w:r w:rsidRPr="003A652A">
        <w:t>:eabc7447.</w:t>
      </w:r>
    </w:p>
    <w:p w14:paraId="4AC0156B" w14:textId="77777777" w:rsidR="003A652A" w:rsidRPr="003A652A" w:rsidRDefault="003A652A" w:rsidP="003A652A">
      <w:pPr>
        <w:pStyle w:val="EndNoteBibliography"/>
        <w:ind w:left="720" w:hanging="720"/>
      </w:pPr>
      <w:r w:rsidRPr="003A652A">
        <w:t>dos Santos, A. 2017. landsat8: Landsat 8 Imagery Rescaled to Reflectance, Radiance and/or</w:t>
      </w:r>
    </w:p>
    <w:p w14:paraId="0EF95A85" w14:textId="0A5E8CF6" w:rsidR="003A652A" w:rsidRPr="003A652A" w:rsidRDefault="003A652A" w:rsidP="003A652A">
      <w:pPr>
        <w:pStyle w:val="EndNoteBibliography"/>
        <w:spacing w:after="0"/>
        <w:ind w:left="720" w:hanging="720"/>
      </w:pPr>
      <w:r w:rsidRPr="003A652A">
        <w:t xml:space="preserve">Temperature. R package version 0.1-10. </w:t>
      </w:r>
      <w:hyperlink r:id="rId20" w:history="1">
        <w:r w:rsidRPr="003A652A">
          <w:rPr>
            <w:rStyle w:val="Hyperlink"/>
          </w:rPr>
          <w:t>https://CRAN.R-project.org/package=landsat8</w:t>
        </w:r>
      </w:hyperlink>
      <w:r w:rsidRPr="003A652A">
        <w:t>.</w:t>
      </w:r>
    </w:p>
    <w:p w14:paraId="2FF4A5E6" w14:textId="77777777" w:rsidR="003A652A" w:rsidRPr="003A652A" w:rsidRDefault="003A652A" w:rsidP="003A652A">
      <w:pPr>
        <w:pStyle w:val="EndNoteBibliography"/>
        <w:spacing w:after="0"/>
        <w:ind w:left="720" w:hanging="720"/>
      </w:pPr>
      <w:r w:rsidRPr="003A652A">
        <w:rPr>
          <w:rFonts w:hint="eastAsia"/>
        </w:rPr>
        <w:t>Gaglioti, B., L. T. Berner, B. M. Jones, K. M. Orndahl, A. P. Williams, L. Andreu</w:t>
      </w:r>
      <w:r w:rsidRPr="003A652A">
        <w:rPr>
          <w:rFonts w:hint="eastAsia"/>
        </w:rPr>
        <w:t>‐</w:t>
      </w:r>
      <w:r w:rsidRPr="003A652A">
        <w:rPr>
          <w:rFonts w:hint="eastAsia"/>
        </w:rPr>
        <w:t>Hayles, R. D</w:t>
      </w:r>
      <w:r w:rsidRPr="003A652A">
        <w:rPr>
          <w:rFonts w:hint="eastAsia"/>
        </w:rPr>
        <w:t>’</w:t>
      </w:r>
      <w:r w:rsidRPr="003A652A">
        <w:rPr>
          <w:rFonts w:hint="eastAsia"/>
        </w:rPr>
        <w:t>Arrigo, S. J. Goetz, and D. H. Mann. 2021. Tussocks enduring or shrubs greening: Alternat</w:t>
      </w:r>
      <w:r w:rsidRPr="003A652A">
        <w:t xml:space="preserve">e responses to changing fire regimes in the Noatak River Valley, Alaska. Journal of Geophysical Research: Biogeosciences </w:t>
      </w:r>
      <w:r w:rsidRPr="003A652A">
        <w:rPr>
          <w:b/>
        </w:rPr>
        <w:t>126</w:t>
      </w:r>
      <w:r w:rsidRPr="003A652A">
        <w:t>:e2020JG006009.</w:t>
      </w:r>
    </w:p>
    <w:p w14:paraId="7C13F83E" w14:textId="77777777" w:rsidR="003A652A" w:rsidRPr="003A652A" w:rsidRDefault="003A652A" w:rsidP="003A652A">
      <w:pPr>
        <w:pStyle w:val="EndNoteBibliography"/>
        <w:spacing w:after="0"/>
        <w:ind w:left="720" w:hanging="720"/>
      </w:pPr>
      <w:r w:rsidRPr="003A652A">
        <w:t xml:space="preserve">Gao, B.-C. 1996. NDWI—A normalized difference water index for remote sensing of vegetation liquid water from space. Remote Sensing of Environment </w:t>
      </w:r>
      <w:r w:rsidRPr="003A652A">
        <w:rPr>
          <w:b/>
        </w:rPr>
        <w:t>58</w:t>
      </w:r>
      <w:r w:rsidRPr="003A652A">
        <w:t>:257-266.</w:t>
      </w:r>
    </w:p>
    <w:p w14:paraId="70ECA35E" w14:textId="77777777" w:rsidR="003A652A" w:rsidRPr="003A652A" w:rsidRDefault="003A652A" w:rsidP="003A652A">
      <w:pPr>
        <w:pStyle w:val="EndNoteBibliography"/>
        <w:spacing w:after="0"/>
        <w:ind w:left="720" w:hanging="720"/>
      </w:pPr>
      <w:r w:rsidRPr="003A652A">
        <w:t xml:space="preserve">Gitelson, A. A. 2004. Wide dynamic range vegetation index for remote quantification of biophysical characteristics of vegetation. Journal of plant physiology </w:t>
      </w:r>
      <w:r w:rsidRPr="003A652A">
        <w:rPr>
          <w:b/>
        </w:rPr>
        <w:t>161</w:t>
      </w:r>
      <w:r w:rsidRPr="003A652A">
        <w:t>:165-173.</w:t>
      </w:r>
    </w:p>
    <w:p w14:paraId="24E4941F" w14:textId="77777777" w:rsidR="003A652A" w:rsidRPr="003A652A" w:rsidRDefault="003A652A" w:rsidP="003A652A">
      <w:pPr>
        <w:pStyle w:val="EndNoteBibliography"/>
        <w:spacing w:after="0"/>
        <w:ind w:left="720" w:hanging="720"/>
      </w:pPr>
      <w:r w:rsidRPr="003A652A">
        <w:t xml:space="preserve">Gitelson, A. A., and M. N. Merzlyak. 1998. Remote sensing of chlorophyll concentration in higher plant leaves. Advances in Space Research </w:t>
      </w:r>
      <w:r w:rsidRPr="003A652A">
        <w:rPr>
          <w:b/>
        </w:rPr>
        <w:t>22</w:t>
      </w:r>
      <w:r w:rsidRPr="003A652A">
        <w:t>:689-692.</w:t>
      </w:r>
    </w:p>
    <w:p w14:paraId="02E09D0E" w14:textId="77777777" w:rsidR="003A652A" w:rsidRPr="003A652A" w:rsidRDefault="003A652A" w:rsidP="003A652A">
      <w:pPr>
        <w:pStyle w:val="EndNoteBibliography"/>
        <w:spacing w:after="0"/>
        <w:ind w:left="720" w:hanging="720"/>
      </w:pPr>
      <w:r w:rsidRPr="003A652A">
        <w:t xml:space="preserve">Gorelick, N., M. Hancher, M. Dixon, S. Ilyushchenko, D. Thau, and R. Moore. 2017. Google Earth Engine: Planetary-scale geospatial analysis for everyone. Remote Sensing of Environment </w:t>
      </w:r>
      <w:r w:rsidRPr="003A652A">
        <w:rPr>
          <w:b/>
        </w:rPr>
        <w:t>202</w:t>
      </w:r>
      <w:r w:rsidRPr="003A652A">
        <w:t>:18-27.</w:t>
      </w:r>
    </w:p>
    <w:p w14:paraId="5CEED163" w14:textId="77777777" w:rsidR="003A652A" w:rsidRPr="003A652A" w:rsidRDefault="003A652A" w:rsidP="003A652A">
      <w:pPr>
        <w:pStyle w:val="EndNoteBibliography"/>
        <w:spacing w:after="0"/>
        <w:ind w:left="720" w:hanging="720"/>
      </w:pPr>
      <w:r w:rsidRPr="003A652A">
        <w:t xml:space="preserve">Goslee, S. 2011. Analyzing remote sensing data in R: The Landsat Package. The Journal of Statistial Software </w:t>
      </w:r>
      <w:r w:rsidRPr="003A652A">
        <w:rPr>
          <w:b/>
        </w:rPr>
        <w:t>43</w:t>
      </w:r>
      <w:r w:rsidRPr="003A652A">
        <w:t>.</w:t>
      </w:r>
    </w:p>
    <w:p w14:paraId="6A521450" w14:textId="77777777" w:rsidR="003A652A" w:rsidRPr="003A652A" w:rsidRDefault="003A652A" w:rsidP="003A652A">
      <w:pPr>
        <w:pStyle w:val="EndNoteBibliography"/>
        <w:spacing w:after="0"/>
        <w:ind w:left="720" w:hanging="720"/>
      </w:pPr>
      <w:r w:rsidRPr="003A652A">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3A652A">
        <w:rPr>
          <w:b/>
        </w:rPr>
        <w:t>342</w:t>
      </w:r>
      <w:r w:rsidRPr="003A652A">
        <w:t>:850.</w:t>
      </w:r>
    </w:p>
    <w:p w14:paraId="2DDE2CA8" w14:textId="77777777" w:rsidR="003A652A" w:rsidRPr="003A652A" w:rsidRDefault="003A652A" w:rsidP="003A652A">
      <w:pPr>
        <w:pStyle w:val="EndNoteBibliography"/>
        <w:spacing w:after="0"/>
        <w:ind w:left="720" w:hanging="720"/>
      </w:pPr>
      <w:r w:rsidRPr="003A652A">
        <w:t xml:space="preserve">Hardisky, M., V. Klemas, and M. Smart. 1983. The influence of soil salinity, growth form, and leaf moisture on the spectral radiance of Spartina alterniflora. Photogrammetric Engineering &amp; Remote Sensing </w:t>
      </w:r>
      <w:r w:rsidRPr="003A652A">
        <w:rPr>
          <w:b/>
        </w:rPr>
        <w:t>49</w:t>
      </w:r>
      <w:r w:rsidRPr="003A652A">
        <w:t>:77-83.</w:t>
      </w:r>
    </w:p>
    <w:p w14:paraId="679636DB" w14:textId="6B26F9D7" w:rsidR="003A652A" w:rsidRPr="003A652A" w:rsidRDefault="003A652A" w:rsidP="003A652A">
      <w:pPr>
        <w:pStyle w:val="EndNoteBibliography"/>
        <w:spacing w:after="0"/>
        <w:ind w:left="720" w:hanging="720"/>
      </w:pPr>
      <w:r w:rsidRPr="003A652A">
        <w:t xml:space="preserve">Howat, I., A. Negrete, and B. Smith. 2015. MEaSUREs Greenland Ice Mapping Project (GIMP) Digital Elevation Model, Version 1. NASA National Snow and Ice Data Center Distributed Active Archive Center. doi: </w:t>
      </w:r>
      <w:hyperlink r:id="rId21" w:history="1">
        <w:r w:rsidRPr="003A652A">
          <w:rPr>
            <w:rStyle w:val="Hyperlink"/>
          </w:rPr>
          <w:t>https://doi.org/10.5067/NV34YUIXLP9W</w:t>
        </w:r>
      </w:hyperlink>
      <w:r w:rsidRPr="003A652A">
        <w:t>. [2021-11-23], Boulder, Colorado USA.</w:t>
      </w:r>
    </w:p>
    <w:p w14:paraId="5411C659" w14:textId="77777777" w:rsidR="003A652A" w:rsidRPr="003A652A" w:rsidRDefault="003A652A" w:rsidP="003A652A">
      <w:pPr>
        <w:pStyle w:val="EndNoteBibliography"/>
        <w:spacing w:after="0"/>
        <w:ind w:left="720" w:hanging="720"/>
      </w:pPr>
      <w:r w:rsidRPr="003A652A">
        <w:t xml:space="preserve">Howat, I. M., A. Negrete, and B. E. Smith. 2014. The Greenland Ice Mapping Project (GIMP) land classification and surface elevation data sets. The Cryosphere </w:t>
      </w:r>
      <w:r w:rsidRPr="003A652A">
        <w:rPr>
          <w:b/>
        </w:rPr>
        <w:t>8</w:t>
      </w:r>
      <w:r w:rsidRPr="003A652A">
        <w:t>:1509-1518.</w:t>
      </w:r>
    </w:p>
    <w:p w14:paraId="76CBB83F" w14:textId="77777777" w:rsidR="003A652A" w:rsidRPr="003A652A" w:rsidRDefault="003A652A" w:rsidP="003A652A">
      <w:pPr>
        <w:pStyle w:val="EndNoteBibliography"/>
        <w:spacing w:after="0"/>
        <w:ind w:left="720" w:hanging="720"/>
      </w:pPr>
      <w:r w:rsidRPr="003A652A">
        <w:t xml:space="preserve">Huete, A., K. Didan, T. Miura, E. P. Rodriguez, X. Gao, and L. G. Ferreira. 2002. Overview of the radiometric and biophysical performance of the MODIS vegetation indices. Remote Sensing of Environment </w:t>
      </w:r>
      <w:r w:rsidRPr="003A652A">
        <w:rPr>
          <w:b/>
        </w:rPr>
        <w:t>83</w:t>
      </w:r>
      <w:r w:rsidRPr="003A652A">
        <w:t>:195-213.</w:t>
      </w:r>
    </w:p>
    <w:p w14:paraId="3BAC0A65" w14:textId="77777777" w:rsidR="003A652A" w:rsidRPr="003A652A" w:rsidRDefault="003A652A" w:rsidP="003A652A">
      <w:pPr>
        <w:pStyle w:val="EndNoteBibliography"/>
        <w:spacing w:after="0"/>
        <w:ind w:left="720" w:hanging="720"/>
      </w:pPr>
      <w:r w:rsidRPr="003A652A">
        <w:lastRenderedPageBreak/>
        <w:t xml:space="preserve">Huete, A. R. 1988. A soil-adjusted vegetation index (SAVI). Remote Sensing of Environment </w:t>
      </w:r>
      <w:r w:rsidRPr="003A652A">
        <w:rPr>
          <w:b/>
        </w:rPr>
        <w:t>25</w:t>
      </w:r>
      <w:r w:rsidRPr="003A652A">
        <w:t>:295-309.</w:t>
      </w:r>
    </w:p>
    <w:p w14:paraId="046C0929" w14:textId="77777777" w:rsidR="003A652A" w:rsidRPr="003A652A" w:rsidRDefault="003A652A" w:rsidP="003A652A">
      <w:pPr>
        <w:pStyle w:val="EndNoteBibliography"/>
        <w:spacing w:after="0"/>
        <w:ind w:left="720" w:hanging="720"/>
      </w:pPr>
      <w:r w:rsidRPr="003A652A">
        <w:t xml:space="preserve">Jiang, Z., A. R. Huete, K. Didan, and T. Miura. 2008. Development of a two-band enhanced vegetation index without a blue band. Remote Sensing of Environment </w:t>
      </w:r>
      <w:r w:rsidRPr="003A652A">
        <w:rPr>
          <w:b/>
        </w:rPr>
        <w:t>112</w:t>
      </w:r>
      <w:r w:rsidRPr="003A652A">
        <w:t>:3833-3845.</w:t>
      </w:r>
    </w:p>
    <w:p w14:paraId="31308387" w14:textId="77777777" w:rsidR="003A652A" w:rsidRPr="003A652A" w:rsidRDefault="003A652A" w:rsidP="003A652A">
      <w:pPr>
        <w:pStyle w:val="EndNoteBibliography"/>
        <w:spacing w:after="0"/>
        <w:ind w:left="720" w:hanging="720"/>
      </w:pPr>
      <w:r w:rsidRPr="003A652A">
        <w:t xml:space="preserve">Ju, J., and J. G. Masek. 2016. The vegetation greenness trend in Canada and US Alaska from 1984–2012 Landsat data. Remote Sensing of Environment </w:t>
      </w:r>
      <w:r w:rsidRPr="003A652A">
        <w:rPr>
          <w:b/>
        </w:rPr>
        <w:t>176</w:t>
      </w:r>
      <w:r w:rsidRPr="003A652A">
        <w:t>:1-16.</w:t>
      </w:r>
    </w:p>
    <w:p w14:paraId="6F456257" w14:textId="77777777" w:rsidR="003A652A" w:rsidRPr="003A652A" w:rsidRDefault="003A652A" w:rsidP="003A652A">
      <w:pPr>
        <w:pStyle w:val="EndNoteBibliography"/>
        <w:spacing w:after="0"/>
        <w:ind w:left="720" w:hanging="720"/>
      </w:pPr>
      <w:r w:rsidRPr="003A652A">
        <w:t>Key, C. H., and N. C. Benson. 1999. The Normalized Burn Ratio (NBR): A Landsat TM radiometric measure of burn severity. United States Geological Survey, Northern Rocky Mountain Science Center.(Bozeman, MT).</w:t>
      </w:r>
    </w:p>
    <w:p w14:paraId="6B9F5340" w14:textId="77777777" w:rsidR="003A652A" w:rsidRPr="003A652A" w:rsidRDefault="003A652A" w:rsidP="003A652A">
      <w:pPr>
        <w:pStyle w:val="EndNoteBibliography"/>
        <w:spacing w:after="0"/>
        <w:ind w:left="720" w:hanging="720"/>
      </w:pPr>
      <w:r w:rsidRPr="003A652A">
        <w:t xml:space="preserve">Marsett, R. C., J. Qi, P. Heilman, S. H. Biedenbender, M. C. Watson, S. Amer, M. Weltz, D. Goodrich, and R. Marsett. 2006. Remote sensing for grassland management in the arid southwest. Rangeland Ecology &amp; Management </w:t>
      </w:r>
      <w:r w:rsidRPr="003A652A">
        <w:rPr>
          <w:b/>
        </w:rPr>
        <w:t>59</w:t>
      </w:r>
      <w:r w:rsidRPr="003A652A">
        <w:t>:530-540.</w:t>
      </w:r>
    </w:p>
    <w:p w14:paraId="39A1EB58" w14:textId="77777777" w:rsidR="003A652A" w:rsidRPr="003A652A" w:rsidRDefault="003A652A" w:rsidP="003A652A">
      <w:pPr>
        <w:pStyle w:val="EndNoteBibliography"/>
        <w:spacing w:after="0"/>
        <w:ind w:left="720" w:hanging="720"/>
      </w:pPr>
      <w:r w:rsidRPr="003A652A">
        <w:t xml:space="preserve">McFeeters, S. K. 1996. The use of the Normalized Difference Water Index (NDWI) in the delineation of open water features. International Journal of Remote Sensing </w:t>
      </w:r>
      <w:r w:rsidRPr="003A652A">
        <w:rPr>
          <w:b/>
        </w:rPr>
        <w:t>17</w:t>
      </w:r>
      <w:r w:rsidRPr="003A652A">
        <w:t>:1425-1432.</w:t>
      </w:r>
    </w:p>
    <w:p w14:paraId="2D1CBD07" w14:textId="77777777" w:rsidR="003A652A" w:rsidRPr="003A652A" w:rsidRDefault="003A652A" w:rsidP="003A652A">
      <w:pPr>
        <w:pStyle w:val="EndNoteBibliography"/>
        <w:spacing w:after="0"/>
        <w:ind w:left="720" w:hanging="720"/>
      </w:pPr>
      <w:r w:rsidRPr="003A652A">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3A652A">
        <w:rPr>
          <w:b/>
        </w:rPr>
        <w:t>16</w:t>
      </w:r>
      <w:r w:rsidRPr="003A652A">
        <w:t>:053001.</w:t>
      </w:r>
    </w:p>
    <w:p w14:paraId="38CD24C7" w14:textId="77777777" w:rsidR="003A652A" w:rsidRPr="003A652A" w:rsidRDefault="003A652A" w:rsidP="003A652A">
      <w:pPr>
        <w:pStyle w:val="EndNoteBibliography"/>
        <w:spacing w:after="0"/>
        <w:ind w:left="720" w:hanging="720"/>
      </w:pPr>
      <w:r w:rsidRPr="003A652A">
        <w:rPr>
          <w:rFonts w:hint="eastAsia"/>
        </w:rPr>
        <w:t>Merzlyak, M. N., A. A. Gitelson, O. B. Chivkunova, and V. Y. Rakitin. 1999. Non</w:t>
      </w:r>
      <w:r w:rsidRPr="003A652A">
        <w:rPr>
          <w:rFonts w:hint="eastAsia"/>
        </w:rPr>
        <w:t>‐</w:t>
      </w:r>
      <w:r w:rsidRPr="003A652A">
        <w:rPr>
          <w:rFonts w:hint="eastAsia"/>
        </w:rPr>
        <w:t>destru</w:t>
      </w:r>
      <w:r w:rsidRPr="003A652A">
        <w:t xml:space="preserve">ctive optical detection of pigment changes during leaf senescence and fruit ripening. Physiologia plantarum </w:t>
      </w:r>
      <w:r w:rsidRPr="003A652A">
        <w:rPr>
          <w:b/>
        </w:rPr>
        <w:t>106</w:t>
      </w:r>
      <w:r w:rsidRPr="003A652A">
        <w:t>:135-141.</w:t>
      </w:r>
    </w:p>
    <w:p w14:paraId="0BF10E5F" w14:textId="77777777" w:rsidR="003A652A" w:rsidRPr="003A652A" w:rsidRDefault="003A652A" w:rsidP="003A652A">
      <w:pPr>
        <w:pStyle w:val="EndNoteBibliography"/>
        <w:spacing w:after="0"/>
        <w:ind w:left="720" w:hanging="720"/>
      </w:pPr>
      <w:r w:rsidRPr="003A652A">
        <w:t xml:space="preserve">Pekel, J.-F., A. Cottam, N. Gorelick, and A. S. Belward. 2016. High-resolution mapping of global surface water and its long-term changes. Nature </w:t>
      </w:r>
      <w:r w:rsidRPr="003A652A">
        <w:rPr>
          <w:b/>
        </w:rPr>
        <w:t>540</w:t>
      </w:r>
      <w:r w:rsidRPr="003A652A">
        <w:t>:418-422.</w:t>
      </w:r>
    </w:p>
    <w:p w14:paraId="3BF01984" w14:textId="77777777" w:rsidR="003A652A" w:rsidRPr="003A652A" w:rsidRDefault="003A652A" w:rsidP="003A652A">
      <w:pPr>
        <w:pStyle w:val="EndNoteBibliography"/>
        <w:spacing w:after="0"/>
        <w:ind w:left="720" w:hanging="720"/>
      </w:pPr>
      <w:r w:rsidRPr="003A652A">
        <w:t>R Core Team. 2020. R: A Language and Environment for Statistical Computing. R Foundation for Statistical Computing, Vienna.</w:t>
      </w:r>
    </w:p>
    <w:p w14:paraId="4F9EDC59" w14:textId="77777777" w:rsidR="003A652A" w:rsidRPr="003A652A" w:rsidRDefault="003A652A" w:rsidP="003A652A">
      <w:pPr>
        <w:pStyle w:val="EndNoteBibliography"/>
        <w:spacing w:after="0"/>
        <w:ind w:left="720" w:hanging="720"/>
      </w:pPr>
      <w:r w:rsidRPr="003A652A">
        <w:t xml:space="preserve">Rock, B., J. Vogelmann, D. Williams, A. Vogelmann, and T. Hoshizaki. 1986. Remote detection of forest damage. BioScience </w:t>
      </w:r>
      <w:r w:rsidRPr="003A652A">
        <w:rPr>
          <w:b/>
        </w:rPr>
        <w:t>36</w:t>
      </w:r>
      <w:r w:rsidRPr="003A652A">
        <w:t>:439-445.</w:t>
      </w:r>
    </w:p>
    <w:p w14:paraId="48E01E82" w14:textId="77777777" w:rsidR="003A652A" w:rsidRPr="003A652A" w:rsidRDefault="003A652A" w:rsidP="003A652A">
      <w:pPr>
        <w:pStyle w:val="EndNoteBibliography"/>
        <w:spacing w:after="0"/>
        <w:ind w:left="720" w:hanging="720"/>
      </w:pPr>
      <w:r w:rsidRPr="003A652A">
        <w:t xml:space="preserve">Rouse, J., R. Haas, J. Schell, and D. Deering. 1974. Monitoring vegetation systems in the Great Plains with ERTS. NASA special publication </w:t>
      </w:r>
      <w:r w:rsidRPr="003A652A">
        <w:rPr>
          <w:b/>
        </w:rPr>
        <w:t>351</w:t>
      </w:r>
      <w:r w:rsidRPr="003A652A">
        <w:t>:309-317.</w:t>
      </w:r>
    </w:p>
    <w:p w14:paraId="0FAF99AC" w14:textId="77777777" w:rsidR="003A652A" w:rsidRPr="003A652A" w:rsidRDefault="003A652A" w:rsidP="003A652A">
      <w:pPr>
        <w:pStyle w:val="EndNoteBibliography"/>
        <w:spacing w:after="0"/>
        <w:ind w:left="720" w:hanging="720"/>
      </w:pPr>
      <w:r w:rsidRPr="003A652A">
        <w:t xml:space="preserve">Roy, D. P., V. Kovalskyy, H. K. Zhang, E. F. Vermote, L. Yan, S. S. Kumar, and A. Egorov. 2016. Characterization of Landsat-7 to Landsat-8 reflective wavelength and normalized difference vegetation index continuity. Remote Sensing of Environment </w:t>
      </w:r>
      <w:r w:rsidRPr="003A652A">
        <w:rPr>
          <w:b/>
        </w:rPr>
        <w:t>185</w:t>
      </w:r>
      <w:r w:rsidRPr="003A652A">
        <w:t>:57-70.</w:t>
      </w:r>
    </w:p>
    <w:p w14:paraId="5E71FA40" w14:textId="77777777" w:rsidR="003A652A" w:rsidRPr="003A652A" w:rsidRDefault="003A652A" w:rsidP="003A652A">
      <w:pPr>
        <w:pStyle w:val="EndNoteBibliography"/>
        <w:spacing w:after="0"/>
        <w:ind w:left="720" w:hanging="720"/>
      </w:pPr>
      <w:r w:rsidRPr="003A652A">
        <w:t xml:space="preserve">Verdonen, M., L. T. Berner, B. C. Forbes, and T. Kumpula. 2020. Periglacial vegetation dynamics in Arctic Russia: decadal analysis of tundra regeneration on landslides with time series satellite imagery. Environmental Research Letters </w:t>
      </w:r>
      <w:r w:rsidRPr="003A652A">
        <w:rPr>
          <w:b/>
        </w:rPr>
        <w:t>15</w:t>
      </w:r>
      <w:r w:rsidRPr="003A652A">
        <w:t>:105020.</w:t>
      </w:r>
    </w:p>
    <w:p w14:paraId="23ABD8FC" w14:textId="77777777" w:rsidR="003A652A" w:rsidRPr="003A652A" w:rsidRDefault="003A652A" w:rsidP="003A652A">
      <w:pPr>
        <w:pStyle w:val="EndNoteBibliography"/>
        <w:spacing w:after="0"/>
        <w:ind w:left="720" w:hanging="720"/>
      </w:pPr>
      <w:r w:rsidRPr="003A652A">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3A652A">
        <w:rPr>
          <w:b/>
        </w:rPr>
        <w:t>51</w:t>
      </w:r>
      <w:r w:rsidRPr="003A652A">
        <w:t>:1323-1338.</w:t>
      </w:r>
    </w:p>
    <w:p w14:paraId="136CBDC9" w14:textId="77777777" w:rsidR="003A652A" w:rsidRPr="003A652A" w:rsidRDefault="003A652A" w:rsidP="003A652A">
      <w:pPr>
        <w:pStyle w:val="EndNoteBibliography"/>
        <w:spacing w:after="0"/>
        <w:ind w:left="720" w:hanging="720"/>
      </w:pPr>
      <w:r w:rsidRPr="003A652A">
        <w:t xml:space="preserve">Wang, J. A., and M. A. Friedl. 2019. The role of land cover change in Arctic-Boreal greening and browning trends. Environmental Research Letters </w:t>
      </w:r>
      <w:r w:rsidRPr="003A652A">
        <w:rPr>
          <w:b/>
        </w:rPr>
        <w:t>14</w:t>
      </w:r>
      <w:r w:rsidRPr="003A652A">
        <w:t>:125007.</w:t>
      </w:r>
    </w:p>
    <w:p w14:paraId="31AF0D7E" w14:textId="77777777" w:rsidR="003A652A" w:rsidRPr="003A652A" w:rsidRDefault="003A652A" w:rsidP="003A652A">
      <w:pPr>
        <w:pStyle w:val="EndNoteBibliography"/>
        <w:spacing w:after="0"/>
        <w:ind w:left="720" w:hanging="720"/>
      </w:pPr>
      <w:r w:rsidRPr="003A652A">
        <w:t xml:space="preserve">Wright, M. N., and A. Ziegler. 2017. Ranger: a fast implementation of random forests for high dimensional data in C++ and R. Journal of statistical software </w:t>
      </w:r>
      <w:r w:rsidRPr="003A652A">
        <w:rPr>
          <w:b/>
        </w:rPr>
        <w:t>77</w:t>
      </w:r>
      <w:r w:rsidRPr="003A652A">
        <w:t>:1-17.</w:t>
      </w:r>
    </w:p>
    <w:p w14:paraId="2947393B" w14:textId="77777777" w:rsidR="003A652A" w:rsidRPr="003A652A" w:rsidRDefault="003A652A" w:rsidP="003A652A">
      <w:pPr>
        <w:pStyle w:val="EndNoteBibliography"/>
        <w:spacing w:after="0"/>
        <w:ind w:left="720" w:hanging="720"/>
      </w:pPr>
      <w:r w:rsidRPr="003A652A">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3A652A">
        <w:rPr>
          <w:b/>
        </w:rPr>
        <w:t>225</w:t>
      </w:r>
      <w:r w:rsidRPr="003A652A">
        <w:t>:127-147.</w:t>
      </w:r>
    </w:p>
    <w:p w14:paraId="707B5576" w14:textId="77777777" w:rsidR="003A652A" w:rsidRPr="003A652A" w:rsidRDefault="003A652A" w:rsidP="003A652A">
      <w:pPr>
        <w:pStyle w:val="EndNoteBibliography"/>
        <w:ind w:left="720" w:hanging="720"/>
      </w:pPr>
      <w:r w:rsidRPr="003A652A">
        <w:lastRenderedPageBreak/>
        <w:t xml:space="preserve">Zhu, Z., S. Wang, and C. E. Woodcock. 2015. Improvement and expansion of the Fmask algorithm: cloud, cloud shadow, and snow detection for Landsats 4–7, 8, and Sentinel 2 images. Remote Sensing of Environment </w:t>
      </w:r>
      <w:r w:rsidRPr="003A652A">
        <w:rPr>
          <w:b/>
        </w:rPr>
        <w:t>159</w:t>
      </w:r>
      <w:r w:rsidRPr="003A652A">
        <w:t>:269-277.</w:t>
      </w:r>
    </w:p>
    <w:p w14:paraId="319B9F96" w14:textId="2C87CAC9" w:rsidR="00BE49FA" w:rsidRPr="00BE49FA" w:rsidRDefault="00D8312E" w:rsidP="00C81F1B">
      <w:pPr>
        <w:pStyle w:val="Heading1"/>
      </w:pPr>
      <w:r>
        <w:fldChar w:fldCharType="end"/>
      </w:r>
    </w:p>
    <w:sectPr w:rsidR="00BE49FA" w:rsidRPr="00BE49FA">
      <w:headerReference w:type="default"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ogan Berner" w:date="2021-09-08T10:59:00Z" w:initials="LB">
    <w:p w14:paraId="49D52033" w14:textId="2EC37BFA" w:rsidR="00EF2C33" w:rsidRDefault="00EF2C33">
      <w:pPr>
        <w:pStyle w:val="CommentText"/>
      </w:pPr>
      <w:r>
        <w:rPr>
          <w:rStyle w:val="CommentReference"/>
        </w:rPr>
        <w:annotationRef/>
      </w:r>
      <w:r w:rsidRPr="00F751FB">
        <w:rPr>
          <w:rFonts w:ascii="Georgia" w:hAnsi="Georgia" w:cs="Times New Roman"/>
          <w:sz w:val="28"/>
          <w:szCs w:val="28"/>
        </w:rPr>
        <w:t>The SN should clearly describe the relationship of the software to existing software in the field. Does it supplement, supercede, or compete with existing software packages? What new features does it provide to users (e.g., a coherent analytical framework, novel functions or methods, increases in speed and stability)? If the software is part of a modular system (e.g., R, Python, Julia, Matlab packages), it should describe which packages (and their versions) are used by the software, what functionality is used from them, and the specific contribution of the package. Imported packages, and their versions, should be cited using the appropriate references.</w:t>
      </w:r>
    </w:p>
  </w:comment>
  <w:comment w:id="1" w:author="Logan Berner [2]" w:date="2021-09-10T10:12:00Z" w:initials="LB">
    <w:p w14:paraId="3853FD25" w14:textId="092E8E18" w:rsidR="00EF2C33" w:rsidRDefault="00EF2C33">
      <w:pPr>
        <w:pStyle w:val="CommentText"/>
      </w:pPr>
      <w:r>
        <w:rPr>
          <w:rStyle w:val="CommentReference"/>
        </w:rPr>
        <w:annotationRef/>
      </w:r>
      <w:r>
        <w:t>Condense</w:t>
      </w:r>
    </w:p>
  </w:comment>
  <w:comment w:id="2" w:author="Jakob Johann Assmann" w:date="2021-09-16T02:11:00Z" w:initials="JJA">
    <w:p w14:paraId="5A04EDDF" w14:textId="2FC43F8A" w:rsidR="00EF2C33" w:rsidRDefault="00EF2C33">
      <w:pPr>
        <w:pStyle w:val="CommentText"/>
      </w:pPr>
      <w:r>
        <w:rPr>
          <w:rStyle w:val="CommentReference"/>
        </w:rPr>
        <w:annotationRef/>
      </w:r>
      <w:r>
        <w:t>The dois for C2 are:</w:t>
      </w:r>
    </w:p>
    <w:p w14:paraId="7C1C4F2D" w14:textId="77777777" w:rsidR="00EF2C33" w:rsidRDefault="00EF2C33">
      <w:pPr>
        <w:pStyle w:val="CommentText"/>
      </w:pPr>
    </w:p>
    <w:p w14:paraId="2CF959BA" w14:textId="77777777" w:rsidR="00EF2C33" w:rsidRPr="008D37EB" w:rsidRDefault="00EF2C33" w:rsidP="008D37EB">
      <w:pPr>
        <w:rPr>
          <w:lang w:val="da-DK"/>
        </w:rPr>
      </w:pPr>
      <w:r w:rsidRPr="008D37EB">
        <w:rPr>
          <w:lang w:val="da-DK"/>
        </w:rPr>
        <w:t xml:space="preserve">Landsat 4/5: </w:t>
      </w:r>
      <w:hyperlink r:id="rId1" w:tgtFrame="_blank" w:history="1">
        <w:r w:rsidRPr="008D37EB">
          <w:rPr>
            <w:rStyle w:val="Hyperlink"/>
            <w:lang w:val="da-DK"/>
          </w:rPr>
          <w:t>doi.org/10.5066/P9IAXOVV</w:t>
        </w:r>
      </w:hyperlink>
    </w:p>
    <w:p w14:paraId="3D1BEC3D" w14:textId="77777777" w:rsidR="00EF2C33" w:rsidRPr="008D37EB" w:rsidRDefault="00EF2C33" w:rsidP="008D37EB">
      <w:pPr>
        <w:rPr>
          <w:lang w:val="da-DK"/>
        </w:rPr>
      </w:pPr>
      <w:r w:rsidRPr="008D37EB">
        <w:rPr>
          <w:lang w:val="da-DK"/>
        </w:rPr>
        <w:t xml:space="preserve">Landsat 7: </w:t>
      </w:r>
      <w:hyperlink r:id="rId2" w:tgtFrame="_blank" w:history="1">
        <w:r w:rsidRPr="008D37EB">
          <w:rPr>
            <w:rStyle w:val="Hyperlink"/>
            <w:lang w:val="da-DK"/>
          </w:rPr>
          <w:t>doi.org/10.5066/P9C7I13B</w:t>
        </w:r>
      </w:hyperlink>
    </w:p>
    <w:p w14:paraId="5A5BF0A1" w14:textId="77777777" w:rsidR="00EF2C33" w:rsidRDefault="00EF2C33" w:rsidP="008D37EB">
      <w:r w:rsidRPr="008D37EB">
        <w:rPr>
          <w:lang w:val="en-GB"/>
        </w:rPr>
        <w:t xml:space="preserve">Landsat 8/9: </w:t>
      </w:r>
      <w:hyperlink r:id="rId3" w:tgtFrame="_blank" w:history="1">
        <w:r>
          <w:rPr>
            <w:rStyle w:val="Hyperlink"/>
          </w:rPr>
          <w:t>doi.org/10.5066/P9OGBGM6</w:t>
        </w:r>
      </w:hyperlink>
      <w:r>
        <w:t> </w:t>
      </w:r>
    </w:p>
    <w:p w14:paraId="4B846D2F" w14:textId="142B39FE" w:rsidR="00EF2C33" w:rsidRPr="008D37EB" w:rsidRDefault="00EF2C33">
      <w:pPr>
        <w:pStyle w:val="CommentText"/>
        <w:rPr>
          <w:lang w:val="en-GB"/>
        </w:rPr>
      </w:pPr>
    </w:p>
  </w:comment>
  <w:comment w:id="3" w:author="Logan Berner [2]" w:date="2021-11-23T16:26:00Z" w:initials="LB">
    <w:p w14:paraId="4A7C5EE8" w14:textId="5EC16A50" w:rsidR="00EF2C33" w:rsidRDefault="00EF2C33">
      <w:pPr>
        <w:pStyle w:val="CommentText"/>
      </w:pPr>
      <w:r>
        <w:rPr>
          <w:rStyle w:val="CommentReference"/>
        </w:rPr>
        <w:annotationRef/>
      </w:r>
      <w:r>
        <w:t xml:space="preserve">@ Jakob – please add more details or revise this section as needed. </w:t>
      </w:r>
    </w:p>
  </w:comment>
  <w:comment w:id="35" w:author="Logan Berner" w:date="2021-09-08T11:01:00Z" w:initials="LB">
    <w:p w14:paraId="7140F6EF" w14:textId="77777777" w:rsidR="00EF2C33" w:rsidRDefault="00EF2C33" w:rsidP="004F2FB5">
      <w:pPr>
        <w:pStyle w:val="NoSpacing"/>
        <w:rPr>
          <w:rFonts w:ascii="Georgia" w:hAnsi="Georgia" w:cs="Times New Roman"/>
          <w:sz w:val="28"/>
          <w:szCs w:val="28"/>
        </w:rPr>
      </w:pP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p>
    <w:p w14:paraId="345E6409" w14:textId="644E13C0" w:rsidR="00EF2C33" w:rsidRDefault="00EF2C33">
      <w:pPr>
        <w:pStyle w:val="CommentText"/>
      </w:pPr>
    </w:p>
  </w:comment>
  <w:comment w:id="36" w:author="Logan Berner [2]" w:date="2021-11-18T15:33:00Z" w:initials="LB">
    <w:p w14:paraId="1BADF106" w14:textId="01ADBC6E" w:rsidR="00EF2C33" w:rsidRDefault="00EF2C33">
      <w:pPr>
        <w:pStyle w:val="CommentText"/>
      </w:pPr>
      <w:r>
        <w:rPr>
          <w:rStyle w:val="CommentReference"/>
        </w:rPr>
        <w:annotationRef/>
      </w:r>
      <w:r>
        <w:t xml:space="preserve">Jakob – please add a sentence or two describing this area. </w:t>
      </w:r>
    </w:p>
  </w:comment>
  <w:comment w:id="37" w:author="Logan Berner" w:date="2021-11-23T11:48:00Z" w:initials="LB">
    <w:p w14:paraId="1C5026FD" w14:textId="12DEEEC4" w:rsidR="00EF2C33" w:rsidRDefault="00EF2C33">
      <w:pPr>
        <w:pStyle w:val="CommentText"/>
      </w:pPr>
      <w:r>
        <w:rPr>
          <w:rStyle w:val="CommentReference"/>
        </w:rPr>
        <w:annotationRef/>
      </w:r>
      <w:r>
        <w:t>Figure out how to cite</w:t>
      </w:r>
    </w:p>
  </w:comment>
  <w:comment w:id="38" w:author="Logan Berner [2]" w:date="2021-12-01T17:00:00Z" w:initials="LB">
    <w:p w14:paraId="20E40DA4" w14:textId="799B2024" w:rsidR="00EB7B05" w:rsidRPr="00EB7B05" w:rsidRDefault="00EB7B05" w:rsidP="00EB7B05">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p w14:paraId="68C17198" w14:textId="77777777" w:rsidR="00EB7B05" w:rsidRDefault="00EB7B05" w:rsidP="00EB7B05">
      <w:pPr>
        <w:pStyle w:val="NoSpacing"/>
        <w:rPr>
          <w:rFonts w:ascii="Times New Roman" w:hAnsi="Times New Roman" w:cs="Times New Roman"/>
          <w:i/>
          <w:iCs/>
          <w:sz w:val="24"/>
          <w:szCs w:val="24"/>
        </w:rPr>
      </w:pPr>
    </w:p>
    <w:p w14:paraId="7B7A8A2A" w14:textId="67EC212C" w:rsidR="00EB7B05" w:rsidRPr="00EF2C33" w:rsidRDefault="00EB7B05" w:rsidP="00EB7B05">
      <w:pPr>
        <w:pStyle w:val="NoSpacing"/>
        <w:rPr>
          <w:rFonts w:ascii="Times New Roman" w:hAnsi="Times New Roman" w:cs="Times New Roman"/>
          <w:i/>
          <w:iCs/>
          <w:sz w:val="24"/>
          <w:szCs w:val="24"/>
        </w:rPr>
      </w:pPr>
      <w:r>
        <w:rPr>
          <w:rStyle w:val="CommentReference"/>
        </w:rPr>
        <w:annotationRef/>
      </w:r>
      <w:r w:rsidRPr="00EF2C33">
        <w:rPr>
          <w:rFonts w:ascii="Times New Roman" w:hAnsi="Times New Roman" w:cs="Times New Roman"/>
          <w:i/>
          <w:iCs/>
          <w:sz w:val="24"/>
          <w:szCs w:val="24"/>
        </w:rPr>
        <w:t xml:space="preserve"># Download </w:t>
      </w:r>
      <w:r>
        <w:rPr>
          <w:rFonts w:ascii="Times New Roman" w:hAnsi="Times New Roman" w:cs="Times New Roman"/>
          <w:i/>
          <w:iCs/>
          <w:sz w:val="24"/>
          <w:szCs w:val="24"/>
        </w:rPr>
        <w:t>data files from Google Drive to local computer</w:t>
      </w:r>
    </w:p>
    <w:p w14:paraId="27135B7B"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folder.url &lt;- "https://drive.google.com/drive/u/0/folders/1m5j1CdLIX8Tb3LgoxUDz-MDgR_tpvA0E"</w:t>
      </w:r>
    </w:p>
    <w:p w14:paraId="2CA938A7"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folder &lt;- drive_get(as_id(folder.url))</w:t>
      </w:r>
    </w:p>
    <w:p w14:paraId="72EF36A2"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files &lt;- drive_ls(folder, type = "csv")</w:t>
      </w:r>
    </w:p>
    <w:p w14:paraId="5E0FC821"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mkdirs('output/lsat_exports/')</w:t>
      </w:r>
    </w:p>
    <w:p w14:paraId="1E7D8DC1"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for (i in 1:nrow(files)){</w:t>
      </w:r>
    </w:p>
    <w:p w14:paraId="51B3F0F1"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 xml:space="preserve">  drive_download(file = as_id(files$id[i]), path = paste0('output/lsat_exports/',files$name[i]))</w:t>
      </w:r>
    </w:p>
    <w:p w14:paraId="7F2F207E" w14:textId="77777777" w:rsidR="00EB7B05" w:rsidRPr="00EF2C33" w:rsidRDefault="00EB7B05" w:rsidP="00EB7B05">
      <w:pPr>
        <w:pStyle w:val="NoSpacing"/>
        <w:rPr>
          <w:rFonts w:ascii="Consolas" w:hAnsi="Consolas" w:cs="Times New Roman"/>
          <w:sz w:val="20"/>
          <w:szCs w:val="20"/>
        </w:rPr>
      </w:pPr>
      <w:r w:rsidRPr="00EF2C33">
        <w:rPr>
          <w:rFonts w:ascii="Consolas" w:hAnsi="Consolas" w:cs="Times New Roman"/>
          <w:sz w:val="20"/>
          <w:szCs w:val="20"/>
        </w:rPr>
        <w:t>}</w:t>
      </w:r>
    </w:p>
    <w:p w14:paraId="3E85E431" w14:textId="4DFE84E6" w:rsidR="00EB7B05" w:rsidRDefault="00EB7B05">
      <w:pPr>
        <w:pStyle w:val="CommentText"/>
      </w:pPr>
    </w:p>
  </w:comment>
  <w:comment w:id="39" w:author="Logan Berner [2]" w:date="2021-12-01T15:19:00Z" w:initials="LB">
    <w:p w14:paraId="6FD6FECB" w14:textId="79FA9919" w:rsidR="00EF2C33" w:rsidRDefault="00EF2C33">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D52033" w15:done="0"/>
  <w15:commentEx w15:paraId="3853FD25" w15:done="0"/>
  <w15:commentEx w15:paraId="4B846D2F" w15:done="0"/>
  <w15:commentEx w15:paraId="4A7C5EE8" w15:done="0"/>
  <w15:commentEx w15:paraId="345E6409" w15:done="0"/>
  <w15:commentEx w15:paraId="1BADF106" w15:done="0"/>
  <w15:commentEx w15:paraId="1C5026FD" w15:done="0"/>
  <w15:commentEx w15:paraId="3E85E431" w15:done="0"/>
  <w15:commentEx w15:paraId="6FD6FE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E31600" w16cex:dateUtc="2021-09-08T17:59:00Z"/>
  <w16cex:commentExtensible w16cex:durableId="24E5AE26" w16cex:dateUtc="2021-09-10T17:12:00Z"/>
  <w16cex:commentExtensible w16cex:durableId="24EDA4D0" w16cex:dateUtc="2021-09-16T09:11:00Z"/>
  <w16cex:commentExtensible w16cex:durableId="254794D0" w16cex:dateUtc="2021-11-23T23:26:00Z"/>
  <w16cex:commentExtensible w16cex:durableId="24E31670" w16cex:dateUtc="2021-09-08T18:01:00Z"/>
  <w16cex:commentExtensible w16cex:durableId="2540F0C3" w16cex:dateUtc="2021-11-18T22:33:00Z"/>
  <w16cex:commentExtensible w16cex:durableId="25475385" w16cex:dateUtc="2021-11-23T18:48:00Z"/>
  <w16cex:commentExtensible w16cex:durableId="255228C1" w16cex:dateUtc="2021-12-02T00:00:00Z"/>
  <w16cex:commentExtensible w16cex:durableId="2552110C" w16cex:dateUtc="2021-12-01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D52033" w16cid:durableId="24E31600"/>
  <w16cid:commentId w16cid:paraId="3853FD25" w16cid:durableId="24E5AE26"/>
  <w16cid:commentId w16cid:paraId="4B846D2F" w16cid:durableId="24EDA4D0"/>
  <w16cid:commentId w16cid:paraId="4A7C5EE8" w16cid:durableId="254794D0"/>
  <w16cid:commentId w16cid:paraId="345E6409" w16cid:durableId="24E31670"/>
  <w16cid:commentId w16cid:paraId="1BADF106" w16cid:durableId="2540F0C3"/>
  <w16cid:commentId w16cid:paraId="1C5026FD" w16cid:durableId="25475385"/>
  <w16cid:commentId w16cid:paraId="3E85E431" w16cid:durableId="255228C1"/>
  <w16cid:commentId w16cid:paraId="6FD6FECB" w16cid:durableId="25521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837C5" w14:textId="77777777" w:rsidR="00577ADD" w:rsidRDefault="00577ADD" w:rsidP="00EB55B9">
      <w:pPr>
        <w:spacing w:after="0" w:line="240" w:lineRule="auto"/>
      </w:pPr>
      <w:r>
        <w:separator/>
      </w:r>
    </w:p>
  </w:endnote>
  <w:endnote w:type="continuationSeparator" w:id="0">
    <w:p w14:paraId="5AF073B0" w14:textId="77777777" w:rsidR="00577ADD" w:rsidRDefault="00577ADD"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1846861"/>
      <w:docPartObj>
        <w:docPartGallery w:val="Page Numbers (Bottom of Page)"/>
        <w:docPartUnique/>
      </w:docPartObj>
    </w:sdtPr>
    <w:sdtEndPr>
      <w:rPr>
        <w:noProof/>
      </w:rPr>
    </w:sdtEndPr>
    <w:sdtContent>
      <w:p w14:paraId="7D7B0722" w14:textId="31D1DE4D" w:rsidR="00EF2C33" w:rsidRDefault="00EF2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EF2C33" w:rsidRDefault="00EF2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D5E596" w14:textId="77777777" w:rsidR="00577ADD" w:rsidRDefault="00577ADD" w:rsidP="00EB55B9">
      <w:pPr>
        <w:spacing w:after="0" w:line="240" w:lineRule="auto"/>
      </w:pPr>
      <w:r>
        <w:separator/>
      </w:r>
    </w:p>
  </w:footnote>
  <w:footnote w:type="continuationSeparator" w:id="0">
    <w:p w14:paraId="3C0CE3B1" w14:textId="77777777" w:rsidR="00577ADD" w:rsidRDefault="00577ADD"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94AD2" w14:textId="48D1385A" w:rsidR="00EF2C33" w:rsidRDefault="00EF2C33"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ogan Berner">
    <w15:presenceInfo w15:providerId="AD" w15:userId="S::logan.berner@nau.edu::f6fd0f1c-29fe-43bb-99fa-550384ef13aa"/>
  </w15:person>
  <w15:person w15:author="Logan Berner [2]">
    <w15:presenceInfo w15:providerId="AD" w15:userId="S::Logan.Berner@nau.edu::f6fd0f1c-29fe-43bb-99fa-550384ef13aa"/>
  </w15:person>
  <w15:person w15:author="Jakob Johann Assmann">
    <w15:presenceInfo w15:providerId="AD" w15:userId="S::au634851@uni.au.dk::3d742933-92a9-482a-84fa-4d2b770084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E58A222A-9A99-49CA-8CE5-3FC216E0BB11}"/>
    <w:docVar w:name="dgnword-eventsink" w:val="1906788748400"/>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902&lt;/item&gt;&lt;item&gt;998&lt;/item&gt;&lt;item&gt;1126&lt;/item&gt;&lt;item&gt;1560&lt;/item&gt;&lt;item&gt;1934&lt;/item&gt;&lt;item&gt;2741&lt;/item&gt;&lt;item&gt;3235&lt;/item&gt;&lt;item&gt;3251&lt;/item&gt;&lt;item&gt;3320&lt;/item&gt;&lt;item&gt;3341&lt;/item&gt;&lt;item&gt;3374&lt;/item&gt;&lt;item&gt;3408&lt;/item&gt;&lt;item&gt;3411&lt;/item&gt;&lt;item&gt;3587&lt;/item&gt;&lt;item&gt;3590&lt;/item&gt;&lt;item&gt;3608&lt;/item&gt;&lt;item&gt;3683&lt;/item&gt;&lt;item&gt;3699&lt;/item&gt;&lt;item&gt;3737&lt;/item&gt;&lt;item&gt;3755&lt;/item&gt;&lt;item&gt;3875&lt;/item&gt;&lt;item&gt;3959&lt;/item&gt;&lt;item&gt;4115&lt;/item&gt;&lt;item&gt;4261&lt;/item&gt;&lt;item&gt;4344&lt;/item&gt;&lt;item&gt;4476&lt;/item&gt;&lt;item&gt;4485&lt;/item&gt;&lt;item&gt;4489&lt;/item&gt;&lt;item&gt;4495&lt;/item&gt;&lt;item&gt;4501&lt;/item&gt;&lt;item&gt;4506&lt;/item&gt;&lt;item&gt;4513&lt;/item&gt;&lt;item&gt;4641&lt;/item&gt;&lt;item&gt;4642&lt;/item&gt;&lt;item&gt;4643&lt;/item&gt;&lt;item&gt;4644&lt;/item&gt;&lt;item&gt;4645&lt;/item&gt;&lt;item&gt;4646&lt;/item&gt;&lt;item&gt;4647&lt;/item&gt;&lt;/record-ids&gt;&lt;/item&gt;&lt;/Libraries&gt;"/>
  </w:docVars>
  <w:rsids>
    <w:rsidRoot w:val="00B45079"/>
    <w:rsid w:val="00000F29"/>
    <w:rsid w:val="000113B1"/>
    <w:rsid w:val="0001570C"/>
    <w:rsid w:val="000213B5"/>
    <w:rsid w:val="00021EA0"/>
    <w:rsid w:val="00027CD4"/>
    <w:rsid w:val="00030698"/>
    <w:rsid w:val="0003731F"/>
    <w:rsid w:val="000632ED"/>
    <w:rsid w:val="00067A0C"/>
    <w:rsid w:val="000836F0"/>
    <w:rsid w:val="00084ABC"/>
    <w:rsid w:val="000853A5"/>
    <w:rsid w:val="00086314"/>
    <w:rsid w:val="00086E6F"/>
    <w:rsid w:val="00090A00"/>
    <w:rsid w:val="000B1752"/>
    <w:rsid w:val="000B4776"/>
    <w:rsid w:val="000B55F0"/>
    <w:rsid w:val="000B7FBE"/>
    <w:rsid w:val="000C275F"/>
    <w:rsid w:val="000C45BD"/>
    <w:rsid w:val="0010487C"/>
    <w:rsid w:val="00106C4B"/>
    <w:rsid w:val="00112D34"/>
    <w:rsid w:val="00132CED"/>
    <w:rsid w:val="00154C6C"/>
    <w:rsid w:val="001630D3"/>
    <w:rsid w:val="00165D80"/>
    <w:rsid w:val="00176605"/>
    <w:rsid w:val="001813F3"/>
    <w:rsid w:val="001828AC"/>
    <w:rsid w:val="00187E5F"/>
    <w:rsid w:val="001A1A95"/>
    <w:rsid w:val="001A5ABB"/>
    <w:rsid w:val="001A6C2D"/>
    <w:rsid w:val="001B7BF7"/>
    <w:rsid w:val="001C7F28"/>
    <w:rsid w:val="001E0248"/>
    <w:rsid w:val="00206CCE"/>
    <w:rsid w:val="00211EE3"/>
    <w:rsid w:val="002125DD"/>
    <w:rsid w:val="0022005E"/>
    <w:rsid w:val="00220D01"/>
    <w:rsid w:val="00222227"/>
    <w:rsid w:val="00224AF0"/>
    <w:rsid w:val="0023661A"/>
    <w:rsid w:val="0024136F"/>
    <w:rsid w:val="00250EE3"/>
    <w:rsid w:val="0026479A"/>
    <w:rsid w:val="00283C96"/>
    <w:rsid w:val="0028596A"/>
    <w:rsid w:val="0029290E"/>
    <w:rsid w:val="002A52FE"/>
    <w:rsid w:val="002B23A4"/>
    <w:rsid w:val="002B50C5"/>
    <w:rsid w:val="002C1AC5"/>
    <w:rsid w:val="002C207C"/>
    <w:rsid w:val="002C27C7"/>
    <w:rsid w:val="002C3EDF"/>
    <w:rsid w:val="002D1352"/>
    <w:rsid w:val="002D37A0"/>
    <w:rsid w:val="002F1CCE"/>
    <w:rsid w:val="002F69EB"/>
    <w:rsid w:val="002F6EE8"/>
    <w:rsid w:val="00302291"/>
    <w:rsid w:val="0031164E"/>
    <w:rsid w:val="00313C20"/>
    <w:rsid w:val="0032733C"/>
    <w:rsid w:val="00327C86"/>
    <w:rsid w:val="00330786"/>
    <w:rsid w:val="00354DD8"/>
    <w:rsid w:val="00356130"/>
    <w:rsid w:val="00370A44"/>
    <w:rsid w:val="00381CED"/>
    <w:rsid w:val="003841A8"/>
    <w:rsid w:val="00385C4F"/>
    <w:rsid w:val="003861ED"/>
    <w:rsid w:val="0039029E"/>
    <w:rsid w:val="003934F7"/>
    <w:rsid w:val="00397810"/>
    <w:rsid w:val="003A590F"/>
    <w:rsid w:val="003A6063"/>
    <w:rsid w:val="003A652A"/>
    <w:rsid w:val="003A7C5C"/>
    <w:rsid w:val="003B12C7"/>
    <w:rsid w:val="003B3F84"/>
    <w:rsid w:val="003C7159"/>
    <w:rsid w:val="003C7D0B"/>
    <w:rsid w:val="003D2455"/>
    <w:rsid w:val="003D7172"/>
    <w:rsid w:val="003E129D"/>
    <w:rsid w:val="003E6880"/>
    <w:rsid w:val="004015C4"/>
    <w:rsid w:val="0042225A"/>
    <w:rsid w:val="00422AD6"/>
    <w:rsid w:val="004252F6"/>
    <w:rsid w:val="0045166C"/>
    <w:rsid w:val="00452483"/>
    <w:rsid w:val="00455CB4"/>
    <w:rsid w:val="00455E25"/>
    <w:rsid w:val="00461546"/>
    <w:rsid w:val="00477254"/>
    <w:rsid w:val="0048413F"/>
    <w:rsid w:val="004852B1"/>
    <w:rsid w:val="00495459"/>
    <w:rsid w:val="0049567B"/>
    <w:rsid w:val="0049628C"/>
    <w:rsid w:val="00497D49"/>
    <w:rsid w:val="004A266C"/>
    <w:rsid w:val="004A5BCD"/>
    <w:rsid w:val="004B4A89"/>
    <w:rsid w:val="004C6B84"/>
    <w:rsid w:val="004C73F6"/>
    <w:rsid w:val="004D618D"/>
    <w:rsid w:val="004F168E"/>
    <w:rsid w:val="004F2FB5"/>
    <w:rsid w:val="00505DD9"/>
    <w:rsid w:val="00512B9D"/>
    <w:rsid w:val="00517382"/>
    <w:rsid w:val="00524784"/>
    <w:rsid w:val="0053457C"/>
    <w:rsid w:val="005463A4"/>
    <w:rsid w:val="00573E37"/>
    <w:rsid w:val="00577ADD"/>
    <w:rsid w:val="00581C05"/>
    <w:rsid w:val="005A303F"/>
    <w:rsid w:val="005A3048"/>
    <w:rsid w:val="005B13AD"/>
    <w:rsid w:val="005B6315"/>
    <w:rsid w:val="005C2852"/>
    <w:rsid w:val="005D2FC7"/>
    <w:rsid w:val="005D5BE1"/>
    <w:rsid w:val="005E5395"/>
    <w:rsid w:val="005E7FE0"/>
    <w:rsid w:val="005F4D9D"/>
    <w:rsid w:val="0060245B"/>
    <w:rsid w:val="006165C9"/>
    <w:rsid w:val="006174E8"/>
    <w:rsid w:val="006264F9"/>
    <w:rsid w:val="00634DE8"/>
    <w:rsid w:val="006370FB"/>
    <w:rsid w:val="00641264"/>
    <w:rsid w:val="006434A0"/>
    <w:rsid w:val="0065746C"/>
    <w:rsid w:val="00676192"/>
    <w:rsid w:val="00683754"/>
    <w:rsid w:val="006866D8"/>
    <w:rsid w:val="00692972"/>
    <w:rsid w:val="00695B27"/>
    <w:rsid w:val="006B3BD8"/>
    <w:rsid w:val="006B7C79"/>
    <w:rsid w:val="006C569F"/>
    <w:rsid w:val="006D0903"/>
    <w:rsid w:val="006D7A74"/>
    <w:rsid w:val="006E0CFF"/>
    <w:rsid w:val="006E6ACB"/>
    <w:rsid w:val="006F22C8"/>
    <w:rsid w:val="007039F5"/>
    <w:rsid w:val="00710AEA"/>
    <w:rsid w:val="00713812"/>
    <w:rsid w:val="0072688D"/>
    <w:rsid w:val="00733108"/>
    <w:rsid w:val="00743CCA"/>
    <w:rsid w:val="00744D59"/>
    <w:rsid w:val="0077545D"/>
    <w:rsid w:val="00777D31"/>
    <w:rsid w:val="00782A8D"/>
    <w:rsid w:val="007831B8"/>
    <w:rsid w:val="00792C3C"/>
    <w:rsid w:val="007A1C82"/>
    <w:rsid w:val="007A23DF"/>
    <w:rsid w:val="007A39B6"/>
    <w:rsid w:val="007B03BD"/>
    <w:rsid w:val="007B3C27"/>
    <w:rsid w:val="007B3C28"/>
    <w:rsid w:val="007B3D9C"/>
    <w:rsid w:val="007C1180"/>
    <w:rsid w:val="007C191F"/>
    <w:rsid w:val="007C7417"/>
    <w:rsid w:val="007E1D6D"/>
    <w:rsid w:val="007E3FF1"/>
    <w:rsid w:val="007F3F2E"/>
    <w:rsid w:val="007F4509"/>
    <w:rsid w:val="007F5904"/>
    <w:rsid w:val="0081165D"/>
    <w:rsid w:val="008251A3"/>
    <w:rsid w:val="00831471"/>
    <w:rsid w:val="008361F7"/>
    <w:rsid w:val="0084197A"/>
    <w:rsid w:val="008507EA"/>
    <w:rsid w:val="00870CD6"/>
    <w:rsid w:val="008742A4"/>
    <w:rsid w:val="00885AA9"/>
    <w:rsid w:val="0088661F"/>
    <w:rsid w:val="00891554"/>
    <w:rsid w:val="00891EB6"/>
    <w:rsid w:val="008A44EA"/>
    <w:rsid w:val="008A516D"/>
    <w:rsid w:val="008A7E5B"/>
    <w:rsid w:val="008B108D"/>
    <w:rsid w:val="008B6649"/>
    <w:rsid w:val="008B7582"/>
    <w:rsid w:val="008C6BC7"/>
    <w:rsid w:val="008D37EB"/>
    <w:rsid w:val="008E2E43"/>
    <w:rsid w:val="008E5B68"/>
    <w:rsid w:val="008F417E"/>
    <w:rsid w:val="00901B6E"/>
    <w:rsid w:val="009073E5"/>
    <w:rsid w:val="00913009"/>
    <w:rsid w:val="009148B0"/>
    <w:rsid w:val="00926960"/>
    <w:rsid w:val="009300AA"/>
    <w:rsid w:val="00933678"/>
    <w:rsid w:val="009352DA"/>
    <w:rsid w:val="00941058"/>
    <w:rsid w:val="0094106D"/>
    <w:rsid w:val="00943AA8"/>
    <w:rsid w:val="00946A12"/>
    <w:rsid w:val="009525C2"/>
    <w:rsid w:val="00952E21"/>
    <w:rsid w:val="009542CB"/>
    <w:rsid w:val="00961EC4"/>
    <w:rsid w:val="009627D5"/>
    <w:rsid w:val="009705F9"/>
    <w:rsid w:val="00984A37"/>
    <w:rsid w:val="009904A0"/>
    <w:rsid w:val="0099430B"/>
    <w:rsid w:val="00995E10"/>
    <w:rsid w:val="009B1F98"/>
    <w:rsid w:val="009B4E3B"/>
    <w:rsid w:val="009C1EBF"/>
    <w:rsid w:val="009C68F5"/>
    <w:rsid w:val="009D5EB4"/>
    <w:rsid w:val="009E095F"/>
    <w:rsid w:val="009E67BA"/>
    <w:rsid w:val="009F2CF6"/>
    <w:rsid w:val="009F6ED4"/>
    <w:rsid w:val="00A07B97"/>
    <w:rsid w:val="00A12244"/>
    <w:rsid w:val="00A40441"/>
    <w:rsid w:val="00A5674D"/>
    <w:rsid w:val="00A655E2"/>
    <w:rsid w:val="00A65A7A"/>
    <w:rsid w:val="00A70F9A"/>
    <w:rsid w:val="00A741CD"/>
    <w:rsid w:val="00A8338D"/>
    <w:rsid w:val="00A9244D"/>
    <w:rsid w:val="00A92AB4"/>
    <w:rsid w:val="00A95307"/>
    <w:rsid w:val="00AA07D4"/>
    <w:rsid w:val="00AA2D22"/>
    <w:rsid w:val="00AA5E20"/>
    <w:rsid w:val="00AB15E1"/>
    <w:rsid w:val="00AC568D"/>
    <w:rsid w:val="00AC61AC"/>
    <w:rsid w:val="00AD0531"/>
    <w:rsid w:val="00AE0CAB"/>
    <w:rsid w:val="00AE0D98"/>
    <w:rsid w:val="00AE41FA"/>
    <w:rsid w:val="00AF2E38"/>
    <w:rsid w:val="00B06565"/>
    <w:rsid w:val="00B15E21"/>
    <w:rsid w:val="00B16CB2"/>
    <w:rsid w:val="00B2614B"/>
    <w:rsid w:val="00B26A5B"/>
    <w:rsid w:val="00B30D29"/>
    <w:rsid w:val="00B314FD"/>
    <w:rsid w:val="00B33ACC"/>
    <w:rsid w:val="00B41BE5"/>
    <w:rsid w:val="00B42316"/>
    <w:rsid w:val="00B45079"/>
    <w:rsid w:val="00B62D7F"/>
    <w:rsid w:val="00B82B05"/>
    <w:rsid w:val="00B8433F"/>
    <w:rsid w:val="00B93165"/>
    <w:rsid w:val="00B963CB"/>
    <w:rsid w:val="00BA31A6"/>
    <w:rsid w:val="00BA4386"/>
    <w:rsid w:val="00BB0AD5"/>
    <w:rsid w:val="00BB72FF"/>
    <w:rsid w:val="00BC11CC"/>
    <w:rsid w:val="00BC2EA0"/>
    <w:rsid w:val="00BC4C4C"/>
    <w:rsid w:val="00BC4DFA"/>
    <w:rsid w:val="00BE376D"/>
    <w:rsid w:val="00BE49FA"/>
    <w:rsid w:val="00BF5EB9"/>
    <w:rsid w:val="00C04880"/>
    <w:rsid w:val="00C053DC"/>
    <w:rsid w:val="00C12D7B"/>
    <w:rsid w:val="00C22D1B"/>
    <w:rsid w:val="00C262DE"/>
    <w:rsid w:val="00C33E07"/>
    <w:rsid w:val="00C35802"/>
    <w:rsid w:val="00C409DA"/>
    <w:rsid w:val="00C40A6A"/>
    <w:rsid w:val="00C4691F"/>
    <w:rsid w:val="00C56196"/>
    <w:rsid w:val="00C579A1"/>
    <w:rsid w:val="00C57DA0"/>
    <w:rsid w:val="00C70207"/>
    <w:rsid w:val="00C81F1B"/>
    <w:rsid w:val="00C843FD"/>
    <w:rsid w:val="00C935C1"/>
    <w:rsid w:val="00CA04F3"/>
    <w:rsid w:val="00CA07E6"/>
    <w:rsid w:val="00CA32D4"/>
    <w:rsid w:val="00CA786D"/>
    <w:rsid w:val="00CB511D"/>
    <w:rsid w:val="00CB5ED3"/>
    <w:rsid w:val="00CB7990"/>
    <w:rsid w:val="00CD17FA"/>
    <w:rsid w:val="00CD5E51"/>
    <w:rsid w:val="00D016CB"/>
    <w:rsid w:val="00D04654"/>
    <w:rsid w:val="00D408CA"/>
    <w:rsid w:val="00D43A8D"/>
    <w:rsid w:val="00D54F2C"/>
    <w:rsid w:val="00D61E4F"/>
    <w:rsid w:val="00D66B3D"/>
    <w:rsid w:val="00D7087C"/>
    <w:rsid w:val="00D710A0"/>
    <w:rsid w:val="00D727A7"/>
    <w:rsid w:val="00D72C7F"/>
    <w:rsid w:val="00D76CC8"/>
    <w:rsid w:val="00D8312E"/>
    <w:rsid w:val="00D90A80"/>
    <w:rsid w:val="00D926B6"/>
    <w:rsid w:val="00D97A86"/>
    <w:rsid w:val="00DB0039"/>
    <w:rsid w:val="00DC2DD0"/>
    <w:rsid w:val="00DC666B"/>
    <w:rsid w:val="00DD4372"/>
    <w:rsid w:val="00DD4795"/>
    <w:rsid w:val="00DD6183"/>
    <w:rsid w:val="00DD7FD2"/>
    <w:rsid w:val="00DE26DB"/>
    <w:rsid w:val="00DE7DE5"/>
    <w:rsid w:val="00E07A3D"/>
    <w:rsid w:val="00E11FF4"/>
    <w:rsid w:val="00E12136"/>
    <w:rsid w:val="00E16F62"/>
    <w:rsid w:val="00E22D17"/>
    <w:rsid w:val="00E34891"/>
    <w:rsid w:val="00E42BBB"/>
    <w:rsid w:val="00E46970"/>
    <w:rsid w:val="00E64191"/>
    <w:rsid w:val="00E64A9E"/>
    <w:rsid w:val="00E67A26"/>
    <w:rsid w:val="00E7044B"/>
    <w:rsid w:val="00E711A1"/>
    <w:rsid w:val="00E8337D"/>
    <w:rsid w:val="00E87545"/>
    <w:rsid w:val="00E87562"/>
    <w:rsid w:val="00E948B0"/>
    <w:rsid w:val="00E963E9"/>
    <w:rsid w:val="00EB55B9"/>
    <w:rsid w:val="00EB7B05"/>
    <w:rsid w:val="00EC1D88"/>
    <w:rsid w:val="00EC5E6F"/>
    <w:rsid w:val="00ED3DD6"/>
    <w:rsid w:val="00ED51A0"/>
    <w:rsid w:val="00ED53A7"/>
    <w:rsid w:val="00EF290A"/>
    <w:rsid w:val="00EF2C33"/>
    <w:rsid w:val="00EF4D79"/>
    <w:rsid w:val="00F11683"/>
    <w:rsid w:val="00F16EBD"/>
    <w:rsid w:val="00F3181F"/>
    <w:rsid w:val="00F4186D"/>
    <w:rsid w:val="00F42544"/>
    <w:rsid w:val="00F46243"/>
    <w:rsid w:val="00F50314"/>
    <w:rsid w:val="00F50F39"/>
    <w:rsid w:val="00F549DA"/>
    <w:rsid w:val="00F71E7E"/>
    <w:rsid w:val="00F739FD"/>
    <w:rsid w:val="00F73BBE"/>
    <w:rsid w:val="00F751FB"/>
    <w:rsid w:val="00F827DE"/>
    <w:rsid w:val="00F84824"/>
    <w:rsid w:val="00F858A0"/>
    <w:rsid w:val="00FB010E"/>
    <w:rsid w:val="00FB4A83"/>
    <w:rsid w:val="00FB5579"/>
    <w:rsid w:val="00FB5A6E"/>
    <w:rsid w:val="00FB6DC3"/>
    <w:rsid w:val="00FC58B6"/>
    <w:rsid w:val="00FD523E"/>
    <w:rsid w:val="00FE007E"/>
    <w:rsid w:val="00FE4304"/>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semiHidden/>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semiHidden/>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5066/P9OGBGM6" TargetMode="External"/><Relationship Id="rId2" Type="http://schemas.openxmlformats.org/officeDocument/2006/relationships/hyperlink" Target="https://doi.org/10.5066/P9C7I13B" TargetMode="External"/><Relationship Id="rId1" Type="http://schemas.openxmlformats.org/officeDocument/2006/relationships/hyperlink" Target="https://doi.org/10.5066/P9IAXOVV"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r-spatial.github.io/rgee/"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5067/NV34YUIXLP9W" TargetMode="External"/><Relationship Id="rId7" Type="http://schemas.openxmlformats.org/officeDocument/2006/relationships/endnotes" Target="endnotes.xml"/><Relationship Id="rId12" Type="http://schemas.openxmlformats.org/officeDocument/2006/relationships/hyperlink" Target="https://earthengine.google.com/" TargetMode="External"/><Relationship Id="rId17" Type="http://schemas.openxmlformats.org/officeDocument/2006/relationships/image" Target="media/image4.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CRAN.R-project.org/package=lands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CRAN.R-project.org/package=zyp"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3877</TotalTime>
  <Pages>15</Pages>
  <Words>10490</Words>
  <Characters>59798</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337</cp:revision>
  <dcterms:created xsi:type="dcterms:W3CDTF">2021-09-08T17:41:00Z</dcterms:created>
  <dcterms:modified xsi:type="dcterms:W3CDTF">2021-12-02T15:18:00Z</dcterms:modified>
</cp:coreProperties>
</file>