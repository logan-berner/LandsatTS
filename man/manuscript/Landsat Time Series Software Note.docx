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proofErr w:type="spellStart"/>
      <w:r w:rsidRPr="00EB55B9">
        <w:rPr>
          <w:rFonts w:ascii="Times New Roman" w:hAnsi="Times New Roman" w:cs="Times New Roman"/>
          <w:b/>
          <w:bCs/>
          <w:sz w:val="28"/>
          <w:szCs w:val="28"/>
        </w:rPr>
        <w:t>lsatTS</w:t>
      </w:r>
      <w:proofErr w:type="spellEnd"/>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commentRangeStart w:id="0"/>
      <w:r w:rsidRPr="00792C3C">
        <w:t>Abstract</w:t>
      </w:r>
      <w:commentRangeEnd w:id="0"/>
      <w:r w:rsidR="001A340C">
        <w:rPr>
          <w:rStyle w:val="CommentReference"/>
          <w:rFonts w:asciiTheme="minorHAnsi" w:eastAsiaTheme="minorEastAsia" w:hAnsiTheme="minorHAnsi" w:cstheme="minorBidi"/>
          <w:b w:val="0"/>
          <w:bCs w:val="0"/>
          <w:kern w:val="0"/>
        </w:rPr>
        <w:commentReference w:id="0"/>
      </w:r>
    </w:p>
    <w:p w14:paraId="4D835B6E" w14:textId="3C572835" w:rsidR="00870CD6" w:rsidRPr="00792C3C" w:rsidRDefault="007A1C82" w:rsidP="00710AEA">
      <w:pPr>
        <w:pStyle w:val="NoSpacing"/>
        <w:rPr>
          <w:rFonts w:ascii="Times New Roman" w:hAnsi="Times New Roman" w:cs="Times New Roman"/>
          <w:sz w:val="24"/>
          <w:szCs w:val="24"/>
        </w:rPr>
      </w:pPr>
      <w:r w:rsidRPr="00792C3C">
        <w:rPr>
          <w:rFonts w:ascii="Times New Roman" w:hAnsi="Times New Roman" w:cs="Times New Roman"/>
          <w:sz w:val="24"/>
          <w:szCs w:val="24"/>
        </w:rPr>
        <w:t xml:space="preserve">Earth-observing satellites are crucial for </w:t>
      </w:r>
      <w:r w:rsidR="00891554">
        <w:rPr>
          <w:rFonts w:ascii="Times New Roman" w:hAnsi="Times New Roman" w:cs="Times New Roman"/>
          <w:sz w:val="24"/>
          <w:szCs w:val="24"/>
        </w:rPr>
        <w:t xml:space="preserve">assessing and </w:t>
      </w:r>
      <w:r w:rsidRPr="00792C3C">
        <w:rPr>
          <w:rFonts w:ascii="Times New Roman" w:hAnsi="Times New Roman" w:cs="Times New Roman"/>
          <w:sz w:val="24"/>
          <w:szCs w:val="24"/>
        </w:rPr>
        <w:t xml:space="preserve">monitoring </w:t>
      </w:r>
      <w:r w:rsidR="006D7A74" w:rsidRPr="00792C3C">
        <w:rPr>
          <w:rFonts w:ascii="Times New Roman" w:hAnsi="Times New Roman" w:cs="Times New Roman"/>
          <w:sz w:val="24"/>
          <w:szCs w:val="24"/>
        </w:rPr>
        <w:t>global ecosystems</w:t>
      </w:r>
      <w:r w:rsidRPr="00792C3C">
        <w:rPr>
          <w:rFonts w:ascii="Times New Roman" w:hAnsi="Times New Roman" w:cs="Times New Roman"/>
          <w:sz w:val="24"/>
          <w:szCs w:val="24"/>
        </w:rPr>
        <w:t>. The Landsat satellite</w:t>
      </w:r>
      <w:r w:rsidR="009627D5">
        <w:rPr>
          <w:rFonts w:ascii="Times New Roman" w:hAnsi="Times New Roman" w:cs="Times New Roman"/>
          <w:sz w:val="24"/>
          <w:szCs w:val="24"/>
        </w:rPr>
        <w:t>s</w:t>
      </w:r>
      <w:r w:rsidRPr="00792C3C">
        <w:rPr>
          <w:rFonts w:ascii="Times New Roman" w:hAnsi="Times New Roman" w:cs="Times New Roman"/>
          <w:sz w:val="24"/>
          <w:szCs w:val="24"/>
        </w:rPr>
        <w:t xml:space="preserve"> provid</w:t>
      </w:r>
      <w:r w:rsidR="00891554">
        <w:rPr>
          <w:rFonts w:ascii="Times New Roman" w:hAnsi="Times New Roman" w:cs="Times New Roman"/>
          <w:sz w:val="24"/>
          <w:szCs w:val="24"/>
        </w:rPr>
        <w:t>e</w:t>
      </w:r>
      <w:r w:rsidRPr="00792C3C">
        <w:rPr>
          <w:rFonts w:ascii="Times New Roman" w:hAnsi="Times New Roman" w:cs="Times New Roman"/>
          <w:sz w:val="24"/>
          <w:szCs w:val="24"/>
        </w:rPr>
        <w:t xml:space="preserve"> </w:t>
      </w:r>
      <w:r w:rsidR="006D7A74" w:rsidRPr="00792C3C">
        <w:rPr>
          <w:rFonts w:ascii="Times New Roman" w:hAnsi="Times New Roman" w:cs="Times New Roman"/>
          <w:sz w:val="24"/>
          <w:szCs w:val="24"/>
        </w:rPr>
        <w:t>near</w:t>
      </w:r>
      <w:ins w:id="1" w:author="Jakob Johann Assmann" w:date="2022-01-13T13:50:00Z">
        <w:r w:rsidR="00030ECE">
          <w:rPr>
            <w:rFonts w:ascii="Times New Roman" w:hAnsi="Times New Roman" w:cs="Times New Roman"/>
            <w:sz w:val="24"/>
            <w:szCs w:val="24"/>
          </w:rPr>
          <w:t>-</w:t>
        </w:r>
      </w:ins>
      <w:del w:id="2" w:author="Jakob Johann Assmann" w:date="2022-01-13T13:50:00Z">
        <w:r w:rsidR="006D7A74" w:rsidRPr="00792C3C" w:rsidDel="00030ECE">
          <w:rPr>
            <w:rFonts w:ascii="Times New Roman" w:hAnsi="Times New Roman" w:cs="Times New Roman"/>
            <w:sz w:val="24"/>
            <w:szCs w:val="24"/>
          </w:rPr>
          <w:delText xml:space="preserve"> </w:delText>
        </w:r>
      </w:del>
      <w:r w:rsidR="006D7A74" w:rsidRPr="00792C3C">
        <w:rPr>
          <w:rFonts w:ascii="Times New Roman" w:hAnsi="Times New Roman" w:cs="Times New Roman"/>
          <w:sz w:val="24"/>
          <w:szCs w:val="24"/>
        </w:rPr>
        <w:t>global surface reflectance measurements since the early 1980s</w:t>
      </w:r>
      <w:r w:rsidR="00891554">
        <w:rPr>
          <w:rFonts w:ascii="Times New Roman" w:hAnsi="Times New Roman" w:cs="Times New Roman"/>
          <w:sz w:val="24"/>
          <w:szCs w:val="24"/>
        </w:rPr>
        <w:t xml:space="preserve"> and are thus a </w:t>
      </w:r>
      <w:r w:rsidR="00891554" w:rsidRPr="00792C3C">
        <w:rPr>
          <w:rFonts w:ascii="Times New Roman" w:hAnsi="Times New Roman" w:cs="Times New Roman"/>
          <w:sz w:val="24"/>
          <w:szCs w:val="24"/>
        </w:rPr>
        <w:t>corne</w:t>
      </w:r>
      <w:r w:rsidR="009B4E3B">
        <w:rPr>
          <w:rFonts w:ascii="Times New Roman" w:hAnsi="Times New Roman" w:cs="Times New Roman"/>
          <w:sz w:val="24"/>
          <w:szCs w:val="24"/>
        </w:rPr>
        <w:t>r</w:t>
      </w:r>
      <w:r w:rsidR="00891554" w:rsidRPr="00792C3C">
        <w:rPr>
          <w:rFonts w:ascii="Times New Roman" w:hAnsi="Times New Roman" w:cs="Times New Roman"/>
          <w:sz w:val="24"/>
          <w:szCs w:val="24"/>
        </w:rPr>
        <w:t>stone of</w:t>
      </w:r>
      <w:r w:rsidR="00891554">
        <w:rPr>
          <w:rFonts w:ascii="Times New Roman" w:hAnsi="Times New Roman" w:cs="Times New Roman"/>
          <w:sz w:val="24"/>
          <w:szCs w:val="24"/>
        </w:rPr>
        <w:t xml:space="preserve"> remotely-sensed ecological assessments</w:t>
      </w:r>
      <w:commentRangeStart w:id="3"/>
      <w:r w:rsidR="00891554">
        <w:rPr>
          <w:rFonts w:ascii="Times New Roman" w:hAnsi="Times New Roman" w:cs="Times New Roman"/>
          <w:sz w:val="24"/>
          <w:szCs w:val="24"/>
        </w:rPr>
        <w:t xml:space="preserve">. Landsat </w:t>
      </w:r>
      <w:del w:id="4" w:author="Jakob Johann Assmann" w:date="2022-01-13T13:51:00Z">
        <w:r w:rsidR="00BF5EB9" w:rsidRPr="00792C3C" w:rsidDel="00030ECE">
          <w:rPr>
            <w:rFonts w:ascii="Times New Roman" w:hAnsi="Times New Roman" w:cs="Times New Roman"/>
            <w:sz w:val="24"/>
            <w:szCs w:val="24"/>
          </w:rPr>
          <w:delText xml:space="preserve">surface </w:delText>
        </w:r>
      </w:del>
      <w:r w:rsidR="00BF5EB9" w:rsidRPr="00792C3C">
        <w:rPr>
          <w:rFonts w:ascii="Times New Roman" w:hAnsi="Times New Roman" w:cs="Times New Roman"/>
          <w:sz w:val="24"/>
          <w:szCs w:val="24"/>
        </w:rPr>
        <w:t xml:space="preserve">reflectance measurements are commonly used to derive </w:t>
      </w:r>
      <w:r w:rsidR="00870CD6" w:rsidRPr="00792C3C">
        <w:rPr>
          <w:rFonts w:ascii="Times New Roman" w:hAnsi="Times New Roman" w:cs="Times New Roman"/>
          <w:sz w:val="24"/>
          <w:szCs w:val="24"/>
        </w:rPr>
        <w:t xml:space="preserve">spectral indices </w:t>
      </w:r>
      <w:r w:rsidR="00BF5EB9" w:rsidRPr="00792C3C">
        <w:rPr>
          <w:rFonts w:ascii="Times New Roman" w:hAnsi="Times New Roman" w:cs="Times New Roman"/>
          <w:sz w:val="24"/>
          <w:szCs w:val="24"/>
        </w:rPr>
        <w:t xml:space="preserve">(e.g., NDVI) that </w:t>
      </w:r>
      <w:r w:rsidR="00222227" w:rsidRPr="00792C3C">
        <w:rPr>
          <w:rFonts w:ascii="Times New Roman" w:hAnsi="Times New Roman" w:cs="Times New Roman"/>
          <w:sz w:val="24"/>
          <w:szCs w:val="24"/>
        </w:rPr>
        <w:t xml:space="preserve">can provide insight into </w:t>
      </w:r>
      <w:commentRangeEnd w:id="3"/>
      <w:r w:rsidR="00E95193">
        <w:rPr>
          <w:rStyle w:val="CommentReference"/>
        </w:rPr>
        <w:commentReference w:id="3"/>
      </w:r>
      <w:r w:rsidR="009B4E3B">
        <w:rPr>
          <w:rFonts w:ascii="Times New Roman" w:hAnsi="Times New Roman" w:cs="Times New Roman"/>
          <w:sz w:val="24"/>
          <w:szCs w:val="24"/>
        </w:rPr>
        <w:t xml:space="preserve">seasonal </w:t>
      </w:r>
      <w:r w:rsidR="00870CD6" w:rsidRPr="00792C3C">
        <w:rPr>
          <w:rFonts w:ascii="Times New Roman" w:hAnsi="Times New Roman" w:cs="Times New Roman"/>
          <w:sz w:val="24"/>
          <w:szCs w:val="24"/>
        </w:rPr>
        <w:t xml:space="preserve">to multi-decadal </w:t>
      </w:r>
      <w:r w:rsidR="00222227" w:rsidRPr="00792C3C">
        <w:rPr>
          <w:rFonts w:ascii="Times New Roman" w:hAnsi="Times New Roman" w:cs="Times New Roman"/>
          <w:sz w:val="24"/>
          <w:szCs w:val="24"/>
        </w:rPr>
        <w:t xml:space="preserve">changes in </w:t>
      </w:r>
      <w:r w:rsidR="00BF5EB9" w:rsidRPr="00792C3C">
        <w:rPr>
          <w:rFonts w:ascii="Times New Roman" w:hAnsi="Times New Roman" w:cs="Times New Roman"/>
          <w:sz w:val="24"/>
          <w:szCs w:val="24"/>
        </w:rPr>
        <w:t xml:space="preserve">ecosystem </w:t>
      </w:r>
      <w:r w:rsidR="00222227" w:rsidRPr="00792C3C">
        <w:rPr>
          <w:rFonts w:ascii="Times New Roman" w:hAnsi="Times New Roman" w:cs="Times New Roman"/>
          <w:sz w:val="24"/>
          <w:szCs w:val="24"/>
        </w:rPr>
        <w:t>biophysical</w:t>
      </w:r>
      <w:r w:rsidR="00BF5EB9" w:rsidRPr="00792C3C">
        <w:rPr>
          <w:rFonts w:ascii="Times New Roman" w:hAnsi="Times New Roman" w:cs="Times New Roman"/>
          <w:sz w:val="24"/>
          <w:szCs w:val="24"/>
        </w:rPr>
        <w:t xml:space="preserve"> </w:t>
      </w:r>
      <w:r w:rsidR="0065746C">
        <w:rPr>
          <w:rFonts w:ascii="Times New Roman" w:hAnsi="Times New Roman" w:cs="Times New Roman"/>
          <w:sz w:val="24"/>
          <w:szCs w:val="24"/>
        </w:rPr>
        <w:t xml:space="preserve">properties </w:t>
      </w:r>
      <w:r w:rsidR="00870CD6" w:rsidRPr="00792C3C">
        <w:rPr>
          <w:rFonts w:ascii="Times New Roman" w:hAnsi="Times New Roman" w:cs="Times New Roman"/>
          <w:sz w:val="24"/>
          <w:szCs w:val="24"/>
        </w:rPr>
        <w:t>such as vegetation greenness</w:t>
      </w:r>
      <w:r w:rsidR="00222227" w:rsidRPr="00792C3C">
        <w:rPr>
          <w:rFonts w:ascii="Times New Roman" w:hAnsi="Times New Roman" w:cs="Times New Roman"/>
          <w:sz w:val="24"/>
          <w:szCs w:val="24"/>
        </w:rPr>
        <w:t>.</w:t>
      </w:r>
      <w:r w:rsidR="00870CD6" w:rsidRPr="00792C3C">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multi-decadal assessments 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ins w:id="5" w:author="Jakob Johann Assmann" w:date="2022-01-13T13:43:00Z">
        <w:r w:rsidR="003C73CA">
          <w:rPr>
            <w:rFonts w:ascii="Times New Roman" w:hAnsi="Times New Roman" w:cs="Times New Roman"/>
            <w:sz w:val="24"/>
            <w:szCs w:val="24"/>
          </w:rPr>
          <w:t>,</w:t>
        </w:r>
      </w:ins>
      <w:r w:rsidR="00D926B6">
        <w:rPr>
          <w:rFonts w:ascii="Times New Roman" w:hAnsi="Times New Roman" w:cs="Times New Roman"/>
          <w:sz w:val="24"/>
          <w:szCs w:val="24"/>
        </w:rPr>
        <w:t xml:space="preserve"> as well as challenges </w:t>
      </w:r>
      <w:commentRangeStart w:id="6"/>
      <w:r w:rsidR="00D926B6">
        <w:rPr>
          <w:rFonts w:ascii="Times New Roman" w:hAnsi="Times New Roman" w:cs="Times New Roman"/>
          <w:sz w:val="24"/>
          <w:szCs w:val="24"/>
        </w:rPr>
        <w:t xml:space="preserve">with </w:t>
      </w:r>
      <w:r w:rsidR="00BC2EA0" w:rsidRPr="00792C3C">
        <w:rPr>
          <w:rFonts w:ascii="Times New Roman" w:hAnsi="Times New Roman" w:cs="Times New Roman"/>
          <w:sz w:val="24"/>
          <w:szCs w:val="24"/>
        </w:rPr>
        <w:t>cross-sensor calibration</w:t>
      </w:r>
      <w:r w:rsidR="00D926B6">
        <w:rPr>
          <w:rFonts w:ascii="Times New Roman" w:hAnsi="Times New Roman" w:cs="Times New Roman"/>
          <w:sz w:val="24"/>
          <w:szCs w:val="24"/>
        </w:rPr>
        <w:t xml:space="preserve"> </w:t>
      </w:r>
      <w:commentRangeEnd w:id="6"/>
      <w:r w:rsidR="003C73CA">
        <w:rPr>
          <w:rStyle w:val="CommentReference"/>
        </w:rPr>
        <w:commentReference w:id="6"/>
      </w:r>
      <w:r w:rsidR="00D926B6">
        <w:rPr>
          <w:rFonts w:ascii="Times New Roman" w:hAnsi="Times New Roman" w:cs="Times New Roman"/>
          <w:sz w:val="24"/>
          <w:szCs w:val="24"/>
        </w:rPr>
        <w:t>and 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9B4E3B" w:rsidRPr="009B4E3B">
        <w:rPr>
          <w:rFonts w:ascii="Times New Roman" w:hAnsi="Times New Roman" w:cs="Times New Roman"/>
          <w:i/>
          <w:iCs/>
          <w:sz w:val="24"/>
          <w:szCs w:val="24"/>
        </w:rPr>
        <w:t>lsatTS</w:t>
      </w:r>
      <w:proofErr w:type="spellEnd"/>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 spectral indices derived from Landsat surface reflectance measurements.</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ins w:id="7" w:author="Jakob Johann Assmann" w:date="2022-01-13T13:44:00Z">
        <w:r w:rsidR="003C73CA">
          <w:rPr>
            <w:rFonts w:ascii="Times New Roman" w:hAnsi="Times New Roman" w:cs="Times New Roman"/>
            <w:sz w:val="24"/>
            <w:szCs w:val="24"/>
          </w:rPr>
          <w:t xml:space="preserve">the extraction of the </w:t>
        </w:r>
      </w:ins>
      <w:r w:rsidR="0065746C">
        <w:rPr>
          <w:rFonts w:ascii="Times New Roman" w:hAnsi="Times New Roman" w:cs="Times New Roman"/>
          <w:sz w:val="24"/>
          <w:szCs w:val="24"/>
        </w:rPr>
        <w:t xml:space="preserve">full </w:t>
      </w:r>
      <w:ins w:id="8" w:author="Jakob Johann Assmann" w:date="2022-01-13T13:44:00Z">
        <w:r w:rsidR="003C73CA">
          <w:rPr>
            <w:rFonts w:ascii="Times New Roman" w:hAnsi="Times New Roman" w:cs="Times New Roman"/>
            <w:sz w:val="24"/>
            <w:szCs w:val="24"/>
          </w:rPr>
          <w:t xml:space="preserve">Landsat </w:t>
        </w:r>
      </w:ins>
      <w:del w:id="9" w:author="Jakob Johann Assmann" w:date="2022-01-13T13:45:00Z">
        <w:r w:rsidR="0028596A" w:rsidRPr="00792C3C" w:rsidDel="003C73CA">
          <w:rPr>
            <w:rFonts w:ascii="Times New Roman" w:hAnsi="Times New Roman" w:cs="Times New Roman"/>
            <w:sz w:val="24"/>
            <w:szCs w:val="24"/>
          </w:rPr>
          <w:delText xml:space="preserve">data </w:delText>
        </w:r>
      </w:del>
      <w:r w:rsidR="0065746C">
        <w:rPr>
          <w:rFonts w:ascii="Times New Roman" w:hAnsi="Times New Roman" w:cs="Times New Roman"/>
          <w:sz w:val="24"/>
          <w:szCs w:val="24"/>
        </w:rPr>
        <w:t xml:space="preserve">record </w:t>
      </w:r>
      <w:del w:id="10" w:author="Jakob Johann Assmann" w:date="2022-01-13T13:44:00Z">
        <w:r w:rsidR="0028596A" w:rsidRPr="00792C3C" w:rsidDel="003C73CA">
          <w:rPr>
            <w:rFonts w:ascii="Times New Roman" w:hAnsi="Times New Roman" w:cs="Times New Roman"/>
            <w:sz w:val="24"/>
            <w:szCs w:val="24"/>
          </w:rPr>
          <w:delText xml:space="preserve">extraction </w:delText>
        </w:r>
      </w:del>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28596A" w:rsidRPr="00792C3C">
        <w:rPr>
          <w:rFonts w:ascii="Times New Roman" w:hAnsi="Times New Roman" w:cs="Times New Roman"/>
          <w:sz w:val="24"/>
          <w:szCs w:val="24"/>
        </w:rPr>
        <w:t xml:space="preserve">sample sites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 xml:space="preserve">Google Earth Engine accessed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 xml:space="preserve">(3) phenological modeling, </w:t>
      </w:r>
      <w:r w:rsidR="00E34891" w:rsidRPr="00792C3C">
        <w:rPr>
          <w:rFonts w:ascii="Times New Roman" w:hAnsi="Times New Roman" w:cs="Times New Roman"/>
          <w:sz w:val="24"/>
          <w:szCs w:val="24"/>
        </w:rPr>
        <w:t>and</w:t>
      </w:r>
      <w:r w:rsidR="00E64A9E" w:rsidRPr="00792C3C">
        <w:rPr>
          <w:rFonts w:ascii="Times New Roman" w:hAnsi="Times New Roman" w:cs="Times New Roman"/>
          <w:sz w:val="24"/>
          <w:szCs w:val="24"/>
        </w:rPr>
        <w:t xml:space="preserve"> (4) </w:t>
      </w:r>
      <w:commentRangeStart w:id="11"/>
      <w:r w:rsidR="00E64A9E" w:rsidRPr="00792C3C">
        <w:rPr>
          <w:rFonts w:ascii="Times New Roman" w:hAnsi="Times New Roman" w:cs="Times New Roman"/>
          <w:sz w:val="24"/>
          <w:szCs w:val="24"/>
        </w:rPr>
        <w:t>other aspects of data analysis</w:t>
      </w:r>
      <w:commentRangeEnd w:id="11"/>
      <w:r w:rsidR="00030ECE">
        <w:rPr>
          <w:rStyle w:val="CommentReference"/>
        </w:rPr>
        <w:commentReference w:id="11"/>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8A516D" w:rsidRPr="008A516D">
        <w:rPr>
          <w:rFonts w:ascii="Times New Roman" w:hAnsi="Times New Roman" w:cs="Times New Roman"/>
          <w:i/>
          <w:iCs/>
          <w:sz w:val="24"/>
          <w:szCs w:val="24"/>
        </w:rPr>
        <w:t>lsatTS</w:t>
      </w:r>
      <w:proofErr w:type="spellEnd"/>
      <w:r w:rsidR="008A516D">
        <w:rPr>
          <w:rFonts w:ascii="Times New Roman" w:hAnsi="Times New Roman" w:cs="Times New Roman"/>
          <w:sz w:val="24"/>
          <w:szCs w:val="24"/>
        </w:rPr>
        <w:t xml:space="preserve"> can be used to assess changes in vegetation greenness since the 1980s across a long-term monitoring area</w:t>
      </w:r>
      <w:ins w:id="12" w:author="Jakob Johann Assmann" w:date="2022-01-13T13:49:00Z">
        <w:r w:rsidR="00030ECE">
          <w:rPr>
            <w:rFonts w:ascii="Times New Roman" w:hAnsi="Times New Roman" w:cs="Times New Roman"/>
            <w:sz w:val="24"/>
            <w:szCs w:val="24"/>
          </w:rPr>
          <w:t xml:space="preserve"> on </w:t>
        </w:r>
        <w:proofErr w:type="spellStart"/>
        <w:r w:rsidR="00030ECE">
          <w:rPr>
            <w:rFonts w:ascii="Times New Roman" w:hAnsi="Times New Roman" w:cs="Times New Roman"/>
            <w:sz w:val="24"/>
            <w:szCs w:val="24"/>
          </w:rPr>
          <w:t>Disko</w:t>
        </w:r>
        <w:proofErr w:type="spellEnd"/>
        <w:r w:rsidR="00030ECE">
          <w:rPr>
            <w:rFonts w:ascii="Times New Roman" w:hAnsi="Times New Roman" w:cs="Times New Roman"/>
            <w:sz w:val="24"/>
            <w:szCs w:val="24"/>
          </w:rPr>
          <w:t xml:space="preserve"> Island</w:t>
        </w:r>
      </w:ins>
      <w:r w:rsidR="008A516D">
        <w:rPr>
          <w:rFonts w:ascii="Times New Roman" w:hAnsi="Times New Roman" w:cs="Times New Roman"/>
          <w:sz w:val="24"/>
          <w:szCs w:val="24"/>
        </w:rPr>
        <w:t xml:space="preserve"> in the </w:t>
      </w:r>
      <w:ins w:id="13" w:author="Jakob Johann Assmann" w:date="2022-01-13T13:49:00Z">
        <w:r w:rsidR="00030ECE">
          <w:rPr>
            <w:rFonts w:ascii="Times New Roman" w:hAnsi="Times New Roman" w:cs="Times New Roman"/>
            <w:sz w:val="24"/>
            <w:szCs w:val="24"/>
          </w:rPr>
          <w:t xml:space="preserve">Greenlandic </w:t>
        </w:r>
      </w:ins>
      <w:r w:rsidR="008A516D">
        <w:rPr>
          <w:rFonts w:ascii="Times New Roman" w:hAnsi="Times New Roman" w:cs="Times New Roman"/>
          <w:sz w:val="24"/>
          <w:szCs w:val="24"/>
        </w:rPr>
        <w:t xml:space="preserve">Arctic. </w:t>
      </w:r>
      <w:r w:rsidR="00E64A9E" w:rsidRPr="00792C3C">
        <w:rPr>
          <w:rFonts w:ascii="Times New Roman" w:hAnsi="Times New Roman" w:cs="Times New Roman"/>
          <w:sz w:val="24"/>
          <w:szCs w:val="24"/>
        </w:rPr>
        <w:t xml:space="preserve">Overall, </w:t>
      </w:r>
      <w:r w:rsidR="00283C96" w:rsidRPr="00792C3C">
        <w:rPr>
          <w:rFonts w:ascii="Times New Roman" w:hAnsi="Times New Roman" w:cs="Times New Roman"/>
          <w:sz w:val="24"/>
          <w:szCs w:val="24"/>
        </w:rPr>
        <w:t>this software</w:t>
      </w:r>
      <w:r w:rsidR="004A266C" w:rsidRPr="00792C3C">
        <w:rPr>
          <w:rFonts w:ascii="Times New Roman" w:hAnsi="Times New Roman" w:cs="Times New Roman"/>
          <w:sz w:val="24"/>
          <w:szCs w:val="24"/>
        </w:rPr>
        <w:t xml:space="preserve"> provides a suite of functions </w:t>
      </w:r>
      <w:r w:rsidR="008A7E5B" w:rsidRPr="00792C3C">
        <w:rPr>
          <w:rFonts w:ascii="Times New Roman" w:hAnsi="Times New Roman" w:cs="Times New Roman"/>
          <w:sz w:val="24"/>
          <w:szCs w:val="24"/>
        </w:rPr>
        <w:t xml:space="preserve">to </w:t>
      </w:r>
      <w:r w:rsidR="004A266C" w:rsidRPr="00792C3C">
        <w:rPr>
          <w:rFonts w:ascii="Times New Roman" w:hAnsi="Times New Roman" w:cs="Times New Roman"/>
          <w:sz w:val="24"/>
          <w:szCs w:val="24"/>
        </w:rPr>
        <w:t xml:space="preserve">enable broader use of Landsat </w:t>
      </w:r>
      <w:r w:rsidR="00692972">
        <w:rPr>
          <w:rFonts w:ascii="Times New Roman" w:hAnsi="Times New Roman" w:cs="Times New Roman"/>
          <w:sz w:val="24"/>
          <w:szCs w:val="24"/>
        </w:rPr>
        <w:t xml:space="preserve">satellite </w:t>
      </w:r>
      <w:r w:rsidR="004A266C" w:rsidRPr="00792C3C">
        <w:rPr>
          <w:rFonts w:ascii="Times New Roman" w:hAnsi="Times New Roman" w:cs="Times New Roman"/>
          <w:sz w:val="24"/>
          <w:szCs w:val="24"/>
        </w:rPr>
        <w:t xml:space="preserve">data </w:t>
      </w:r>
      <w:r w:rsidR="00692972">
        <w:rPr>
          <w:rFonts w:ascii="Times New Roman" w:hAnsi="Times New Roman" w:cs="Times New Roman"/>
          <w:sz w:val="24"/>
          <w:szCs w:val="24"/>
        </w:rPr>
        <w:t xml:space="preserve">for </w:t>
      </w:r>
      <w:r w:rsidR="009627D5">
        <w:rPr>
          <w:rFonts w:ascii="Times New Roman" w:hAnsi="Times New Roman" w:cs="Times New Roman"/>
          <w:sz w:val="24"/>
          <w:szCs w:val="24"/>
        </w:rPr>
        <w:t xml:space="preserve">the </w:t>
      </w:r>
      <w:r w:rsidR="003A7C5C">
        <w:rPr>
          <w:rFonts w:ascii="Times New Roman" w:hAnsi="Times New Roman" w:cs="Times New Roman"/>
          <w:sz w:val="24"/>
          <w:szCs w:val="24"/>
        </w:rPr>
        <w:t xml:space="preserve">assessment and </w:t>
      </w:r>
      <w:r w:rsidR="004A266C" w:rsidRPr="00792C3C">
        <w:rPr>
          <w:rFonts w:ascii="Times New Roman" w:hAnsi="Times New Roman" w:cs="Times New Roman"/>
          <w:sz w:val="24"/>
          <w:szCs w:val="24"/>
        </w:rPr>
        <w:t>monitoring</w:t>
      </w:r>
      <w:r w:rsidR="00692972">
        <w:rPr>
          <w:rFonts w:ascii="Times New Roman" w:hAnsi="Times New Roman" w:cs="Times New Roman"/>
          <w:sz w:val="24"/>
          <w:szCs w:val="24"/>
        </w:rPr>
        <w:t xml:space="preserve"> of vegetation greenness over the past four decades across </w:t>
      </w:r>
      <w:r w:rsidR="00F42544">
        <w:rPr>
          <w:rFonts w:ascii="Times New Roman" w:hAnsi="Times New Roman" w:cs="Times New Roman"/>
          <w:sz w:val="24"/>
          <w:szCs w:val="24"/>
        </w:rPr>
        <w:t xml:space="preserve">local to global geographic </w:t>
      </w:r>
      <w:r w:rsidR="00692972">
        <w:rPr>
          <w:rFonts w:ascii="Times New Roman" w:hAnsi="Times New Roman" w:cs="Times New Roman"/>
          <w:sz w:val="24"/>
          <w:szCs w:val="24"/>
        </w:rPr>
        <w:t>extents.</w:t>
      </w:r>
      <w:r w:rsidR="004A266C"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14"/>
      <w:r w:rsidRPr="00792C3C">
        <w:t>Background</w:t>
      </w:r>
      <w:commentRangeEnd w:id="14"/>
      <w:r w:rsidR="00F73BBE" w:rsidRPr="00792C3C">
        <w:rPr>
          <w:rStyle w:val="CommentReference"/>
          <w:sz w:val="24"/>
          <w:szCs w:val="24"/>
        </w:rPr>
        <w:commentReference w:id="14"/>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2983239D"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683754">
        <w:rPr>
          <w:rFonts w:ascii="Times New Roman" w:hAnsi="Times New Roman" w:cs="Times New Roman"/>
          <w:sz w:val="24"/>
          <w:szCs w:val="24"/>
        </w:rPr>
        <w:t>understanding</w:t>
      </w:r>
      <w:r w:rsidR="00D710A0">
        <w:rPr>
          <w:rFonts w:ascii="Times New Roman" w:hAnsi="Times New Roman" w:cs="Times New Roman"/>
          <w:sz w:val="24"/>
          <w:szCs w:val="24"/>
        </w:rPr>
        <w:t xml:space="preserve"> 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891554">
        <w:rPr>
          <w:rFonts w:ascii="Times New Roman" w:hAnsi="Times New Roman" w:cs="Times New Roman"/>
          <w:sz w:val="24"/>
          <w:szCs w:val="24"/>
        </w:rPr>
        <w:t>land sur</w:t>
      </w:r>
      <w:r>
        <w:rPr>
          <w:rFonts w:ascii="Times New Roman" w:hAnsi="Times New Roman" w:cs="Times New Roman"/>
          <w:sz w:val="24"/>
          <w:szCs w:val="24"/>
        </w:rPr>
        <w:t>face</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has 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designed for land surface 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s carry multi</w:t>
      </w:r>
      <w:commentRangeStart w:id="15"/>
      <w:r w:rsidR="00AC37E0">
        <w:rPr>
          <w:rFonts w:ascii="Times New Roman" w:hAnsi="Times New Roman" w:cs="Times New Roman"/>
          <w:sz w:val="24"/>
          <w:szCs w:val="24"/>
        </w:rPr>
        <w:t>-</w:t>
      </w:r>
      <w:commentRangeEnd w:id="15"/>
      <w:r w:rsidR="001A340C">
        <w:rPr>
          <w:rStyle w:val="CommentReference"/>
        </w:rPr>
        <w:commentReference w:id="15"/>
      </w:r>
      <w:r w:rsidR="00AC37E0">
        <w:rPr>
          <w:rFonts w:ascii="Times New Roman" w:hAnsi="Times New Roman" w:cs="Times New Roman"/>
          <w:sz w:val="24"/>
          <w:szCs w:val="24"/>
        </w:rPr>
        <w:t xml:space="preserve">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&lt;EndNote&gt;&lt;Cite&gt;&lt;Author&gt;Hansen&lt;/Author&gt;&lt;Year&gt;2013&lt;/Year&gt;&lt;RecNum&gt;3411&lt;/RecNum&gt;&lt;DisplayText&gt;(Hansen et al. 2013)&lt;/DisplayText&gt;&lt;record&gt;&lt;rec-number&gt;3411&lt;/rec-number&gt;&lt;foreign-keys&gt;&lt;key app="EN" db-id="przrz2xfys0et6es02qx0adprs59z2erxf5t" timestamp="0"&gt;3411&lt;/key&gt;&lt;/foreign-keys&gt;&lt;ref-type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lt;/secondary-title&gt;&lt;/titles&gt;&lt;periodical&gt;&lt;full-title&gt;science&lt;/full-title&gt;&lt;/periodical&gt;&lt;pages&gt;850&lt;/pages&gt;&lt;volume&gt;342&lt;/volume&gt;&lt;number&gt;6160&lt;/number&gt;&lt;dates&gt;&lt;year&gt;2013&lt;/year&gt;&lt;/dates&gt;&lt;work-type&gt;10.1126/science.1244693&lt;/work-type&gt;&lt;urls&gt;&lt;related-urls&gt;&lt;url&gt;http://science.sciencemag.org/content/342/6160/850.abstract&lt;/url&gt;&lt;/related-urls&gt;&lt;/urls&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(Hansen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evaluating long-term changes in vegetation greenness that provide insight into </w:t>
      </w:r>
      <w:r w:rsidR="007B3776">
        <w:rPr>
          <w:rFonts w:ascii="Times New Roman" w:hAnsi="Times New Roman" w:cs="Times New Roman"/>
          <w:sz w:val="24"/>
          <w:szCs w:val="24"/>
        </w:rPr>
        <w:t xml:space="preserve">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r>
      <w:r w:rsidR="001E0248">
        <w:rPr>
          <w:rFonts w:ascii="Times New Roman" w:hAnsi="Times New Roman" w:cs="Times New Roman"/>
          <w:sz w:val="24"/>
          <w:szCs w:val="24"/>
        </w:rPr>
        <w:instrText xml:space="preserve"> ADDIN EN.CITE &lt;EndNote&gt;&lt;Cite&gt;&lt;Author&gt;Berner&lt;/Author&gt;&lt;Year&gt;2020&lt;/Year&gt;&lt;RecNum&gt;3755&lt;/RecNum&gt;&lt;DisplayText&gt;(Wang and Friedl 2019, 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Wang&lt;/Author&gt;&lt;Year&gt;2019&lt;/Year&gt;&lt;RecNum&gt;4261&lt;/RecNum&gt;&lt;record&gt;&lt;rec-number&gt;4261&lt;/rec-number&gt;&lt;foreign-keys&gt;&lt;key app="EN" db-id="przrz2xfys0et6es02qx0adprs59z2erxf5t" timestamp="1602171006"&gt;4261&lt;/key&gt;&lt;/foreign-keys&gt;&lt;ref-type name="Journal Article"&gt;17&lt;/ref-type&gt;&lt;contributors&gt;&lt;authors&gt;&lt;author&gt;Wang, Jonathan A&lt;/author&gt;&lt;author&gt;Friedl, Mark A&lt;/author&gt;&lt;/authors&gt;&lt;/contributors&gt;&lt;titles&gt;&lt;title&gt;The role of land cover change in Arctic-Boreal greening and browning trends&lt;/title&gt;&lt;secondary-title&gt;Environmental Research Letters&lt;/secondary-title&gt;&lt;/titles&gt;&lt;periodical&gt;&lt;full-title&gt;Environmental Research Letters&lt;/full-title&gt;&lt;/periodical&gt;&lt;pages&gt;125007&lt;/pages&gt;&lt;volume&gt;14&lt;/volume&gt;&lt;number&gt;12&lt;/number&gt;&lt;dates&gt;&lt;year&gt;2019&lt;/year&gt;&lt;/dates&gt;&lt;isbn&gt;1748-9326&lt;/isbn&gt;&lt;urls&gt;&lt;/urls&gt;&lt;/record&gt;&lt;/Cite&gt;&lt;/EndNote&gt;</w:instrText>
      </w:r>
      <w:r w:rsidR="003D2455">
        <w:rPr>
          <w:rFonts w:ascii="Times New Roman" w:hAnsi="Times New Roman" w:cs="Times New Roman"/>
          <w:sz w:val="24"/>
          <w:szCs w:val="24"/>
        </w:rPr>
        <w:fldChar w:fldCharType="separate"/>
      </w:r>
      <w:r w:rsidR="001E0248">
        <w:rPr>
          <w:rFonts w:ascii="Times New Roman" w:hAnsi="Times New Roman" w:cs="Times New Roman"/>
          <w:noProof/>
          <w:sz w:val="24"/>
          <w:szCs w:val="24"/>
        </w:rPr>
        <w:t>(Wang and Friedl 2019, Berner et al. 2020)</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commentRangeStart w:id="16"/>
      <w:r w:rsidR="00364053">
        <w:rPr>
          <w:rFonts w:ascii="Times New Roman" w:hAnsi="Times New Roman" w:cs="Times New Roman"/>
          <w:sz w:val="24"/>
          <w:szCs w:val="24"/>
        </w:rPr>
        <w:t>is</w:t>
      </w:r>
      <w:commentRangeEnd w:id="16"/>
      <w:r w:rsidR="001A340C">
        <w:rPr>
          <w:rStyle w:val="CommentReference"/>
        </w:rPr>
        <w:commentReference w:id="16"/>
      </w:r>
      <w:r w:rsidR="00364053">
        <w:rPr>
          <w:rFonts w:ascii="Times New Roman" w:hAnsi="Times New Roman" w:cs="Times New Roman"/>
          <w:sz w:val="24"/>
          <w:szCs w:val="24"/>
        </w:rPr>
        <w:t xml:space="preserve"> 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2CB6C949"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commentRangeStart w:id="17"/>
      <w:ins w:id="18" w:author="Jakob Johann Assmann" w:date="2022-01-13T14:08:00Z">
        <w:r w:rsidR="001A340C">
          <w:rPr>
            <w:rFonts w:ascii="Times New Roman" w:hAnsi="Times New Roman" w:cs="Times New Roman"/>
            <w:sz w:val="24"/>
            <w:szCs w:val="24"/>
          </w:rPr>
          <w:t xml:space="preserve">Google </w:t>
        </w:r>
        <w:commentRangeEnd w:id="17"/>
        <w:r w:rsidR="001A340C">
          <w:rPr>
            <w:rStyle w:val="CommentReference"/>
          </w:rPr>
          <w:commentReference w:id="17"/>
        </w:r>
      </w:ins>
      <w:r w:rsidR="00497A92">
        <w:rPr>
          <w:rFonts w:ascii="Times New Roman" w:hAnsi="Times New Roman" w:cs="Times New Roman"/>
          <w:sz w:val="24"/>
          <w:szCs w:val="24"/>
        </w:rPr>
        <w:t xml:space="preserve">has hosted a copy of the archive </w:t>
      </w:r>
      <w:del w:id="19" w:author="Jakob Johann Assmann" w:date="2022-01-13T14:12:00Z">
        <w:r w:rsidR="00497A92" w:rsidDel="00F766A1">
          <w:rPr>
            <w:rFonts w:ascii="Times New Roman" w:hAnsi="Times New Roman" w:cs="Times New Roman"/>
            <w:sz w:val="24"/>
            <w:szCs w:val="24"/>
          </w:rPr>
          <w:delText xml:space="preserve">on </w:delText>
        </w:r>
      </w:del>
      <w:ins w:id="20" w:author="Jakob Johann Assmann" w:date="2022-01-13T14:12:00Z">
        <w:r w:rsidR="00F766A1">
          <w:rPr>
            <w:rFonts w:ascii="Times New Roman" w:hAnsi="Times New Roman" w:cs="Times New Roman"/>
            <w:sz w:val="24"/>
            <w:szCs w:val="24"/>
          </w:rPr>
          <w:t>a</w:t>
        </w:r>
      </w:ins>
      <w:ins w:id="21" w:author="Jakob Johann Assmann" w:date="2022-01-13T14:13:00Z">
        <w:r w:rsidR="00F766A1">
          <w:rPr>
            <w:rFonts w:ascii="Times New Roman" w:hAnsi="Times New Roman" w:cs="Times New Roman"/>
            <w:sz w:val="24"/>
            <w:szCs w:val="24"/>
          </w:rPr>
          <w:t>ccessible via</w:t>
        </w:r>
      </w:ins>
      <w:ins w:id="22" w:author="Jakob Johann Assmann" w:date="2022-01-13T14:12:00Z">
        <w:r w:rsidR="00F766A1">
          <w:rPr>
            <w:rFonts w:ascii="Times New Roman" w:hAnsi="Times New Roman" w:cs="Times New Roman"/>
            <w:sz w:val="24"/>
            <w:szCs w:val="24"/>
          </w:rPr>
          <w:t xml:space="preserve"> </w:t>
        </w:r>
      </w:ins>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752F4E">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ins w:id="23" w:author="Jakob Johann Assmann" w:date="2022-01-13T14:13:00Z">
        <w:r w:rsidR="00F766A1">
          <w:rPr>
            <w:rFonts w:ascii="Times New Roman" w:hAnsi="Times New Roman" w:cs="Times New Roman"/>
            <w:sz w:val="24"/>
            <w:szCs w:val="24"/>
          </w:rPr>
          <w:t xml:space="preserve">to the end user </w:t>
        </w:r>
      </w:ins>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commentRangeStart w:id="24"/>
      <w:r w:rsidR="00DC754E">
        <w:rPr>
          <w:rFonts w:ascii="Times New Roman" w:hAnsi="Times New Roman" w:cs="Times New Roman"/>
          <w:sz w:val="24"/>
          <w:szCs w:val="24"/>
        </w:rPr>
        <w:t xml:space="preserve">correlate with </w:t>
      </w:r>
      <w:commentRangeEnd w:id="24"/>
      <w:r w:rsidR="00F766A1">
        <w:rPr>
          <w:rStyle w:val="CommentReference"/>
        </w:rPr>
        <w:commentReference w:id="24"/>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 </w:instrText>
      </w:r>
      <w:r w:rsidR="00E540ED">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EN.CITE.DATA </w:instrText>
      </w:r>
      <w:r w:rsidR="00E540ED">
        <w:rPr>
          <w:rFonts w:ascii="Times New Roman" w:hAnsi="Times New Roman" w:cs="Times New Roman"/>
          <w:sz w:val="24"/>
          <w:szCs w:val="24"/>
        </w:rPr>
      </w:r>
      <w:r w:rsidR="00E540ED">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del w:id="25" w:author="Jakob Johann Assmann" w:date="2022-01-13T14:16:00Z">
        <w:r w:rsidR="00E85484" w:rsidDel="00C1090E">
          <w:rPr>
            <w:rFonts w:ascii="Times New Roman" w:hAnsi="Times New Roman" w:cs="Times New Roman"/>
            <w:sz w:val="24"/>
            <w:szCs w:val="24"/>
          </w:rPr>
          <w:delText xml:space="preserve">there being </w:delText>
        </w:r>
      </w:del>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ins w:id="26" w:author="Jakob Johann Assmann" w:date="2022-01-13T14:15:00Z">
        <w:r w:rsidR="00C1090E">
          <w:rPr>
            <w:rFonts w:ascii="Times New Roman" w:hAnsi="Times New Roman" w:cs="Times New Roman"/>
            <w:sz w:val="24"/>
            <w:szCs w:val="24"/>
          </w:rPr>
          <w:t xml:space="preserve"> both</w:t>
        </w:r>
      </w:ins>
      <w:r w:rsidR="00E540ED">
        <w:rPr>
          <w:rFonts w:ascii="Times New Roman" w:hAnsi="Times New Roman" w:cs="Times New Roman"/>
          <w:sz w:val="24"/>
          <w:szCs w:val="24"/>
        </w:rPr>
        <w:t xml:space="preserve"> individual bands and spectral indices among </w:t>
      </w:r>
      <w:commentRangeStart w:id="27"/>
      <w:ins w:id="28" w:author="Jakob Johann Assmann" w:date="2022-01-13T14:16:00Z">
        <w:r w:rsidR="00C1090E">
          <w:rPr>
            <w:rFonts w:ascii="Times New Roman" w:hAnsi="Times New Roman" w:cs="Times New Roman"/>
            <w:sz w:val="24"/>
            <w:szCs w:val="24"/>
          </w:rPr>
          <w:t>the</w:t>
        </w:r>
      </w:ins>
      <w:ins w:id="29" w:author="Jakob Johann Assmann" w:date="2022-01-13T14:17:00Z">
        <w:r w:rsidR="00C1090E">
          <w:rPr>
            <w:rFonts w:ascii="Times New Roman" w:hAnsi="Times New Roman" w:cs="Times New Roman"/>
            <w:sz w:val="24"/>
            <w:szCs w:val="24"/>
          </w:rPr>
          <w:t xml:space="preserve"> </w:t>
        </w:r>
      </w:ins>
      <w:commentRangeEnd w:id="27"/>
      <w:ins w:id="30" w:author="Jakob Johann Assmann" w:date="2022-01-13T14:19:00Z">
        <w:r w:rsidR="00C1090E">
          <w:rPr>
            <w:rStyle w:val="CommentReference"/>
          </w:rPr>
          <w:commentReference w:id="27"/>
        </w:r>
      </w:ins>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 </w:instrTex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EN.CITE.DATA </w:instrText>
      </w:r>
      <w:r w:rsidR="0003542E">
        <w:rPr>
          <w:rFonts w:ascii="Times New Roman" w:hAnsi="Times New Roman" w:cs="Times New Roman"/>
          <w:sz w:val="24"/>
          <w:szCs w:val="24"/>
        </w:rPr>
      </w:r>
      <w:r w:rsidR="0003542E">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03542E">
        <w:rPr>
          <w:rFonts w:ascii="Times New Roman" w:hAnsi="Times New Roman" w:cs="Times New Roman"/>
          <w:noProof/>
          <w:sz w:val="24"/>
          <w:szCs w:val="24"/>
        </w:rPr>
        <w:t>(Ju and Masek 2016, Roy et al. 2016, Berner et al. 2020)</w:t>
      </w:r>
      <w:r w:rsidR="0003542E">
        <w:rPr>
          <w:rFonts w:ascii="Times New Roman" w:hAnsi="Times New Roman" w:cs="Times New Roman"/>
          <w:sz w:val="24"/>
          <w:szCs w:val="24"/>
        </w:rPr>
        <w:fldChar w:fldCharType="end"/>
      </w:r>
      <w:ins w:id="31" w:author="Jakob Johann Assmann" w:date="2022-01-13T14:20:00Z">
        <w:r w:rsidR="0011636F">
          <w:rPr>
            <w:rFonts w:ascii="Times New Roman" w:hAnsi="Times New Roman" w:cs="Times New Roman"/>
            <w:sz w:val="24"/>
            <w:szCs w:val="24"/>
          </w:rPr>
          <w:t xml:space="preserve"> sensors</w:t>
        </w:r>
      </w:ins>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 </w:instr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EN.CITE.DATA </w:instrText>
      </w:r>
      <w:r w:rsidR="00882101">
        <w:rPr>
          <w:rFonts w:ascii="Times New Roman" w:hAnsi="Times New Roman" w:cs="Times New Roman"/>
          <w:sz w:val="24"/>
          <w:szCs w:val="24"/>
        </w:rPr>
      </w:r>
      <w:r w:rsidR="0088210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but not all relationships are linear</w:t>
      </w:r>
      <w:r w:rsidR="00882101">
        <w:rPr>
          <w:rFonts w:ascii="Times New Roman" w:hAnsi="Times New Roman" w:cs="Times New Roman"/>
          <w:sz w:val="24"/>
          <w:szCs w:val="24"/>
        </w:rPr>
        <w:t xml:space="preserve"> and corrections are available for a limited number of spectral indices, like NDVI.</w:t>
      </w:r>
      <w:r w:rsidR="00BF6AB4">
        <w:rPr>
          <w:rFonts w:ascii="Times New Roman" w:hAnsi="Times New Roman" w:cs="Times New Roman"/>
          <w:sz w:val="24"/>
          <w:szCs w:val="24"/>
        </w:rPr>
        <w:t xml:space="preserve">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ins w:id="32" w:author="Jakob Johann Assmann" w:date="2022-01-13T14:23:00Z">
        <w:r w:rsidR="0011636F">
          <w:rPr>
            <w:rFonts w:ascii="Times New Roman" w:hAnsi="Times New Roman" w:cs="Times New Roman"/>
            <w:sz w:val="24"/>
            <w:szCs w:val="24"/>
          </w:rPr>
          <w:t xml:space="preserve">the </w:t>
        </w:r>
      </w:ins>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Arctic </w:t>
      </w:r>
      <w:r w:rsidR="00FA1159">
        <w:rPr>
          <w:rFonts w:ascii="Times New Roman" w:hAnsi="Times New Roman" w:cs="Times New Roman"/>
          <w:sz w:val="24"/>
          <w:szCs w:val="24"/>
        </w:rPr>
        <w:fldChar w:fldCharType="begin"/>
      </w:r>
      <w:r w:rsidR="00FA115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will </w:t>
      </w:r>
      <w:del w:id="33" w:author="Jakob Johann Assmann" w:date="2022-01-13T14:21:00Z">
        <w:r w:rsidR="008E00FD" w:rsidDel="0011636F">
          <w:rPr>
            <w:rFonts w:ascii="Times New Roman" w:hAnsi="Times New Roman" w:cs="Times New Roman"/>
            <w:sz w:val="24"/>
            <w:szCs w:val="24"/>
          </w:rPr>
          <w:delText xml:space="preserve">be </w:delText>
        </w:r>
      </w:del>
      <w:ins w:id="34" w:author="Jakob Johann Assmann" w:date="2022-01-13T14:21:00Z">
        <w:r w:rsidR="0011636F">
          <w:rPr>
            <w:rFonts w:ascii="Times New Roman" w:hAnsi="Times New Roman" w:cs="Times New Roman"/>
            <w:sz w:val="24"/>
            <w:szCs w:val="24"/>
          </w:rPr>
          <w:t>hav</w:t>
        </w:r>
      </w:ins>
      <w:ins w:id="35" w:author="Jakob Johann Assmann" w:date="2022-01-13T14:22:00Z">
        <w:r w:rsidR="0011636F">
          <w:rPr>
            <w:rFonts w:ascii="Times New Roman" w:hAnsi="Times New Roman" w:cs="Times New Roman"/>
            <w:sz w:val="24"/>
            <w:szCs w:val="24"/>
          </w:rPr>
          <w:t>e a low</w:t>
        </w:r>
      </w:ins>
      <w:ins w:id="36" w:author="Jakob Johann Assmann" w:date="2022-01-13T14:21:00Z">
        <w:r w:rsidR="0011636F">
          <w:rPr>
            <w:rFonts w:ascii="Times New Roman" w:hAnsi="Times New Roman" w:cs="Times New Roman"/>
            <w:sz w:val="24"/>
            <w:szCs w:val="24"/>
          </w:rPr>
          <w:t xml:space="preserve"> </w:t>
        </w:r>
      </w:ins>
      <w:r w:rsidR="008E00FD">
        <w:rPr>
          <w:rFonts w:ascii="Times New Roman" w:hAnsi="Times New Roman" w:cs="Times New Roman"/>
          <w:sz w:val="24"/>
          <w:szCs w:val="24"/>
        </w:rPr>
        <w:t>bias</w:t>
      </w:r>
      <w:del w:id="37" w:author="Jakob Johann Assmann" w:date="2022-01-13T14:22:00Z">
        <w:r w:rsidR="008E00FD" w:rsidDel="0011636F">
          <w:rPr>
            <w:rFonts w:ascii="Times New Roman" w:hAnsi="Times New Roman" w:cs="Times New Roman"/>
            <w:sz w:val="24"/>
            <w:szCs w:val="24"/>
          </w:rPr>
          <w:delText>ed</w:delText>
        </w:r>
      </w:del>
      <w:r w:rsidR="008E00FD">
        <w:rPr>
          <w:rFonts w:ascii="Times New Roman" w:hAnsi="Times New Roman" w:cs="Times New Roman"/>
          <w:sz w:val="24"/>
          <w:szCs w:val="24"/>
        </w:rPr>
        <w:t xml:space="preserve"> </w:t>
      </w:r>
      <w:del w:id="38" w:author="Jakob Johann Assmann" w:date="2022-01-13T14:22:00Z">
        <w:r w:rsidR="008E00FD" w:rsidDel="0011636F">
          <w:rPr>
            <w:rFonts w:ascii="Times New Roman" w:hAnsi="Times New Roman" w:cs="Times New Roman"/>
            <w:sz w:val="24"/>
            <w:szCs w:val="24"/>
          </w:rPr>
          <w:delText xml:space="preserve">low </w:delText>
        </w:r>
      </w:del>
      <w:r w:rsidR="008E00FD">
        <w:rPr>
          <w:rFonts w:ascii="Times New Roman" w:hAnsi="Times New Roman" w:cs="Times New Roman"/>
          <w:sz w:val="24"/>
          <w:szCs w:val="24"/>
        </w:rPr>
        <w:t>early in the Landsat record</w:t>
      </w:r>
      <w:ins w:id="39" w:author="Jakob Johann Assmann" w:date="2022-01-13T14:22:00Z">
        <w:r w:rsidR="0011636F">
          <w:rPr>
            <w:rFonts w:ascii="Times New Roman" w:hAnsi="Times New Roman" w:cs="Times New Roman"/>
            <w:sz w:val="24"/>
            <w:szCs w:val="24"/>
          </w:rPr>
          <w:t>,</w:t>
        </w:r>
      </w:ins>
      <w:r w:rsidR="008E00FD">
        <w:rPr>
          <w:rFonts w:ascii="Times New Roman" w:hAnsi="Times New Roman" w:cs="Times New Roman"/>
          <w:sz w:val="24"/>
          <w:szCs w:val="24"/>
        </w:rPr>
        <w:t xml:space="preserve"> but less so during later years when more observations are available </w:t>
      </w:r>
      <w:ins w:id="40" w:author="Jakob Johann Assmann" w:date="2022-01-13T14:22:00Z">
        <w:r w:rsidR="0011636F">
          <w:rPr>
            <w:rFonts w:ascii="Times New Roman" w:hAnsi="Times New Roman" w:cs="Times New Roman"/>
            <w:sz w:val="24"/>
            <w:szCs w:val="24"/>
          </w:rPr>
          <w:t xml:space="preserve">during </w:t>
        </w:r>
      </w:ins>
      <w:r w:rsidR="00DD2813">
        <w:rPr>
          <w:rFonts w:ascii="Times New Roman" w:hAnsi="Times New Roman" w:cs="Times New Roman"/>
          <w:sz w:val="24"/>
          <w:szCs w:val="24"/>
        </w:rPr>
        <w:t>each growing season</w:t>
      </w:r>
      <w:del w:id="41" w:author="Jakob Johann Assmann" w:date="2022-01-13T14:22:00Z">
        <w:r w:rsidR="00DD2813" w:rsidDel="0011636F">
          <w:rPr>
            <w:rFonts w:ascii="Times New Roman" w:hAnsi="Times New Roman" w:cs="Times New Roman"/>
            <w:sz w:val="24"/>
            <w:szCs w:val="24"/>
          </w:rPr>
          <w:delText>,</w:delText>
        </w:r>
      </w:del>
      <w:ins w:id="42" w:author="Jakob Johann Assmann" w:date="2022-01-13T14:22:00Z">
        <w:r w:rsidR="0011636F">
          <w:rPr>
            <w:rFonts w:ascii="Times New Roman" w:hAnsi="Times New Roman" w:cs="Times New Roman"/>
            <w:sz w:val="24"/>
            <w:szCs w:val="24"/>
          </w:rPr>
          <w:t>.</w:t>
        </w:r>
      </w:ins>
      <w:r w:rsidR="00DD2813">
        <w:rPr>
          <w:rFonts w:ascii="Times New Roman" w:hAnsi="Times New Roman" w:cs="Times New Roman"/>
          <w:sz w:val="24"/>
          <w:szCs w:val="24"/>
        </w:rPr>
        <w:t xml:space="preserve"> </w:t>
      </w:r>
      <w:del w:id="43" w:author="Jakob Johann Assmann" w:date="2022-01-13T14:22:00Z">
        <w:r w:rsidR="00DD2813" w:rsidDel="0011636F">
          <w:rPr>
            <w:rFonts w:ascii="Times New Roman" w:hAnsi="Times New Roman" w:cs="Times New Roman"/>
            <w:sz w:val="24"/>
            <w:szCs w:val="24"/>
          </w:rPr>
          <w:delText>h</w:delText>
        </w:r>
      </w:del>
      <w:ins w:id="44" w:author="Jakob Johann Assmann" w:date="2022-01-13T14:22:00Z">
        <w:r w:rsidR="0011636F">
          <w:rPr>
            <w:rFonts w:ascii="Times New Roman" w:hAnsi="Times New Roman" w:cs="Times New Roman"/>
            <w:sz w:val="24"/>
            <w:szCs w:val="24"/>
          </w:rPr>
          <w:t>H</w:t>
        </w:r>
      </w:ins>
      <w:r w:rsidR="00DD2813">
        <w:rPr>
          <w:rFonts w:ascii="Times New Roman" w:hAnsi="Times New Roman" w:cs="Times New Roman"/>
          <w:sz w:val="24"/>
          <w:szCs w:val="24"/>
        </w:rPr>
        <w:t>ence</w:t>
      </w:r>
      <w:ins w:id="45" w:author="Jakob Johann Assmann" w:date="2022-01-13T14:24:00Z">
        <w:r w:rsidR="0011636F">
          <w:rPr>
            <w:rFonts w:ascii="Times New Roman" w:hAnsi="Times New Roman" w:cs="Times New Roman"/>
            <w:sz w:val="24"/>
            <w:szCs w:val="24"/>
          </w:rPr>
          <w:t>,</w:t>
        </w:r>
      </w:ins>
      <w:r w:rsidR="00DD2813">
        <w:rPr>
          <w:rFonts w:ascii="Times New Roman" w:hAnsi="Times New Roman" w:cs="Times New Roman"/>
          <w:sz w:val="24"/>
          <w:szCs w:val="24"/>
        </w:rPr>
        <w:t xml:space="preserve"> </w:t>
      </w:r>
      <w:ins w:id="46" w:author="Jakob Johann Assmann" w:date="2022-01-13T14:22:00Z">
        <w:r w:rsidR="0011636F">
          <w:rPr>
            <w:rFonts w:ascii="Times New Roman" w:hAnsi="Times New Roman" w:cs="Times New Roman"/>
            <w:sz w:val="24"/>
            <w:szCs w:val="24"/>
          </w:rPr>
          <w:t xml:space="preserve">again, </w:t>
        </w:r>
      </w:ins>
      <w:r w:rsidR="00DD2813">
        <w:rPr>
          <w:rFonts w:ascii="Times New Roman" w:hAnsi="Times New Roman" w:cs="Times New Roman"/>
          <w:sz w:val="24"/>
          <w:szCs w:val="24"/>
        </w:rPr>
        <w:t xml:space="preserve">care is needed </w:t>
      </w:r>
      <w:ins w:id="47" w:author="Jakob Johann Assmann" w:date="2022-01-13T14:22:00Z">
        <w:r w:rsidR="0011636F">
          <w:rPr>
            <w:rFonts w:ascii="Times New Roman" w:hAnsi="Times New Roman" w:cs="Times New Roman"/>
            <w:sz w:val="24"/>
            <w:szCs w:val="24"/>
          </w:rPr>
          <w:t>to av</w:t>
        </w:r>
      </w:ins>
      <w:ins w:id="48" w:author="Jakob Johann Assmann" w:date="2022-01-13T14:23:00Z">
        <w:r w:rsidR="0011636F">
          <w:rPr>
            <w:rFonts w:ascii="Times New Roman" w:hAnsi="Times New Roman" w:cs="Times New Roman"/>
            <w:sz w:val="24"/>
            <w:szCs w:val="24"/>
          </w:rPr>
          <w:t>oid the</w:t>
        </w:r>
      </w:ins>
      <w:del w:id="49" w:author="Jakob Johann Assmann" w:date="2022-01-13T14:22:00Z">
        <w:r w:rsidR="00DD2813" w:rsidDel="0011636F">
          <w:rPr>
            <w:rFonts w:ascii="Times New Roman" w:hAnsi="Times New Roman" w:cs="Times New Roman"/>
            <w:sz w:val="24"/>
            <w:szCs w:val="24"/>
          </w:rPr>
          <w:delText>not to</w:delText>
        </w:r>
      </w:del>
      <w:r w:rsidR="00DD2813">
        <w:rPr>
          <w:rFonts w:ascii="Times New Roman" w:hAnsi="Times New Roman" w:cs="Times New Roman"/>
          <w:sz w:val="24"/>
          <w:szCs w:val="24"/>
        </w:rPr>
        <w:t xml:space="preserve"> introduc</w:t>
      </w:r>
      <w:del w:id="50" w:author="Jakob Johann Assmann" w:date="2022-01-13T14:23:00Z">
        <w:r w:rsidR="00DD2813" w:rsidDel="0011636F">
          <w:rPr>
            <w:rFonts w:ascii="Times New Roman" w:hAnsi="Times New Roman" w:cs="Times New Roman"/>
            <w:sz w:val="24"/>
            <w:szCs w:val="24"/>
          </w:rPr>
          <w:delText>e</w:delText>
        </w:r>
      </w:del>
      <w:ins w:id="51" w:author="Jakob Johann Assmann" w:date="2022-01-13T14:23:00Z">
        <w:r w:rsidR="0011636F">
          <w:rPr>
            <w:rFonts w:ascii="Times New Roman" w:hAnsi="Times New Roman" w:cs="Times New Roman"/>
            <w:sz w:val="24"/>
            <w:szCs w:val="24"/>
          </w:rPr>
          <w:t>tion of</w:t>
        </w:r>
      </w:ins>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DD2813">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While Landsat data are more readily available than ever before, there are lingering issues that present challenge</w:t>
      </w:r>
      <w:r w:rsidR="00367507">
        <w:rPr>
          <w:rFonts w:ascii="Times New Roman" w:hAnsi="Times New Roman" w:cs="Times New Roman"/>
          <w:sz w:val="24"/>
          <w:szCs w:val="24"/>
        </w:rPr>
        <w:t xml:space="preserve">s to 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 xml:space="preserve">The </w:t>
      </w:r>
      <w:proofErr w:type="spellStart"/>
      <w:r>
        <w:t>lsatTS</w:t>
      </w:r>
      <w:proofErr w:type="spellEnd"/>
      <w:r>
        <w:t xml:space="preserve"> package</w:t>
      </w:r>
    </w:p>
    <w:p w14:paraId="6A7D433C" w14:textId="046DD28C" w:rsidR="00ED35A2" w:rsidRDefault="00A8338D" w:rsidP="00211EE3">
      <w:pPr>
        <w:pStyle w:val="NoSpacing"/>
        <w:rPr>
          <w:rFonts w:ascii="Times New Roman" w:hAnsi="Times New Roman" w:cs="Times New Roman"/>
          <w:sz w:val="24"/>
          <w:szCs w:val="24"/>
        </w:rPr>
      </w:pPr>
      <w:bookmarkStart w:id="52"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proofErr w:type="spellStart"/>
      <w:r w:rsidRPr="00792C3C">
        <w:rPr>
          <w:rFonts w:ascii="Times New Roman" w:hAnsi="Times New Roman" w:cs="Times New Roman"/>
          <w:i/>
          <w:iCs/>
          <w:sz w:val="24"/>
          <w:szCs w:val="24"/>
        </w:rPr>
        <w:t>lsatTS</w:t>
      </w:r>
      <w:proofErr w:type="spellEnd"/>
      <w:r w:rsidRPr="00792C3C">
        <w:rPr>
          <w:rFonts w:ascii="Times New Roman" w:hAnsi="Times New Roman" w:cs="Times New Roman"/>
          <w:i/>
          <w:iCs/>
          <w:sz w:val="24"/>
          <w:szCs w:val="24"/>
        </w:rPr>
        <w:t xml:space="preserve"> </w:t>
      </w:r>
      <w:r w:rsidRPr="00792C3C">
        <w:rPr>
          <w:rFonts w:ascii="Times New Roman" w:hAnsi="Times New Roman" w:cs="Times New Roman"/>
          <w:sz w:val="24"/>
          <w:szCs w:val="24"/>
        </w:rPr>
        <w:t>to facilitate</w:t>
      </w:r>
      <w:ins w:id="53" w:author="Jakob Johann Assmann" w:date="2022-01-13T14:24:00Z">
        <w:r w:rsidR="0011636F">
          <w:rPr>
            <w:rFonts w:ascii="Times New Roman" w:hAnsi="Times New Roman" w:cs="Times New Roman"/>
            <w:sz w:val="24"/>
            <w:szCs w:val="24"/>
          </w:rPr>
          <w:t xml:space="preserve"> the</w:t>
        </w:r>
      </w:ins>
      <w:r w:rsidRPr="00792C3C">
        <w:rPr>
          <w:rFonts w:ascii="Times New Roman" w:hAnsi="Times New Roman" w:cs="Times New Roman"/>
          <w:sz w:val="24"/>
          <w:szCs w:val="24"/>
        </w:rPr>
        <w:t xml:space="preserv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w:t>
      </w:r>
      <w:r w:rsidR="00557FC1">
        <w:rPr>
          <w:rFonts w:ascii="Times New Roman" w:hAnsi="Times New Roman" w:cs="Times New Roman"/>
          <w:sz w:val="24"/>
          <w:szCs w:val="24"/>
        </w:rPr>
        <w:t xml:space="preserve">sensors on </w:t>
      </w:r>
      <w:r>
        <w:rPr>
          <w:rFonts w:ascii="Times New Roman" w:hAnsi="Times New Roman" w:cs="Times New Roman"/>
          <w:sz w:val="24"/>
          <w:szCs w:val="24"/>
        </w:rPr>
        <w:t xml:space="preserve">Landsat </w:t>
      </w:r>
      <w:r w:rsidR="00557FC1">
        <w:rPr>
          <w:rFonts w:ascii="Times New Roman" w:hAnsi="Times New Roman" w:cs="Times New Roman"/>
          <w:sz w:val="24"/>
          <w:szCs w:val="24"/>
        </w:rPr>
        <w:t>5, 7, and 8</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proofErr w:type="spellStart"/>
      <w:r w:rsidR="00C57DA0" w:rsidRPr="005E5395">
        <w:rPr>
          <w:rFonts w:ascii="Times New Roman" w:hAnsi="Times New Roman" w:cs="Times New Roman"/>
          <w:i/>
          <w:iCs/>
          <w:sz w:val="24"/>
          <w:szCs w:val="24"/>
        </w:rPr>
        <w:t>lsatTS</w:t>
      </w:r>
      <w:proofErr w:type="spellEnd"/>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w:t>
      </w:r>
      <w:commentRangeStart w:id="54"/>
      <w:r w:rsidR="00C57DA0">
        <w:rPr>
          <w:rFonts w:ascii="Times New Roman" w:hAnsi="Times New Roman" w:cs="Times New Roman"/>
          <w:sz w:val="24"/>
          <w:szCs w:val="24"/>
        </w:rPr>
        <w:t>1980s</w:t>
      </w:r>
      <w:commentRangeEnd w:id="54"/>
      <w:r w:rsidR="007D4573">
        <w:rPr>
          <w:rStyle w:val="CommentReference"/>
        </w:rPr>
        <w:commentReference w:id="54"/>
      </w:r>
      <w:r w:rsidR="00C57DA0">
        <w:rPr>
          <w:rFonts w:ascii="Times New Roman" w:hAnsi="Times New Roman" w:cs="Times New Roman"/>
          <w:sz w:val="24"/>
          <w:szCs w:val="24"/>
        </w:rPr>
        <w:t xml:space="preserve"> </w:t>
      </w:r>
      <w:del w:id="55" w:author="Jakob Johann Assmann" w:date="2022-01-13T14:28:00Z">
        <w:r w:rsidR="00C57DA0" w:rsidDel="007D4573">
          <w:rPr>
            <w:rFonts w:ascii="Times New Roman" w:hAnsi="Times New Roman" w:cs="Times New Roman"/>
            <w:sz w:val="24"/>
            <w:szCs w:val="24"/>
          </w:rPr>
          <w:delText>using Landsat data</w:delText>
        </w:r>
        <w:r w:rsidR="001D6A71" w:rsidDel="007D4573">
          <w:rPr>
            <w:rFonts w:ascii="Times New Roman" w:hAnsi="Times New Roman" w:cs="Times New Roman"/>
            <w:sz w:val="24"/>
            <w:szCs w:val="24"/>
          </w:rPr>
          <w:delText xml:space="preserve"> </w:delText>
        </w:r>
      </w:del>
      <w:r w:rsidR="001B11B4">
        <w:rPr>
          <w:rFonts w:ascii="Times New Roman" w:hAnsi="Times New Roman" w:cs="Times New Roman"/>
          <w:sz w:val="24"/>
          <w:szCs w:val="24"/>
        </w:rPr>
        <w:fldChar w:fldCharType="begin"/>
      </w:r>
      <w:r w:rsidR="001B11B4">
        <w:rPr>
          <w:rFonts w:ascii="Times New Roman" w:hAnsi="Times New Roman" w:cs="Times New Roman"/>
          <w:sz w:val="24"/>
          <w:szCs w:val="24"/>
        </w:rPr>
        <w:instrText xml:space="preserve"> ADDIN EN.CITE &lt;EndNote&gt;&lt;Cite&gt;&lt;Author&gt;Berner&lt;/Author&gt;&lt;Year&gt;in review&lt;/Year&gt;&lt;RecNum&gt;4460&lt;/RecNum&gt;&lt;DisplayText&gt;(Berner et al. 2020, Berner and Goetz in review)&lt;/DisplayText&gt;&lt;record&gt;&lt;rec-number&gt;4460&lt;/rec-number&gt;&lt;foreign-keys&gt;&lt;key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B11B4">
        <w:rPr>
          <w:rFonts w:ascii="Times New Roman" w:hAnsi="Times New Roman" w:cs="Times New Roman"/>
          <w:sz w:val="24"/>
          <w:szCs w:val="24"/>
        </w:rPr>
        <w:fldChar w:fldCharType="separate"/>
      </w:r>
      <w:r w:rsidR="001B11B4">
        <w:rPr>
          <w:rFonts w:ascii="Times New Roman" w:hAnsi="Times New Roman" w:cs="Times New Roman"/>
          <w:noProof/>
          <w:sz w:val="24"/>
          <w:szCs w:val="24"/>
        </w:rPr>
        <w:t>(Berner et al. 2020, Berner and Goetz in review)</w:t>
      </w:r>
      <w:r w:rsidR="001B11B4">
        <w:rPr>
          <w:rFonts w:ascii="Times New Roman" w:hAnsi="Times New Roman" w:cs="Times New Roman"/>
          <w:sz w:val="24"/>
          <w:szCs w:val="24"/>
        </w:rPr>
        <w:fldChar w:fldCharType="end"/>
      </w:r>
      <w:ins w:id="56" w:author="Jakob Johann Assmann" w:date="2022-01-13T14:29:00Z">
        <w:r w:rsidR="007D4573">
          <w:rPr>
            <w:rFonts w:ascii="Times New Roman" w:hAnsi="Times New Roman" w:cs="Times New Roman"/>
            <w:sz w:val="24"/>
            <w:szCs w:val="24"/>
          </w:rPr>
          <w:t xml:space="preserve">. The methodology </w:t>
        </w:r>
      </w:ins>
      <w:del w:id="57" w:author="Jakob Johann Assmann" w:date="2022-01-13T14:29:00Z">
        <w:r w:rsidR="00595CA6" w:rsidDel="007D4573">
          <w:rPr>
            <w:rFonts w:ascii="Times New Roman" w:hAnsi="Times New Roman" w:cs="Times New Roman"/>
            <w:sz w:val="24"/>
            <w:szCs w:val="24"/>
          </w:rPr>
          <w:delText xml:space="preserve"> </w:delText>
        </w:r>
        <w:r w:rsidR="000632ED" w:rsidDel="007D4573">
          <w:rPr>
            <w:rFonts w:ascii="Times New Roman" w:hAnsi="Times New Roman" w:cs="Times New Roman"/>
            <w:sz w:val="24"/>
            <w:szCs w:val="24"/>
          </w:rPr>
          <w:delText xml:space="preserve">and </w:delText>
        </w:r>
      </w:del>
      <w:r w:rsidR="000632ED">
        <w:rPr>
          <w:rFonts w:ascii="Times New Roman" w:hAnsi="Times New Roman" w:cs="Times New Roman"/>
          <w:sz w:val="24"/>
          <w:szCs w:val="24"/>
        </w:rPr>
        <w:t xml:space="preserve">has </w:t>
      </w:r>
      <w:ins w:id="58" w:author="Jakob Johann Assmann" w:date="2022-01-13T14:29:00Z">
        <w:r w:rsidR="007D4573">
          <w:rPr>
            <w:rFonts w:ascii="Times New Roman" w:hAnsi="Times New Roman" w:cs="Times New Roman"/>
            <w:sz w:val="24"/>
            <w:szCs w:val="24"/>
          </w:rPr>
          <w:t xml:space="preserve">since </w:t>
        </w:r>
      </w:ins>
      <w:r w:rsidR="000632ED">
        <w:rPr>
          <w:rFonts w:ascii="Times New Roman" w:hAnsi="Times New Roman" w:cs="Times New Roman"/>
          <w:sz w:val="24"/>
          <w:szCs w:val="24"/>
        </w:rPr>
        <w:t xml:space="preserve">been used in </w:t>
      </w:r>
      <w:ins w:id="59" w:author="Jakob Johann Assmann" w:date="2022-01-13T14:29:00Z">
        <w:r w:rsidR="007D4573">
          <w:rPr>
            <w:rFonts w:ascii="Times New Roman" w:hAnsi="Times New Roman" w:cs="Times New Roman"/>
            <w:sz w:val="24"/>
            <w:szCs w:val="24"/>
          </w:rPr>
          <w:t xml:space="preserve">a variety of </w:t>
        </w:r>
      </w:ins>
      <w:r w:rsidR="000632ED">
        <w:rPr>
          <w:rFonts w:ascii="Times New Roman" w:hAnsi="Times New Roman" w:cs="Times New Roman"/>
          <w:sz w:val="24"/>
          <w:szCs w:val="24"/>
        </w:rPr>
        <w:t xml:space="preserve">other </w:t>
      </w:r>
      <w:r w:rsidR="00C57DA0">
        <w:rPr>
          <w:rFonts w:ascii="Times New Roman" w:hAnsi="Times New Roman" w:cs="Times New Roman"/>
          <w:sz w:val="24"/>
          <w:szCs w:val="24"/>
        </w:rPr>
        <w:t xml:space="preserve">research projects focused on specific aspects of </w:t>
      </w:r>
      <w:r w:rsidR="006428EE">
        <w:rPr>
          <w:rFonts w:ascii="Times New Roman" w:hAnsi="Times New Roman" w:cs="Times New Roman"/>
          <w:sz w:val="24"/>
          <w:szCs w:val="24"/>
        </w:rPr>
        <w:t>tundra</w:t>
      </w:r>
      <w:r w:rsidR="00C57DA0">
        <w:rPr>
          <w:rFonts w:ascii="Times New Roman" w:hAnsi="Times New Roman" w:cs="Times New Roman"/>
          <w:sz w:val="24"/>
          <w:szCs w:val="24"/>
        </w:rPr>
        <w:t xml:space="preserve">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017A95">
        <w:rPr>
          <w:rFonts w:ascii="Times New Roman" w:hAnsi="Times New Roman" w:cs="Times New Roman"/>
          <w:sz w:val="24"/>
          <w:szCs w:val="24"/>
        </w:rPr>
        <w:t xml:space="preserve"> </w:t>
      </w:r>
      <w:proofErr w:type="spellStart"/>
      <w:r w:rsidR="00C12D7B" w:rsidRPr="007B3D9C">
        <w:rPr>
          <w:rFonts w:ascii="Times New Roman" w:hAnsi="Times New Roman" w:cs="Times New Roman"/>
          <w:i/>
          <w:iCs/>
          <w:sz w:val="24"/>
          <w:szCs w:val="24"/>
        </w:rPr>
        <w:t>lsatTS</w:t>
      </w:r>
      <w:proofErr w:type="spellEnd"/>
      <w:r w:rsidR="00C12D7B" w:rsidRPr="007B3D9C">
        <w:rPr>
          <w:rFonts w:ascii="Times New Roman" w:hAnsi="Times New Roman" w:cs="Times New Roman"/>
          <w:i/>
          <w:iCs/>
          <w:sz w:val="24"/>
          <w:szCs w:val="24"/>
        </w:rPr>
        <w:t xml:space="preserve">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7B3D9C">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7B3D9C">
        <w:rPr>
          <w:rFonts w:ascii="Times New Roman" w:hAnsi="Times New Roman" w:cs="Times New Roman"/>
          <w:noProof/>
          <w:sz w:val="24"/>
          <w:szCs w:val="24"/>
        </w:rPr>
        <w:t>(R Core Team 2020)</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commentRangeStart w:id="60"/>
      <w:r w:rsidR="009C68F5">
        <w:rPr>
          <w:rFonts w:ascii="Times New Roman" w:hAnsi="Times New Roman" w:cs="Times New Roman"/>
          <w:sz w:val="24"/>
          <w:szCs w:val="24"/>
        </w:rPr>
        <w:t xml:space="preserve">The R software environment for statistical computing runs on multiple computing platforms (UNIX, Windows, MacOS) and provides state-of-the-art tools for data analysis </w:t>
      </w:r>
      <w:r w:rsidR="00152A6E">
        <w:rPr>
          <w:rFonts w:ascii="Times New Roman" w:hAnsi="Times New Roman" w:cs="Times New Roman"/>
          <w:sz w:val="24"/>
          <w:szCs w:val="24"/>
        </w:rPr>
        <w:t xml:space="preserve">and </w:t>
      </w:r>
      <w:r w:rsidR="009C68F5">
        <w:rPr>
          <w:rFonts w:ascii="Times New Roman" w:hAnsi="Times New Roman" w:cs="Times New Roman"/>
          <w:sz w:val="24"/>
          <w:szCs w:val="24"/>
        </w:rPr>
        <w:t xml:space="preserve">visualization </w:t>
      </w:r>
      <w:r w:rsidR="004D618D">
        <w:rPr>
          <w:rFonts w:ascii="Times New Roman" w:hAnsi="Times New Roman" w:cs="Times New Roman"/>
          <w:sz w:val="24"/>
          <w:szCs w:val="24"/>
        </w:rPr>
        <w:t xml:space="preserve">developed by a global user community </w:t>
      </w:r>
      <w:r w:rsidR="009C68F5">
        <w:rPr>
          <w:rFonts w:ascii="Times New Roman" w:hAnsi="Times New Roman" w:cs="Times New Roman"/>
          <w:sz w:val="24"/>
          <w:szCs w:val="24"/>
        </w:rPr>
        <w:fldChar w:fldCharType="begin"/>
      </w:r>
      <w:r w:rsidR="009C68F5">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9C68F5">
        <w:rPr>
          <w:rFonts w:ascii="Times New Roman" w:hAnsi="Times New Roman" w:cs="Times New Roman"/>
          <w:sz w:val="24"/>
          <w:szCs w:val="24"/>
        </w:rPr>
        <w:fldChar w:fldCharType="separate"/>
      </w:r>
      <w:r w:rsidR="009C68F5">
        <w:rPr>
          <w:rFonts w:ascii="Times New Roman" w:hAnsi="Times New Roman" w:cs="Times New Roman"/>
          <w:noProof/>
          <w:sz w:val="24"/>
          <w:szCs w:val="24"/>
        </w:rPr>
        <w:t>(R Core Team 2020)</w:t>
      </w:r>
      <w:r w:rsidR="009C68F5">
        <w:rPr>
          <w:rFonts w:ascii="Times New Roman" w:hAnsi="Times New Roman" w:cs="Times New Roman"/>
          <w:sz w:val="24"/>
          <w:szCs w:val="24"/>
        </w:rPr>
        <w:fldChar w:fldCharType="end"/>
      </w:r>
      <w:r w:rsidR="009C68F5">
        <w:rPr>
          <w:rFonts w:ascii="Times New Roman" w:hAnsi="Times New Roman" w:cs="Times New Roman"/>
          <w:sz w:val="24"/>
          <w:szCs w:val="24"/>
        </w:rPr>
        <w:t xml:space="preserve">. </w:t>
      </w:r>
      <w:commentRangeEnd w:id="60"/>
      <w:r w:rsidR="007D4573">
        <w:rPr>
          <w:rStyle w:val="CommentReference"/>
        </w:rPr>
        <w:commentReference w:id="60"/>
      </w:r>
      <w:r w:rsidR="00BC11CC">
        <w:rPr>
          <w:rFonts w:ascii="Times New Roman" w:hAnsi="Times New Roman" w:cs="Times New Roman"/>
          <w:sz w:val="24"/>
          <w:szCs w:val="24"/>
        </w:rPr>
        <w:t xml:space="preserve">Several R packages currently exist for processing Landsat data, </w:t>
      </w:r>
      <w:r w:rsidR="00581C05">
        <w:rPr>
          <w:rFonts w:ascii="Times New Roman" w:hAnsi="Times New Roman" w:cs="Times New Roman"/>
          <w:sz w:val="24"/>
          <w:szCs w:val="24"/>
        </w:rPr>
        <w:t xml:space="preserve">including </w:t>
      </w:r>
      <w:proofErr w:type="spellStart"/>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proofErr w:type="spellEnd"/>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152A6E">
        <w:rPr>
          <w:rFonts w:ascii="Times New Roman" w:hAnsi="Times New Roman" w:cs="Times New Roman"/>
          <w:sz w:val="24"/>
          <w:szCs w:val="24"/>
        </w:rPr>
        <w:t xml:space="preserve"> and</w:t>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753048">
        <w:rPr>
          <w:rFonts w:ascii="Times New Roman" w:hAnsi="Times New Roman" w:cs="Times New Roman"/>
          <w:i/>
          <w:iCs/>
          <w:sz w:val="24"/>
          <w:szCs w:val="24"/>
        </w:rPr>
        <w:t xml:space="preserve"> </w:t>
      </w:r>
      <w:r w:rsidR="00753048" w:rsidRPr="00753048">
        <w:rPr>
          <w:rFonts w:ascii="Times New Roman" w:hAnsi="Times New Roman" w:cs="Times New Roman"/>
          <w:sz w:val="24"/>
          <w:szCs w:val="24"/>
        </w:rPr>
        <w:fldChar w:fldCharType="begin"/>
      </w:r>
      <w:r w:rsidR="00982076">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753048" w:rsidRPr="00753048">
        <w:rPr>
          <w:rFonts w:ascii="Times New Roman" w:hAnsi="Times New Roman" w:cs="Times New Roman"/>
          <w:sz w:val="24"/>
          <w:szCs w:val="24"/>
        </w:rPr>
        <w:fldChar w:fldCharType="separate"/>
      </w:r>
      <w:r w:rsidR="00753048" w:rsidRPr="00753048">
        <w:rPr>
          <w:rFonts w:ascii="Times New Roman" w:hAnsi="Times New Roman" w:cs="Times New Roman"/>
          <w:noProof/>
          <w:sz w:val="24"/>
          <w:szCs w:val="24"/>
        </w:rPr>
        <w:t>(dos Santos 2017)</w:t>
      </w:r>
      <w:r w:rsidR="00753048" w:rsidRPr="00753048">
        <w:rPr>
          <w:rFonts w:ascii="Times New Roman" w:hAnsi="Times New Roman" w:cs="Times New Roman"/>
          <w:sz w:val="24"/>
          <w:szCs w:val="24"/>
        </w:rPr>
        <w:fldChar w:fldCharType="end"/>
      </w:r>
      <w:r w:rsidR="001A5ABB">
        <w:rPr>
          <w:rFonts w:ascii="Times New Roman" w:hAnsi="Times New Roman" w:cs="Times New Roman"/>
          <w:sz w:val="24"/>
          <w:szCs w:val="24"/>
        </w:rPr>
        <w:t xml:space="preserve">. </w:t>
      </w:r>
      <w:proofErr w:type="spellStart"/>
      <w:r w:rsidR="00A07B97" w:rsidRPr="00581C05">
        <w:rPr>
          <w:rFonts w:ascii="Times New Roman" w:hAnsi="Times New Roman" w:cs="Times New Roman"/>
          <w:i/>
          <w:iCs/>
          <w:sz w:val="24"/>
          <w:szCs w:val="24"/>
        </w:rPr>
        <w:t>landsat</w:t>
      </w:r>
      <w:proofErr w:type="spellEnd"/>
      <w:r w:rsidR="00A07B97" w:rsidRPr="00581C05">
        <w:rPr>
          <w:rFonts w:ascii="Times New Roman" w:hAnsi="Times New Roman" w:cs="Times New Roman"/>
          <w:sz w:val="24"/>
          <w:szCs w:val="24"/>
        </w:rPr>
        <w:t xml:space="preserve"> </w:t>
      </w:r>
      <w:r w:rsidR="00B731F7">
        <w:rPr>
          <w:rFonts w:ascii="Times New Roman" w:hAnsi="Times New Roman" w:cs="Times New Roman"/>
          <w:sz w:val="24"/>
          <w:szCs w:val="24"/>
        </w:rPr>
        <w:t>includes</w:t>
      </w:r>
      <w:r w:rsidR="00A07B97" w:rsidRPr="00581C05">
        <w:rPr>
          <w:rFonts w:ascii="Times New Roman" w:hAnsi="Times New Roman" w:cs="Times New Roman"/>
          <w:sz w:val="24"/>
          <w:szCs w:val="24"/>
        </w:rPr>
        <w:t xml:space="preserve"> functions for radiometric and topographic correction of Landsat</w:t>
      </w:r>
      <w:r w:rsidR="00581C05">
        <w:rPr>
          <w:rFonts w:ascii="Times New Roman" w:hAnsi="Times New Roman" w:cs="Times New Roman"/>
          <w:sz w:val="24"/>
          <w:szCs w:val="24"/>
        </w:rPr>
        <w:t xml:space="preserve"> scenes</w:t>
      </w:r>
      <w:r w:rsidR="00152A6E">
        <w:rPr>
          <w:rFonts w:ascii="Times New Roman" w:hAnsi="Times New Roman" w:cs="Times New Roman"/>
          <w:sz w:val="24"/>
          <w:szCs w:val="24"/>
        </w:rPr>
        <w:t xml:space="preserve">, while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w:t>
      </w:r>
      <w:r w:rsidR="00B731F7">
        <w:rPr>
          <w:rFonts w:ascii="Times New Roman" w:hAnsi="Times New Roman" w:cs="Times New Roman"/>
          <w:sz w:val="24"/>
          <w:szCs w:val="24"/>
        </w:rPr>
        <w:t xml:space="preserve">includes </w:t>
      </w:r>
      <w:r w:rsidR="00581C05">
        <w:rPr>
          <w:rFonts w:ascii="Times New Roman" w:hAnsi="Times New Roman" w:cs="Times New Roman"/>
          <w:sz w:val="24"/>
          <w:szCs w:val="24"/>
        </w:rPr>
        <w:t>functions for computing top of atmosphere reflectance, radiance, and/or brightness temperature on Landsat scenes</w:t>
      </w:r>
      <w:r w:rsidR="00EC5E6F">
        <w:rPr>
          <w:rFonts w:ascii="Times New Roman" w:hAnsi="Times New Roman" w:cs="Times New Roman"/>
          <w:sz w:val="24"/>
          <w:szCs w:val="24"/>
        </w:rPr>
        <w:t>.</w:t>
      </w:r>
      <w:r w:rsidR="007D0865">
        <w:rPr>
          <w:rFonts w:ascii="Times New Roman" w:hAnsi="Times New Roman" w:cs="Times New Roman"/>
          <w:sz w:val="24"/>
          <w:szCs w:val="24"/>
        </w:rPr>
        <w:t xml:space="preserve"> </w:t>
      </w:r>
      <w:r w:rsidR="00724ED1">
        <w:rPr>
          <w:rFonts w:ascii="Times New Roman" w:hAnsi="Times New Roman" w:cs="Times New Roman"/>
          <w:sz w:val="24"/>
          <w:szCs w:val="24"/>
        </w:rPr>
        <w:t xml:space="preserve">These </w:t>
      </w:r>
      <w:r w:rsidR="00B731F7">
        <w:rPr>
          <w:rFonts w:ascii="Times New Roman" w:hAnsi="Times New Roman" w:cs="Times New Roman"/>
          <w:sz w:val="24"/>
          <w:szCs w:val="24"/>
        </w:rPr>
        <w:t xml:space="preserve">existing </w:t>
      </w:r>
      <w:r w:rsidR="00724ED1">
        <w:rPr>
          <w:rFonts w:ascii="Times New Roman" w:hAnsi="Times New Roman" w:cs="Times New Roman"/>
          <w:sz w:val="24"/>
          <w:szCs w:val="24"/>
        </w:rPr>
        <w:t>packages</w:t>
      </w:r>
      <w:r w:rsidR="00B731F7">
        <w:rPr>
          <w:rFonts w:ascii="Times New Roman" w:hAnsi="Times New Roman" w:cs="Times New Roman"/>
          <w:sz w:val="24"/>
          <w:szCs w:val="24"/>
        </w:rPr>
        <w:t xml:space="preserve"> provide</w:t>
      </w:r>
      <w:r w:rsidR="00724ED1">
        <w:rPr>
          <w:rFonts w:ascii="Times New Roman" w:hAnsi="Times New Roman" w:cs="Times New Roman"/>
          <w:sz w:val="24"/>
          <w:szCs w:val="24"/>
        </w:rPr>
        <w:t xml:space="preserve"> valuable tools for processing individual Landsat scenes,</w:t>
      </w:r>
      <w:r w:rsidR="00ED35A2">
        <w:rPr>
          <w:rFonts w:ascii="Times New Roman" w:hAnsi="Times New Roman" w:cs="Times New Roman"/>
          <w:sz w:val="24"/>
          <w:szCs w:val="24"/>
        </w:rPr>
        <w:t xml:space="preserve"> but fundamentally differ </w:t>
      </w:r>
      <w:commentRangeStart w:id="61"/>
      <w:r w:rsidR="00ED35A2">
        <w:rPr>
          <w:rFonts w:ascii="Times New Roman" w:hAnsi="Times New Roman" w:cs="Times New Roman"/>
          <w:sz w:val="24"/>
          <w:szCs w:val="24"/>
        </w:rPr>
        <w:t xml:space="preserve">from the functionality provided by </w:t>
      </w:r>
      <w:proofErr w:type="spellStart"/>
      <w:r w:rsidR="00ED35A2">
        <w:rPr>
          <w:rFonts w:ascii="Times New Roman" w:hAnsi="Times New Roman" w:cs="Times New Roman"/>
          <w:i/>
          <w:iCs/>
          <w:sz w:val="24"/>
          <w:szCs w:val="24"/>
        </w:rPr>
        <w:t>lsatTS</w:t>
      </w:r>
      <w:commentRangeEnd w:id="61"/>
      <w:proofErr w:type="spellEnd"/>
      <w:r w:rsidR="002B7D02">
        <w:rPr>
          <w:rStyle w:val="CommentReference"/>
        </w:rPr>
        <w:commentReference w:id="61"/>
      </w:r>
      <w:r w:rsidR="00ED35A2">
        <w:rPr>
          <w:rFonts w:ascii="Times New Roman" w:hAnsi="Times New Roman" w:cs="Times New Roman"/>
          <w:i/>
          <w:iCs/>
          <w:sz w:val="24"/>
          <w:szCs w:val="24"/>
        </w:rPr>
        <w:t>.</w:t>
      </w:r>
    </w:p>
    <w:p w14:paraId="59C251C3" w14:textId="4BAC0A65" w:rsidR="008A516D" w:rsidRPr="00FE4304" w:rsidRDefault="00724ED1" w:rsidP="008C1B59">
      <w:pPr>
        <w:pStyle w:val="NoSpacing"/>
        <w:ind w:firstLine="720"/>
        <w:rPr>
          <w:rFonts w:ascii="Times New Roman" w:hAnsi="Times New Roman" w:cs="Times New Roman"/>
          <w:sz w:val="24"/>
          <w:szCs w:val="24"/>
        </w:rPr>
      </w:pPr>
      <w:proofErr w:type="spellStart"/>
      <w:r w:rsidRPr="00724ED1">
        <w:rPr>
          <w:rFonts w:ascii="Times New Roman" w:hAnsi="Times New Roman" w:cs="Times New Roman"/>
          <w:i/>
          <w:iCs/>
          <w:sz w:val="24"/>
          <w:szCs w:val="24"/>
        </w:rPr>
        <w:lastRenderedPageBreak/>
        <w:t>lsatTS</w:t>
      </w:r>
      <w:proofErr w:type="spellEnd"/>
      <w:r>
        <w:rPr>
          <w:rFonts w:ascii="Times New Roman" w:hAnsi="Times New Roman" w:cs="Times New Roman"/>
          <w:sz w:val="24"/>
          <w:szCs w:val="24"/>
        </w:rPr>
        <w:t xml:space="preserve"> </w:t>
      </w:r>
      <w:r w:rsidR="00ED35A2">
        <w:rPr>
          <w:rFonts w:ascii="Times New Roman" w:hAnsi="Times New Roman" w:cs="Times New Roman"/>
          <w:sz w:val="24"/>
          <w:szCs w:val="24"/>
        </w:rPr>
        <w:t xml:space="preserve">offers an integrated framework for Landsat data extraction, processing, and time series analysis </w:t>
      </w:r>
      <w:r w:rsidR="007C21F7">
        <w:rPr>
          <w:rFonts w:ascii="Times New Roman" w:hAnsi="Times New Roman" w:cs="Times New Roman"/>
          <w:sz w:val="24"/>
          <w:szCs w:val="24"/>
        </w:rPr>
        <w:t>for sample locations anywhere on Earth’s surface.</w:t>
      </w:r>
      <w:r w:rsidR="006E07A5">
        <w:rPr>
          <w:rFonts w:ascii="Times New Roman" w:hAnsi="Times New Roman" w:cs="Times New Roman"/>
          <w:sz w:val="24"/>
          <w:szCs w:val="24"/>
        </w:rPr>
        <w:t xml:space="preserve"> </w:t>
      </w:r>
      <w:proofErr w:type="spellStart"/>
      <w:r w:rsidR="008A516D" w:rsidRPr="009C68F5">
        <w:rPr>
          <w:rFonts w:ascii="Times New Roman" w:hAnsi="Times New Roman" w:cs="Times New Roman"/>
          <w:i/>
          <w:iCs/>
          <w:sz w:val="24"/>
          <w:szCs w:val="24"/>
        </w:rPr>
        <w:t>lsatTS</w:t>
      </w:r>
      <w:proofErr w:type="spellEnd"/>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w:t>
      </w:r>
      <w:commentRangeStart w:id="62"/>
      <w:r w:rsidR="008A516D" w:rsidRPr="00E11FF4">
        <w:rPr>
          <w:rFonts w:ascii="Times New Roman" w:hAnsi="Times New Roman" w:cs="Times New Roman"/>
          <w:sz w:val="24"/>
          <w:szCs w:val="24"/>
        </w:rPr>
        <w:t xml:space="preserve">Landsat Collection 2 data set </w:t>
      </w:r>
      <w:commentRangeEnd w:id="62"/>
      <w:r w:rsidR="008D37EB">
        <w:rPr>
          <w:rStyle w:val="CommentReference"/>
        </w:rPr>
        <w:commentReference w:id="62"/>
      </w:r>
      <w:r w:rsidR="008A516D" w:rsidRPr="00E11FF4">
        <w:rPr>
          <w:rFonts w:ascii="Times New Roman" w:hAnsi="Times New Roman" w:cs="Times New Roman"/>
          <w:sz w:val="24"/>
          <w:szCs w:val="24"/>
        </w:rPr>
        <w:t xml:space="preserve">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w:t>
      </w:r>
      <w:ins w:id="63" w:author="Jakob Johann Assmann" w:date="2022-01-13T14:37:00Z">
        <w:r w:rsidR="004A23E6">
          <w:rPr>
            <w:rFonts w:ascii="Times New Roman" w:hAnsi="Times New Roman" w:cs="Times New Roman"/>
            <w:sz w:val="24"/>
            <w:szCs w:val="24"/>
          </w:rPr>
          <w:t xml:space="preserve">the application programming interface </w:t>
        </w:r>
      </w:ins>
      <w:del w:id="64" w:author="Jakob Johann Assmann" w:date="2022-01-13T14:37:00Z">
        <w:r w:rsidR="000B2AC7" w:rsidDel="004A23E6">
          <w:rPr>
            <w:rFonts w:ascii="Times New Roman" w:hAnsi="Times New Roman" w:cs="Times New Roman"/>
            <w:sz w:val="24"/>
            <w:szCs w:val="24"/>
          </w:rPr>
          <w:delText xml:space="preserve">underlying functionality </w:delText>
        </w:r>
      </w:del>
      <w:r w:rsidR="000B2AC7">
        <w:rPr>
          <w:rFonts w:ascii="Times New Roman" w:hAnsi="Times New Roman" w:cs="Times New Roman"/>
          <w:sz w:val="24"/>
          <w:szCs w:val="24"/>
        </w:rPr>
        <w:t xml:space="preserve">provided by </w:t>
      </w:r>
      <w:r w:rsidR="008A516D">
        <w:rPr>
          <w:rFonts w:ascii="Times New Roman" w:hAnsi="Times New Roman" w:cs="Times New Roman"/>
          <w:sz w:val="24"/>
          <w:szCs w:val="24"/>
        </w:rPr>
        <w:t xml:space="preserve">the </w:t>
      </w:r>
      <w:proofErr w:type="spellStart"/>
      <w:r w:rsidR="008A516D" w:rsidRPr="00E11FF4">
        <w:rPr>
          <w:rFonts w:ascii="Times New Roman" w:hAnsi="Times New Roman" w:cs="Times New Roman"/>
          <w:i/>
          <w:iCs/>
          <w:sz w:val="24"/>
          <w:szCs w:val="24"/>
        </w:rPr>
        <w:t>rgee</w:t>
      </w:r>
      <w:proofErr w:type="spellEnd"/>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del w:id="65" w:author="Jakob Johann Assmann" w:date="2022-01-13T14:38:00Z">
        <w:r w:rsidR="008A516D" w:rsidRPr="00FE4304" w:rsidDel="004A23E6">
          <w:rPr>
            <w:rFonts w:ascii="Times New Roman" w:hAnsi="Times New Roman" w:cs="Times New Roman"/>
            <w:sz w:val="24"/>
            <w:szCs w:val="24"/>
          </w:rPr>
          <w:delText>Moreover</w:delText>
        </w:r>
      </w:del>
      <w:ins w:id="66" w:author="Jakob Johann Assmann" w:date="2022-01-13T14:38:00Z">
        <w:r w:rsidR="004A23E6">
          <w:rPr>
            <w:rFonts w:ascii="Times New Roman" w:hAnsi="Times New Roman" w:cs="Times New Roman"/>
            <w:sz w:val="24"/>
            <w:szCs w:val="24"/>
          </w:rPr>
          <w:t xml:space="preserve">Further functions included in </w:t>
        </w:r>
      </w:ins>
      <w:del w:id="67" w:author="Jakob Johann Assmann" w:date="2022-01-13T14:38:00Z">
        <w:r w:rsidR="008A516D" w:rsidRPr="00FE4304" w:rsidDel="004A23E6">
          <w:rPr>
            <w:rFonts w:ascii="Times New Roman" w:hAnsi="Times New Roman" w:cs="Times New Roman"/>
            <w:sz w:val="24"/>
            <w:szCs w:val="24"/>
          </w:rPr>
          <w:delText xml:space="preserve">, </w:delText>
        </w:r>
      </w:del>
      <w:proofErr w:type="spellStart"/>
      <w:r w:rsidR="008A516D" w:rsidRPr="00FE4304">
        <w:rPr>
          <w:rFonts w:ascii="Times New Roman" w:hAnsi="Times New Roman" w:cs="Times New Roman"/>
          <w:i/>
          <w:iCs/>
          <w:sz w:val="24"/>
          <w:szCs w:val="24"/>
        </w:rPr>
        <w:t>lsatTS</w:t>
      </w:r>
      <w:proofErr w:type="spellEnd"/>
      <w:r w:rsidR="008A516D" w:rsidRPr="00FE4304">
        <w:rPr>
          <w:rFonts w:ascii="Times New Roman" w:hAnsi="Times New Roman" w:cs="Times New Roman"/>
          <w:sz w:val="24"/>
          <w:szCs w:val="24"/>
        </w:rPr>
        <w:t xml:space="preserve"> </w:t>
      </w:r>
      <w:del w:id="68" w:author="Jakob Johann Assmann" w:date="2022-01-13T14:38:00Z">
        <w:r w:rsidR="008A516D" w:rsidRPr="00FE4304" w:rsidDel="004A23E6">
          <w:rPr>
            <w:rFonts w:ascii="Times New Roman" w:hAnsi="Times New Roman" w:cs="Times New Roman"/>
            <w:sz w:val="24"/>
            <w:szCs w:val="24"/>
          </w:rPr>
          <w:delText xml:space="preserve">includes functions that </w:delText>
        </w:r>
      </w:del>
      <w:r w:rsidR="008A516D" w:rsidRPr="00FE4304">
        <w:rPr>
          <w:rFonts w:ascii="Times New Roman" w:hAnsi="Times New Roman" w:cs="Times New Roman"/>
          <w:sz w:val="24"/>
          <w:szCs w:val="24"/>
        </w:rPr>
        <w:t xml:space="preserve">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other aspects of </w:t>
      </w:r>
      <w:r w:rsidR="008A516D">
        <w:rPr>
          <w:rFonts w:ascii="Times New Roman" w:hAnsi="Times New Roman" w:cs="Times New Roman"/>
          <w:sz w:val="24"/>
          <w:szCs w:val="24"/>
        </w:rPr>
        <w:t xml:space="preserve">vegetation greenness time series </w:t>
      </w:r>
      <w:commentRangeStart w:id="69"/>
      <w:r w:rsidR="008A516D">
        <w:rPr>
          <w:rFonts w:ascii="Times New Roman" w:hAnsi="Times New Roman" w:cs="Times New Roman"/>
          <w:sz w:val="24"/>
          <w:szCs w:val="24"/>
        </w:rPr>
        <w:t>analysis</w:t>
      </w:r>
      <w:r w:rsidR="0022005E">
        <w:rPr>
          <w:rFonts w:ascii="Times New Roman" w:hAnsi="Times New Roman" w:cs="Times New Roman"/>
          <w:sz w:val="24"/>
          <w:szCs w:val="24"/>
        </w:rPr>
        <w:t xml:space="preserve"> </w:t>
      </w:r>
      <w:commentRangeEnd w:id="69"/>
      <w:r w:rsidR="004A23E6">
        <w:rPr>
          <w:rStyle w:val="CommentReference"/>
        </w:rPr>
        <w:commentReference w:id="69"/>
      </w:r>
      <w:r w:rsidR="0022005E">
        <w:rPr>
          <w:rFonts w:ascii="Times New Roman" w:hAnsi="Times New Roman" w:cs="Times New Roman"/>
          <w:sz w:val="24"/>
          <w:szCs w:val="24"/>
        </w:rPr>
        <w:t>(</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 xml:space="preserve">. </w:t>
      </w:r>
      <w:commentRangeStart w:id="70"/>
      <w:r w:rsidR="008A516D">
        <w:rPr>
          <w:rFonts w:ascii="Times New Roman" w:hAnsi="Times New Roman" w:cs="Times New Roman"/>
          <w:sz w:val="24"/>
          <w:szCs w:val="24"/>
        </w:rPr>
        <w:t>Unlike wall-to-wall analyses</w:t>
      </w:r>
      <w:commentRangeEnd w:id="70"/>
      <w:r w:rsidR="004A23E6">
        <w:rPr>
          <w:rStyle w:val="CommentReference"/>
        </w:rPr>
        <w:commentReference w:id="70"/>
      </w:r>
      <w:ins w:id="71" w:author="Jakob Johann Assmann" w:date="2022-01-13T14:40:00Z">
        <w:r w:rsidR="004A23E6">
          <w:rPr>
            <w:rFonts w:ascii="Times New Roman" w:hAnsi="Times New Roman" w:cs="Times New Roman"/>
            <w:sz w:val="24"/>
            <w:szCs w:val="24"/>
          </w:rPr>
          <w:t xml:space="preserve"> of the global span of the Landsat Collection</w:t>
        </w:r>
      </w:ins>
      <w:r w:rsidR="008A516D">
        <w:rPr>
          <w:rFonts w:ascii="Times New Roman" w:hAnsi="Times New Roman" w:cs="Times New Roman"/>
          <w:sz w:val="24"/>
          <w:szCs w:val="24"/>
        </w:rPr>
        <w:t xml:space="preserve">, this sample-based framework is conducive to error propagation using Monte Carlo </w:t>
      </w:r>
      <w:r w:rsidR="00BE5642">
        <w:rPr>
          <w:rFonts w:ascii="Times New Roman" w:hAnsi="Times New Roman" w:cs="Times New Roman"/>
          <w:sz w:val="24"/>
          <w:szCs w:val="24"/>
        </w:rPr>
        <w:t>simulations</w:t>
      </w:r>
      <w:r w:rsidR="008A516D">
        <w:rPr>
          <w:rFonts w:ascii="Times New Roman" w:hAnsi="Times New Roman" w:cs="Times New Roman"/>
          <w:sz w:val="24"/>
          <w:szCs w:val="24"/>
        </w:rPr>
        <w:t xml:space="preserve">. </w:t>
      </w:r>
      <w:commentRangeStart w:id="72"/>
      <w:r w:rsidR="008A516D">
        <w:rPr>
          <w:rFonts w:ascii="Times New Roman" w:hAnsi="Times New Roman" w:cs="Times New Roman"/>
          <w:sz w:val="24"/>
          <w:szCs w:val="24"/>
        </w:rPr>
        <w:t>O</w:t>
      </w:r>
      <w:r w:rsidR="008A516D" w:rsidRPr="00FE4304">
        <w:rPr>
          <w:rFonts w:ascii="Times New Roman" w:hAnsi="Times New Roman" w:cs="Times New Roman"/>
          <w:sz w:val="24"/>
          <w:szCs w:val="24"/>
        </w:rPr>
        <w:t xml:space="preserve">verall, this software provides a suite of functions to enable broader use of Landsat </w:t>
      </w:r>
      <w:r w:rsidR="008A516D">
        <w:rPr>
          <w:rFonts w:ascii="Times New Roman" w:hAnsi="Times New Roman" w:cs="Times New Roman"/>
          <w:sz w:val="24"/>
          <w:szCs w:val="24"/>
        </w:rPr>
        <w:t xml:space="preserve">satellite </w:t>
      </w:r>
      <w:r w:rsidR="008A516D" w:rsidRPr="00FE4304">
        <w:rPr>
          <w:rFonts w:ascii="Times New Roman" w:hAnsi="Times New Roman" w:cs="Times New Roman"/>
          <w:sz w:val="24"/>
          <w:szCs w:val="24"/>
        </w:rPr>
        <w:t xml:space="preserve">data for assessment and monitoring of </w:t>
      </w:r>
      <w:r w:rsidR="000D2C2B">
        <w:rPr>
          <w:rFonts w:ascii="Times New Roman" w:hAnsi="Times New Roman" w:cs="Times New Roman"/>
          <w:sz w:val="24"/>
          <w:szCs w:val="24"/>
        </w:rPr>
        <w:t xml:space="preserve">Earth’s land surface </w:t>
      </w:r>
      <w:r w:rsidR="008A516D">
        <w:rPr>
          <w:rFonts w:ascii="Times New Roman" w:hAnsi="Times New Roman" w:cs="Times New Roman"/>
          <w:sz w:val="24"/>
          <w:szCs w:val="24"/>
        </w:rPr>
        <w:t xml:space="preserve">over the past </w:t>
      </w:r>
      <w:bookmarkEnd w:id="52"/>
      <w:r w:rsidR="008A516D">
        <w:rPr>
          <w:rFonts w:ascii="Times New Roman" w:hAnsi="Times New Roman" w:cs="Times New Roman"/>
          <w:sz w:val="24"/>
          <w:szCs w:val="24"/>
        </w:rPr>
        <w:t xml:space="preserve">four decades in a sample-based framework </w:t>
      </w:r>
      <w:r w:rsidR="0049628C">
        <w:rPr>
          <w:rFonts w:ascii="Times New Roman" w:hAnsi="Times New Roman" w:cs="Times New Roman"/>
          <w:sz w:val="24"/>
          <w:szCs w:val="24"/>
        </w:rPr>
        <w:t xml:space="preserve">suitable for </w:t>
      </w:r>
      <w:r w:rsidR="008A516D">
        <w:rPr>
          <w:rFonts w:ascii="Times New Roman" w:hAnsi="Times New Roman" w:cs="Times New Roman"/>
          <w:sz w:val="24"/>
          <w:szCs w:val="24"/>
        </w:rPr>
        <w:t>local to global geographic</w:t>
      </w:r>
      <w:r w:rsidR="0049628C">
        <w:rPr>
          <w:rFonts w:ascii="Times New Roman" w:hAnsi="Times New Roman" w:cs="Times New Roman"/>
          <w:sz w:val="24"/>
          <w:szCs w:val="24"/>
        </w:rPr>
        <w:t xml:space="preserve"> extents. </w:t>
      </w:r>
      <w:r w:rsidR="008A516D">
        <w:rPr>
          <w:rFonts w:ascii="Times New Roman" w:hAnsi="Times New Roman" w:cs="Times New Roman"/>
          <w:sz w:val="24"/>
          <w:szCs w:val="24"/>
        </w:rPr>
        <w:t xml:space="preserve"> </w:t>
      </w:r>
      <w:commentRangeEnd w:id="72"/>
      <w:r w:rsidR="00CC62F7">
        <w:rPr>
          <w:rStyle w:val="CommentReference"/>
        </w:rPr>
        <w:commentReference w:id="72"/>
      </w:r>
    </w:p>
    <w:p w14:paraId="30F6B7DF" w14:textId="77FCA3C3" w:rsidR="008A516D" w:rsidRDefault="008A516D" w:rsidP="00F751FB">
      <w:pPr>
        <w:pStyle w:val="NoSpacing"/>
        <w:rPr>
          <w:rFonts w:ascii="Times New Roman" w:hAnsi="Times New Roman" w:cs="Times New Roman"/>
          <w:sz w:val="24"/>
          <w:szCs w:val="24"/>
        </w:rPr>
      </w:pPr>
    </w:p>
    <w:p w14:paraId="3D35BF73" w14:textId="77777777" w:rsidR="00FC7108" w:rsidRDefault="00FC7108" w:rsidP="00FC7108">
      <w:pPr>
        <w:pStyle w:val="NoSpacing"/>
        <w:jc w:val="center"/>
        <w:rPr>
          <w:rFonts w:ascii="Times New Roman" w:hAnsi="Times New Roman" w:cs="Times New Roman"/>
          <w:sz w:val="24"/>
          <w:szCs w:val="24"/>
        </w:rPr>
      </w:pPr>
      <w:r>
        <w:rPr>
          <w:noProof/>
        </w:rPr>
        <w:drawing>
          <wp:inline distT="0" distB="0" distL="0" distR="0" wp14:anchorId="5A1E8830" wp14:editId="02A647B9">
            <wp:extent cx="2226487" cy="3339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644" cy="3359282"/>
                    </a:xfrm>
                    <a:prstGeom prst="rect">
                      <a:avLst/>
                    </a:prstGeom>
                    <a:noFill/>
                    <a:ln>
                      <a:noFill/>
                    </a:ln>
                  </pic:spPr>
                </pic:pic>
              </a:graphicData>
            </a:graphic>
          </wp:inline>
        </w:drawing>
      </w:r>
    </w:p>
    <w:p w14:paraId="450C9608" w14:textId="47277623" w:rsidR="00E87545" w:rsidRDefault="00BA4386" w:rsidP="00F751FB">
      <w:pPr>
        <w:pStyle w:val="NoSpacing"/>
        <w:rPr>
          <w:rFonts w:ascii="Times New Roman" w:hAnsi="Times New Roman" w:cs="Times New Roman"/>
          <w:sz w:val="24"/>
          <w:szCs w:val="24"/>
        </w:rPr>
      </w:pPr>
      <w:commentRangeStart w:id="73"/>
      <w:r>
        <w:rPr>
          <w:rFonts w:ascii="Times New Roman" w:hAnsi="Times New Roman" w:cs="Times New Roman"/>
          <w:sz w:val="24"/>
          <w:szCs w:val="24"/>
        </w:rPr>
        <w:t>Figure 1.</w:t>
      </w:r>
      <w:r w:rsidR="00E87545">
        <w:rPr>
          <w:rFonts w:ascii="Times New Roman" w:hAnsi="Times New Roman" w:cs="Times New Roman"/>
          <w:sz w:val="24"/>
          <w:szCs w:val="24"/>
        </w:rPr>
        <w:t xml:space="preserve"> </w:t>
      </w:r>
      <w:commentRangeEnd w:id="73"/>
      <w:r w:rsidR="002117B8">
        <w:rPr>
          <w:rStyle w:val="CommentReference"/>
        </w:rPr>
        <w:commentReference w:id="73"/>
      </w:r>
      <w:r w:rsidR="00E87545">
        <w:rPr>
          <w:rFonts w:ascii="Times New Roman" w:hAnsi="Times New Roman" w:cs="Times New Roman"/>
          <w:sz w:val="24"/>
          <w:szCs w:val="24"/>
        </w:rPr>
        <w:t xml:space="preserve">Schematic illustrating functions and typical workflow of the </w:t>
      </w:r>
      <w:proofErr w:type="spellStart"/>
      <w:r w:rsidR="00E87545">
        <w:rPr>
          <w:rFonts w:ascii="Times New Roman" w:hAnsi="Times New Roman" w:cs="Times New Roman"/>
          <w:sz w:val="24"/>
          <w:szCs w:val="24"/>
        </w:rPr>
        <w:t>lsatTS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87545">
        <w:rPr>
          <w:rFonts w:ascii="Times New Roman" w:hAnsi="Times New Roman" w:cs="Times New Roman"/>
          <w:sz w:val="24"/>
          <w:szCs w:val="24"/>
        </w:rPr>
        <w:t xml:space="preserve"> </w:t>
      </w:r>
    </w:p>
    <w:p w14:paraId="26D40033" w14:textId="77777777" w:rsidR="00FC7108" w:rsidRDefault="00FC7108"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2C2B0536" w:rsidR="0022005E" w:rsidRPr="003C7159" w:rsidRDefault="0022005E" w:rsidP="00206CCE">
            <w:pPr>
              <w:pStyle w:val="NoSpacing"/>
              <w:rPr>
                <w:rFonts w:ascii="Times New Roman" w:hAnsi="Times New Roman" w:cs="Times New Roman"/>
                <w:sz w:val="20"/>
                <w:szCs w:val="20"/>
              </w:rPr>
            </w:pPr>
            <w:del w:id="74" w:author="Jakob Johann Assmann" w:date="2022-01-13T14:43:00Z">
              <w:r w:rsidDel="002C102D">
                <w:rPr>
                  <w:rFonts w:ascii="Times New Roman" w:hAnsi="Times New Roman" w:cs="Times New Roman"/>
                  <w:sz w:val="20"/>
                  <w:szCs w:val="20"/>
                </w:rPr>
                <w:delText xml:space="preserve">Get </w:delText>
              </w:r>
            </w:del>
            <w:ins w:id="75" w:author="Jakob Johann Assmann" w:date="2022-01-13T14:43:00Z">
              <w:r w:rsidR="002C102D">
                <w:rPr>
                  <w:rFonts w:ascii="Times New Roman" w:hAnsi="Times New Roman" w:cs="Times New Roman"/>
                  <w:sz w:val="20"/>
                  <w:szCs w:val="20"/>
                </w:rPr>
                <w:t xml:space="preserve">Retrieve </w:t>
              </w:r>
            </w:ins>
            <w:r>
              <w:rPr>
                <w:rFonts w:ascii="Times New Roman" w:hAnsi="Times New Roman" w:cs="Times New Roman"/>
                <w:sz w:val="20"/>
                <w:szCs w:val="20"/>
              </w:rPr>
              <w:t xml:space="preserve">point coordinates of all Landsat </w:t>
            </w:r>
            <w:proofErr w:type="gramStart"/>
            <w:r>
              <w:rPr>
                <w:rFonts w:ascii="Times New Roman" w:hAnsi="Times New Roman" w:cs="Times New Roman"/>
                <w:sz w:val="20"/>
                <w:szCs w:val="20"/>
              </w:rPr>
              <w:t>8 pixel</w:t>
            </w:r>
            <w:proofErr w:type="gramEnd"/>
            <w:r>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1AC44D12"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20DC1EEC"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388708F"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6E1590C2"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01DB04A7"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33B4B9F9"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6E5E7DF"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4B1E2D8B"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2D4D551" w14:textId="48C41A8E" w:rsidR="0022005E" w:rsidRPr="00EC1D88" w:rsidRDefault="002C102D"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w:t>
            </w:r>
            <w:r w:rsidR="0022005E" w:rsidRPr="00EC1D88">
              <w:rPr>
                <w:rFonts w:ascii="Times New Roman" w:hAnsi="Times New Roman" w:cs="Times New Roman"/>
                <w:sz w:val="20"/>
                <w:szCs w:val="20"/>
              </w:rPr>
              <w:t>sat_calc_trend</w:t>
            </w:r>
            <w:proofErr w:type="spellEnd"/>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sidRPr="00132CED">
        <w:rPr>
          <w:rFonts w:ascii="Times New Roman" w:hAnsi="Times New Roman" w:cs="Times New Roman"/>
          <w:i/>
          <w:iCs/>
          <w:sz w:val="24"/>
          <w:szCs w:val="24"/>
        </w:rPr>
        <w:t>lsatTS</w:t>
      </w:r>
      <w:proofErr w:type="spellEnd"/>
      <w:r>
        <w:rPr>
          <w:rFonts w:ascii="Times New Roman" w:hAnsi="Times New Roman" w:cs="Times New Roman"/>
          <w:sz w:val="24"/>
          <w:szCs w:val="24"/>
        </w:rPr>
        <w:t xml:space="preserve"> is publicly available through </w:t>
      </w:r>
      <w:ins w:id="76" w:author="Jakob Johann Assmann" w:date="2022-01-13T14:47:00Z">
        <w:r w:rsidR="002C102D">
          <w:rPr>
            <w:rFonts w:ascii="Times New Roman" w:hAnsi="Times New Roman" w:cs="Times New Roman"/>
            <w:sz w:val="24"/>
            <w:szCs w:val="24"/>
          </w:rPr>
          <w:t xml:space="preserve">a </w:t>
        </w:r>
      </w:ins>
      <w:r>
        <w:rPr>
          <w:rFonts w:ascii="Times New Roman" w:hAnsi="Times New Roman" w:cs="Times New Roman"/>
          <w:sz w:val="24"/>
          <w:szCs w:val="24"/>
        </w:rPr>
        <w:t>GitHub</w:t>
      </w:r>
      <w:ins w:id="77" w:author="Jakob Johann Assmann" w:date="2022-01-13T14:47:00Z">
        <w:r w:rsidR="002C102D">
          <w:rPr>
            <w:rFonts w:ascii="Times New Roman" w:hAnsi="Times New Roman" w:cs="Times New Roman"/>
            <w:sz w:val="24"/>
            <w:szCs w:val="24"/>
          </w:rPr>
          <w:t xml:space="preserve"> code repository</w:t>
        </w:r>
      </w:ins>
      <w:r>
        <w:rPr>
          <w:rFonts w:ascii="Times New Roman" w:hAnsi="Times New Roman" w:cs="Times New Roman"/>
          <w:sz w:val="24"/>
          <w:szCs w:val="24"/>
        </w:rPr>
        <w:t xml:space="preserve">. Users will need to have installed the R software environment on their computer. The </w:t>
      </w:r>
      <w:proofErr w:type="spellStart"/>
      <w:r w:rsidRPr="00132CED">
        <w:rPr>
          <w:rFonts w:ascii="Times New Roman" w:hAnsi="Times New Roman" w:cs="Times New Roman"/>
          <w:i/>
          <w:iCs/>
          <w:sz w:val="24"/>
          <w:szCs w:val="24"/>
        </w:rPr>
        <w:t>lsatTS</w:t>
      </w:r>
      <w:proofErr w:type="spellEnd"/>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proofErr w:type="spellStart"/>
      <w:r w:rsidR="0010487C" w:rsidRPr="0010487C">
        <w:rPr>
          <w:rFonts w:ascii="Times New Roman" w:hAnsi="Times New Roman" w:cs="Times New Roman"/>
          <w:i/>
          <w:iCs/>
          <w:sz w:val="24"/>
          <w:szCs w:val="24"/>
        </w:rPr>
        <w:t>install_</w:t>
      </w:r>
      <w:proofErr w:type="gramStart"/>
      <w:r w:rsidR="0010487C" w:rsidRPr="0010487C">
        <w:rPr>
          <w:rFonts w:ascii="Times New Roman" w:hAnsi="Times New Roman" w:cs="Times New Roman"/>
          <w:i/>
          <w:iCs/>
          <w:sz w:val="24"/>
          <w:szCs w:val="24"/>
        </w:rPr>
        <w:t>github</w:t>
      </w:r>
      <w:proofErr w:type="spellEnd"/>
      <w:r w:rsidR="00B963CB">
        <w:rPr>
          <w:rFonts w:ascii="Times New Roman" w:hAnsi="Times New Roman" w:cs="Times New Roman"/>
          <w:i/>
          <w:iCs/>
          <w:sz w:val="24"/>
          <w:szCs w:val="24"/>
        </w:rPr>
        <w:t>(</w:t>
      </w:r>
      <w:proofErr w:type="gramEnd"/>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proofErr w:type="spellStart"/>
      <w:r w:rsidR="0010487C" w:rsidRPr="0010487C">
        <w:rPr>
          <w:rFonts w:ascii="Times New Roman" w:hAnsi="Times New Roman" w:cs="Times New Roman"/>
          <w:i/>
          <w:iCs/>
          <w:sz w:val="24"/>
          <w:szCs w:val="24"/>
        </w:rPr>
        <w:t>devtools</w:t>
      </w:r>
      <w:proofErr w:type="spellEnd"/>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lsatTS</w:t>
      </w:r>
      <w:proofErr w:type="spellEnd"/>
      <w:r w:rsidRPr="0032733C">
        <w:rPr>
          <w:rFonts w:ascii="Consolas" w:eastAsia="Times New Roman" w:hAnsi="Consolas" w:cs="Courier New"/>
          <w:color w:val="24292F"/>
          <w:sz w:val="20"/>
          <w:szCs w:val="20"/>
          <w:lang w:eastAsia="en-US"/>
        </w:rPr>
        <w:t>")</w:t>
      </w:r>
    </w:p>
    <w:p w14:paraId="59B9861B" w14:textId="77777777" w:rsidR="00132CED" w:rsidRDefault="00132CED" w:rsidP="00F751FB">
      <w:pPr>
        <w:pStyle w:val="NoSpacing"/>
        <w:rPr>
          <w:rFonts w:ascii="Times New Roman" w:hAnsi="Times New Roman" w:cs="Times New Roman"/>
          <w:sz w:val="24"/>
          <w:szCs w:val="24"/>
        </w:rPr>
      </w:pPr>
    </w:p>
    <w:p w14:paraId="7B7A965F" w14:textId="45378EF1" w:rsidR="00000EE0" w:rsidRDefault="00000EE0" w:rsidP="00F751FB">
      <w:pPr>
        <w:pStyle w:val="NoSpacing"/>
        <w:rPr>
          <w:ins w:id="78" w:author="Jakob Johann Assmann" w:date="2022-01-13T14:51:00Z"/>
          <w:rFonts w:ascii="Times New Roman" w:hAnsi="Times New Roman" w:cs="Times New Roman"/>
          <w:sz w:val="24"/>
          <w:szCs w:val="24"/>
        </w:rPr>
      </w:pPr>
      <w:ins w:id="79" w:author="Jakob Johann Assmann" w:date="2022-01-13T14:49:00Z">
        <w:r>
          <w:rPr>
            <w:rFonts w:ascii="Times New Roman" w:hAnsi="Times New Roman" w:cs="Times New Roman"/>
            <w:sz w:val="24"/>
            <w:szCs w:val="24"/>
          </w:rPr>
          <w:t>The installation will compile the package from source code on the user’s computer</w:t>
        </w:r>
      </w:ins>
      <w:ins w:id="80" w:author="Jakob Johann Assmann" w:date="2022-01-13T14:50:00Z">
        <w:r>
          <w:rPr>
            <w:rFonts w:ascii="Times New Roman" w:hAnsi="Times New Roman" w:cs="Times New Roman"/>
            <w:sz w:val="24"/>
            <w:szCs w:val="24"/>
          </w:rPr>
          <w:t xml:space="preserve">. As </w:t>
        </w:r>
      </w:ins>
      <w:ins w:id="81" w:author="Jakob Johann Assmann" w:date="2022-01-13T14:51:00Z">
        <w:r>
          <w:rPr>
            <w:rFonts w:ascii="Times New Roman" w:hAnsi="Times New Roman" w:cs="Times New Roman"/>
            <w:sz w:val="24"/>
            <w:szCs w:val="24"/>
          </w:rPr>
          <w:t xml:space="preserve">the </w:t>
        </w:r>
      </w:ins>
      <w:proofErr w:type="spellStart"/>
      <w:ins w:id="82" w:author="Jakob Johann Assmann" w:date="2022-01-13T14:50:00Z">
        <w:r>
          <w:rPr>
            <w:rFonts w:ascii="Times New Roman" w:hAnsi="Times New Roman" w:cs="Times New Roman"/>
            <w:sz w:val="24"/>
            <w:szCs w:val="24"/>
          </w:rPr>
          <w:t>lsa</w:t>
        </w:r>
      </w:ins>
      <w:ins w:id="83" w:author="Jakob Johann Assmann" w:date="2022-01-13T14:51:00Z">
        <w:r>
          <w:rPr>
            <w:rFonts w:ascii="Times New Roman" w:hAnsi="Times New Roman" w:cs="Times New Roman"/>
            <w:sz w:val="24"/>
            <w:szCs w:val="24"/>
          </w:rPr>
          <w:t>T</w:t>
        </w:r>
      </w:ins>
      <w:ins w:id="84" w:author="Jakob Johann Assmann" w:date="2022-01-13T14:50:00Z">
        <w:r>
          <w:rPr>
            <w:rFonts w:ascii="Times New Roman" w:hAnsi="Times New Roman" w:cs="Times New Roman"/>
            <w:sz w:val="24"/>
            <w:szCs w:val="24"/>
          </w:rPr>
          <w:t>S</w:t>
        </w:r>
        <w:proofErr w:type="spellEnd"/>
        <w:r>
          <w:rPr>
            <w:rFonts w:ascii="Times New Roman" w:hAnsi="Times New Roman" w:cs="Times New Roman"/>
            <w:sz w:val="24"/>
            <w:szCs w:val="24"/>
          </w:rPr>
          <w:t xml:space="preserve"> </w:t>
        </w:r>
      </w:ins>
      <w:ins w:id="85" w:author="Jakob Johann Assmann" w:date="2022-01-13T14:51:00Z">
        <w:r>
          <w:rPr>
            <w:rFonts w:ascii="Times New Roman" w:hAnsi="Times New Roman" w:cs="Times New Roman"/>
            <w:sz w:val="24"/>
            <w:szCs w:val="24"/>
          </w:rPr>
          <w:t xml:space="preserve">package itself is </w:t>
        </w:r>
      </w:ins>
      <w:ins w:id="86" w:author="Jakob Johann Assmann" w:date="2022-01-13T14:50:00Z">
        <w:r>
          <w:rPr>
            <w:rFonts w:ascii="Times New Roman" w:hAnsi="Times New Roman" w:cs="Times New Roman"/>
            <w:sz w:val="24"/>
            <w:szCs w:val="24"/>
          </w:rPr>
          <w:t xml:space="preserve">exclusively </w:t>
        </w:r>
      </w:ins>
      <w:ins w:id="87" w:author="Jakob Johann Assmann" w:date="2022-01-13T14:51:00Z">
        <w:r>
          <w:rPr>
            <w:rFonts w:ascii="Times New Roman" w:hAnsi="Times New Roman" w:cs="Times New Roman"/>
            <w:sz w:val="24"/>
            <w:szCs w:val="24"/>
          </w:rPr>
          <w:t xml:space="preserve">written </w:t>
        </w:r>
      </w:ins>
      <w:ins w:id="88" w:author="Jakob Johann Assmann" w:date="2022-01-13T14:50:00Z">
        <w:r>
          <w:rPr>
            <w:rFonts w:ascii="Times New Roman" w:hAnsi="Times New Roman" w:cs="Times New Roman"/>
            <w:sz w:val="24"/>
            <w:szCs w:val="24"/>
          </w:rPr>
          <w:t>in R code</w:t>
        </w:r>
      </w:ins>
      <w:ins w:id="89" w:author="Jakob Johann Assmann" w:date="2022-01-13T14:51:00Z">
        <w:r>
          <w:rPr>
            <w:rFonts w:ascii="Times New Roman" w:hAnsi="Times New Roman" w:cs="Times New Roman"/>
            <w:sz w:val="24"/>
            <w:szCs w:val="24"/>
          </w:rPr>
          <w:t>,</w:t>
        </w:r>
      </w:ins>
      <w:ins w:id="90" w:author="Jakob Johann Assmann" w:date="2022-01-13T14:50:00Z">
        <w:r>
          <w:rPr>
            <w:rFonts w:ascii="Times New Roman" w:hAnsi="Times New Roman" w:cs="Times New Roman"/>
            <w:sz w:val="24"/>
            <w:szCs w:val="24"/>
          </w:rPr>
          <w:t xml:space="preserve"> </w:t>
        </w:r>
      </w:ins>
      <w:ins w:id="91" w:author="Jakob Johann Assmann" w:date="2022-01-13T14:49:00Z">
        <w:r>
          <w:rPr>
            <w:rFonts w:ascii="Times New Roman" w:hAnsi="Times New Roman" w:cs="Times New Roman"/>
            <w:sz w:val="24"/>
            <w:szCs w:val="24"/>
          </w:rPr>
          <w:t xml:space="preserve">no additional </w:t>
        </w:r>
      </w:ins>
      <w:ins w:id="92" w:author="Jakob Johann Assmann" w:date="2022-01-13T14:50:00Z">
        <w:r>
          <w:rPr>
            <w:rFonts w:ascii="Times New Roman" w:hAnsi="Times New Roman" w:cs="Times New Roman"/>
            <w:sz w:val="24"/>
            <w:szCs w:val="24"/>
          </w:rPr>
          <w:t>soft</w:t>
        </w:r>
      </w:ins>
      <w:ins w:id="93" w:author="Jakob Johann Assmann" w:date="2022-01-13T14:51:00Z">
        <w:r>
          <w:rPr>
            <w:rFonts w:ascii="Times New Roman" w:hAnsi="Times New Roman" w:cs="Times New Roman"/>
            <w:sz w:val="24"/>
            <w:szCs w:val="24"/>
          </w:rPr>
          <w:t xml:space="preserve">ware (such as </w:t>
        </w:r>
        <w:proofErr w:type="spellStart"/>
        <w:r>
          <w:rPr>
            <w:rFonts w:ascii="Times New Roman" w:hAnsi="Times New Roman" w:cs="Times New Roman"/>
            <w:sz w:val="24"/>
            <w:szCs w:val="24"/>
          </w:rPr>
          <w:t>R</w:t>
        </w:r>
      </w:ins>
      <w:ins w:id="94" w:author="Jakob Johann Assmann" w:date="2022-01-13T14:49:00Z">
        <w:r>
          <w:rPr>
            <w:rFonts w:ascii="Times New Roman" w:hAnsi="Times New Roman" w:cs="Times New Roman"/>
            <w:sz w:val="24"/>
            <w:szCs w:val="24"/>
          </w:rPr>
          <w:t>tools</w:t>
        </w:r>
      </w:ins>
      <w:proofErr w:type="spellEnd"/>
      <w:ins w:id="95" w:author="Jakob Johann Assmann" w:date="2022-01-13T14:51:00Z">
        <w:r>
          <w:rPr>
            <w:rFonts w:ascii="Times New Roman" w:hAnsi="Times New Roman" w:cs="Times New Roman"/>
            <w:sz w:val="24"/>
            <w:szCs w:val="24"/>
          </w:rPr>
          <w:t>)</w:t>
        </w:r>
      </w:ins>
      <w:ins w:id="96" w:author="Jakob Johann Assmann" w:date="2022-01-13T14:49:00Z">
        <w:r>
          <w:rPr>
            <w:rFonts w:ascii="Times New Roman" w:hAnsi="Times New Roman" w:cs="Times New Roman"/>
            <w:sz w:val="24"/>
            <w:szCs w:val="24"/>
          </w:rPr>
          <w:t xml:space="preserve"> </w:t>
        </w:r>
      </w:ins>
      <w:ins w:id="97" w:author="Jakob Johann Assmann" w:date="2022-01-13T14:51:00Z">
        <w:r>
          <w:rPr>
            <w:rFonts w:ascii="Times New Roman" w:hAnsi="Times New Roman" w:cs="Times New Roman"/>
            <w:sz w:val="24"/>
            <w:szCs w:val="24"/>
          </w:rPr>
          <w:t xml:space="preserve">is required. </w:t>
        </w:r>
      </w:ins>
    </w:p>
    <w:p w14:paraId="346BA836" w14:textId="0D7FD0D1" w:rsidR="00000EE0" w:rsidRDefault="00000EE0" w:rsidP="00F751FB">
      <w:pPr>
        <w:pStyle w:val="NoSpacing"/>
        <w:rPr>
          <w:ins w:id="98" w:author="Jakob Johann Assmann" w:date="2022-01-13T14:49:00Z"/>
          <w:rFonts w:ascii="Times New Roman" w:hAnsi="Times New Roman" w:cs="Times New Roman"/>
          <w:sz w:val="24"/>
          <w:szCs w:val="24"/>
        </w:rPr>
      </w:pPr>
      <w:ins w:id="99" w:author="Jakob Johann Assmann" w:date="2022-01-13T14:50:00Z">
        <w:r>
          <w:rPr>
            <w:rFonts w:ascii="Times New Roman" w:hAnsi="Times New Roman" w:cs="Times New Roman"/>
            <w:sz w:val="24"/>
            <w:szCs w:val="24"/>
          </w:rPr>
          <w:t xml:space="preserve"> </w:t>
        </w:r>
      </w:ins>
    </w:p>
    <w:p w14:paraId="2DD44ECF" w14:textId="77777777" w:rsidR="000E494E" w:rsidRDefault="0026479A" w:rsidP="00F751FB">
      <w:pPr>
        <w:pStyle w:val="NoSpacing"/>
        <w:rPr>
          <w:ins w:id="100" w:author="Jakob Johann Assmann" w:date="2022-01-13T15:21:00Z"/>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 xml:space="preserve">GEE </w:t>
      </w:r>
      <w:r w:rsidR="00132CED">
        <w:rPr>
          <w:rFonts w:ascii="Times New Roman" w:hAnsi="Times New Roman" w:cs="Times New Roman"/>
          <w:sz w:val="24"/>
          <w:szCs w:val="24"/>
        </w:rPr>
        <w:t xml:space="preserve">and to have installed and configured the </w:t>
      </w:r>
      <w:proofErr w:type="spellStart"/>
      <w:r w:rsidR="00132CED" w:rsidRPr="00132CED">
        <w:rPr>
          <w:rFonts w:ascii="Times New Roman" w:hAnsi="Times New Roman" w:cs="Times New Roman"/>
          <w:i/>
          <w:iCs/>
          <w:sz w:val="24"/>
          <w:szCs w:val="24"/>
        </w:rPr>
        <w:t>rgee</w:t>
      </w:r>
      <w:proofErr w:type="spellEnd"/>
      <w:r w:rsidR="00132CED">
        <w:rPr>
          <w:rFonts w:ascii="Times New Roman" w:hAnsi="Times New Roman" w:cs="Times New Roman"/>
          <w:sz w:val="24"/>
          <w:szCs w:val="24"/>
        </w:rPr>
        <w:t xml:space="preserve"> package to assess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4"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proofErr w:type="spellStart"/>
      <w:r w:rsidRPr="0026479A">
        <w:rPr>
          <w:rFonts w:ascii="Times New Roman" w:hAnsi="Times New Roman" w:cs="Times New Roman"/>
          <w:i/>
          <w:iCs/>
          <w:sz w:val="24"/>
          <w:szCs w:val="24"/>
        </w:rPr>
        <w:t>rgee</w:t>
      </w:r>
      <w:proofErr w:type="spellEnd"/>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ins w:id="101" w:author="Jakob Johann Assmann" w:date="2022-01-13T15:21:00Z"/>
          <w:rFonts w:ascii="Times New Roman" w:hAnsi="Times New Roman" w:cs="Times New Roman"/>
          <w:sz w:val="24"/>
          <w:szCs w:val="24"/>
        </w:rPr>
      </w:pPr>
    </w:p>
    <w:p w14:paraId="4702EBEB" w14:textId="3A922BD9" w:rsidR="000E494E" w:rsidRDefault="000E494E" w:rsidP="000E494E">
      <w:pPr>
        <w:pStyle w:val="NoSpacing"/>
        <w:rPr>
          <w:ins w:id="102" w:author="Jakob Johann Assmann" w:date="2022-01-13T15:21:00Z"/>
          <w:rFonts w:ascii="Times New Roman" w:hAnsi="Times New Roman" w:cs="Times New Roman"/>
          <w:sz w:val="24"/>
          <w:szCs w:val="24"/>
        </w:rPr>
      </w:pPr>
      <w:commentRangeStart w:id="103"/>
      <w:ins w:id="104" w:author="Jakob Johann Assmann" w:date="2022-01-13T15:20:00Z">
        <w:r>
          <w:rPr>
            <w:rFonts w:ascii="Times New Roman" w:hAnsi="Times New Roman" w:cs="Times New Roman"/>
            <w:sz w:val="24"/>
            <w:szCs w:val="24"/>
          </w:rPr>
          <w:t xml:space="preserve">All other external package dependencies </w:t>
        </w:r>
      </w:ins>
      <w:commentRangeEnd w:id="103"/>
      <w:ins w:id="105" w:author="Jakob Johann Assmann" w:date="2022-01-13T15:24:00Z">
        <w:r>
          <w:rPr>
            <w:rStyle w:val="CommentReference"/>
          </w:rPr>
          <w:commentReference w:id="103"/>
        </w:r>
      </w:ins>
      <w:ins w:id="106" w:author="Jakob Johann Assmann" w:date="2022-01-13T15:20:00Z">
        <w:r>
          <w:rPr>
            <w:rFonts w:ascii="Times New Roman" w:hAnsi="Times New Roman" w:cs="Times New Roman"/>
            <w:sz w:val="24"/>
            <w:szCs w:val="24"/>
          </w:rPr>
          <w:t xml:space="preserve">are </w:t>
        </w:r>
      </w:ins>
      <w:ins w:id="107" w:author="Jakob Johann Assmann" w:date="2022-01-13T15:23:00Z">
        <w:r>
          <w:rPr>
            <w:rFonts w:ascii="Times New Roman" w:hAnsi="Times New Roman" w:cs="Times New Roman"/>
            <w:sz w:val="24"/>
            <w:szCs w:val="24"/>
          </w:rPr>
          <w:t>configured and dealt wit</w:t>
        </w:r>
      </w:ins>
      <w:ins w:id="108" w:author="Jakob Johann Assmann" w:date="2022-01-13T15:24:00Z">
        <w:r>
          <w:rPr>
            <w:rFonts w:ascii="Times New Roman" w:hAnsi="Times New Roman" w:cs="Times New Roman"/>
            <w:sz w:val="24"/>
            <w:szCs w:val="24"/>
          </w:rPr>
          <w:t>h</w:t>
        </w:r>
      </w:ins>
      <w:ins w:id="109" w:author="Jakob Johann Assmann" w:date="2022-01-13T15:20:00Z">
        <w:r>
          <w:rPr>
            <w:rFonts w:ascii="Times New Roman" w:hAnsi="Times New Roman" w:cs="Times New Roman"/>
            <w:sz w:val="24"/>
            <w:szCs w:val="24"/>
          </w:rPr>
          <w:t xml:space="preserve"> </w:t>
        </w:r>
      </w:ins>
      <w:ins w:id="110" w:author="Jakob Johann Assmann" w:date="2022-01-13T15:24:00Z">
        <w:r>
          <w:rPr>
            <w:rFonts w:ascii="Times New Roman" w:hAnsi="Times New Roman" w:cs="Times New Roman"/>
            <w:sz w:val="24"/>
            <w:szCs w:val="24"/>
          </w:rPr>
          <w:t xml:space="preserve">by </w:t>
        </w:r>
        <w:proofErr w:type="spellStart"/>
        <w:r w:rsidRPr="000E494E">
          <w:rPr>
            <w:rFonts w:ascii="Times New Roman" w:hAnsi="Times New Roman" w:cs="Times New Roman"/>
            <w:i/>
            <w:iCs/>
            <w:sz w:val="24"/>
            <w:szCs w:val="24"/>
            <w:rPrChange w:id="111" w:author="Jakob Johann Assmann" w:date="2022-01-13T15:24:00Z">
              <w:rPr>
                <w:rFonts w:ascii="Times New Roman" w:hAnsi="Times New Roman" w:cs="Times New Roman"/>
                <w:sz w:val="24"/>
                <w:szCs w:val="24"/>
              </w:rPr>
            </w:rPrChange>
          </w:rPr>
          <w:t>devtools</w:t>
        </w:r>
        <w:proofErr w:type="spellEnd"/>
        <w:r>
          <w:rPr>
            <w:rFonts w:ascii="Times New Roman" w:hAnsi="Times New Roman" w:cs="Times New Roman"/>
            <w:sz w:val="24"/>
            <w:szCs w:val="24"/>
          </w:rPr>
          <w:t xml:space="preserve"> </w:t>
        </w:r>
      </w:ins>
      <w:ins w:id="112" w:author="Jakob Johann Assmann" w:date="2022-01-13T15:20:00Z">
        <w:r>
          <w:rPr>
            <w:rFonts w:ascii="Times New Roman" w:hAnsi="Times New Roman" w:cs="Times New Roman"/>
            <w:sz w:val="24"/>
            <w:szCs w:val="24"/>
          </w:rPr>
          <w:t>automatically during the installation</w:t>
        </w:r>
      </w:ins>
      <w:ins w:id="113" w:author="Jakob Johann Assmann" w:date="2022-01-13T15:21:00Z">
        <w:r>
          <w:rPr>
            <w:rFonts w:ascii="Times New Roman" w:hAnsi="Times New Roman" w:cs="Times New Roman"/>
            <w:sz w:val="24"/>
            <w:szCs w:val="24"/>
          </w:rPr>
          <w:t>. These required packages include</w:t>
        </w:r>
      </w:ins>
      <w:ins w:id="114" w:author="Jakob Johann Assmann" w:date="2022-01-18T13:12:00Z">
        <w:r w:rsidR="00112A36">
          <w:rPr>
            <w:rFonts w:ascii="Times New Roman" w:hAnsi="Times New Roman" w:cs="Times New Roman"/>
            <w:sz w:val="24"/>
            <w:szCs w:val="24"/>
          </w:rPr>
          <w:t xml:space="preserve"> (</w:t>
        </w:r>
      </w:ins>
      <w:proofErr w:type="spellStart"/>
      <w:ins w:id="115" w:author="Jakob Johann Assmann" w:date="2022-01-18T13:53:00Z">
        <w:r w:rsidR="004C0EA9">
          <w:rPr>
            <w:rFonts w:ascii="Times New Roman" w:hAnsi="Times New Roman" w:cs="Times New Roman"/>
            <w:sz w:val="24"/>
            <w:szCs w:val="24"/>
          </w:rPr>
          <w:t>lsatTS</w:t>
        </w:r>
        <w:proofErr w:type="spellEnd"/>
        <w:r w:rsidR="004C0EA9">
          <w:rPr>
            <w:rFonts w:ascii="Times New Roman" w:hAnsi="Times New Roman" w:cs="Times New Roman"/>
            <w:sz w:val="24"/>
            <w:szCs w:val="24"/>
          </w:rPr>
          <w:t xml:space="preserve"> </w:t>
        </w:r>
      </w:ins>
      <w:ins w:id="116" w:author="Jakob Johann Assmann" w:date="2022-01-18T13:17:00Z">
        <w:r w:rsidR="00C53245">
          <w:rPr>
            <w:rFonts w:ascii="Times New Roman" w:hAnsi="Times New Roman" w:cs="Times New Roman"/>
            <w:sz w:val="24"/>
            <w:szCs w:val="24"/>
          </w:rPr>
          <w:t>tested with version</w:t>
        </w:r>
      </w:ins>
      <w:ins w:id="117" w:author="Jakob Johann Assmann" w:date="2022-01-18T13:12:00Z">
        <w:r w:rsidR="00112A36">
          <w:rPr>
            <w:rFonts w:ascii="Times New Roman" w:hAnsi="Times New Roman" w:cs="Times New Roman"/>
            <w:sz w:val="24"/>
            <w:szCs w:val="24"/>
          </w:rPr>
          <w:t xml:space="preserve"> cited)</w:t>
        </w:r>
      </w:ins>
      <w:ins w:id="118" w:author="Jakob Johann Assmann" w:date="2022-01-13T15:21:00Z">
        <w:r>
          <w:rPr>
            <w:rFonts w:ascii="Times New Roman" w:hAnsi="Times New Roman" w:cs="Times New Roman"/>
            <w:sz w:val="24"/>
            <w:szCs w:val="24"/>
          </w:rPr>
          <w:t>:</w:t>
        </w:r>
      </w:ins>
      <w:ins w:id="119" w:author="Jakob Johann Assmann" w:date="2022-01-13T15:22:00Z">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magrittr</w:t>
        </w:r>
      </w:ins>
      <w:proofErr w:type="spellEnd"/>
      <w:ins w:id="120" w:author="Jakob Johann Assmann" w:date="2022-01-18T13:12:00Z">
        <w:r w:rsidR="00112A36">
          <w:rPr>
            <w:rFonts w:ascii="Times New Roman" w:hAnsi="Times New Roman" w:cs="Times New Roman"/>
            <w:sz w:val="24"/>
            <w:szCs w:val="24"/>
          </w:rPr>
          <w:t xml:space="preserve"> </w:t>
        </w:r>
      </w:ins>
      <w:ins w:id="121" w:author="Jakob Johann Assmann" w:date="2022-01-18T13:13:00Z">
        <w:r w:rsidR="00C53245">
          <w:rPr>
            <w:rFonts w:ascii="Times New Roman" w:hAnsi="Times New Roman" w:cs="Times New Roman"/>
            <w:sz w:val="24"/>
            <w:szCs w:val="24"/>
          </w:rPr>
          <w:t xml:space="preserve">v2.0.1 </w:t>
        </w:r>
      </w:ins>
      <w:commentRangeStart w:id="122"/>
      <w:ins w:id="123" w:author="Jakob Johann Assmann" w:date="2022-01-18T13:12:00Z">
        <w:r w:rsidR="00112A36">
          <w:rPr>
            <w:rFonts w:ascii="Times New Roman" w:hAnsi="Times New Roman" w:cs="Times New Roman"/>
            <w:sz w:val="24"/>
            <w:szCs w:val="24"/>
          </w:rPr>
          <w:t>(Bache and Wickham, 2020)</w:t>
        </w:r>
        <w:commentRangeEnd w:id="122"/>
        <w:r w:rsidR="00112A36">
          <w:rPr>
            <w:rStyle w:val="CommentReference"/>
          </w:rPr>
          <w:commentReference w:id="122"/>
        </w:r>
      </w:ins>
      <w:ins w:id="124" w:author="Jakob Johann Assmann" w:date="2022-01-13T15:22:00Z">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dplyr</w:t>
        </w:r>
      </w:ins>
      <w:proofErr w:type="spellEnd"/>
      <w:ins w:id="125" w:author="Jakob Johann Assmann" w:date="2022-01-18T13:13:00Z">
        <w:r w:rsidR="00C53245">
          <w:rPr>
            <w:rFonts w:ascii="Times New Roman" w:hAnsi="Times New Roman" w:cs="Times New Roman"/>
            <w:sz w:val="24"/>
            <w:szCs w:val="24"/>
          </w:rPr>
          <w:t xml:space="preserve"> v1.0.7 </w:t>
        </w:r>
        <w:commentRangeStart w:id="126"/>
        <w:r w:rsidR="00C53245">
          <w:rPr>
            <w:rFonts w:ascii="Times New Roman" w:hAnsi="Times New Roman" w:cs="Times New Roman"/>
            <w:sz w:val="24"/>
            <w:szCs w:val="24"/>
          </w:rPr>
          <w:t>(Wickham et al. 2021)</w:t>
        </w:r>
        <w:commentRangeEnd w:id="126"/>
        <w:r w:rsidR="00C53245">
          <w:rPr>
            <w:rStyle w:val="CommentReference"/>
          </w:rPr>
          <w:commentReference w:id="126"/>
        </w:r>
      </w:ins>
      <w:ins w:id="127" w:author="Jakob Johann Assmann" w:date="2022-01-13T15:22:00Z">
        <w:r w:rsidRPr="000E494E">
          <w:rPr>
            <w:rFonts w:ascii="Times New Roman" w:hAnsi="Times New Roman" w:cs="Times New Roman"/>
            <w:sz w:val="24"/>
            <w:szCs w:val="24"/>
          </w:rPr>
          <w:t xml:space="preserve">, </w:t>
        </w:r>
        <w:commentRangeStart w:id="128"/>
        <w:proofErr w:type="spellStart"/>
        <w:r w:rsidRPr="000E494E">
          <w:rPr>
            <w:rFonts w:ascii="Times New Roman" w:hAnsi="Times New Roman" w:cs="Times New Roman"/>
            <w:sz w:val="24"/>
            <w:szCs w:val="24"/>
          </w:rPr>
          <w:t>tidyr</w:t>
        </w:r>
      </w:ins>
      <w:proofErr w:type="spellEnd"/>
      <w:ins w:id="129" w:author="Jakob Johann Assmann" w:date="2022-01-18T13:15:00Z">
        <w:r w:rsidR="00C53245">
          <w:rPr>
            <w:rFonts w:ascii="Times New Roman" w:hAnsi="Times New Roman" w:cs="Times New Roman"/>
            <w:sz w:val="24"/>
            <w:szCs w:val="24"/>
          </w:rPr>
          <w:t xml:space="preserve"> v1.1.4 (Wickham 2021)</w:t>
        </w:r>
      </w:ins>
      <w:ins w:id="130" w:author="Jakob Johann Assmann" w:date="2022-01-13T15:22:00Z">
        <w:r w:rsidRPr="000E494E">
          <w:rPr>
            <w:rFonts w:ascii="Times New Roman" w:hAnsi="Times New Roman" w:cs="Times New Roman"/>
            <w:sz w:val="24"/>
            <w:szCs w:val="24"/>
          </w:rPr>
          <w:t xml:space="preserve">, </w:t>
        </w:r>
      </w:ins>
      <w:commentRangeEnd w:id="128"/>
      <w:ins w:id="131" w:author="Jakob Johann Assmann" w:date="2022-01-18T13:15:00Z">
        <w:r w:rsidR="00C53245">
          <w:rPr>
            <w:rStyle w:val="CommentReference"/>
          </w:rPr>
          <w:commentReference w:id="128"/>
        </w:r>
      </w:ins>
      <w:ins w:id="132" w:author="Jakob Johann Assmann" w:date="2022-01-13T15:22:00Z">
        <w:r w:rsidRPr="000E494E">
          <w:rPr>
            <w:rFonts w:ascii="Times New Roman" w:hAnsi="Times New Roman" w:cs="Times New Roman"/>
            <w:sz w:val="24"/>
            <w:szCs w:val="24"/>
          </w:rPr>
          <w:t>sf</w:t>
        </w:r>
      </w:ins>
      <w:ins w:id="133" w:author="Jakob Johann Assmann" w:date="2022-01-18T13:16:00Z">
        <w:r w:rsidR="00C53245">
          <w:rPr>
            <w:rFonts w:ascii="Times New Roman" w:hAnsi="Times New Roman" w:cs="Times New Roman"/>
            <w:sz w:val="24"/>
            <w:szCs w:val="24"/>
          </w:rPr>
          <w:t xml:space="preserve"> v1.0-4 </w:t>
        </w:r>
        <w:commentRangeStart w:id="134"/>
        <w:r w:rsidR="00C53245">
          <w:rPr>
            <w:rFonts w:ascii="Times New Roman" w:hAnsi="Times New Roman" w:cs="Times New Roman"/>
            <w:sz w:val="24"/>
            <w:szCs w:val="24"/>
          </w:rPr>
          <w:t>(</w:t>
        </w:r>
      </w:ins>
      <w:proofErr w:type="spellStart"/>
      <w:ins w:id="135" w:author="Jakob Johann Assmann" w:date="2022-01-18T13:17:00Z">
        <w:r w:rsidR="00C53245">
          <w:rPr>
            <w:rFonts w:ascii="Times New Roman" w:hAnsi="Times New Roman" w:cs="Times New Roman"/>
            <w:sz w:val="24"/>
            <w:szCs w:val="24"/>
          </w:rPr>
          <w:t>Pebesma</w:t>
        </w:r>
        <w:proofErr w:type="spellEnd"/>
        <w:r w:rsidR="00C53245">
          <w:rPr>
            <w:rFonts w:ascii="Times New Roman" w:hAnsi="Times New Roman" w:cs="Times New Roman"/>
            <w:sz w:val="24"/>
            <w:szCs w:val="24"/>
          </w:rPr>
          <w:t>, 2018)</w:t>
        </w:r>
      </w:ins>
      <w:ins w:id="136" w:author="Jakob Johann Assmann" w:date="2022-01-13T15:22:00Z">
        <w:r w:rsidRPr="000E494E">
          <w:rPr>
            <w:rFonts w:ascii="Times New Roman" w:hAnsi="Times New Roman" w:cs="Times New Roman"/>
            <w:sz w:val="24"/>
            <w:szCs w:val="24"/>
          </w:rPr>
          <w:t xml:space="preserve">, </w:t>
        </w:r>
      </w:ins>
      <w:commentRangeEnd w:id="134"/>
      <w:ins w:id="137" w:author="Jakob Johann Assmann" w:date="2022-01-18T13:17:00Z">
        <w:r w:rsidR="00C53245">
          <w:rPr>
            <w:rStyle w:val="CommentReference"/>
          </w:rPr>
          <w:commentReference w:id="134"/>
        </w:r>
      </w:ins>
      <w:ins w:id="138" w:author="Jakob Johann Assmann" w:date="2022-01-13T15:22:00Z">
        <w:r w:rsidRPr="000E494E">
          <w:rPr>
            <w:rFonts w:ascii="Times New Roman" w:hAnsi="Times New Roman" w:cs="Times New Roman"/>
            <w:sz w:val="24"/>
            <w:szCs w:val="24"/>
          </w:rPr>
          <w:t>crayon</w:t>
        </w:r>
      </w:ins>
      <w:ins w:id="139" w:author="Jakob Johann Assmann" w:date="2022-01-18T13:17:00Z">
        <w:r w:rsidR="00C53245">
          <w:rPr>
            <w:rFonts w:ascii="Times New Roman" w:hAnsi="Times New Roman" w:cs="Times New Roman"/>
            <w:sz w:val="24"/>
            <w:szCs w:val="24"/>
          </w:rPr>
          <w:t xml:space="preserve"> v1.4.2 </w:t>
        </w:r>
        <w:commentRangeStart w:id="140"/>
        <w:r w:rsidR="00C53245">
          <w:rPr>
            <w:rFonts w:ascii="Times New Roman" w:hAnsi="Times New Roman" w:cs="Times New Roman"/>
            <w:sz w:val="24"/>
            <w:szCs w:val="24"/>
          </w:rPr>
          <w:t>(</w:t>
        </w:r>
        <w:proofErr w:type="spellStart"/>
        <w:r w:rsidR="00C53245">
          <w:rPr>
            <w:rFonts w:ascii="Times New Roman" w:hAnsi="Times New Roman" w:cs="Times New Roman"/>
            <w:sz w:val="24"/>
            <w:szCs w:val="24"/>
          </w:rPr>
          <w:t>Csárd</w:t>
        </w:r>
      </w:ins>
      <w:ins w:id="141" w:author="Jakob Johann Assmann" w:date="2022-01-18T13:18:00Z">
        <w:r w:rsidR="00C53245">
          <w:rPr>
            <w:rFonts w:ascii="Times New Roman" w:hAnsi="Times New Roman" w:cs="Times New Roman"/>
            <w:sz w:val="24"/>
            <w:szCs w:val="24"/>
          </w:rPr>
          <w:t>i</w:t>
        </w:r>
        <w:proofErr w:type="spellEnd"/>
        <w:r w:rsidR="00C53245">
          <w:rPr>
            <w:rFonts w:ascii="Times New Roman" w:hAnsi="Times New Roman" w:cs="Times New Roman"/>
            <w:sz w:val="24"/>
            <w:szCs w:val="24"/>
          </w:rPr>
          <w:t>, 2021)</w:t>
        </w:r>
      </w:ins>
      <w:ins w:id="142" w:author="Jakob Johann Assmann" w:date="2022-01-13T15:22:00Z">
        <w:r w:rsidRPr="000E494E">
          <w:rPr>
            <w:rFonts w:ascii="Times New Roman" w:hAnsi="Times New Roman" w:cs="Times New Roman"/>
            <w:sz w:val="24"/>
            <w:szCs w:val="24"/>
          </w:rPr>
          <w:t xml:space="preserve">, </w:t>
        </w:r>
      </w:ins>
      <w:commentRangeEnd w:id="140"/>
      <w:ins w:id="143" w:author="Jakob Johann Assmann" w:date="2022-01-18T13:18:00Z">
        <w:r w:rsidR="00C53245">
          <w:rPr>
            <w:rStyle w:val="CommentReference"/>
          </w:rPr>
          <w:commentReference w:id="140"/>
        </w:r>
      </w:ins>
      <w:proofErr w:type="spellStart"/>
      <w:ins w:id="144" w:author="Jakob Johann Assmann" w:date="2022-01-13T15:22:00Z">
        <w:r w:rsidRPr="000E494E">
          <w:rPr>
            <w:rFonts w:ascii="Times New Roman" w:hAnsi="Times New Roman" w:cs="Times New Roman"/>
            <w:sz w:val="24"/>
            <w:szCs w:val="24"/>
          </w:rPr>
          <w:t>mapview</w:t>
        </w:r>
      </w:ins>
      <w:proofErr w:type="spellEnd"/>
      <w:ins w:id="145" w:author="Jakob Johann Assmann" w:date="2022-01-18T13:18:00Z">
        <w:r w:rsidR="00C53245">
          <w:rPr>
            <w:rFonts w:ascii="Times New Roman" w:hAnsi="Times New Roman" w:cs="Times New Roman"/>
            <w:sz w:val="24"/>
            <w:szCs w:val="24"/>
          </w:rPr>
          <w:t xml:space="preserve"> v2.10.0 </w:t>
        </w:r>
        <w:commentRangeStart w:id="146"/>
        <w:r w:rsidR="00C53245">
          <w:rPr>
            <w:rFonts w:ascii="Times New Roman" w:hAnsi="Times New Roman" w:cs="Times New Roman"/>
            <w:sz w:val="24"/>
            <w:szCs w:val="24"/>
          </w:rPr>
          <w:t>(</w:t>
        </w:r>
        <w:proofErr w:type="spellStart"/>
        <w:r w:rsidR="00C53245">
          <w:rPr>
            <w:rFonts w:ascii="Times New Roman" w:hAnsi="Times New Roman" w:cs="Times New Roman"/>
            <w:sz w:val="24"/>
            <w:szCs w:val="24"/>
          </w:rPr>
          <w:t>Appelhans</w:t>
        </w:r>
        <w:proofErr w:type="spellEnd"/>
        <w:r w:rsidR="00C53245">
          <w:rPr>
            <w:rFonts w:ascii="Times New Roman" w:hAnsi="Times New Roman" w:cs="Times New Roman"/>
            <w:sz w:val="24"/>
            <w:szCs w:val="24"/>
          </w:rPr>
          <w:t xml:space="preserve"> et al. 2021)</w:t>
        </w:r>
        <w:commentRangeEnd w:id="146"/>
        <w:r w:rsidR="00C53245">
          <w:rPr>
            <w:rStyle w:val="CommentReference"/>
          </w:rPr>
          <w:commentReference w:id="146"/>
        </w:r>
      </w:ins>
      <w:ins w:id="147" w:author="Jakob Johann Assmann" w:date="2022-01-13T15:22:00Z">
        <w:r w:rsidRPr="000E494E">
          <w:rPr>
            <w:rFonts w:ascii="Times New Roman" w:hAnsi="Times New Roman" w:cs="Times New Roman"/>
            <w:sz w:val="24"/>
            <w:szCs w:val="24"/>
          </w:rPr>
          <w:t xml:space="preserve">, </w:t>
        </w:r>
      </w:ins>
      <w:ins w:id="148" w:author="Jakob Johann Assmann" w:date="2022-01-18T13:19:00Z">
        <w:r w:rsidR="00C53245">
          <w:rPr>
            <w:rFonts w:ascii="Times New Roman" w:hAnsi="Times New Roman" w:cs="Times New Roman"/>
            <w:sz w:val="24"/>
            <w:szCs w:val="24"/>
          </w:rPr>
          <w:t xml:space="preserve">purr v0.3.4 </w:t>
        </w:r>
        <w:commentRangeStart w:id="149"/>
        <w:r w:rsidR="00C53245">
          <w:rPr>
            <w:rFonts w:ascii="Times New Roman" w:hAnsi="Times New Roman" w:cs="Times New Roman"/>
            <w:sz w:val="24"/>
            <w:szCs w:val="24"/>
          </w:rPr>
          <w:t>(Hen</w:t>
        </w:r>
      </w:ins>
      <w:ins w:id="150" w:author="Jakob Johann Assmann" w:date="2022-01-18T13:20:00Z">
        <w:r w:rsidR="00C53245">
          <w:rPr>
            <w:rFonts w:ascii="Times New Roman" w:hAnsi="Times New Roman" w:cs="Times New Roman"/>
            <w:sz w:val="24"/>
            <w:szCs w:val="24"/>
          </w:rPr>
          <w:t xml:space="preserve">ry </w:t>
        </w:r>
      </w:ins>
      <w:ins w:id="151" w:author="Jakob Johann Assmann" w:date="2022-01-18T13:19:00Z">
        <w:r w:rsidR="00C53245">
          <w:rPr>
            <w:rFonts w:ascii="Times New Roman" w:hAnsi="Times New Roman" w:cs="Times New Roman"/>
            <w:sz w:val="24"/>
            <w:szCs w:val="24"/>
          </w:rPr>
          <w:t>and Wi</w:t>
        </w:r>
      </w:ins>
      <w:ins w:id="152" w:author="Jakob Johann Assmann" w:date="2022-01-18T13:20:00Z">
        <w:r w:rsidR="00C53245">
          <w:rPr>
            <w:rFonts w:ascii="Times New Roman" w:hAnsi="Times New Roman" w:cs="Times New Roman"/>
            <w:sz w:val="24"/>
            <w:szCs w:val="24"/>
          </w:rPr>
          <w:t>ckham, 2020)</w:t>
        </w:r>
        <w:commentRangeEnd w:id="149"/>
        <w:r w:rsidR="00C53245">
          <w:rPr>
            <w:rStyle w:val="CommentReference"/>
          </w:rPr>
          <w:commentReference w:id="149"/>
        </w:r>
      </w:ins>
      <w:ins w:id="153" w:author="Jakob Johann Assmann" w:date="2022-01-13T15:22:00Z">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data.table</w:t>
        </w:r>
      </w:ins>
      <w:proofErr w:type="spellEnd"/>
      <w:ins w:id="154" w:author="Jakob Johann Assmann" w:date="2022-01-18T13:20:00Z">
        <w:r w:rsidR="00C53245">
          <w:rPr>
            <w:rFonts w:ascii="Times New Roman" w:hAnsi="Times New Roman" w:cs="Times New Roman"/>
            <w:sz w:val="24"/>
            <w:szCs w:val="24"/>
          </w:rPr>
          <w:t xml:space="preserve"> v1.14.2 </w:t>
        </w:r>
      </w:ins>
      <w:commentRangeStart w:id="155"/>
      <w:ins w:id="156" w:author="Jakob Johann Assmann" w:date="2022-01-18T13:21:00Z">
        <w:r w:rsidR="00C53245">
          <w:rPr>
            <w:rFonts w:ascii="Times New Roman" w:hAnsi="Times New Roman" w:cs="Times New Roman"/>
            <w:sz w:val="24"/>
            <w:szCs w:val="24"/>
          </w:rPr>
          <w:t>(</w:t>
        </w:r>
        <w:proofErr w:type="spellStart"/>
        <w:r w:rsidR="00C53245">
          <w:rPr>
            <w:rFonts w:ascii="Times New Roman" w:hAnsi="Times New Roman" w:cs="Times New Roman"/>
            <w:sz w:val="24"/>
            <w:szCs w:val="24"/>
          </w:rPr>
          <w:t>Dowle</w:t>
        </w:r>
        <w:proofErr w:type="spellEnd"/>
        <w:r w:rsidR="00C53245">
          <w:rPr>
            <w:rFonts w:ascii="Times New Roman" w:hAnsi="Times New Roman" w:cs="Times New Roman"/>
            <w:sz w:val="24"/>
            <w:szCs w:val="24"/>
          </w:rPr>
          <w:t xml:space="preserve"> and Srinivasan, 2021)</w:t>
        </w:r>
      </w:ins>
      <w:ins w:id="157" w:author="Jakob Johann Assmann" w:date="2022-01-13T15:22:00Z">
        <w:r w:rsidRPr="000E494E">
          <w:rPr>
            <w:rFonts w:ascii="Times New Roman" w:hAnsi="Times New Roman" w:cs="Times New Roman"/>
            <w:sz w:val="24"/>
            <w:szCs w:val="24"/>
          </w:rPr>
          <w:t xml:space="preserve">, </w:t>
        </w:r>
      </w:ins>
      <w:commentRangeEnd w:id="155"/>
      <w:ins w:id="158" w:author="Jakob Johann Assmann" w:date="2022-01-18T13:21:00Z">
        <w:r w:rsidR="00C53245">
          <w:rPr>
            <w:rStyle w:val="CommentReference"/>
          </w:rPr>
          <w:commentReference w:id="155"/>
        </w:r>
      </w:ins>
      <w:ins w:id="159" w:author="Jakob Johann Assmann" w:date="2022-01-13T15:22:00Z">
        <w:r w:rsidRPr="000E494E">
          <w:rPr>
            <w:rFonts w:ascii="Times New Roman" w:hAnsi="Times New Roman" w:cs="Times New Roman"/>
            <w:sz w:val="24"/>
            <w:szCs w:val="24"/>
          </w:rPr>
          <w:t>ggplot2</w:t>
        </w:r>
      </w:ins>
      <w:ins w:id="160" w:author="Jakob Johann Assmann" w:date="2022-01-18T13:22:00Z">
        <w:r w:rsidR="00C53245">
          <w:rPr>
            <w:rFonts w:ascii="Times New Roman" w:hAnsi="Times New Roman" w:cs="Times New Roman"/>
            <w:sz w:val="24"/>
            <w:szCs w:val="24"/>
          </w:rPr>
          <w:t xml:space="preserve"> v3.3.5 </w:t>
        </w:r>
        <w:commentRangeStart w:id="161"/>
        <w:r w:rsidR="00C53245">
          <w:rPr>
            <w:rFonts w:ascii="Times New Roman" w:hAnsi="Times New Roman" w:cs="Times New Roman"/>
            <w:sz w:val="24"/>
            <w:szCs w:val="24"/>
          </w:rPr>
          <w:t>(Wickham, 2019)</w:t>
        </w:r>
      </w:ins>
      <w:ins w:id="162" w:author="Jakob Johann Assmann" w:date="2022-01-13T15:22:00Z">
        <w:r w:rsidRPr="000E494E">
          <w:rPr>
            <w:rFonts w:ascii="Times New Roman" w:hAnsi="Times New Roman" w:cs="Times New Roman"/>
            <w:sz w:val="24"/>
            <w:szCs w:val="24"/>
          </w:rPr>
          <w:t xml:space="preserve">, </w:t>
        </w:r>
      </w:ins>
      <w:commentRangeEnd w:id="161"/>
      <w:ins w:id="163" w:author="Jakob Johann Assmann" w:date="2022-01-18T13:22:00Z">
        <w:r w:rsidR="00C53245">
          <w:rPr>
            <w:rStyle w:val="CommentReference"/>
          </w:rPr>
          <w:commentReference w:id="161"/>
        </w:r>
      </w:ins>
      <w:commentRangeStart w:id="164"/>
      <w:proofErr w:type="spellStart"/>
      <w:ins w:id="165" w:author="Jakob Johann Assmann" w:date="2022-01-13T15:22:00Z">
        <w:r w:rsidRPr="000E494E">
          <w:rPr>
            <w:rFonts w:ascii="Times New Roman" w:hAnsi="Times New Roman" w:cs="Times New Roman"/>
            <w:sz w:val="24"/>
            <w:szCs w:val="24"/>
            <w:lang w:val="en-GB"/>
            <w:rPrChange w:id="166" w:author="Jakob Johann Assmann" w:date="2022-01-13T15:23:00Z">
              <w:rPr>
                <w:rFonts w:ascii="Times New Roman" w:hAnsi="Times New Roman" w:cs="Times New Roman"/>
                <w:sz w:val="24"/>
                <w:szCs w:val="24"/>
              </w:rPr>
            </w:rPrChange>
          </w:rPr>
          <w:t>R.utils</w:t>
        </w:r>
      </w:ins>
      <w:proofErr w:type="spellEnd"/>
      <w:ins w:id="167" w:author="Jakob Johann Assmann" w:date="2022-01-18T13:22:00Z">
        <w:r w:rsidR="00C53245">
          <w:rPr>
            <w:rFonts w:ascii="Times New Roman" w:hAnsi="Times New Roman" w:cs="Times New Roman"/>
            <w:sz w:val="24"/>
            <w:szCs w:val="24"/>
            <w:lang w:val="en-GB"/>
          </w:rPr>
          <w:t xml:space="preserve"> v2.11.0 (Bengtsson 2021)</w:t>
        </w:r>
      </w:ins>
      <w:ins w:id="168" w:author="Jakob Johann Assmann" w:date="2022-01-13T15:22:00Z">
        <w:r w:rsidRPr="000E494E">
          <w:rPr>
            <w:rFonts w:ascii="Times New Roman" w:hAnsi="Times New Roman" w:cs="Times New Roman"/>
            <w:sz w:val="24"/>
            <w:szCs w:val="24"/>
            <w:lang w:val="en-GB"/>
            <w:rPrChange w:id="169" w:author="Jakob Johann Assmann" w:date="2022-01-13T15:23:00Z">
              <w:rPr>
                <w:rFonts w:ascii="Times New Roman" w:hAnsi="Times New Roman" w:cs="Times New Roman"/>
                <w:sz w:val="24"/>
                <w:szCs w:val="24"/>
              </w:rPr>
            </w:rPrChange>
          </w:rPr>
          <w:t xml:space="preserve">, </w:t>
        </w:r>
      </w:ins>
      <w:commentRangeEnd w:id="164"/>
      <w:ins w:id="170" w:author="Jakob Johann Assmann" w:date="2022-01-18T13:23:00Z">
        <w:r w:rsidR="00C53245">
          <w:rPr>
            <w:rStyle w:val="CommentReference"/>
          </w:rPr>
          <w:commentReference w:id="164"/>
        </w:r>
      </w:ins>
      <w:ins w:id="171" w:author="Jakob Johann Assmann" w:date="2022-01-13T15:22:00Z">
        <w:r w:rsidRPr="000E494E">
          <w:rPr>
            <w:rFonts w:ascii="Times New Roman" w:hAnsi="Times New Roman" w:cs="Times New Roman"/>
            <w:sz w:val="24"/>
            <w:szCs w:val="24"/>
            <w:lang w:val="en-GB"/>
            <w:rPrChange w:id="172" w:author="Jakob Johann Assmann" w:date="2022-01-13T15:23:00Z">
              <w:rPr>
                <w:rFonts w:ascii="Times New Roman" w:hAnsi="Times New Roman" w:cs="Times New Roman"/>
                <w:sz w:val="24"/>
                <w:szCs w:val="24"/>
              </w:rPr>
            </w:rPrChange>
          </w:rPr>
          <w:t>stats</w:t>
        </w:r>
      </w:ins>
      <w:ins w:id="173" w:author="Jakob Johann Assmann" w:date="2022-01-18T13:41:00Z">
        <w:r w:rsidR="002C22A6">
          <w:rPr>
            <w:rFonts w:ascii="Times New Roman" w:hAnsi="Times New Roman" w:cs="Times New Roman"/>
            <w:sz w:val="24"/>
            <w:szCs w:val="24"/>
            <w:lang w:val="en-GB"/>
          </w:rPr>
          <w:t xml:space="preserve"> </w:t>
        </w:r>
      </w:ins>
      <w:ins w:id="174" w:author="Jakob Johann Assmann" w:date="2022-01-18T13:42:00Z">
        <w:r w:rsidR="002C22A6">
          <w:rPr>
            <w:rFonts w:ascii="Times New Roman" w:hAnsi="Times New Roman" w:cs="Times New Roman"/>
            <w:sz w:val="24"/>
            <w:szCs w:val="24"/>
            <w:lang w:val="en-GB"/>
          </w:rPr>
          <w:t xml:space="preserve">v4.1.1 </w:t>
        </w:r>
      </w:ins>
      <w:commentRangeStart w:id="175"/>
      <w:ins w:id="176" w:author="Jakob Johann Assmann" w:date="2022-01-18T13:41:00Z">
        <w:r w:rsidR="002C22A6">
          <w:rPr>
            <w:rFonts w:ascii="Times New Roman" w:hAnsi="Times New Roman" w:cs="Times New Roman"/>
            <w:sz w:val="24"/>
            <w:szCs w:val="24"/>
            <w:lang w:val="en-GB"/>
          </w:rPr>
          <w:t>(R Core Team, 2021)</w:t>
        </w:r>
        <w:commentRangeEnd w:id="175"/>
        <w:r w:rsidR="002C22A6">
          <w:rPr>
            <w:rStyle w:val="CommentReference"/>
          </w:rPr>
          <w:commentReference w:id="175"/>
        </w:r>
      </w:ins>
      <w:ins w:id="177" w:author="Jakob Johann Assmann" w:date="2022-01-13T15:22:00Z">
        <w:r w:rsidRPr="000E494E">
          <w:rPr>
            <w:rFonts w:ascii="Times New Roman" w:hAnsi="Times New Roman" w:cs="Times New Roman"/>
            <w:sz w:val="24"/>
            <w:szCs w:val="24"/>
            <w:lang w:val="en-GB"/>
            <w:rPrChange w:id="178" w:author="Jakob Johann Assmann" w:date="2022-01-13T15:23:00Z">
              <w:rPr>
                <w:rFonts w:ascii="Times New Roman" w:hAnsi="Times New Roman" w:cs="Times New Roman"/>
                <w:sz w:val="24"/>
                <w:szCs w:val="24"/>
              </w:rPr>
            </w:rPrChange>
          </w:rPr>
          <w:t xml:space="preserve">, </w:t>
        </w:r>
        <w:proofErr w:type="spellStart"/>
        <w:r w:rsidRPr="000E494E">
          <w:rPr>
            <w:rFonts w:ascii="Times New Roman" w:hAnsi="Times New Roman" w:cs="Times New Roman"/>
            <w:sz w:val="24"/>
            <w:szCs w:val="24"/>
            <w:lang w:val="en-GB"/>
            <w:rPrChange w:id="179" w:author="Jakob Johann Assmann" w:date="2022-01-13T15:23:00Z">
              <w:rPr>
                <w:rFonts w:ascii="Times New Roman" w:hAnsi="Times New Roman" w:cs="Times New Roman"/>
                <w:sz w:val="24"/>
                <w:szCs w:val="24"/>
              </w:rPr>
            </w:rPrChange>
          </w:rPr>
          <w:t>stringr</w:t>
        </w:r>
      </w:ins>
      <w:proofErr w:type="spellEnd"/>
      <w:ins w:id="180" w:author="Jakob Johann Assmann" w:date="2022-01-18T13:43:00Z">
        <w:r w:rsidR="002C22A6">
          <w:rPr>
            <w:rFonts w:ascii="Times New Roman" w:hAnsi="Times New Roman" w:cs="Times New Roman"/>
            <w:sz w:val="24"/>
            <w:szCs w:val="24"/>
            <w:lang w:val="en-GB"/>
          </w:rPr>
          <w:t xml:space="preserve"> v1.4.0 </w:t>
        </w:r>
        <w:commentRangeStart w:id="181"/>
        <w:r w:rsidR="002C22A6">
          <w:rPr>
            <w:rFonts w:ascii="Times New Roman" w:hAnsi="Times New Roman" w:cs="Times New Roman"/>
            <w:sz w:val="24"/>
            <w:szCs w:val="24"/>
            <w:lang w:val="en-GB"/>
          </w:rPr>
          <w:t>(Wickham, 2019)</w:t>
        </w:r>
        <w:commentRangeEnd w:id="181"/>
        <w:r w:rsidR="002C22A6">
          <w:rPr>
            <w:rStyle w:val="CommentReference"/>
          </w:rPr>
          <w:commentReference w:id="181"/>
        </w:r>
      </w:ins>
      <w:ins w:id="182" w:author="Jakob Johann Assmann" w:date="2022-01-13T15:22:00Z">
        <w:r w:rsidRPr="000E494E">
          <w:rPr>
            <w:rFonts w:ascii="Times New Roman" w:hAnsi="Times New Roman" w:cs="Times New Roman"/>
            <w:sz w:val="24"/>
            <w:szCs w:val="24"/>
            <w:lang w:val="en-GB"/>
            <w:rPrChange w:id="183" w:author="Jakob Johann Assmann" w:date="2022-01-13T15:23:00Z">
              <w:rPr>
                <w:rFonts w:ascii="Times New Roman" w:hAnsi="Times New Roman" w:cs="Times New Roman"/>
                <w:sz w:val="24"/>
                <w:szCs w:val="24"/>
              </w:rPr>
            </w:rPrChange>
          </w:rPr>
          <w:t xml:space="preserve">, </w:t>
        </w:r>
        <w:proofErr w:type="spellStart"/>
        <w:r w:rsidRPr="000E494E">
          <w:rPr>
            <w:rFonts w:ascii="Times New Roman" w:hAnsi="Times New Roman" w:cs="Times New Roman"/>
            <w:sz w:val="24"/>
            <w:szCs w:val="24"/>
            <w:lang w:val="en-GB"/>
            <w:rPrChange w:id="184" w:author="Jakob Johann Assmann" w:date="2022-01-13T15:23:00Z">
              <w:rPr>
                <w:rFonts w:ascii="Times New Roman" w:hAnsi="Times New Roman" w:cs="Times New Roman"/>
                <w:sz w:val="24"/>
                <w:szCs w:val="24"/>
              </w:rPr>
            </w:rPrChange>
          </w:rPr>
          <w:t>ggpubr</w:t>
        </w:r>
      </w:ins>
      <w:proofErr w:type="spellEnd"/>
      <w:ins w:id="185" w:author="Jakob Johann Assmann" w:date="2022-01-18T13:44:00Z">
        <w:r w:rsidR="002C22A6">
          <w:rPr>
            <w:rFonts w:ascii="Times New Roman" w:hAnsi="Times New Roman" w:cs="Times New Roman"/>
            <w:sz w:val="24"/>
            <w:szCs w:val="24"/>
            <w:lang w:val="en-GB"/>
          </w:rPr>
          <w:t xml:space="preserve"> v0.4.0 </w:t>
        </w:r>
        <w:commentRangeStart w:id="186"/>
        <w:r w:rsidR="002C22A6">
          <w:rPr>
            <w:rFonts w:ascii="Times New Roman" w:hAnsi="Times New Roman" w:cs="Times New Roman"/>
            <w:sz w:val="24"/>
            <w:szCs w:val="24"/>
            <w:lang w:val="en-GB"/>
          </w:rPr>
          <w:t>(</w:t>
        </w:r>
        <w:proofErr w:type="spellStart"/>
        <w:r w:rsidR="002C22A6">
          <w:rPr>
            <w:rFonts w:ascii="Times New Roman" w:hAnsi="Times New Roman" w:cs="Times New Roman"/>
            <w:sz w:val="24"/>
            <w:szCs w:val="24"/>
            <w:lang w:val="en-GB"/>
          </w:rPr>
          <w:t>Kassambara</w:t>
        </w:r>
        <w:proofErr w:type="spellEnd"/>
        <w:r w:rsidR="002C22A6">
          <w:rPr>
            <w:rFonts w:ascii="Times New Roman" w:hAnsi="Times New Roman" w:cs="Times New Roman"/>
            <w:sz w:val="24"/>
            <w:szCs w:val="24"/>
            <w:lang w:val="en-GB"/>
          </w:rPr>
          <w:t>, 2020)</w:t>
        </w:r>
        <w:commentRangeEnd w:id="186"/>
        <w:r w:rsidR="002C22A6">
          <w:rPr>
            <w:rStyle w:val="CommentReference"/>
          </w:rPr>
          <w:commentReference w:id="186"/>
        </w:r>
      </w:ins>
      <w:ins w:id="187" w:author="Jakob Johann Assmann" w:date="2022-01-13T15:22:00Z">
        <w:r w:rsidRPr="000E494E">
          <w:rPr>
            <w:rFonts w:ascii="Times New Roman" w:hAnsi="Times New Roman" w:cs="Times New Roman"/>
            <w:sz w:val="24"/>
            <w:szCs w:val="24"/>
            <w:lang w:val="en-GB"/>
            <w:rPrChange w:id="188" w:author="Jakob Johann Assmann" w:date="2022-01-13T15:23:00Z">
              <w:rPr>
                <w:rFonts w:ascii="Times New Roman" w:hAnsi="Times New Roman" w:cs="Times New Roman"/>
                <w:sz w:val="24"/>
                <w:szCs w:val="24"/>
              </w:rPr>
            </w:rPrChange>
          </w:rPr>
          <w:t xml:space="preserve">, </w:t>
        </w:r>
        <w:r w:rsidRPr="000E494E">
          <w:rPr>
            <w:rFonts w:ascii="Times New Roman" w:hAnsi="Times New Roman" w:cs="Times New Roman"/>
            <w:sz w:val="24"/>
            <w:szCs w:val="24"/>
          </w:rPr>
          <w:t>ranger</w:t>
        </w:r>
      </w:ins>
      <w:ins w:id="189" w:author="Jakob Johann Assmann" w:date="2022-01-18T13:44:00Z">
        <w:r w:rsidR="002C22A6">
          <w:rPr>
            <w:rFonts w:ascii="Times New Roman" w:hAnsi="Times New Roman" w:cs="Times New Roman"/>
            <w:sz w:val="24"/>
            <w:szCs w:val="24"/>
          </w:rPr>
          <w:t xml:space="preserve"> </w:t>
        </w:r>
      </w:ins>
      <w:ins w:id="190" w:author="Jakob Johann Assmann" w:date="2022-01-18T13:45:00Z">
        <w:r w:rsidR="002C22A6">
          <w:rPr>
            <w:rFonts w:ascii="Times New Roman" w:hAnsi="Times New Roman" w:cs="Times New Roman"/>
            <w:sz w:val="24"/>
            <w:szCs w:val="24"/>
          </w:rPr>
          <w:t xml:space="preserve">v0.13.1 </w:t>
        </w:r>
      </w:ins>
      <w:commentRangeStart w:id="191"/>
      <w:ins w:id="192" w:author="Jakob Johann Assmann" w:date="2022-01-18T13:44:00Z">
        <w:r w:rsidR="002C22A6">
          <w:rPr>
            <w:rFonts w:ascii="Times New Roman" w:hAnsi="Times New Roman" w:cs="Times New Roman"/>
            <w:sz w:val="24"/>
            <w:szCs w:val="24"/>
          </w:rPr>
          <w:t>(</w:t>
        </w:r>
        <w:proofErr w:type="spellStart"/>
        <w:r w:rsidR="002C22A6">
          <w:rPr>
            <w:rFonts w:ascii="Times New Roman" w:hAnsi="Times New Roman" w:cs="Times New Roman"/>
            <w:sz w:val="24"/>
            <w:szCs w:val="24"/>
          </w:rPr>
          <w:t>Wrigth</w:t>
        </w:r>
        <w:proofErr w:type="spellEnd"/>
        <w:r w:rsidR="002C22A6">
          <w:rPr>
            <w:rFonts w:ascii="Times New Roman" w:hAnsi="Times New Roman" w:cs="Times New Roman"/>
            <w:sz w:val="24"/>
            <w:szCs w:val="24"/>
          </w:rPr>
          <w:t xml:space="preserve"> and Ziegler, 2017)</w:t>
        </w:r>
      </w:ins>
      <w:ins w:id="193" w:author="Jakob Johann Assmann" w:date="2022-01-13T15:22:00Z">
        <w:r w:rsidRPr="000E494E">
          <w:rPr>
            <w:rFonts w:ascii="Times New Roman" w:hAnsi="Times New Roman" w:cs="Times New Roman"/>
            <w:sz w:val="24"/>
            <w:szCs w:val="24"/>
          </w:rPr>
          <w:t xml:space="preserve">, </w:t>
        </w:r>
      </w:ins>
      <w:commentRangeEnd w:id="191"/>
      <w:ins w:id="194" w:author="Jakob Johann Assmann" w:date="2022-01-18T13:45:00Z">
        <w:r w:rsidR="002C22A6">
          <w:rPr>
            <w:rStyle w:val="CommentReference"/>
          </w:rPr>
          <w:commentReference w:id="191"/>
        </w:r>
      </w:ins>
      <w:ins w:id="195" w:author="Jakob Johann Assmann" w:date="2022-01-13T15:22:00Z">
        <w:r w:rsidRPr="000E494E">
          <w:rPr>
            <w:rFonts w:ascii="Times New Roman" w:hAnsi="Times New Roman" w:cs="Times New Roman"/>
            <w:sz w:val="24"/>
            <w:szCs w:val="24"/>
          </w:rPr>
          <w:t>zoo</w:t>
        </w:r>
      </w:ins>
      <w:ins w:id="196" w:author="Jakob Johann Assmann" w:date="2022-01-18T13:46:00Z">
        <w:r w:rsidR="002C22A6">
          <w:rPr>
            <w:rFonts w:ascii="Times New Roman" w:hAnsi="Times New Roman" w:cs="Times New Roman"/>
            <w:sz w:val="24"/>
            <w:szCs w:val="24"/>
          </w:rPr>
          <w:t xml:space="preserve"> v1.8.9 </w:t>
        </w:r>
        <w:commentRangeStart w:id="197"/>
        <w:r w:rsidR="002C22A6">
          <w:rPr>
            <w:rFonts w:ascii="Times New Roman" w:hAnsi="Times New Roman" w:cs="Times New Roman"/>
            <w:sz w:val="24"/>
            <w:szCs w:val="24"/>
          </w:rPr>
          <w:t>(</w:t>
        </w:r>
        <w:proofErr w:type="spellStart"/>
        <w:r w:rsidR="002C22A6">
          <w:rPr>
            <w:rFonts w:ascii="Times New Roman" w:hAnsi="Times New Roman" w:cs="Times New Roman"/>
            <w:sz w:val="24"/>
            <w:szCs w:val="24"/>
          </w:rPr>
          <w:t>Zeileis</w:t>
        </w:r>
        <w:proofErr w:type="spellEnd"/>
        <w:r w:rsidR="002C22A6">
          <w:rPr>
            <w:rFonts w:ascii="Times New Roman" w:hAnsi="Times New Roman" w:cs="Times New Roman"/>
            <w:sz w:val="24"/>
            <w:szCs w:val="24"/>
          </w:rPr>
          <w:t xml:space="preserve"> and </w:t>
        </w:r>
        <w:proofErr w:type="spellStart"/>
        <w:r w:rsidR="002C22A6">
          <w:rPr>
            <w:rFonts w:ascii="Times New Roman" w:hAnsi="Times New Roman" w:cs="Times New Roman"/>
            <w:sz w:val="24"/>
            <w:szCs w:val="24"/>
          </w:rPr>
          <w:t>Grothendieck</w:t>
        </w:r>
        <w:proofErr w:type="spellEnd"/>
        <w:r w:rsidR="002C22A6">
          <w:rPr>
            <w:rFonts w:ascii="Times New Roman" w:hAnsi="Times New Roman" w:cs="Times New Roman"/>
            <w:sz w:val="24"/>
            <w:szCs w:val="24"/>
          </w:rPr>
          <w:t>, 2005)</w:t>
        </w:r>
        <w:commentRangeEnd w:id="197"/>
        <w:r w:rsidR="002C22A6">
          <w:rPr>
            <w:rStyle w:val="CommentReference"/>
          </w:rPr>
          <w:commentReference w:id="197"/>
        </w:r>
      </w:ins>
      <w:ins w:id="198" w:author="Jakob Johann Assmann" w:date="2022-01-13T15:22:00Z">
        <w:r w:rsidRPr="000E494E">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0E494E">
          <w:rPr>
            <w:rFonts w:ascii="Times New Roman" w:hAnsi="Times New Roman" w:cs="Times New Roman"/>
            <w:sz w:val="24"/>
            <w:szCs w:val="24"/>
          </w:rPr>
          <w:t>zyp</w:t>
        </w:r>
      </w:ins>
      <w:proofErr w:type="spellEnd"/>
      <w:ins w:id="199" w:author="Jakob Johann Assmann" w:date="2022-01-18T13:47:00Z">
        <w:r w:rsidR="002C22A6">
          <w:rPr>
            <w:rFonts w:ascii="Times New Roman" w:hAnsi="Times New Roman" w:cs="Times New Roman"/>
            <w:sz w:val="24"/>
            <w:szCs w:val="24"/>
          </w:rPr>
          <w:t xml:space="preserve"> v0.10-1.1 </w:t>
        </w:r>
        <w:commentRangeStart w:id="200"/>
        <w:r w:rsidR="002C22A6">
          <w:rPr>
            <w:rFonts w:ascii="Times New Roman" w:hAnsi="Times New Roman" w:cs="Times New Roman"/>
            <w:sz w:val="24"/>
            <w:szCs w:val="24"/>
          </w:rPr>
          <w:t>(</w:t>
        </w:r>
        <w:proofErr w:type="spellStart"/>
        <w:r w:rsidR="002C22A6">
          <w:rPr>
            <w:rFonts w:ascii="Times New Roman" w:hAnsi="Times New Roman" w:cs="Times New Roman"/>
            <w:sz w:val="24"/>
            <w:szCs w:val="24"/>
          </w:rPr>
          <w:t>Bronaugh</w:t>
        </w:r>
        <w:proofErr w:type="spellEnd"/>
        <w:r w:rsidR="002C22A6">
          <w:rPr>
            <w:rFonts w:ascii="Times New Roman" w:hAnsi="Times New Roman" w:cs="Times New Roman"/>
            <w:sz w:val="24"/>
            <w:szCs w:val="24"/>
          </w:rPr>
          <w:t xml:space="preserve"> and Werne</w:t>
        </w:r>
        <w:r w:rsidR="00E42C95">
          <w:rPr>
            <w:rFonts w:ascii="Times New Roman" w:hAnsi="Times New Roman" w:cs="Times New Roman"/>
            <w:sz w:val="24"/>
            <w:szCs w:val="24"/>
          </w:rPr>
          <w:t>r</w:t>
        </w:r>
      </w:ins>
      <w:ins w:id="201" w:author="Jakob Johann Assmann" w:date="2022-01-18T13:48:00Z">
        <w:r w:rsidR="00E42C95">
          <w:rPr>
            <w:rFonts w:ascii="Times New Roman" w:hAnsi="Times New Roman" w:cs="Times New Roman"/>
            <w:sz w:val="24"/>
            <w:szCs w:val="24"/>
          </w:rPr>
          <w:t xml:space="preserve"> for the Pacific Climate Impacts Consortium</w:t>
        </w:r>
      </w:ins>
      <w:ins w:id="202" w:author="Jakob Johann Assmann" w:date="2022-01-18T13:47:00Z">
        <w:r w:rsidR="00E42C95">
          <w:rPr>
            <w:rFonts w:ascii="Times New Roman" w:hAnsi="Times New Roman" w:cs="Times New Roman"/>
            <w:sz w:val="24"/>
            <w:szCs w:val="24"/>
          </w:rPr>
          <w:t>, 2019)</w:t>
        </w:r>
      </w:ins>
      <w:commentRangeEnd w:id="200"/>
      <w:ins w:id="203" w:author="Jakob Johann Assmann" w:date="2022-01-18T13:48:00Z">
        <w:r w:rsidR="00E42C95">
          <w:rPr>
            <w:rStyle w:val="CommentReference"/>
          </w:rPr>
          <w:commentReference w:id="200"/>
        </w:r>
      </w:ins>
      <w:ins w:id="204" w:author="Jakob Johann Assmann" w:date="2022-01-13T15:22:00Z">
        <w:r>
          <w:rPr>
            <w:rFonts w:ascii="Times New Roman" w:hAnsi="Times New Roman" w:cs="Times New Roman"/>
            <w:sz w:val="24"/>
            <w:szCs w:val="24"/>
          </w:rPr>
          <w:t>.</w:t>
        </w:r>
      </w:ins>
    </w:p>
    <w:p w14:paraId="1CCE4748" w14:textId="77777777" w:rsidR="00672B42" w:rsidRDefault="00672B42" w:rsidP="00F751FB">
      <w:pPr>
        <w:pStyle w:val="NoSpacing"/>
        <w:rPr>
          <w:ins w:id="205" w:author="Jakob Johann Assmann" w:date="2022-01-18T14:00:00Z"/>
          <w:rFonts w:ascii="Times New Roman" w:hAnsi="Times New Roman" w:cs="Times New Roman"/>
          <w:sz w:val="24"/>
          <w:szCs w:val="24"/>
        </w:rPr>
      </w:pPr>
    </w:p>
    <w:p w14:paraId="3C0E3856" w14:textId="79B221CD" w:rsidR="00B41BE5" w:rsidRPr="00672B42" w:rsidRDefault="00672B42" w:rsidP="00F751FB">
      <w:pPr>
        <w:pStyle w:val="NoSpacing"/>
        <w:rPr>
          <w:rFonts w:ascii="Times New Roman" w:hAnsi="Times New Roman" w:cs="Times New Roman"/>
          <w:b/>
          <w:bCs/>
          <w:sz w:val="24"/>
          <w:szCs w:val="24"/>
          <w:rPrChange w:id="206" w:author="Jakob Johann Assmann" w:date="2022-01-18T14:00:00Z">
            <w:rPr>
              <w:rFonts w:ascii="Times New Roman" w:hAnsi="Times New Roman" w:cs="Times New Roman"/>
              <w:sz w:val="24"/>
              <w:szCs w:val="24"/>
            </w:rPr>
          </w:rPrChange>
        </w:rPr>
      </w:pPr>
      <w:ins w:id="207" w:author="Jakob Johann Assmann" w:date="2022-01-18T14:00:00Z">
        <w:r w:rsidRPr="00672B42">
          <w:rPr>
            <w:rFonts w:ascii="Times New Roman" w:hAnsi="Times New Roman" w:cs="Times New Roman"/>
            <w:b/>
            <w:bCs/>
            <w:sz w:val="24"/>
            <w:szCs w:val="24"/>
            <w:rPrChange w:id="208" w:author="Jakob Johann Assmann" w:date="2022-01-18T14:00:00Z">
              <w:rPr>
                <w:rFonts w:ascii="Times New Roman" w:hAnsi="Times New Roman" w:cs="Times New Roman"/>
                <w:sz w:val="24"/>
                <w:szCs w:val="24"/>
              </w:rPr>
            </w:rPrChange>
          </w:rPr>
          <w:t>Function descriptions</w:t>
        </w:r>
      </w:ins>
      <w:ins w:id="209" w:author="Jakob Johann Assmann" w:date="2022-01-13T15:21:00Z">
        <w:r w:rsidR="000E494E" w:rsidRPr="00672B42">
          <w:rPr>
            <w:rFonts w:ascii="Times New Roman" w:hAnsi="Times New Roman" w:cs="Times New Roman"/>
            <w:b/>
            <w:bCs/>
            <w:sz w:val="24"/>
            <w:szCs w:val="24"/>
            <w:rPrChange w:id="210" w:author="Jakob Johann Assmann" w:date="2022-01-18T14:00:00Z">
              <w:rPr>
                <w:rFonts w:ascii="Times New Roman" w:hAnsi="Times New Roman" w:cs="Times New Roman"/>
                <w:sz w:val="24"/>
                <w:szCs w:val="24"/>
              </w:rPr>
            </w:rPrChange>
          </w:rPr>
          <w:t xml:space="preserve"> </w:t>
        </w:r>
      </w:ins>
      <w:ins w:id="211" w:author="Jakob Johann Assmann" w:date="2022-01-13T15:20:00Z">
        <w:r w:rsidR="000E494E" w:rsidRPr="00672B42">
          <w:rPr>
            <w:rFonts w:ascii="Times New Roman" w:hAnsi="Times New Roman" w:cs="Times New Roman"/>
            <w:b/>
            <w:bCs/>
            <w:sz w:val="24"/>
            <w:szCs w:val="24"/>
            <w:rPrChange w:id="212" w:author="Jakob Johann Assmann" w:date="2022-01-18T14:00:00Z">
              <w:rPr>
                <w:rFonts w:ascii="Times New Roman" w:hAnsi="Times New Roman" w:cs="Times New Roman"/>
                <w:sz w:val="24"/>
                <w:szCs w:val="24"/>
              </w:rPr>
            </w:rPrChange>
          </w:rPr>
          <w:t xml:space="preserve"> </w:t>
        </w:r>
      </w:ins>
      <w:r w:rsidR="0026479A" w:rsidRPr="00672B42">
        <w:rPr>
          <w:rFonts w:ascii="Times New Roman" w:hAnsi="Times New Roman" w:cs="Times New Roman"/>
          <w:b/>
          <w:bCs/>
          <w:sz w:val="24"/>
          <w:szCs w:val="24"/>
          <w:rPrChange w:id="213" w:author="Jakob Johann Assmann" w:date="2022-01-18T14:00:00Z">
            <w:rPr>
              <w:rFonts w:ascii="Times New Roman" w:hAnsi="Times New Roman" w:cs="Times New Roman"/>
              <w:sz w:val="24"/>
              <w:szCs w:val="24"/>
            </w:rPr>
          </w:rPrChange>
        </w:rPr>
        <w:t xml:space="preserve">  </w:t>
      </w:r>
      <w:r w:rsidR="00132CED" w:rsidRPr="00672B42">
        <w:rPr>
          <w:rFonts w:ascii="Times New Roman" w:hAnsi="Times New Roman" w:cs="Times New Roman"/>
          <w:b/>
          <w:bCs/>
          <w:sz w:val="24"/>
          <w:szCs w:val="24"/>
          <w:rPrChange w:id="214" w:author="Jakob Johann Assmann" w:date="2022-01-18T14:00:00Z">
            <w:rPr>
              <w:rFonts w:ascii="Times New Roman" w:hAnsi="Times New Roman" w:cs="Times New Roman"/>
              <w:sz w:val="24"/>
              <w:szCs w:val="24"/>
            </w:rPr>
          </w:rPrChange>
        </w:rPr>
        <w:t xml:space="preserve">   </w:t>
      </w:r>
    </w:p>
    <w:p w14:paraId="5D9FA17F" w14:textId="18A8D552" w:rsidR="00672B42" w:rsidRDefault="00672B42" w:rsidP="00F751FB">
      <w:pPr>
        <w:pStyle w:val="NoSpacing"/>
        <w:rPr>
          <w:ins w:id="215" w:author="Jakob Johann Assmann" w:date="2022-01-18T14:02:00Z"/>
          <w:rFonts w:ascii="Times New Roman" w:hAnsi="Times New Roman" w:cs="Times New Roman"/>
          <w:sz w:val="24"/>
          <w:szCs w:val="24"/>
        </w:rPr>
      </w:pPr>
      <w:ins w:id="216" w:author="Jakob Johann Assmann" w:date="2022-01-18T14:00:00Z">
        <w:r>
          <w:rPr>
            <w:rFonts w:ascii="Times New Roman" w:hAnsi="Times New Roman" w:cs="Times New Roman"/>
            <w:sz w:val="24"/>
            <w:szCs w:val="24"/>
          </w:rPr>
          <w:t>The following</w:t>
        </w:r>
      </w:ins>
      <w:ins w:id="217" w:author="Jakob Johann Assmann" w:date="2022-01-18T14:03:00Z">
        <w:r>
          <w:rPr>
            <w:rFonts w:ascii="Times New Roman" w:hAnsi="Times New Roman" w:cs="Times New Roman"/>
            <w:sz w:val="24"/>
            <w:szCs w:val="24"/>
          </w:rPr>
          <w:t xml:space="preserve"> sections</w:t>
        </w:r>
      </w:ins>
      <w:ins w:id="218" w:author="Jakob Johann Assmann" w:date="2022-01-18T14:00:00Z">
        <w:r>
          <w:rPr>
            <w:rFonts w:ascii="Times New Roman" w:hAnsi="Times New Roman" w:cs="Times New Roman"/>
            <w:sz w:val="24"/>
            <w:szCs w:val="24"/>
          </w:rPr>
          <w:t xml:space="preserve"> </w:t>
        </w:r>
      </w:ins>
      <w:ins w:id="219" w:author="Jakob Johann Assmann" w:date="2022-01-18T14:04:00Z">
        <w:r w:rsidR="001D0495">
          <w:rPr>
            <w:rFonts w:ascii="Times New Roman" w:hAnsi="Times New Roman" w:cs="Times New Roman"/>
            <w:sz w:val="24"/>
            <w:szCs w:val="24"/>
          </w:rPr>
          <w:t>summarize</w:t>
        </w:r>
      </w:ins>
      <w:ins w:id="220" w:author="Jakob Johann Assmann" w:date="2022-01-18T14:01:00Z">
        <w:r>
          <w:rPr>
            <w:rFonts w:ascii="Times New Roman" w:hAnsi="Times New Roman" w:cs="Times New Roman"/>
            <w:sz w:val="24"/>
            <w:szCs w:val="24"/>
          </w:rPr>
          <w:t xml:space="preserve"> the </w:t>
        </w:r>
      </w:ins>
      <w:ins w:id="221" w:author="Jakob Johann Assmann" w:date="2022-01-18T14:03:00Z">
        <w:r>
          <w:rPr>
            <w:rFonts w:ascii="Times New Roman" w:hAnsi="Times New Roman" w:cs="Times New Roman"/>
            <w:sz w:val="24"/>
            <w:szCs w:val="24"/>
          </w:rPr>
          <w:t>purpose</w:t>
        </w:r>
      </w:ins>
      <w:ins w:id="222" w:author="Jakob Johann Assmann" w:date="2022-01-18T14:01:00Z">
        <w:r>
          <w:rPr>
            <w:rFonts w:ascii="Times New Roman" w:hAnsi="Times New Roman" w:cs="Times New Roman"/>
            <w:sz w:val="24"/>
            <w:szCs w:val="24"/>
          </w:rPr>
          <w:t xml:space="preserve"> and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each </w:t>
        </w:r>
        <w:proofErr w:type="spellStart"/>
        <w:r w:rsidRPr="00672B42">
          <w:rPr>
            <w:rFonts w:ascii="Times New Roman" w:hAnsi="Times New Roman" w:cs="Times New Roman"/>
            <w:i/>
            <w:iCs/>
            <w:sz w:val="24"/>
            <w:szCs w:val="24"/>
            <w:rPrChange w:id="223" w:author="Jakob Johann Assmann" w:date="2022-01-18T14:03:00Z">
              <w:rPr>
                <w:rFonts w:ascii="Times New Roman" w:hAnsi="Times New Roman" w:cs="Times New Roman"/>
                <w:sz w:val="24"/>
                <w:szCs w:val="24"/>
              </w:rPr>
            </w:rPrChange>
          </w:rPr>
          <w:t>lsatTS</w:t>
        </w:r>
        <w:proofErr w:type="spellEnd"/>
        <w:r>
          <w:rPr>
            <w:rFonts w:ascii="Times New Roman" w:hAnsi="Times New Roman" w:cs="Times New Roman"/>
            <w:sz w:val="24"/>
            <w:szCs w:val="24"/>
          </w:rPr>
          <w:t xml:space="preserve"> function</w:t>
        </w:r>
      </w:ins>
      <w:ins w:id="224" w:author="Jakob Johann Assmann" w:date="2022-01-18T14:03:00Z">
        <w:r>
          <w:rPr>
            <w:rFonts w:ascii="Times New Roman" w:hAnsi="Times New Roman" w:cs="Times New Roman"/>
            <w:sz w:val="24"/>
            <w:szCs w:val="24"/>
          </w:rPr>
          <w:t>.</w:t>
        </w:r>
      </w:ins>
      <w:ins w:id="225" w:author="Jakob Johann Assmann" w:date="2022-01-18T14:01:00Z">
        <w:r>
          <w:rPr>
            <w:rFonts w:ascii="Times New Roman" w:hAnsi="Times New Roman" w:cs="Times New Roman"/>
            <w:sz w:val="24"/>
            <w:szCs w:val="24"/>
          </w:rPr>
          <w:t xml:space="preserve"> </w:t>
        </w:r>
      </w:ins>
      <w:ins w:id="226" w:author="Jakob Johann Assmann" w:date="2022-01-18T14:03:00Z">
        <w:r>
          <w:rPr>
            <w:rFonts w:ascii="Times New Roman" w:hAnsi="Times New Roman" w:cs="Times New Roman"/>
            <w:sz w:val="24"/>
            <w:szCs w:val="24"/>
          </w:rPr>
          <w:t>F</w:t>
        </w:r>
      </w:ins>
      <w:ins w:id="227" w:author="Jakob Johann Assmann" w:date="2022-01-18T14:01:00Z">
        <w:r>
          <w:rPr>
            <w:rFonts w:ascii="Times New Roman" w:hAnsi="Times New Roman" w:cs="Times New Roman"/>
            <w:sz w:val="24"/>
            <w:szCs w:val="24"/>
          </w:rPr>
          <w:t xml:space="preserve">or a </w:t>
        </w:r>
      </w:ins>
      <w:ins w:id="228" w:author="Jakob Johann Assmann" w:date="2022-01-18T14:02:00Z">
        <w:r>
          <w:rPr>
            <w:rFonts w:ascii="Times New Roman" w:hAnsi="Times New Roman" w:cs="Times New Roman"/>
            <w:sz w:val="24"/>
            <w:szCs w:val="24"/>
          </w:rPr>
          <w:t>detailed</w:t>
        </w:r>
      </w:ins>
      <w:ins w:id="229" w:author="Jakob Johann Assmann" w:date="2022-01-18T14:01:00Z">
        <w:r>
          <w:rPr>
            <w:rFonts w:ascii="Times New Roman" w:hAnsi="Times New Roman" w:cs="Times New Roman"/>
            <w:sz w:val="24"/>
            <w:szCs w:val="24"/>
          </w:rPr>
          <w:t xml:space="preserve"> list of </w:t>
        </w:r>
      </w:ins>
      <w:ins w:id="230" w:author="Jakob Johann Assmann" w:date="2022-01-18T14:03:00Z">
        <w:r>
          <w:rPr>
            <w:rFonts w:ascii="Times New Roman" w:hAnsi="Times New Roman" w:cs="Times New Roman"/>
            <w:sz w:val="24"/>
            <w:szCs w:val="24"/>
          </w:rPr>
          <w:t xml:space="preserve">descriptions, including </w:t>
        </w:r>
        <w:r w:rsidR="001D0495">
          <w:rPr>
            <w:rFonts w:ascii="Times New Roman" w:hAnsi="Times New Roman" w:cs="Times New Roman"/>
            <w:sz w:val="24"/>
            <w:szCs w:val="24"/>
          </w:rPr>
          <w:t>the com</w:t>
        </w:r>
      </w:ins>
      <w:ins w:id="231" w:author="Jakob Johann Assmann" w:date="2022-01-18T14:04:00Z">
        <w:r w:rsidR="001D0495">
          <w:rPr>
            <w:rFonts w:ascii="Times New Roman" w:hAnsi="Times New Roman" w:cs="Times New Roman"/>
            <w:sz w:val="24"/>
            <w:szCs w:val="24"/>
          </w:rPr>
          <w:t xml:space="preserve">plete lists of </w:t>
        </w:r>
      </w:ins>
      <w:ins w:id="232" w:author="Jakob Johann Assmann" w:date="2022-01-18T14:01:00Z">
        <w:r>
          <w:rPr>
            <w:rFonts w:ascii="Times New Roman" w:hAnsi="Times New Roman" w:cs="Times New Roman"/>
            <w:sz w:val="24"/>
            <w:szCs w:val="24"/>
          </w:rPr>
          <w:t>arguments</w:t>
        </w:r>
      </w:ins>
      <w:ins w:id="233" w:author="Jakob Johann Assmann" w:date="2022-01-18T14:02:00Z">
        <w:r>
          <w:rPr>
            <w:rFonts w:ascii="Times New Roman" w:hAnsi="Times New Roman" w:cs="Times New Roman"/>
            <w:sz w:val="24"/>
            <w:szCs w:val="24"/>
          </w:rPr>
          <w:t xml:space="preserve"> that each function takes, please </w:t>
        </w:r>
      </w:ins>
      <w:ins w:id="234" w:author="Jakob Johann Assmann" w:date="2022-01-18T14:04:00Z">
        <w:r w:rsidR="001D0495">
          <w:rPr>
            <w:rFonts w:ascii="Times New Roman" w:hAnsi="Times New Roman" w:cs="Times New Roman"/>
            <w:sz w:val="24"/>
            <w:szCs w:val="24"/>
          </w:rPr>
          <w:t>consult</w:t>
        </w:r>
      </w:ins>
      <w:ins w:id="235" w:author="Jakob Johann Assmann" w:date="2022-01-18T14:02:00Z">
        <w:r>
          <w:rPr>
            <w:rFonts w:ascii="Times New Roman" w:hAnsi="Times New Roman" w:cs="Times New Roman"/>
            <w:sz w:val="24"/>
            <w:szCs w:val="24"/>
          </w:rPr>
          <w:t xml:space="preserve"> the helpfiles provided with the package or </w:t>
        </w:r>
      </w:ins>
      <w:ins w:id="236" w:author="Jakob Johann Assmann" w:date="2022-01-18T14:04:00Z">
        <w:r w:rsidR="001D0495">
          <w:rPr>
            <w:rFonts w:ascii="Times New Roman" w:hAnsi="Times New Roman" w:cs="Times New Roman"/>
            <w:sz w:val="24"/>
            <w:szCs w:val="24"/>
          </w:rPr>
          <w:t xml:space="preserve">refer to </w:t>
        </w:r>
      </w:ins>
      <w:ins w:id="237" w:author="Jakob Johann Assmann" w:date="2022-01-18T14:02:00Z">
        <w:r>
          <w:rPr>
            <w:rFonts w:ascii="Times New Roman" w:hAnsi="Times New Roman" w:cs="Times New Roman"/>
            <w:sz w:val="24"/>
            <w:szCs w:val="24"/>
          </w:rPr>
          <w:t>the list of function definitions supplied as supplementary material</w:t>
        </w:r>
      </w:ins>
      <w:ins w:id="238" w:author="Jakob Johann Assmann" w:date="2022-01-18T14:04:00Z">
        <w:r w:rsidR="001D0495">
          <w:rPr>
            <w:rFonts w:ascii="Times New Roman" w:hAnsi="Times New Roman" w:cs="Times New Roman"/>
            <w:sz w:val="24"/>
            <w:szCs w:val="24"/>
          </w:rPr>
          <w:t xml:space="preserve"> </w:t>
        </w:r>
        <w:commentRangeStart w:id="239"/>
        <w:r w:rsidR="001D0495">
          <w:rPr>
            <w:rFonts w:ascii="Times New Roman" w:hAnsi="Times New Roman" w:cs="Times New Roman"/>
            <w:sz w:val="24"/>
            <w:szCs w:val="24"/>
          </w:rPr>
          <w:t>(Supplementary Materials 1 – Function descriptions)</w:t>
        </w:r>
      </w:ins>
      <w:commentRangeEnd w:id="239"/>
      <w:ins w:id="240" w:author="Jakob Johann Assmann" w:date="2022-01-18T14:05:00Z">
        <w:r w:rsidR="001D0495">
          <w:rPr>
            <w:rStyle w:val="CommentReference"/>
          </w:rPr>
          <w:commentReference w:id="239"/>
        </w:r>
      </w:ins>
      <w:ins w:id="241" w:author="Jakob Johann Assmann" w:date="2022-01-18T14:02:00Z">
        <w:r>
          <w:rPr>
            <w:rFonts w:ascii="Times New Roman" w:hAnsi="Times New Roman" w:cs="Times New Roman"/>
            <w:sz w:val="24"/>
            <w:szCs w:val="24"/>
          </w:rPr>
          <w:t xml:space="preserve">. </w:t>
        </w:r>
      </w:ins>
    </w:p>
    <w:p w14:paraId="266CC9C0" w14:textId="77777777" w:rsidR="001D0495" w:rsidRDefault="00672B42" w:rsidP="00F751FB">
      <w:pPr>
        <w:pStyle w:val="NoSpacing"/>
        <w:rPr>
          <w:ins w:id="242" w:author="Jakob Johann Assmann" w:date="2022-01-18T14:04:00Z"/>
          <w:rFonts w:ascii="Times New Roman" w:hAnsi="Times New Roman" w:cs="Times New Roman"/>
          <w:sz w:val="24"/>
          <w:szCs w:val="24"/>
        </w:rPr>
      </w:pPr>
      <w:ins w:id="243" w:author="Jakob Johann Assmann" w:date="2022-01-18T14:01:00Z">
        <w:r>
          <w:rPr>
            <w:rFonts w:ascii="Times New Roman" w:hAnsi="Times New Roman" w:cs="Times New Roman"/>
            <w:sz w:val="24"/>
            <w:szCs w:val="24"/>
          </w:rPr>
          <w:t xml:space="preserve"> </w:t>
        </w:r>
      </w:ins>
    </w:p>
    <w:p w14:paraId="1E58E2F1" w14:textId="434E1AF4" w:rsidR="00C40A6A" w:rsidRPr="00672B42" w:rsidRDefault="00672B42" w:rsidP="00F751FB">
      <w:pPr>
        <w:pStyle w:val="NoSpacing"/>
        <w:rPr>
          <w:rFonts w:ascii="Times New Roman" w:hAnsi="Times New Roman" w:cs="Times New Roman"/>
          <w:sz w:val="24"/>
          <w:szCs w:val="24"/>
          <w:rPrChange w:id="244" w:author="Jakob Johann Assmann" w:date="2022-01-18T14:00:00Z">
            <w:rPr>
              <w:rFonts w:ascii="Times New Roman" w:hAnsi="Times New Roman" w:cs="Times New Roman"/>
              <w:b/>
              <w:bCs/>
              <w:sz w:val="24"/>
              <w:szCs w:val="24"/>
            </w:rPr>
          </w:rPrChange>
        </w:rPr>
      </w:pPr>
      <w:ins w:id="245" w:author="Jakob Johann Assmann" w:date="2022-01-18T14:01:00Z">
        <w:r>
          <w:rPr>
            <w:rFonts w:ascii="Times New Roman" w:hAnsi="Times New Roman" w:cs="Times New Roman"/>
            <w:sz w:val="24"/>
            <w:szCs w:val="24"/>
          </w:rPr>
          <w:t xml:space="preserve"> </w:t>
        </w:r>
      </w:ins>
    </w:p>
    <w:p w14:paraId="7E0C1F01" w14:textId="72841FCB" w:rsidR="00F751FB" w:rsidRPr="00792C3C" w:rsidRDefault="00452483" w:rsidP="00C81F1B">
      <w:pPr>
        <w:pStyle w:val="Heading1"/>
      </w:pPr>
      <w:commentRangeStart w:id="246"/>
      <w:r>
        <w:lastRenderedPageBreak/>
        <w:t>Data extraction</w:t>
      </w:r>
      <w:commentRangeEnd w:id="246"/>
      <w:r w:rsidR="000B55F0">
        <w:rPr>
          <w:rStyle w:val="CommentReference"/>
          <w:rFonts w:asciiTheme="minorHAnsi" w:eastAsiaTheme="minorEastAsia" w:hAnsiTheme="minorHAnsi" w:cstheme="minorBidi"/>
          <w:b w:val="0"/>
          <w:bCs w:val="0"/>
          <w:kern w:val="0"/>
        </w:rPr>
        <w:commentReference w:id="246"/>
      </w:r>
    </w:p>
    <w:p w14:paraId="1656B8EA" w14:textId="3DFF7740" w:rsidR="00C56196" w:rsidRPr="00C56196" w:rsidRDefault="00C56196" w:rsidP="00C56196">
      <w:pPr>
        <w:pStyle w:val="NoSpacing"/>
        <w:rPr>
          <w:rFonts w:ascii="Times New Roman" w:hAnsi="Times New Roman" w:cs="Times New Roman"/>
          <w:sz w:val="24"/>
          <w:szCs w:val="24"/>
        </w:rPr>
      </w:pPr>
      <w:proofErr w:type="spellStart"/>
      <w:r w:rsidRPr="00C56196">
        <w:rPr>
          <w:rFonts w:ascii="Times New Roman" w:hAnsi="Times New Roman" w:cs="Times New Roman"/>
          <w:i/>
          <w:iCs/>
          <w:sz w:val="24"/>
          <w:szCs w:val="24"/>
        </w:rPr>
        <w:t>lsatTS</w:t>
      </w:r>
      <w:proofErr w:type="spellEnd"/>
      <w:r w:rsidRPr="00C56196">
        <w:rPr>
          <w:rFonts w:ascii="Times New Roman" w:hAnsi="Times New Roman" w:cs="Times New Roman"/>
          <w:i/>
          <w:iCs/>
          <w:sz w:val="24"/>
          <w:szCs w:val="24"/>
        </w:rPr>
        <w:t xml:space="preserve"> </w:t>
      </w:r>
      <w:del w:id="247" w:author="Jakob Johann Assmann" w:date="2022-01-13T15:00:00Z">
        <w:r w:rsidRPr="00C56196" w:rsidDel="00C62C10">
          <w:rPr>
            <w:rFonts w:ascii="Times New Roman" w:hAnsi="Times New Roman" w:cs="Times New Roman"/>
            <w:sz w:val="24"/>
            <w:szCs w:val="24"/>
          </w:rPr>
          <w:delText>provides functions for</w:delText>
        </w:r>
      </w:del>
      <w:ins w:id="248" w:author="Jakob Johann Assmann" w:date="2022-01-13T15:02:00Z">
        <w:r w:rsidR="00C62C10">
          <w:rPr>
            <w:rFonts w:ascii="Times New Roman" w:hAnsi="Times New Roman" w:cs="Times New Roman"/>
            <w:sz w:val="24"/>
            <w:szCs w:val="24"/>
          </w:rPr>
          <w:t>allows for</w:t>
        </w:r>
      </w:ins>
      <w:ins w:id="249" w:author="Jakob Johann Assmann" w:date="2022-01-13T15:00:00Z">
        <w:r w:rsidR="00C62C10">
          <w:rPr>
            <w:rFonts w:ascii="Times New Roman" w:hAnsi="Times New Roman" w:cs="Times New Roman"/>
            <w:sz w:val="24"/>
            <w:szCs w:val="24"/>
          </w:rPr>
          <w:t xml:space="preserve"> the</w:t>
        </w:r>
      </w:ins>
      <w:r w:rsidRPr="00C56196">
        <w:rPr>
          <w:rFonts w:ascii="Times New Roman" w:hAnsi="Times New Roman" w:cs="Times New Roman"/>
          <w:sz w:val="24"/>
          <w:szCs w:val="24"/>
        </w:rPr>
        <w:t xml:space="preserve"> </w:t>
      </w:r>
      <w:ins w:id="250" w:author="Jakob Johann Assmann" w:date="2022-01-13T14:56:00Z">
        <w:r w:rsidR="00F24CC5">
          <w:rPr>
            <w:rFonts w:ascii="Times New Roman" w:hAnsi="Times New Roman" w:cs="Times New Roman"/>
            <w:sz w:val="24"/>
            <w:szCs w:val="24"/>
          </w:rPr>
          <w:t xml:space="preserve">point </w:t>
        </w:r>
      </w:ins>
      <w:r w:rsidRPr="00C56196">
        <w:rPr>
          <w:rFonts w:ascii="Times New Roman" w:hAnsi="Times New Roman" w:cs="Times New Roman"/>
          <w:sz w:val="24"/>
          <w:szCs w:val="24"/>
        </w:rPr>
        <w:t xml:space="preserve">sample-based extraction of full Landsat data records from </w:t>
      </w:r>
      <w:ins w:id="251" w:author="Jakob Johann Assmann" w:date="2022-01-13T14:57:00Z">
        <w:r w:rsidR="00F24CC5">
          <w:rPr>
            <w:rFonts w:ascii="Times New Roman" w:hAnsi="Times New Roman" w:cs="Times New Roman"/>
            <w:sz w:val="24"/>
            <w:szCs w:val="24"/>
          </w:rPr>
          <w:t xml:space="preserve">the </w:t>
        </w:r>
      </w:ins>
      <w:r w:rsidRPr="00C56196">
        <w:rPr>
          <w:rFonts w:ascii="Times New Roman" w:hAnsi="Times New Roman" w:cs="Times New Roman"/>
          <w:sz w:val="24"/>
          <w:szCs w:val="24"/>
        </w:rPr>
        <w:t xml:space="preserve">GEE </w:t>
      </w:r>
      <w:del w:id="252" w:author="Jakob Johann Assmann" w:date="2022-01-13T14:59:00Z">
        <w:r w:rsidRPr="00C56196" w:rsidDel="00C62C10">
          <w:rPr>
            <w:rFonts w:ascii="Times New Roman" w:hAnsi="Times New Roman" w:cs="Times New Roman"/>
            <w:sz w:val="24"/>
            <w:szCs w:val="24"/>
          </w:rPr>
          <w:delText>and relies on</w:delText>
        </w:r>
      </w:del>
      <w:ins w:id="253" w:author="Jakob Johann Assmann" w:date="2022-01-13T15:00:00Z">
        <w:r w:rsidR="00C62C10">
          <w:rPr>
            <w:rFonts w:ascii="Times New Roman" w:hAnsi="Times New Roman" w:cs="Times New Roman"/>
            <w:sz w:val="24"/>
            <w:szCs w:val="24"/>
          </w:rPr>
          <w:t>using</w:t>
        </w:r>
      </w:ins>
      <w:r w:rsidRPr="00C56196">
        <w:rPr>
          <w:rFonts w:ascii="Times New Roman" w:hAnsi="Times New Roman" w:cs="Times New Roman"/>
          <w:sz w:val="24"/>
          <w:szCs w:val="24"/>
        </w:rPr>
        <w:t xml:space="preserve"> </w:t>
      </w:r>
      <w:del w:id="254" w:author="Jakob Johann Assmann" w:date="2022-01-13T14:57:00Z">
        <w:r w:rsidRPr="00C56196" w:rsidDel="00F24CC5">
          <w:rPr>
            <w:rFonts w:ascii="Times New Roman" w:hAnsi="Times New Roman" w:cs="Times New Roman"/>
            <w:sz w:val="24"/>
            <w:szCs w:val="24"/>
          </w:rPr>
          <w:delText>underlaying functionality</w:delText>
        </w:r>
      </w:del>
      <w:ins w:id="255" w:author="Jakob Johann Assmann" w:date="2022-01-13T14:57:00Z">
        <w:r w:rsidR="00F24CC5">
          <w:rPr>
            <w:rFonts w:ascii="Times New Roman" w:hAnsi="Times New Roman" w:cs="Times New Roman"/>
            <w:sz w:val="24"/>
            <w:szCs w:val="24"/>
          </w:rPr>
          <w:t>the application programming interface</w:t>
        </w:r>
      </w:ins>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 Data extraction is conducted using 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t>
      </w:r>
      <w:ins w:id="256" w:author="Jakob Johann Assmann" w:date="2022-01-13T15:01:00Z">
        <w:r w:rsidR="00C62C10">
          <w:rPr>
            <w:rFonts w:ascii="Times New Roman" w:hAnsi="Times New Roman" w:cs="Times New Roman"/>
            <w:sz w:val="24"/>
            <w:szCs w:val="24"/>
          </w:rPr>
          <w:t>Should the user wish to extract the Landsat records for an area instead,</w:t>
        </w:r>
      </w:ins>
      <w:ins w:id="257" w:author="Jakob Johann Assmann" w:date="2022-01-13T15:02:00Z">
        <w:r w:rsidR="00C62C10">
          <w:rPr>
            <w:rFonts w:ascii="Times New Roman" w:hAnsi="Times New Roman" w:cs="Times New Roman"/>
            <w:sz w:val="24"/>
            <w:szCs w:val="24"/>
          </w:rPr>
          <w:t xml:space="preserve"> then the </w:t>
        </w:r>
      </w:ins>
      <w:ins w:id="258" w:author="Jakob Johann Assmann" w:date="2022-01-13T15:14:00Z">
        <w:r w:rsidR="009C3125">
          <w:rPr>
            <w:rFonts w:ascii="Times New Roman" w:hAnsi="Times New Roman" w:cs="Times New Roman"/>
            <w:sz w:val="24"/>
            <w:szCs w:val="24"/>
          </w:rPr>
          <w:t xml:space="preserve">optional </w:t>
        </w:r>
      </w:ins>
      <w:proofErr w:type="spellStart"/>
      <w:ins w:id="259" w:author="Jakob Johann Assmann" w:date="2022-01-13T15:02:00Z">
        <w:r w:rsidR="00C62C10" w:rsidRPr="00C62C10">
          <w:rPr>
            <w:rFonts w:ascii="Times New Roman" w:hAnsi="Times New Roman" w:cs="Times New Roman"/>
            <w:i/>
            <w:iCs/>
            <w:sz w:val="24"/>
            <w:szCs w:val="24"/>
            <w:rPrChange w:id="260" w:author="Jakob Johann Assmann" w:date="2022-01-13T15:02:00Z">
              <w:rPr>
                <w:rFonts w:ascii="Times New Roman" w:hAnsi="Times New Roman" w:cs="Times New Roman"/>
                <w:sz w:val="24"/>
                <w:szCs w:val="24"/>
              </w:rPr>
            </w:rPrChange>
          </w:rPr>
          <w:t>lstat_get_pixel_</w:t>
        </w:r>
        <w:proofErr w:type="gramStart"/>
        <w:r w:rsidR="00C62C10" w:rsidRPr="00C62C10">
          <w:rPr>
            <w:rFonts w:ascii="Times New Roman" w:hAnsi="Times New Roman" w:cs="Times New Roman"/>
            <w:i/>
            <w:iCs/>
            <w:sz w:val="24"/>
            <w:szCs w:val="24"/>
            <w:rPrChange w:id="261" w:author="Jakob Johann Assmann" w:date="2022-01-13T15:02:00Z">
              <w:rPr>
                <w:rFonts w:ascii="Times New Roman" w:hAnsi="Times New Roman" w:cs="Times New Roman"/>
                <w:sz w:val="24"/>
                <w:szCs w:val="24"/>
              </w:rPr>
            </w:rPrChange>
          </w:rPr>
          <w:t>centers</w:t>
        </w:r>
        <w:proofErr w:type="spellEnd"/>
        <w:r w:rsidR="00C62C10" w:rsidRPr="00C62C10">
          <w:rPr>
            <w:rFonts w:ascii="Times New Roman" w:hAnsi="Times New Roman" w:cs="Times New Roman"/>
            <w:i/>
            <w:iCs/>
            <w:sz w:val="24"/>
            <w:szCs w:val="24"/>
            <w:rPrChange w:id="262" w:author="Jakob Johann Assmann" w:date="2022-01-13T15:02:00Z">
              <w:rPr>
                <w:rFonts w:ascii="Times New Roman" w:hAnsi="Times New Roman" w:cs="Times New Roman"/>
                <w:sz w:val="24"/>
                <w:szCs w:val="24"/>
              </w:rPr>
            </w:rPrChange>
          </w:rPr>
          <w:t>(</w:t>
        </w:r>
        <w:proofErr w:type="gramEnd"/>
        <w:r w:rsidR="00C62C10" w:rsidRPr="00C62C10">
          <w:rPr>
            <w:rFonts w:ascii="Times New Roman" w:hAnsi="Times New Roman" w:cs="Times New Roman"/>
            <w:i/>
            <w:iCs/>
            <w:sz w:val="24"/>
            <w:szCs w:val="24"/>
            <w:rPrChange w:id="263" w:author="Jakob Johann Assmann" w:date="2022-01-13T15:02:00Z">
              <w:rPr>
                <w:rFonts w:ascii="Times New Roman" w:hAnsi="Times New Roman" w:cs="Times New Roman"/>
                <w:sz w:val="24"/>
                <w:szCs w:val="24"/>
              </w:rPr>
            </w:rPrChange>
          </w:rPr>
          <w:t>)</w:t>
        </w:r>
        <w:r w:rsidR="00C62C10">
          <w:rPr>
            <w:rFonts w:ascii="Times New Roman" w:hAnsi="Times New Roman" w:cs="Times New Roman"/>
            <w:sz w:val="24"/>
            <w:szCs w:val="24"/>
          </w:rPr>
          <w:t xml:space="preserve"> function can be used </w:t>
        </w:r>
      </w:ins>
      <w:ins w:id="264" w:author="Jakob Johann Assmann" w:date="2022-01-13T15:03:00Z">
        <w:r w:rsidR="008C2C3E">
          <w:rPr>
            <w:rFonts w:ascii="Times New Roman" w:hAnsi="Times New Roman" w:cs="Times New Roman"/>
            <w:sz w:val="24"/>
            <w:szCs w:val="24"/>
          </w:rPr>
          <w:t xml:space="preserve">to obtain a regular grid </w:t>
        </w:r>
      </w:ins>
      <w:ins w:id="265" w:author="Jakob Johann Assmann" w:date="2022-01-13T15:15:00Z">
        <w:r w:rsidR="009C3125">
          <w:rPr>
            <w:rFonts w:ascii="Times New Roman" w:hAnsi="Times New Roman" w:cs="Times New Roman"/>
            <w:sz w:val="24"/>
            <w:szCs w:val="24"/>
          </w:rPr>
          <w:t xml:space="preserve">of point-sample locations </w:t>
        </w:r>
      </w:ins>
      <w:ins w:id="266" w:author="Jakob Johann Assmann" w:date="2022-01-13T15:03:00Z">
        <w:r w:rsidR="008C2C3E">
          <w:rPr>
            <w:rFonts w:ascii="Times New Roman" w:hAnsi="Times New Roman" w:cs="Times New Roman"/>
            <w:sz w:val="24"/>
            <w:szCs w:val="24"/>
          </w:rPr>
          <w:t>across the area of</w:t>
        </w:r>
      </w:ins>
      <w:ins w:id="267" w:author="Jakob Johann Assmann" w:date="2022-01-13T15:05:00Z">
        <w:r w:rsidR="008C2C3E">
          <w:rPr>
            <w:rFonts w:ascii="Times New Roman" w:hAnsi="Times New Roman" w:cs="Times New Roman"/>
            <w:sz w:val="24"/>
            <w:szCs w:val="24"/>
          </w:rPr>
          <w:t xml:space="preserve"> interest</w:t>
        </w:r>
      </w:ins>
      <w:ins w:id="268" w:author="Jakob Johann Assmann" w:date="2022-01-13T15:03:00Z">
        <w:r w:rsidR="008C2C3E">
          <w:rPr>
            <w:rFonts w:ascii="Times New Roman" w:hAnsi="Times New Roman" w:cs="Times New Roman"/>
            <w:sz w:val="24"/>
            <w:szCs w:val="24"/>
          </w:rPr>
          <w:t xml:space="preserve">. </w:t>
        </w:r>
      </w:ins>
      <w:del w:id="269" w:author="Jakob Johann Assmann" w:date="2022-01-13T15:04:00Z">
        <w:r w:rsidR="000B55F0" w:rsidDel="008C2C3E">
          <w:rPr>
            <w:rFonts w:ascii="Times New Roman" w:hAnsi="Times New Roman" w:cs="Times New Roman"/>
            <w:sz w:val="24"/>
            <w:szCs w:val="24"/>
          </w:rPr>
          <w:delText>B</w:delText>
        </w:r>
        <w:r w:rsidRPr="00C56196" w:rsidDel="008C2C3E">
          <w:rPr>
            <w:rFonts w:ascii="Times New Roman" w:hAnsi="Times New Roman" w:cs="Times New Roman"/>
            <w:sz w:val="24"/>
            <w:szCs w:val="24"/>
          </w:rPr>
          <w:delText xml:space="preserve">efore </w:delText>
        </w:r>
      </w:del>
      <w:del w:id="270" w:author="Jakob Johann Assmann" w:date="2022-01-13T15:03:00Z">
        <w:r w:rsidRPr="00C56196" w:rsidDel="008C2C3E">
          <w:rPr>
            <w:rFonts w:ascii="Times New Roman" w:hAnsi="Times New Roman" w:cs="Times New Roman"/>
            <w:sz w:val="24"/>
            <w:szCs w:val="24"/>
          </w:rPr>
          <w:delText xml:space="preserve">you </w:delText>
        </w:r>
      </w:del>
      <w:del w:id="271" w:author="Jakob Johann Assmann" w:date="2022-01-13T15:04:00Z">
        <w:r w:rsidRPr="00C56196" w:rsidDel="008C2C3E">
          <w:rPr>
            <w:rFonts w:ascii="Times New Roman" w:hAnsi="Times New Roman" w:cs="Times New Roman"/>
            <w:sz w:val="24"/>
            <w:szCs w:val="24"/>
          </w:rPr>
          <w:delText>start</w:delText>
        </w:r>
      </w:del>
      <w:del w:id="272" w:author="Jakob Johann Assmann" w:date="2022-01-13T15:03:00Z">
        <w:r w:rsidRPr="00C56196" w:rsidDel="008C2C3E">
          <w:rPr>
            <w:rFonts w:ascii="Times New Roman" w:hAnsi="Times New Roman" w:cs="Times New Roman"/>
            <w:sz w:val="24"/>
            <w:szCs w:val="24"/>
          </w:rPr>
          <w:delText xml:space="preserve"> you </w:delText>
        </w:r>
      </w:del>
      <w:del w:id="273" w:author="Jakob Johann Assmann" w:date="2022-01-13T15:04:00Z">
        <w:r w:rsidRPr="00C56196" w:rsidDel="008C2C3E">
          <w:rPr>
            <w:rFonts w:ascii="Times New Roman" w:hAnsi="Times New Roman" w:cs="Times New Roman"/>
            <w:sz w:val="24"/>
            <w:szCs w:val="24"/>
          </w:rPr>
          <w:delText xml:space="preserve">will have to determine whether you will extract data for point coordinates or for a polygon area. </w:delText>
        </w:r>
      </w:del>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w:t>
      </w:r>
      <w:proofErr w:type="gramStart"/>
      <w:r w:rsidRPr="00C56196">
        <w:rPr>
          <w:rFonts w:ascii="Times New Roman" w:hAnsi="Times New Roman" w:cs="Times New Roman"/>
          <w:i/>
          <w:sz w:val="24"/>
          <w:szCs w:val="24"/>
        </w:rPr>
        <w:t>centers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1A01C8C5" w14:textId="2B4B116F"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will determine the central coordinates of all Landsat </w:t>
      </w:r>
      <w:ins w:id="274" w:author="Jakob Johann Assmann" w:date="2022-01-13T14:58:00Z">
        <w:r w:rsidR="00C62C10">
          <w:rPr>
            <w:rFonts w:ascii="Times New Roman" w:hAnsi="Times New Roman" w:cs="Times New Roman"/>
            <w:sz w:val="24"/>
            <w:szCs w:val="24"/>
          </w:rPr>
          <w:t xml:space="preserve"> </w:t>
        </w:r>
      </w:ins>
      <w:r w:rsidRPr="00C56196">
        <w:rPr>
          <w:rFonts w:ascii="Times New Roman" w:hAnsi="Times New Roman" w:cs="Times New Roman"/>
          <w:sz w:val="24"/>
          <w:szCs w:val="24"/>
        </w:rPr>
        <w:t>pixels that fall within a user-specified polygon</w:t>
      </w:r>
      <w:ins w:id="275" w:author="Jakob Johann Assmann" w:date="2022-01-13T15:35:00Z">
        <w:r w:rsidR="00F67DFA">
          <w:rPr>
            <w:rFonts w:ascii="Times New Roman" w:hAnsi="Times New Roman" w:cs="Times New Roman"/>
            <w:sz w:val="24"/>
            <w:szCs w:val="24"/>
          </w:rPr>
          <w:t xml:space="preserve"> (supplied</w:t>
        </w:r>
      </w:ins>
      <w:ins w:id="276" w:author="Jakob Johann Assmann" w:date="2022-01-18T13:57:00Z">
        <w:r w:rsidR="002117B8">
          <w:rPr>
            <w:rFonts w:ascii="Times New Roman" w:hAnsi="Times New Roman" w:cs="Times New Roman"/>
            <w:sz w:val="24"/>
            <w:szCs w:val="24"/>
          </w:rPr>
          <w:t xml:space="preserve"> to the function</w:t>
        </w:r>
      </w:ins>
      <w:ins w:id="277" w:author="Jakob Johann Assmann" w:date="2022-01-13T15:35:00Z">
        <w:r w:rsidR="00F67DFA">
          <w:rPr>
            <w:rFonts w:ascii="Times New Roman" w:hAnsi="Times New Roman" w:cs="Times New Roman"/>
            <w:sz w:val="24"/>
            <w:szCs w:val="24"/>
          </w:rPr>
          <w:t xml:space="preserve"> a</w:t>
        </w:r>
      </w:ins>
      <w:ins w:id="278" w:author="Jakob Johann Assmann" w:date="2022-01-13T15:36:00Z">
        <w:r w:rsidR="00F67DFA">
          <w:rPr>
            <w:rFonts w:ascii="Times New Roman" w:hAnsi="Times New Roman" w:cs="Times New Roman"/>
            <w:sz w:val="24"/>
            <w:szCs w:val="24"/>
          </w:rPr>
          <w:t>s</w:t>
        </w:r>
      </w:ins>
      <w:ins w:id="279" w:author="Jakob Johann Assmann" w:date="2022-01-18T13:57:00Z">
        <w:r w:rsidR="002117B8">
          <w:rPr>
            <w:rFonts w:ascii="Times New Roman" w:hAnsi="Times New Roman" w:cs="Times New Roman"/>
            <w:sz w:val="24"/>
            <w:szCs w:val="24"/>
          </w:rPr>
          <w:t xml:space="preserve"> a</w:t>
        </w:r>
      </w:ins>
      <w:ins w:id="280" w:author="Jakob Johann Assmann" w:date="2022-01-13T15:36:00Z">
        <w:r w:rsidR="00F67DFA">
          <w:rPr>
            <w:rFonts w:ascii="Times New Roman" w:hAnsi="Times New Roman" w:cs="Times New Roman"/>
            <w:sz w:val="24"/>
            <w:szCs w:val="24"/>
          </w:rPr>
          <w:t xml:space="preserve"> </w:t>
        </w:r>
      </w:ins>
      <w:ins w:id="281" w:author="Jakob Johann Assmann" w:date="2022-01-13T15:37:00Z">
        <w:r w:rsidR="00F67DFA">
          <w:rPr>
            <w:rFonts w:ascii="Times New Roman" w:hAnsi="Times New Roman" w:cs="Times New Roman"/>
            <w:sz w:val="24"/>
            <w:szCs w:val="24"/>
          </w:rPr>
          <w:t xml:space="preserve">simple feature </w:t>
        </w:r>
      </w:ins>
      <w:ins w:id="282" w:author="Jakob Johann Assmann" w:date="2022-01-13T15:38:00Z">
        <w:r w:rsidR="00F67DFA">
          <w:rPr>
            <w:rFonts w:ascii="Times New Roman" w:hAnsi="Times New Roman" w:cs="Times New Roman"/>
            <w:sz w:val="24"/>
            <w:szCs w:val="24"/>
          </w:rPr>
          <w:t>collection</w:t>
        </w:r>
      </w:ins>
      <w:ins w:id="283" w:author="Jakob Johann Assmann" w:date="2022-01-13T15:36:00Z">
        <w:r w:rsidR="00F67DFA">
          <w:rPr>
            <w:rFonts w:ascii="Times New Roman" w:hAnsi="Times New Roman" w:cs="Times New Roman"/>
            <w:sz w:val="24"/>
            <w:szCs w:val="24"/>
          </w:rPr>
          <w:t>)</w:t>
        </w:r>
      </w:ins>
      <w:r w:rsidRPr="00C56196">
        <w:rPr>
          <w:rFonts w:ascii="Times New Roman" w:hAnsi="Times New Roman" w:cs="Times New Roman"/>
          <w:sz w:val="24"/>
          <w:szCs w:val="24"/>
        </w:rPr>
        <w:t xml:space="preserve">. </w:t>
      </w:r>
      <w:ins w:id="284" w:author="Jakob Johann Assmann" w:date="2022-01-13T15:05:00Z">
        <w:r w:rsidR="008C2C3E">
          <w:rPr>
            <w:rFonts w:ascii="Times New Roman" w:hAnsi="Times New Roman" w:cs="Times New Roman"/>
            <w:sz w:val="24"/>
            <w:szCs w:val="24"/>
          </w:rPr>
          <w:t>For this the</w:t>
        </w:r>
      </w:ins>
      <w:ins w:id="285" w:author="Jakob Johann Assmann" w:date="2022-01-13T15:07:00Z">
        <w:r w:rsidR="008C2C3E">
          <w:rPr>
            <w:rFonts w:ascii="Times New Roman" w:hAnsi="Times New Roman" w:cs="Times New Roman"/>
            <w:sz w:val="24"/>
            <w:szCs w:val="24"/>
          </w:rPr>
          <w:t xml:space="preserve"> function</w:t>
        </w:r>
      </w:ins>
      <w:ins w:id="286" w:author="Jakob Johann Assmann" w:date="2022-01-13T15:10:00Z">
        <w:r w:rsidR="00A27697">
          <w:rPr>
            <w:rFonts w:ascii="Times New Roman" w:hAnsi="Times New Roman" w:cs="Times New Roman"/>
            <w:sz w:val="24"/>
            <w:szCs w:val="24"/>
          </w:rPr>
          <w:t xml:space="preserve"> </w:t>
        </w:r>
      </w:ins>
      <w:ins w:id="287" w:author="Jakob Johann Assmann" w:date="2022-01-13T15:13:00Z">
        <w:r w:rsidR="009C3125">
          <w:rPr>
            <w:rFonts w:ascii="Times New Roman" w:hAnsi="Times New Roman" w:cs="Times New Roman"/>
            <w:sz w:val="24"/>
            <w:szCs w:val="24"/>
          </w:rPr>
          <w:t>automatically</w:t>
        </w:r>
      </w:ins>
      <w:ins w:id="288" w:author="Jakob Johann Assmann" w:date="2022-01-13T15:07:00Z">
        <w:r w:rsidR="008C2C3E">
          <w:rPr>
            <w:rFonts w:ascii="Times New Roman" w:hAnsi="Times New Roman" w:cs="Times New Roman"/>
            <w:sz w:val="24"/>
            <w:szCs w:val="24"/>
          </w:rPr>
          <w:t xml:space="preserve"> determines the Landsat WRS scene whose center is closest to the center of the user-specified polygon</w:t>
        </w:r>
      </w:ins>
      <w:ins w:id="289" w:author="Jakob Johann Assmann" w:date="2022-01-13T15:09:00Z">
        <w:r w:rsidR="00A27697">
          <w:rPr>
            <w:rFonts w:ascii="Times New Roman" w:hAnsi="Times New Roman" w:cs="Times New Roman"/>
            <w:sz w:val="24"/>
            <w:szCs w:val="24"/>
          </w:rPr>
          <w:t xml:space="preserve">. It </w:t>
        </w:r>
      </w:ins>
      <w:ins w:id="290" w:author="Jakob Johann Assmann" w:date="2022-01-13T15:08:00Z">
        <w:r w:rsidR="00A27697">
          <w:rPr>
            <w:rFonts w:ascii="Times New Roman" w:hAnsi="Times New Roman" w:cs="Times New Roman"/>
            <w:sz w:val="24"/>
            <w:szCs w:val="24"/>
          </w:rPr>
          <w:t xml:space="preserve">then extracts the center coordinates for all pixels </w:t>
        </w:r>
      </w:ins>
      <w:ins w:id="291" w:author="Jakob Johann Assmann" w:date="2022-01-13T15:12:00Z">
        <w:r w:rsidR="00A27697">
          <w:rPr>
            <w:rFonts w:ascii="Times New Roman" w:hAnsi="Times New Roman" w:cs="Times New Roman"/>
            <w:sz w:val="24"/>
            <w:szCs w:val="24"/>
          </w:rPr>
          <w:t>that overlap with the user-specified polygon from</w:t>
        </w:r>
      </w:ins>
      <w:ins w:id="292" w:author="Jakob Johann Assmann" w:date="2022-01-13T15:10:00Z">
        <w:r w:rsidR="00A27697">
          <w:rPr>
            <w:rFonts w:ascii="Times New Roman" w:hAnsi="Times New Roman" w:cs="Times New Roman"/>
            <w:sz w:val="24"/>
            <w:szCs w:val="24"/>
          </w:rPr>
          <w:t xml:space="preserve"> </w:t>
        </w:r>
      </w:ins>
      <w:ins w:id="293" w:author="Jakob Johann Assmann" w:date="2022-01-18T13:57:00Z">
        <w:r w:rsidR="002117B8">
          <w:rPr>
            <w:rFonts w:ascii="Times New Roman" w:hAnsi="Times New Roman" w:cs="Times New Roman"/>
            <w:sz w:val="24"/>
            <w:szCs w:val="24"/>
          </w:rPr>
          <w:t xml:space="preserve">the first </w:t>
        </w:r>
      </w:ins>
      <w:ins w:id="294" w:author="Jakob Johann Assmann" w:date="2022-01-13T15:05:00Z">
        <w:r w:rsidR="008C2C3E">
          <w:rPr>
            <w:rFonts w:ascii="Times New Roman" w:hAnsi="Times New Roman" w:cs="Times New Roman"/>
            <w:sz w:val="24"/>
            <w:szCs w:val="24"/>
          </w:rPr>
          <w:t xml:space="preserve">Landsat 8 </w:t>
        </w:r>
      </w:ins>
      <w:ins w:id="295" w:author="Jakob Johann Assmann" w:date="2022-01-13T15:06:00Z">
        <w:r w:rsidR="008C2C3E">
          <w:rPr>
            <w:rFonts w:ascii="Times New Roman" w:hAnsi="Times New Roman" w:cs="Times New Roman"/>
            <w:sz w:val="24"/>
            <w:szCs w:val="24"/>
          </w:rPr>
          <w:t>scene</w:t>
        </w:r>
      </w:ins>
      <w:ins w:id="296" w:author="Jakob Johann Assmann" w:date="2022-01-18T13:57:00Z">
        <w:r w:rsidR="002117B8">
          <w:rPr>
            <w:rFonts w:ascii="Times New Roman" w:hAnsi="Times New Roman" w:cs="Times New Roman"/>
            <w:sz w:val="24"/>
            <w:szCs w:val="24"/>
          </w:rPr>
          <w:t xml:space="preserve"> on record available on the</w:t>
        </w:r>
      </w:ins>
      <w:ins w:id="297" w:author="Jakob Johann Assmann" w:date="2022-01-13T15:13:00Z">
        <w:r w:rsidR="009C3125">
          <w:rPr>
            <w:rFonts w:ascii="Times New Roman" w:hAnsi="Times New Roman" w:cs="Times New Roman"/>
            <w:sz w:val="24"/>
            <w:szCs w:val="24"/>
          </w:rPr>
          <w:t xml:space="preserve"> GEE</w:t>
        </w:r>
      </w:ins>
      <w:ins w:id="298" w:author="Jakob Johann Assmann" w:date="2022-01-13T15:08:00Z">
        <w:r w:rsidR="00A27697">
          <w:rPr>
            <w:rFonts w:ascii="Times New Roman" w:hAnsi="Times New Roman" w:cs="Times New Roman"/>
            <w:sz w:val="24"/>
            <w:szCs w:val="24"/>
          </w:rPr>
          <w:t>.</w:t>
        </w:r>
      </w:ins>
      <w:ins w:id="299" w:author="Jakob Johann Assmann" w:date="2022-01-13T15:10:00Z">
        <w:r w:rsidR="00A27697">
          <w:rPr>
            <w:rFonts w:ascii="Times New Roman" w:hAnsi="Times New Roman" w:cs="Times New Roman"/>
            <w:sz w:val="24"/>
            <w:szCs w:val="24"/>
          </w:rPr>
          <w:t xml:space="preserve"> A buffer can </w:t>
        </w:r>
      </w:ins>
      <w:ins w:id="300" w:author="Jakob Johann Assmann" w:date="2022-01-13T15:11:00Z">
        <w:r w:rsidR="00A27697">
          <w:rPr>
            <w:rFonts w:ascii="Times New Roman" w:hAnsi="Times New Roman" w:cs="Times New Roman"/>
            <w:sz w:val="24"/>
            <w:szCs w:val="24"/>
          </w:rPr>
          <w:t>be specified to include</w:t>
        </w:r>
      </w:ins>
      <w:ins w:id="301" w:author="Jakob Johann Assmann" w:date="2022-01-13T15:12:00Z">
        <w:r w:rsidR="00A27697">
          <w:rPr>
            <w:rFonts w:ascii="Times New Roman" w:hAnsi="Times New Roman" w:cs="Times New Roman"/>
            <w:sz w:val="24"/>
            <w:szCs w:val="24"/>
          </w:rPr>
          <w:t xml:space="preserve"> additional pixel</w:t>
        </w:r>
      </w:ins>
      <w:ins w:id="302" w:author="Jakob Johann Assmann" w:date="2022-01-13T15:14:00Z">
        <w:r w:rsidR="009C3125">
          <w:rPr>
            <w:rFonts w:ascii="Times New Roman" w:hAnsi="Times New Roman" w:cs="Times New Roman"/>
            <w:sz w:val="24"/>
            <w:szCs w:val="24"/>
          </w:rPr>
          <w:t>s</w:t>
        </w:r>
      </w:ins>
      <w:ins w:id="303" w:author="Jakob Johann Assmann" w:date="2022-01-13T15:12:00Z">
        <w:r w:rsidR="00A27697">
          <w:rPr>
            <w:rFonts w:ascii="Times New Roman" w:hAnsi="Times New Roman" w:cs="Times New Roman"/>
            <w:sz w:val="24"/>
            <w:szCs w:val="24"/>
          </w:rPr>
          <w:t xml:space="preserve"> </w:t>
        </w:r>
      </w:ins>
      <w:proofErr w:type="spellStart"/>
      <w:ins w:id="304" w:author="Jakob Johann Assmann" w:date="2022-01-13T15:16:00Z">
        <w:r w:rsidR="009C3125">
          <w:rPr>
            <w:rFonts w:ascii="Times New Roman" w:hAnsi="Times New Roman" w:cs="Times New Roman"/>
            <w:sz w:val="24"/>
            <w:szCs w:val="24"/>
          </w:rPr>
          <w:t>outwidth</w:t>
        </w:r>
      </w:ins>
      <w:proofErr w:type="spellEnd"/>
      <w:ins w:id="305" w:author="Jakob Johann Assmann" w:date="2022-01-13T15:12:00Z">
        <w:r w:rsidR="00A27697">
          <w:rPr>
            <w:rFonts w:ascii="Times New Roman" w:hAnsi="Times New Roman" w:cs="Times New Roman"/>
            <w:sz w:val="24"/>
            <w:szCs w:val="24"/>
          </w:rPr>
          <w:t xml:space="preserve"> the margin of the polygon. </w:t>
        </w:r>
      </w:ins>
      <w:ins w:id="306" w:author="Jakob Johann Assmann" w:date="2022-01-13T15:26:00Z">
        <w:r w:rsidR="00BC5A0B">
          <w:rPr>
            <w:rFonts w:ascii="Times New Roman" w:hAnsi="Times New Roman" w:cs="Times New Roman"/>
            <w:sz w:val="24"/>
            <w:szCs w:val="24"/>
          </w:rPr>
          <w:t xml:space="preserve">The </w:t>
        </w:r>
      </w:ins>
      <w:ins w:id="307" w:author="Jakob Johann Assmann" w:date="2022-01-13T15:27:00Z">
        <w:r w:rsidR="00BC5A0B">
          <w:rPr>
            <w:rFonts w:ascii="Times New Roman" w:hAnsi="Times New Roman" w:cs="Times New Roman"/>
            <w:sz w:val="24"/>
            <w:szCs w:val="24"/>
          </w:rPr>
          <w:t xml:space="preserve">function returns the pixel centers as an sf object, that can be passed on to the </w:t>
        </w:r>
        <w:proofErr w:type="spellStart"/>
        <w:r w:rsidR="00BC5A0B" w:rsidRPr="00BC5A0B">
          <w:rPr>
            <w:rFonts w:ascii="Times New Roman" w:hAnsi="Times New Roman" w:cs="Times New Roman"/>
            <w:i/>
            <w:iCs/>
            <w:sz w:val="24"/>
            <w:szCs w:val="24"/>
            <w:rPrChange w:id="308" w:author="Jakob Johann Assmann" w:date="2022-01-13T15:27:00Z">
              <w:rPr>
                <w:rFonts w:ascii="Times New Roman" w:hAnsi="Times New Roman" w:cs="Times New Roman"/>
                <w:sz w:val="24"/>
                <w:szCs w:val="24"/>
              </w:rPr>
            </w:rPrChange>
          </w:rPr>
          <w:t>lsat_exprt_</w:t>
        </w:r>
        <w:proofErr w:type="gramStart"/>
        <w:r w:rsidR="00BC5A0B" w:rsidRPr="00BC5A0B">
          <w:rPr>
            <w:rFonts w:ascii="Times New Roman" w:hAnsi="Times New Roman" w:cs="Times New Roman"/>
            <w:i/>
            <w:iCs/>
            <w:sz w:val="24"/>
            <w:szCs w:val="24"/>
            <w:rPrChange w:id="309" w:author="Jakob Johann Assmann" w:date="2022-01-13T15:27:00Z">
              <w:rPr>
                <w:rFonts w:ascii="Times New Roman" w:hAnsi="Times New Roman" w:cs="Times New Roman"/>
                <w:sz w:val="24"/>
                <w:szCs w:val="24"/>
              </w:rPr>
            </w:rPrChange>
          </w:rPr>
          <w:t>ts</w:t>
        </w:r>
        <w:proofErr w:type="spellEnd"/>
        <w:r w:rsidR="00BC5A0B" w:rsidRPr="00BC5A0B">
          <w:rPr>
            <w:rFonts w:ascii="Times New Roman" w:hAnsi="Times New Roman" w:cs="Times New Roman"/>
            <w:i/>
            <w:iCs/>
            <w:sz w:val="24"/>
            <w:szCs w:val="24"/>
            <w:rPrChange w:id="310" w:author="Jakob Johann Assmann" w:date="2022-01-13T15:27:00Z">
              <w:rPr>
                <w:rFonts w:ascii="Times New Roman" w:hAnsi="Times New Roman" w:cs="Times New Roman"/>
                <w:sz w:val="24"/>
                <w:szCs w:val="24"/>
              </w:rPr>
            </w:rPrChange>
          </w:rPr>
          <w:t>(</w:t>
        </w:r>
        <w:proofErr w:type="gramEnd"/>
        <w:r w:rsidR="00BC5A0B" w:rsidRPr="00BC5A0B">
          <w:rPr>
            <w:rFonts w:ascii="Times New Roman" w:hAnsi="Times New Roman" w:cs="Times New Roman"/>
            <w:i/>
            <w:iCs/>
            <w:sz w:val="24"/>
            <w:szCs w:val="24"/>
            <w:rPrChange w:id="311" w:author="Jakob Johann Assmann" w:date="2022-01-13T15:27:00Z">
              <w:rPr>
                <w:rFonts w:ascii="Times New Roman" w:hAnsi="Times New Roman" w:cs="Times New Roman"/>
                <w:sz w:val="24"/>
                <w:szCs w:val="24"/>
              </w:rPr>
            </w:rPrChange>
          </w:rPr>
          <w:t>)</w:t>
        </w:r>
        <w:r w:rsidR="00BC5A0B">
          <w:rPr>
            <w:rFonts w:ascii="Times New Roman" w:hAnsi="Times New Roman" w:cs="Times New Roman"/>
            <w:sz w:val="24"/>
            <w:szCs w:val="24"/>
          </w:rPr>
          <w:t xml:space="preserve"> function for the extraction of the Landsat time series. </w:t>
        </w:r>
      </w:ins>
      <w:ins w:id="312" w:author="Jakob Johann Assmann" w:date="2022-01-13T15:26:00Z">
        <w:r w:rsidR="00BC5A0B">
          <w:rPr>
            <w:rFonts w:ascii="Times New Roman" w:hAnsi="Times New Roman" w:cs="Times New Roman"/>
            <w:sz w:val="24"/>
            <w:szCs w:val="24"/>
          </w:rPr>
          <w:t xml:space="preserve"> </w:t>
        </w:r>
      </w:ins>
      <w:del w:id="313" w:author="Jakob Johann Assmann" w:date="2022-01-13T15:15:00Z">
        <w:r w:rsidRPr="00C56196" w:rsidDel="009C3125">
          <w:rPr>
            <w:rFonts w:ascii="Times New Roman" w:hAnsi="Times New Roman" w:cs="Times New Roman"/>
            <w:sz w:val="24"/>
            <w:szCs w:val="24"/>
          </w:rPr>
          <w:delText>Th</w:delText>
        </w:r>
      </w:del>
      <w:del w:id="314" w:author="Jakob Johann Assmann" w:date="2022-01-13T15:12:00Z">
        <w:r w:rsidRPr="00C56196" w:rsidDel="00A27697">
          <w:rPr>
            <w:rFonts w:ascii="Times New Roman" w:hAnsi="Times New Roman" w:cs="Times New Roman"/>
            <w:sz w:val="24"/>
            <w:szCs w:val="24"/>
          </w:rPr>
          <w:delText>is</w:delText>
        </w:r>
      </w:del>
      <w:del w:id="315" w:author="Jakob Johann Assmann" w:date="2022-01-13T15:15:00Z">
        <w:r w:rsidRPr="00C56196" w:rsidDel="009C3125">
          <w:rPr>
            <w:rFonts w:ascii="Times New Roman" w:hAnsi="Times New Roman" w:cs="Times New Roman"/>
            <w:sz w:val="24"/>
            <w:szCs w:val="24"/>
          </w:rPr>
          <w:delText xml:space="preserve"> is useful if the user wishes to subsequently extract Landsat time series for every grid cell in a study region (i.e., the polygon)</w:delText>
        </w:r>
        <w:r w:rsidR="000B55F0" w:rsidDel="009C3125">
          <w:rPr>
            <w:rFonts w:ascii="Times New Roman" w:hAnsi="Times New Roman" w:cs="Times New Roman"/>
            <w:sz w:val="24"/>
            <w:szCs w:val="24"/>
          </w:rPr>
          <w:delText>.</w:delText>
        </w:r>
      </w:del>
    </w:p>
    <w:p w14:paraId="517FEC95" w14:textId="77777777" w:rsidR="00C56196" w:rsidRPr="00C56196" w:rsidRDefault="00C56196" w:rsidP="00C56196">
      <w:pPr>
        <w:pStyle w:val="NoSpacing"/>
        <w:rPr>
          <w:rFonts w:ascii="Times New Roman" w:hAnsi="Times New Roman" w:cs="Times New Roman"/>
          <w:sz w:val="24"/>
          <w:szCs w:val="24"/>
        </w:rPr>
      </w:pPr>
    </w:p>
    <w:p w14:paraId="33A3E0C1" w14:textId="77777777"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Earth Engine using </w:t>
      </w:r>
      <w:proofErr w:type="spellStart"/>
      <w:r w:rsidRPr="00C56196">
        <w:rPr>
          <w:rFonts w:ascii="Times New Roman" w:hAnsi="Times New Roman" w:cs="Times New Roman"/>
          <w:i/>
          <w:sz w:val="24"/>
          <w:szCs w:val="24"/>
        </w:rPr>
        <w:t>lsat_export_</w:t>
      </w:r>
      <w:proofErr w:type="gramStart"/>
      <w:r w:rsidRPr="00C56196">
        <w:rPr>
          <w:rFonts w:ascii="Times New Roman" w:hAnsi="Times New Roman" w:cs="Times New Roman"/>
          <w:i/>
          <w:sz w:val="24"/>
          <w:szCs w:val="24"/>
        </w:rPr>
        <w:t>ts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30F210AD" w14:textId="11883C39"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ins w:id="316" w:author="Jakob Johann Assmann" w:date="2022-01-13T15:17:00Z">
        <w:r w:rsidR="009C3125">
          <w:rPr>
            <w:rFonts w:ascii="Times New Roman" w:hAnsi="Times New Roman" w:cs="Times New Roman"/>
            <w:i/>
            <w:iCs/>
            <w:sz w:val="24"/>
            <w:szCs w:val="24"/>
          </w:rPr>
          <w:t xml:space="preserve"> </w:t>
        </w:r>
      </w:ins>
      <w:del w:id="317" w:author="Jakob Johann Assmann" w:date="2022-01-13T15:17:00Z">
        <w:r w:rsidRPr="00C56196" w:rsidDel="009C3125">
          <w:rPr>
            <w:rFonts w:ascii="Times New Roman" w:hAnsi="Times New Roman" w:cs="Times New Roman"/>
            <w:sz w:val="24"/>
            <w:szCs w:val="24"/>
          </w:rPr>
          <w:delText xml:space="preserve"> will </w:delText>
        </w:r>
      </w:del>
      <w:r w:rsidRPr="00C56196">
        <w:rPr>
          <w:rFonts w:ascii="Times New Roman" w:hAnsi="Times New Roman" w:cs="Times New Roman"/>
          <w:sz w:val="24"/>
          <w:szCs w:val="24"/>
        </w:rPr>
        <w:t>export</w:t>
      </w:r>
      <w:ins w:id="318" w:author="Jakob Johann Assmann" w:date="2022-01-13T15:17:00Z">
        <w:r w:rsidR="009C3125">
          <w:rPr>
            <w:rFonts w:ascii="Times New Roman" w:hAnsi="Times New Roman" w:cs="Times New Roman"/>
            <w:sz w:val="24"/>
            <w:szCs w:val="24"/>
          </w:rPr>
          <w:t xml:space="preserve">s the whole record of Landsat 5, 7 and 8 observations for each sample </w:t>
        </w:r>
      </w:ins>
      <w:ins w:id="319" w:author="Jakob Johann Assmann" w:date="2022-01-18T13:59:00Z">
        <w:r w:rsidR="00672B42">
          <w:rPr>
            <w:rFonts w:ascii="Times New Roman" w:hAnsi="Times New Roman" w:cs="Times New Roman"/>
            <w:sz w:val="24"/>
            <w:szCs w:val="24"/>
          </w:rPr>
          <w:t>sites</w:t>
        </w:r>
      </w:ins>
      <w:ins w:id="320" w:author="Jakob Johann Assmann" w:date="2022-01-13T15:17:00Z">
        <w:r w:rsidR="009C3125">
          <w:rPr>
            <w:rFonts w:ascii="Times New Roman" w:hAnsi="Times New Roman" w:cs="Times New Roman"/>
            <w:sz w:val="24"/>
            <w:szCs w:val="24"/>
          </w:rPr>
          <w:t xml:space="preserve"> </w:t>
        </w:r>
      </w:ins>
      <w:del w:id="321" w:author="Jakob Johann Assmann" w:date="2022-01-13T15:17:00Z">
        <w:r w:rsidRPr="00C56196" w:rsidDel="009C3125">
          <w:rPr>
            <w:rFonts w:ascii="Times New Roman" w:hAnsi="Times New Roman" w:cs="Times New Roman"/>
            <w:sz w:val="24"/>
            <w:szCs w:val="24"/>
          </w:rPr>
          <w:delText xml:space="preserve"> </w:delText>
        </w:r>
      </w:del>
      <w:r w:rsidRPr="00C56196">
        <w:rPr>
          <w:rFonts w:ascii="Times New Roman" w:hAnsi="Times New Roman" w:cs="Times New Roman"/>
          <w:sz w:val="24"/>
          <w:szCs w:val="24"/>
        </w:rPr>
        <w:t>from</w:t>
      </w:r>
      <w:ins w:id="322" w:author="Jakob Johann Assmann" w:date="2022-01-13T15:27:00Z">
        <w:r w:rsidR="00BC5A0B">
          <w:rPr>
            <w:rFonts w:ascii="Times New Roman" w:hAnsi="Times New Roman" w:cs="Times New Roman"/>
            <w:sz w:val="24"/>
            <w:szCs w:val="24"/>
          </w:rPr>
          <w:t xml:space="preserve"> the</w:t>
        </w:r>
      </w:ins>
      <w:ins w:id="323" w:author="Jakob Johann Assmann" w:date="2022-01-13T15:18:00Z">
        <w:r w:rsidR="009C3125">
          <w:rPr>
            <w:rFonts w:ascii="Times New Roman" w:hAnsi="Times New Roman" w:cs="Times New Roman"/>
            <w:sz w:val="24"/>
            <w:szCs w:val="24"/>
          </w:rPr>
          <w:t xml:space="preserve"> Landsat Collection 2 </w:t>
        </w:r>
      </w:ins>
      <w:ins w:id="324" w:author="Jakob Johann Assmann" w:date="2022-01-13T15:28:00Z">
        <w:r w:rsidR="00BC5A0B">
          <w:rPr>
            <w:rFonts w:ascii="Times New Roman" w:hAnsi="Times New Roman" w:cs="Times New Roman"/>
            <w:sz w:val="24"/>
            <w:szCs w:val="24"/>
          </w:rPr>
          <w:t>stored on the archives of</w:t>
        </w:r>
      </w:ins>
      <w:ins w:id="325" w:author="Jakob Johann Assmann" w:date="2022-01-13T15:18:00Z">
        <w:r w:rsidR="009C3125">
          <w:rPr>
            <w:rFonts w:ascii="Times New Roman" w:hAnsi="Times New Roman" w:cs="Times New Roman"/>
            <w:sz w:val="24"/>
            <w:szCs w:val="24"/>
          </w:rPr>
          <w:t xml:space="preserve"> the</w:t>
        </w:r>
      </w:ins>
      <w:r w:rsidRPr="00C56196">
        <w:rPr>
          <w:rFonts w:ascii="Times New Roman" w:hAnsi="Times New Roman" w:cs="Times New Roman"/>
          <w:sz w:val="24"/>
          <w:szCs w:val="24"/>
        </w:rPr>
        <w:t xml:space="preserve"> </w:t>
      </w:r>
      <w:ins w:id="326" w:author="Jakob Johann Assmann" w:date="2022-01-13T15:16:00Z">
        <w:r w:rsidR="009C3125">
          <w:rPr>
            <w:rFonts w:ascii="Times New Roman" w:hAnsi="Times New Roman" w:cs="Times New Roman"/>
            <w:sz w:val="24"/>
            <w:szCs w:val="24"/>
          </w:rPr>
          <w:t>G</w:t>
        </w:r>
      </w:ins>
      <w:r w:rsidRPr="00C56196">
        <w:rPr>
          <w:rFonts w:ascii="Times New Roman" w:hAnsi="Times New Roman" w:cs="Times New Roman"/>
          <w:sz w:val="24"/>
          <w:szCs w:val="24"/>
        </w:rPr>
        <w:t>EE</w:t>
      </w:r>
      <w:del w:id="327" w:author="Jakob Johann Assmann" w:date="2022-01-13T15:18:00Z">
        <w:r w:rsidRPr="00C56196" w:rsidDel="009C3125">
          <w:rPr>
            <w:rFonts w:ascii="Times New Roman" w:hAnsi="Times New Roman" w:cs="Times New Roman"/>
            <w:sz w:val="24"/>
            <w:szCs w:val="24"/>
          </w:rPr>
          <w:delText xml:space="preserve"> a Landsat time series for each sample site</w:delText>
        </w:r>
      </w:del>
      <w:r w:rsidRPr="00C56196">
        <w:rPr>
          <w:rFonts w:ascii="Times New Roman" w:hAnsi="Times New Roman" w:cs="Times New Roman"/>
          <w:sz w:val="24"/>
          <w:szCs w:val="24"/>
        </w:rPr>
        <w:t xml:space="preserve">. </w:t>
      </w:r>
      <w:ins w:id="328" w:author="Jakob Johann Assmann" w:date="2022-01-13T15:18:00Z">
        <w:r w:rsidR="009C3125">
          <w:rPr>
            <w:rFonts w:ascii="Times New Roman" w:hAnsi="Times New Roman" w:cs="Times New Roman"/>
            <w:sz w:val="24"/>
            <w:szCs w:val="24"/>
          </w:rPr>
          <w:t xml:space="preserve">It is important to stress that </w:t>
        </w:r>
      </w:ins>
      <w:del w:id="329" w:author="Jakob Johann Assmann" w:date="2022-01-13T15:18:00Z">
        <w:r w:rsidRPr="00C56196" w:rsidDel="009C3125">
          <w:rPr>
            <w:rFonts w:ascii="Times New Roman" w:hAnsi="Times New Roman" w:cs="Times New Roman"/>
            <w:sz w:val="24"/>
            <w:szCs w:val="24"/>
          </w:rPr>
          <w:delText>T</w:delText>
        </w:r>
      </w:del>
      <w:ins w:id="330" w:author="Jakob Johann Assmann" w:date="2022-01-13T15:18:00Z">
        <w:r w:rsidR="009C3125">
          <w:rPr>
            <w:rFonts w:ascii="Times New Roman" w:hAnsi="Times New Roman" w:cs="Times New Roman"/>
            <w:sz w:val="24"/>
            <w:szCs w:val="24"/>
          </w:rPr>
          <w:t>t</w:t>
        </w:r>
      </w:ins>
      <w:r w:rsidRPr="00C56196">
        <w:rPr>
          <w:rFonts w:ascii="Times New Roman" w:hAnsi="Times New Roman" w:cs="Times New Roman"/>
          <w:sz w:val="24"/>
          <w:szCs w:val="24"/>
        </w:rPr>
        <w:t>his function only works for sample sites (point coordinates)</w:t>
      </w:r>
      <w:ins w:id="331" w:author="Jakob Johann Assmann" w:date="2022-01-13T15:28:00Z">
        <w:r w:rsidR="00BC5A0B">
          <w:rPr>
            <w:rFonts w:ascii="Times New Roman" w:hAnsi="Times New Roman" w:cs="Times New Roman"/>
            <w:sz w:val="24"/>
            <w:szCs w:val="24"/>
          </w:rPr>
          <w:t>.</w:t>
        </w:r>
      </w:ins>
      <w:r w:rsidRPr="00C56196">
        <w:rPr>
          <w:rFonts w:ascii="Times New Roman" w:hAnsi="Times New Roman" w:cs="Times New Roman"/>
          <w:sz w:val="24"/>
          <w:szCs w:val="24"/>
        </w:rPr>
        <w:t xml:space="preserve"> </w:t>
      </w:r>
      <w:del w:id="332" w:author="Jakob Johann Assmann" w:date="2022-01-13T15:28:00Z">
        <w:r w:rsidRPr="00C56196" w:rsidDel="00BC5A0B">
          <w:rPr>
            <w:rFonts w:ascii="Times New Roman" w:hAnsi="Times New Roman" w:cs="Times New Roman"/>
            <w:sz w:val="24"/>
            <w:szCs w:val="24"/>
          </w:rPr>
          <w:delText>that</w:delText>
        </w:r>
      </w:del>
      <w:ins w:id="333" w:author="Jakob Johann Assmann" w:date="2022-01-13T15:28:00Z">
        <w:r w:rsidR="00BC5A0B">
          <w:rPr>
            <w:rFonts w:ascii="Times New Roman" w:hAnsi="Times New Roman" w:cs="Times New Roman"/>
            <w:sz w:val="24"/>
            <w:szCs w:val="24"/>
          </w:rPr>
          <w:t>These sample sites</w:t>
        </w:r>
      </w:ins>
      <w:r w:rsidRPr="00C56196">
        <w:rPr>
          <w:rFonts w:ascii="Times New Roman" w:hAnsi="Times New Roman" w:cs="Times New Roman"/>
          <w:sz w:val="24"/>
          <w:szCs w:val="24"/>
        </w:rPr>
        <w:t xml:space="preserve"> typically represent either (1) field site</w:t>
      </w:r>
      <w:del w:id="334" w:author="Jakob Johann Assmann" w:date="2022-01-13T15:28:00Z">
        <w:r w:rsidRPr="00C56196" w:rsidDel="00BC5A0B">
          <w:rPr>
            <w:rFonts w:ascii="Times New Roman" w:hAnsi="Times New Roman" w:cs="Times New Roman"/>
            <w:sz w:val="24"/>
            <w:szCs w:val="24"/>
          </w:rPr>
          <w:delText>s</w:delText>
        </w:r>
      </w:del>
      <w:ins w:id="335" w:author="Jakob Johann Assmann" w:date="2022-01-13T15:28:00Z">
        <w:r w:rsidR="00BC5A0B">
          <w:rPr>
            <w:rFonts w:ascii="Times New Roman" w:hAnsi="Times New Roman" w:cs="Times New Roman"/>
            <w:sz w:val="24"/>
            <w:szCs w:val="24"/>
          </w:rPr>
          <w:t xml:space="preserve"> center coordinates</w:t>
        </w:r>
      </w:ins>
      <w:r w:rsidRPr="00C56196">
        <w:rPr>
          <w:rFonts w:ascii="Times New Roman" w:hAnsi="Times New Roman" w:cs="Times New Roman"/>
          <w:sz w:val="24"/>
          <w:szCs w:val="24"/>
        </w:rPr>
        <w:t>, (2) a census of all Landsat pixels on a focal landscape</w:t>
      </w:r>
      <w:ins w:id="336" w:author="Jakob Johann Assmann" w:date="2022-01-13T15:28:00Z">
        <w:r w:rsidR="00BC5A0B">
          <w:rPr>
            <w:rFonts w:ascii="Times New Roman" w:hAnsi="Times New Roman" w:cs="Times New Roman"/>
            <w:sz w:val="24"/>
            <w:szCs w:val="24"/>
          </w:rPr>
          <w:t xml:space="preserve"> (for example determined with </w:t>
        </w:r>
        <w:proofErr w:type="spellStart"/>
        <w:r w:rsidR="00BC5A0B" w:rsidRPr="00BC5A0B">
          <w:rPr>
            <w:rFonts w:ascii="Times New Roman" w:hAnsi="Times New Roman" w:cs="Times New Roman"/>
            <w:i/>
            <w:iCs/>
            <w:sz w:val="24"/>
            <w:szCs w:val="24"/>
            <w:rPrChange w:id="337" w:author="Jakob Johann Assmann" w:date="2022-01-13T15:29:00Z">
              <w:rPr>
                <w:rFonts w:ascii="Times New Roman" w:hAnsi="Times New Roman" w:cs="Times New Roman"/>
                <w:sz w:val="24"/>
                <w:szCs w:val="24"/>
              </w:rPr>
            </w:rPrChange>
          </w:rPr>
          <w:t>lsat_get_p</w:t>
        </w:r>
      </w:ins>
      <w:ins w:id="338" w:author="Jakob Johann Assmann" w:date="2022-01-13T15:29:00Z">
        <w:r w:rsidR="00BC5A0B" w:rsidRPr="00BC5A0B">
          <w:rPr>
            <w:rFonts w:ascii="Times New Roman" w:hAnsi="Times New Roman" w:cs="Times New Roman"/>
            <w:i/>
            <w:iCs/>
            <w:sz w:val="24"/>
            <w:szCs w:val="24"/>
            <w:rPrChange w:id="339" w:author="Jakob Johann Assmann" w:date="2022-01-13T15:29:00Z">
              <w:rPr>
                <w:rFonts w:ascii="Times New Roman" w:hAnsi="Times New Roman" w:cs="Times New Roman"/>
                <w:sz w:val="24"/>
                <w:szCs w:val="24"/>
              </w:rPr>
            </w:rPrChange>
          </w:rPr>
          <w:t>ixel_</w:t>
        </w:r>
        <w:proofErr w:type="gramStart"/>
        <w:r w:rsidR="00BC5A0B" w:rsidRPr="00BC5A0B">
          <w:rPr>
            <w:rFonts w:ascii="Times New Roman" w:hAnsi="Times New Roman" w:cs="Times New Roman"/>
            <w:i/>
            <w:iCs/>
            <w:sz w:val="24"/>
            <w:szCs w:val="24"/>
            <w:rPrChange w:id="340" w:author="Jakob Johann Assmann" w:date="2022-01-13T15:29:00Z">
              <w:rPr>
                <w:rFonts w:ascii="Times New Roman" w:hAnsi="Times New Roman" w:cs="Times New Roman"/>
                <w:sz w:val="24"/>
                <w:szCs w:val="24"/>
              </w:rPr>
            </w:rPrChange>
          </w:rPr>
          <w:t>centers</w:t>
        </w:r>
        <w:proofErr w:type="spellEnd"/>
        <w:r w:rsidR="00BC5A0B" w:rsidRPr="00BC5A0B">
          <w:rPr>
            <w:rFonts w:ascii="Times New Roman" w:hAnsi="Times New Roman" w:cs="Times New Roman"/>
            <w:i/>
            <w:iCs/>
            <w:sz w:val="24"/>
            <w:szCs w:val="24"/>
            <w:rPrChange w:id="341" w:author="Jakob Johann Assmann" w:date="2022-01-13T15:29:00Z">
              <w:rPr>
                <w:rFonts w:ascii="Times New Roman" w:hAnsi="Times New Roman" w:cs="Times New Roman"/>
                <w:sz w:val="24"/>
                <w:szCs w:val="24"/>
              </w:rPr>
            </w:rPrChange>
          </w:rPr>
          <w:t>(</w:t>
        </w:r>
        <w:proofErr w:type="gramEnd"/>
        <w:r w:rsidR="00BC5A0B">
          <w:rPr>
            <w:rFonts w:ascii="Times New Roman" w:hAnsi="Times New Roman" w:cs="Times New Roman"/>
            <w:sz w:val="24"/>
            <w:szCs w:val="24"/>
          </w:rPr>
          <w:t>))</w:t>
        </w:r>
      </w:ins>
      <w:r w:rsidRPr="00C56196">
        <w:rPr>
          <w:rFonts w:ascii="Times New Roman" w:hAnsi="Times New Roman" w:cs="Times New Roman"/>
          <w:sz w:val="24"/>
          <w:szCs w:val="24"/>
        </w:rPr>
        <w:t xml:space="preserve">, or (3) a random sample from a large region. </w:t>
      </w:r>
      <w:ins w:id="342" w:author="Jakob Johann Assmann" w:date="2022-01-13T15:37:00Z">
        <w:r w:rsidR="00F67DFA">
          <w:rPr>
            <w:rFonts w:ascii="Times New Roman" w:hAnsi="Times New Roman" w:cs="Times New Roman"/>
            <w:sz w:val="24"/>
            <w:szCs w:val="24"/>
          </w:rPr>
          <w:t>The point coordinates need to be supplied as a simple feature collection of point geometries</w:t>
        </w:r>
      </w:ins>
      <w:ins w:id="343" w:author="Jakob Johann Assmann" w:date="2022-01-18T13:59:00Z">
        <w:r w:rsidR="00672B42">
          <w:rPr>
            <w:rFonts w:ascii="Times New Roman" w:hAnsi="Times New Roman" w:cs="Times New Roman"/>
            <w:sz w:val="24"/>
            <w:szCs w:val="24"/>
          </w:rPr>
          <w:t>.</w:t>
        </w:r>
      </w:ins>
      <w:ins w:id="344" w:author="Jakob Johann Assmann" w:date="2022-01-13T15:37:00Z">
        <w:r w:rsidR="00F67DFA">
          <w:rPr>
            <w:rFonts w:ascii="Times New Roman" w:hAnsi="Times New Roman" w:cs="Times New Roman"/>
            <w:sz w:val="24"/>
            <w:szCs w:val="24"/>
          </w:rPr>
          <w:t xml:space="preserve"> </w:t>
        </w:r>
      </w:ins>
      <w:del w:id="345" w:author="Jakob Johann Assmann" w:date="2022-01-13T15:29:00Z">
        <w:r w:rsidRPr="00C56196" w:rsidDel="00BC5A0B">
          <w:rPr>
            <w:rFonts w:ascii="Times New Roman" w:hAnsi="Times New Roman" w:cs="Times New Roman"/>
            <w:sz w:val="24"/>
            <w:szCs w:val="24"/>
          </w:rPr>
          <w:delText xml:space="preserve">This </w:delText>
        </w:r>
      </w:del>
      <w:ins w:id="346" w:author="Jakob Johann Assmann" w:date="2022-01-13T15:29:00Z">
        <w:r w:rsidR="00BC5A0B">
          <w:rPr>
            <w:rFonts w:ascii="Times New Roman" w:hAnsi="Times New Roman" w:cs="Times New Roman"/>
            <w:sz w:val="24"/>
            <w:szCs w:val="24"/>
          </w:rPr>
          <w:t>The</w:t>
        </w:r>
        <w:r w:rsidR="00BC5A0B" w:rsidRPr="00C56196">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function issues one or more tasks to </w:t>
      </w:r>
      <w:ins w:id="347" w:author="Jakob Johann Assmann" w:date="2022-01-13T15:29:00Z">
        <w:r w:rsidR="00BC5A0B">
          <w:rPr>
            <w:rFonts w:ascii="Times New Roman" w:hAnsi="Times New Roman" w:cs="Times New Roman"/>
            <w:sz w:val="24"/>
            <w:szCs w:val="24"/>
          </w:rPr>
          <w:t>G</w:t>
        </w:r>
      </w:ins>
      <w:r w:rsidRPr="00C56196">
        <w:rPr>
          <w:rFonts w:ascii="Times New Roman" w:hAnsi="Times New Roman" w:cs="Times New Roman"/>
          <w:sz w:val="24"/>
          <w:szCs w:val="24"/>
        </w:rPr>
        <w:t xml:space="preserve">EE that export the data </w:t>
      </w:r>
      <w:ins w:id="348" w:author="Jakob Johann Assmann" w:date="2022-01-13T15:38:00Z">
        <w:r w:rsidR="00F67DFA">
          <w:rPr>
            <w:rFonts w:ascii="Times New Roman" w:hAnsi="Times New Roman" w:cs="Times New Roman"/>
            <w:sz w:val="24"/>
            <w:szCs w:val="24"/>
          </w:rPr>
          <w:t>in fo</w:t>
        </w:r>
      </w:ins>
      <w:ins w:id="349" w:author="Jakob Johann Assmann" w:date="2022-01-13T15:39:00Z">
        <w:r w:rsidR="00F67DFA">
          <w:rPr>
            <w:rFonts w:ascii="Times New Roman" w:hAnsi="Times New Roman" w:cs="Times New Roman"/>
            <w:sz w:val="24"/>
            <w:szCs w:val="24"/>
          </w:rPr>
          <w:t>r</w:t>
        </w:r>
      </w:ins>
      <w:ins w:id="350" w:author="Jakob Johann Assmann" w:date="2022-01-13T15:38:00Z">
        <w:r w:rsidR="00F67DFA">
          <w:rPr>
            <w:rFonts w:ascii="Times New Roman" w:hAnsi="Times New Roman" w:cs="Times New Roman"/>
            <w:sz w:val="24"/>
            <w:szCs w:val="24"/>
          </w:rPr>
          <w:t>m of comma separated value</w:t>
        </w:r>
      </w:ins>
      <w:ins w:id="351" w:author="Jakob Johann Assmann" w:date="2022-01-13T15:39:00Z">
        <w:r w:rsidR="00F67DFA">
          <w:rPr>
            <w:rFonts w:ascii="Times New Roman" w:hAnsi="Times New Roman" w:cs="Times New Roman"/>
            <w:sz w:val="24"/>
            <w:szCs w:val="24"/>
          </w:rPr>
          <w:t xml:space="preserve"> (CSV) files </w:t>
        </w:r>
      </w:ins>
      <w:r w:rsidRPr="00C56196">
        <w:rPr>
          <w:rFonts w:ascii="Times New Roman" w:hAnsi="Times New Roman" w:cs="Times New Roman"/>
          <w:sz w:val="24"/>
          <w:szCs w:val="24"/>
        </w:rPr>
        <w:t xml:space="preserve">to the user’s Google Drive. </w:t>
      </w:r>
      <w:ins w:id="352" w:author="Jakob Johann Assmann" w:date="2022-01-13T15:29:00Z">
        <w:r w:rsidR="00BC5A0B">
          <w:rPr>
            <w:rFonts w:ascii="Times New Roman" w:hAnsi="Times New Roman" w:cs="Times New Roman"/>
            <w:sz w:val="24"/>
            <w:szCs w:val="24"/>
          </w:rPr>
          <w:t xml:space="preserve">The </w:t>
        </w:r>
      </w:ins>
      <w:ins w:id="353" w:author="Jakob Johann Assmann" w:date="2022-01-13T15:38:00Z">
        <w:r w:rsidR="00F67DFA">
          <w:rPr>
            <w:rFonts w:ascii="Times New Roman" w:hAnsi="Times New Roman" w:cs="Times New Roman"/>
            <w:sz w:val="24"/>
            <w:szCs w:val="24"/>
          </w:rPr>
          <w:t>number</w:t>
        </w:r>
      </w:ins>
      <w:ins w:id="354" w:author="Jakob Johann Assmann" w:date="2022-01-13T15:29:00Z">
        <w:r w:rsidR="00BC5A0B">
          <w:rPr>
            <w:rFonts w:ascii="Times New Roman" w:hAnsi="Times New Roman" w:cs="Times New Roman"/>
            <w:sz w:val="24"/>
            <w:szCs w:val="24"/>
          </w:rPr>
          <w:t xml:space="preserve"> of tasks issued </w:t>
        </w:r>
      </w:ins>
      <w:ins w:id="355" w:author="Jakob Johann Assmann" w:date="2022-01-13T15:30:00Z">
        <w:r w:rsidR="00BC5A0B">
          <w:rPr>
            <w:rFonts w:ascii="Times New Roman" w:hAnsi="Times New Roman" w:cs="Times New Roman"/>
            <w:sz w:val="24"/>
            <w:szCs w:val="24"/>
          </w:rPr>
          <w:t xml:space="preserve">varies depending on the number of point </w:t>
        </w:r>
        <w:r w:rsidR="006F101C">
          <w:rPr>
            <w:rFonts w:ascii="Times New Roman" w:hAnsi="Times New Roman" w:cs="Times New Roman"/>
            <w:sz w:val="24"/>
            <w:szCs w:val="24"/>
          </w:rPr>
          <w:t>coordinates</w:t>
        </w:r>
        <w:r w:rsidR="00BC5A0B">
          <w:rPr>
            <w:rFonts w:ascii="Times New Roman" w:hAnsi="Times New Roman" w:cs="Times New Roman"/>
            <w:sz w:val="24"/>
            <w:szCs w:val="24"/>
          </w:rPr>
          <w:t xml:space="preserve"> </w:t>
        </w:r>
        <w:r w:rsidR="006F101C">
          <w:rPr>
            <w:rFonts w:ascii="Times New Roman" w:hAnsi="Times New Roman" w:cs="Times New Roman"/>
            <w:sz w:val="24"/>
            <w:szCs w:val="24"/>
          </w:rPr>
          <w:t>for which the Lands</w:t>
        </w:r>
      </w:ins>
      <w:ins w:id="356" w:author="Jakob Johann Assmann" w:date="2022-01-13T15:31:00Z">
        <w:r w:rsidR="006F101C">
          <w:rPr>
            <w:rFonts w:ascii="Times New Roman" w:hAnsi="Times New Roman" w:cs="Times New Roman"/>
            <w:sz w:val="24"/>
            <w:szCs w:val="24"/>
          </w:rPr>
          <w:t>at record is to be extracted.</w:t>
        </w:r>
      </w:ins>
      <w:ins w:id="357" w:author="Jakob Johann Assmann" w:date="2022-01-13T15:30:00Z">
        <w:r w:rsidR="00BC5A0B">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Data extractions that involve a large number of sample sites are prone to errors and </w:t>
      </w:r>
      <w:ins w:id="358" w:author="Jakob Johann Assmann" w:date="2022-01-13T15:31:00Z">
        <w:r w:rsidR="006F101C">
          <w:rPr>
            <w:rFonts w:ascii="Times New Roman" w:hAnsi="Times New Roman" w:cs="Times New Roman"/>
            <w:sz w:val="24"/>
            <w:szCs w:val="24"/>
          </w:rPr>
          <w:t xml:space="preserve">may </w:t>
        </w:r>
      </w:ins>
      <w:r w:rsidRPr="00C56196">
        <w:rPr>
          <w:rFonts w:ascii="Times New Roman" w:hAnsi="Times New Roman" w:cs="Times New Roman"/>
          <w:sz w:val="24"/>
          <w:szCs w:val="24"/>
        </w:rPr>
        <w:t>exceed</w:t>
      </w:r>
      <w:del w:id="359" w:author="Jakob Johann Assmann" w:date="2022-01-13T15:31:00Z">
        <w:r w:rsidRPr="00C56196" w:rsidDel="006F101C">
          <w:rPr>
            <w:rFonts w:ascii="Times New Roman" w:hAnsi="Times New Roman" w:cs="Times New Roman"/>
            <w:sz w:val="24"/>
            <w:szCs w:val="24"/>
          </w:rPr>
          <w:delText>ing</w:delText>
        </w:r>
      </w:del>
      <w:r w:rsidRPr="00C56196">
        <w:rPr>
          <w:rFonts w:ascii="Times New Roman" w:hAnsi="Times New Roman" w:cs="Times New Roman"/>
          <w:sz w:val="24"/>
          <w:szCs w:val="24"/>
        </w:rPr>
        <w:t xml:space="preserve"> user limits set by </w:t>
      </w:r>
      <w:ins w:id="360" w:author="Jakob Johann Assmann" w:date="2022-01-13T15:31:00Z">
        <w:r w:rsidR="006F101C">
          <w:rPr>
            <w:rFonts w:ascii="Times New Roman" w:hAnsi="Times New Roman" w:cs="Times New Roman"/>
            <w:sz w:val="24"/>
            <w:szCs w:val="24"/>
          </w:rPr>
          <w:t xml:space="preserve">the </w:t>
        </w:r>
      </w:ins>
      <w:ins w:id="361" w:author="Jakob Johann Assmann" w:date="2022-01-13T15:29:00Z">
        <w:r w:rsidR="00BC5A0B">
          <w:rPr>
            <w:rFonts w:ascii="Times New Roman" w:hAnsi="Times New Roman" w:cs="Times New Roman"/>
            <w:sz w:val="24"/>
            <w:szCs w:val="24"/>
          </w:rPr>
          <w:t>G</w:t>
        </w:r>
      </w:ins>
      <w:r w:rsidRPr="00C56196">
        <w:rPr>
          <w:rFonts w:ascii="Times New Roman" w:hAnsi="Times New Roman" w:cs="Times New Roman"/>
          <w:sz w:val="24"/>
          <w:szCs w:val="24"/>
        </w:rPr>
        <w:t xml:space="preserve">EE. Therefore, </w:t>
      </w:r>
      <w:del w:id="362" w:author="Jakob Johann Assmann" w:date="2022-01-13T15:31:00Z">
        <w:r w:rsidRPr="00C56196" w:rsidDel="006F101C">
          <w:rPr>
            <w:rFonts w:ascii="Times New Roman" w:hAnsi="Times New Roman" w:cs="Times New Roman"/>
            <w:sz w:val="24"/>
            <w:szCs w:val="24"/>
          </w:rPr>
          <w:delText xml:space="preserve">in such cases </w:delText>
        </w:r>
      </w:del>
      <w:r w:rsidRPr="00C56196">
        <w:rPr>
          <w:rFonts w:ascii="Times New Roman" w:hAnsi="Times New Roman" w:cs="Times New Roman"/>
          <w:sz w:val="24"/>
          <w:szCs w:val="24"/>
        </w:rPr>
        <w:t>the function will chunk the sample sites into small groups (by default 250 sites) and for each chunk will issue a separate export task to EE.</w:t>
      </w:r>
      <w:ins w:id="363" w:author="Jakob Johann Assmann" w:date="2022-01-13T15:32:00Z">
        <w:r w:rsidR="006F101C">
          <w:rPr>
            <w:rFonts w:ascii="Times New Roman" w:hAnsi="Times New Roman" w:cs="Times New Roman"/>
            <w:sz w:val="24"/>
            <w:szCs w:val="24"/>
          </w:rPr>
          <w:t xml:space="preserve"> The function returns a list of </w:t>
        </w:r>
        <w:proofErr w:type="spellStart"/>
        <w:r w:rsidR="006F101C" w:rsidRPr="006F101C">
          <w:rPr>
            <w:rFonts w:ascii="Times New Roman" w:hAnsi="Times New Roman" w:cs="Times New Roman"/>
            <w:i/>
            <w:iCs/>
            <w:sz w:val="24"/>
            <w:szCs w:val="24"/>
            <w:rPrChange w:id="364" w:author="Jakob Johann Assmann" w:date="2022-01-13T15:32:00Z">
              <w:rPr>
                <w:rFonts w:ascii="Times New Roman" w:hAnsi="Times New Roman" w:cs="Times New Roman"/>
                <w:sz w:val="24"/>
                <w:szCs w:val="24"/>
              </w:rPr>
            </w:rPrChange>
          </w:rPr>
          <w:t>rgee</w:t>
        </w:r>
        <w:proofErr w:type="spellEnd"/>
        <w:r w:rsidR="006F101C">
          <w:rPr>
            <w:rFonts w:ascii="Times New Roman" w:hAnsi="Times New Roman" w:cs="Times New Roman"/>
            <w:sz w:val="24"/>
            <w:szCs w:val="24"/>
          </w:rPr>
          <w:t xml:space="preserve"> task objects, which can be used to query the progress of the exports</w:t>
        </w:r>
      </w:ins>
      <w:ins w:id="365" w:author="Jakob Johann Assmann" w:date="2022-01-13T15:41:00Z">
        <w:r w:rsidR="008B447D">
          <w:rPr>
            <w:rFonts w:ascii="Times New Roman" w:hAnsi="Times New Roman" w:cs="Times New Roman"/>
            <w:sz w:val="24"/>
            <w:szCs w:val="24"/>
          </w:rPr>
          <w:t xml:space="preserve"> and subsequently retrieve the data from </w:t>
        </w:r>
      </w:ins>
      <w:ins w:id="366" w:author="Jakob Johann Assmann" w:date="2022-01-13T15:42:00Z">
        <w:r w:rsidR="008B447D">
          <w:rPr>
            <w:rFonts w:ascii="Times New Roman" w:hAnsi="Times New Roman" w:cs="Times New Roman"/>
            <w:sz w:val="24"/>
            <w:szCs w:val="24"/>
          </w:rPr>
          <w:t>the user’s Google Drive</w:t>
        </w:r>
      </w:ins>
      <w:ins w:id="367" w:author="Jakob Johann Assmann" w:date="2022-01-13T15:32:00Z">
        <w:r w:rsidR="006F101C">
          <w:rPr>
            <w:rFonts w:ascii="Times New Roman" w:hAnsi="Times New Roman" w:cs="Times New Roman"/>
            <w:sz w:val="24"/>
            <w:szCs w:val="24"/>
          </w:rPr>
          <w:t xml:space="preserve">.   </w:t>
        </w:r>
      </w:ins>
      <w:r w:rsidRPr="00C56196">
        <w:rPr>
          <w:rFonts w:ascii="Times New Roman" w:hAnsi="Times New Roman" w:cs="Times New Roman"/>
          <w:sz w:val="24"/>
          <w:szCs w:val="24"/>
        </w:rPr>
        <w:t xml:space="preserve"> </w:t>
      </w:r>
    </w:p>
    <w:p w14:paraId="79E2B908" w14:textId="407317B9" w:rsidR="000C275F" w:rsidRDefault="000C275F" w:rsidP="000C275F">
      <w:pPr>
        <w:pStyle w:val="NoSpacing"/>
        <w:rPr>
          <w:ins w:id="368" w:author="Jakob Johann Assmann" w:date="2021-09-16T10:01:00Z"/>
          <w:rFonts w:ascii="Times New Roman" w:hAnsi="Times New Roman" w:cs="Times New Roman"/>
          <w:sz w:val="24"/>
          <w:szCs w:val="24"/>
        </w:rPr>
      </w:pPr>
    </w:p>
    <w:p w14:paraId="78D57099" w14:textId="7C6C96F4" w:rsidR="005A303F" w:rsidRPr="000C275F" w:rsidDel="00BC5A0B" w:rsidRDefault="005A303F">
      <w:pPr>
        <w:pStyle w:val="NoSpacing"/>
        <w:numPr>
          <w:ilvl w:val="0"/>
          <w:numId w:val="1"/>
        </w:numPr>
        <w:rPr>
          <w:del w:id="369" w:author="Jakob Johann Assmann" w:date="2022-01-13T15:26:00Z"/>
          <w:rFonts w:ascii="Times New Roman" w:hAnsi="Times New Roman" w:cs="Times New Roman"/>
          <w:sz w:val="24"/>
          <w:szCs w:val="24"/>
        </w:rPr>
        <w:pPrChange w:id="370" w:author="Jakob Johann Assmann" w:date="2021-09-16T10:02:00Z">
          <w:pPr>
            <w:pStyle w:val="NoSpacing"/>
          </w:pPr>
        </w:pPrChange>
      </w:pPr>
    </w:p>
    <w:p w14:paraId="5D2BF1A9" w14:textId="2C18B22D" w:rsidR="000C275F" w:rsidDel="00672B42" w:rsidRDefault="000C275F" w:rsidP="00F751FB">
      <w:pPr>
        <w:pStyle w:val="NoSpacing"/>
        <w:rPr>
          <w:del w:id="371" w:author="Jakob Johann Assmann" w:date="2022-01-18T14:00:00Z"/>
          <w:rFonts w:ascii="Times New Roman" w:hAnsi="Times New Roman" w:cs="Times New Roman"/>
          <w:i/>
          <w:iCs/>
          <w:sz w:val="24"/>
          <w:szCs w:val="24"/>
        </w:rPr>
      </w:pPr>
    </w:p>
    <w:p w14:paraId="286DDD56" w14:textId="77777777" w:rsidR="00A5674D" w:rsidRDefault="00A5674D" w:rsidP="00F751FB">
      <w:pPr>
        <w:pStyle w:val="NoSpacing"/>
        <w:rPr>
          <w:rFonts w:ascii="Times New Roman" w:hAnsi="Times New Roman" w:cs="Times New Roman"/>
          <w:sz w:val="24"/>
          <w:szCs w:val="24"/>
        </w:rPr>
      </w:pP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 xml:space="preserve">Prepare data for analysis using </w:t>
      </w:r>
      <w:proofErr w:type="spellStart"/>
      <w:r w:rsidRPr="007B3C28">
        <w:t>lsat_general_</w:t>
      </w:r>
      <w:proofErr w:type="gramStart"/>
      <w:r w:rsidRPr="007B3C28">
        <w:t>prep</w:t>
      </w:r>
      <w:proofErr w:type="spellEnd"/>
      <w:r w:rsidRPr="007B3C28">
        <w:t>(</w:t>
      </w:r>
      <w:proofErr w:type="gramEnd"/>
      <w:r w:rsidRPr="007B3C28">
        <w:t>)</w:t>
      </w:r>
    </w:p>
    <w:p w14:paraId="0B64B571" w14:textId="76C47642"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w:t>
      </w:r>
      <w:proofErr w:type="gramStart"/>
      <w:r w:rsidRPr="00A9244D">
        <w:rPr>
          <w:rFonts w:ascii="Times New Roman" w:hAnsi="Times New Roman" w:cs="Times New Roman"/>
          <w:i/>
          <w:iCs/>
          <w:sz w:val="24"/>
          <w:szCs w:val="24"/>
        </w:rPr>
        <w:t>prep</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w:t>
      </w:r>
      <w:ins w:id="372" w:author="Jakob Johann Assmann" w:date="2022-01-13T15:39:00Z">
        <w:r w:rsidR="00F67DFA">
          <w:rPr>
            <w:rFonts w:ascii="Times New Roman" w:hAnsi="Times New Roman" w:cs="Times New Roman"/>
            <w:sz w:val="24"/>
            <w:szCs w:val="24"/>
          </w:rPr>
          <w:t xml:space="preserve">takes the GEE exports </w:t>
        </w:r>
      </w:ins>
      <w:ins w:id="373" w:author="Jakob Johann Assmann" w:date="2022-01-18T14:06:00Z">
        <w:r w:rsidR="00F2625C">
          <w:rPr>
            <w:rFonts w:ascii="Times New Roman" w:hAnsi="Times New Roman" w:cs="Times New Roman"/>
            <w:sz w:val="24"/>
            <w:szCs w:val="24"/>
          </w:rPr>
          <w:t xml:space="preserve">generated </w:t>
        </w:r>
      </w:ins>
      <w:ins w:id="374" w:author="Jakob Johann Assmann" w:date="2022-01-13T15:40:00Z">
        <w:r w:rsidR="00F67DFA">
          <w:rPr>
            <w:rFonts w:ascii="Times New Roman" w:hAnsi="Times New Roman" w:cs="Times New Roman"/>
            <w:sz w:val="24"/>
            <w:szCs w:val="24"/>
          </w:rPr>
          <w:t>by</w:t>
        </w:r>
      </w:ins>
      <w:ins w:id="375" w:author="Jakob Johann Assmann" w:date="2022-01-13T15:39:00Z">
        <w:r w:rsidR="00F67DFA">
          <w:rPr>
            <w:rFonts w:ascii="Times New Roman" w:hAnsi="Times New Roman" w:cs="Times New Roman"/>
            <w:sz w:val="24"/>
            <w:szCs w:val="24"/>
          </w:rPr>
          <w:t xml:space="preserve"> </w:t>
        </w:r>
      </w:ins>
      <w:proofErr w:type="spellStart"/>
      <w:ins w:id="376" w:author="Jakob Johann Assmann" w:date="2022-01-13T15:40:00Z">
        <w:r w:rsidR="00F67DFA" w:rsidRPr="00F67DFA">
          <w:rPr>
            <w:rFonts w:ascii="Times New Roman" w:hAnsi="Times New Roman" w:cs="Times New Roman"/>
            <w:i/>
            <w:iCs/>
            <w:sz w:val="24"/>
            <w:szCs w:val="24"/>
            <w:rPrChange w:id="377" w:author="Jakob Johann Assmann" w:date="2022-01-13T15:40:00Z">
              <w:rPr>
                <w:rFonts w:ascii="Times New Roman" w:hAnsi="Times New Roman" w:cs="Times New Roman"/>
                <w:sz w:val="24"/>
                <w:szCs w:val="24"/>
              </w:rPr>
            </w:rPrChange>
          </w:rPr>
          <w:t>lsat_ex</w:t>
        </w:r>
      </w:ins>
      <w:ins w:id="378" w:author="Jakob Johann Assmann" w:date="2022-01-17T12:40:00Z">
        <w:r w:rsidR="001001ED">
          <w:rPr>
            <w:rFonts w:ascii="Times New Roman" w:hAnsi="Times New Roman" w:cs="Times New Roman"/>
            <w:i/>
            <w:iCs/>
            <w:sz w:val="24"/>
            <w:szCs w:val="24"/>
          </w:rPr>
          <w:t>p</w:t>
        </w:r>
      </w:ins>
      <w:ins w:id="379" w:author="Jakob Johann Assmann" w:date="2022-01-13T15:40:00Z">
        <w:r w:rsidR="00F67DFA" w:rsidRPr="00F67DFA">
          <w:rPr>
            <w:rFonts w:ascii="Times New Roman" w:hAnsi="Times New Roman" w:cs="Times New Roman"/>
            <w:i/>
            <w:iCs/>
            <w:sz w:val="24"/>
            <w:szCs w:val="24"/>
            <w:rPrChange w:id="380" w:author="Jakob Johann Assmann" w:date="2022-01-13T15:40:00Z">
              <w:rPr>
                <w:rFonts w:ascii="Times New Roman" w:hAnsi="Times New Roman" w:cs="Times New Roman"/>
                <w:sz w:val="24"/>
                <w:szCs w:val="24"/>
              </w:rPr>
            </w:rPrChange>
          </w:rPr>
          <w:t>o</w:t>
        </w:r>
      </w:ins>
      <w:ins w:id="381" w:author="Jakob Johann Assmann" w:date="2022-01-17T12:40:00Z">
        <w:r w:rsidR="001001ED">
          <w:rPr>
            <w:rFonts w:ascii="Times New Roman" w:hAnsi="Times New Roman" w:cs="Times New Roman"/>
            <w:i/>
            <w:iCs/>
            <w:sz w:val="24"/>
            <w:szCs w:val="24"/>
          </w:rPr>
          <w:t>r</w:t>
        </w:r>
      </w:ins>
      <w:ins w:id="382" w:author="Jakob Johann Assmann" w:date="2022-01-13T15:40:00Z">
        <w:r w:rsidR="00F67DFA" w:rsidRPr="00F67DFA">
          <w:rPr>
            <w:rFonts w:ascii="Times New Roman" w:hAnsi="Times New Roman" w:cs="Times New Roman"/>
            <w:i/>
            <w:iCs/>
            <w:sz w:val="24"/>
            <w:szCs w:val="24"/>
            <w:rPrChange w:id="383" w:author="Jakob Johann Assmann" w:date="2022-01-13T15:40:00Z">
              <w:rPr>
                <w:rFonts w:ascii="Times New Roman" w:hAnsi="Times New Roman" w:cs="Times New Roman"/>
                <w:sz w:val="24"/>
                <w:szCs w:val="24"/>
              </w:rPr>
            </w:rPrChange>
          </w:rPr>
          <w:t>t_ts</w:t>
        </w:r>
        <w:proofErr w:type="spellEnd"/>
        <w:r w:rsidR="00F67DFA" w:rsidRPr="00F67DFA">
          <w:rPr>
            <w:rFonts w:ascii="Times New Roman" w:hAnsi="Times New Roman" w:cs="Times New Roman"/>
            <w:i/>
            <w:iCs/>
            <w:sz w:val="24"/>
            <w:szCs w:val="24"/>
            <w:rPrChange w:id="384" w:author="Jakob Johann Assmann" w:date="2022-01-13T15:40:00Z">
              <w:rPr>
                <w:rFonts w:ascii="Times New Roman" w:hAnsi="Times New Roman" w:cs="Times New Roman"/>
                <w:sz w:val="24"/>
                <w:szCs w:val="24"/>
              </w:rPr>
            </w:rPrChange>
          </w:rPr>
          <w:t xml:space="preserve">() </w:t>
        </w:r>
      </w:ins>
      <w:ins w:id="385" w:author="Jakob Johann Assmann" w:date="2022-01-13T15:39:00Z">
        <w:r w:rsidR="00F67DFA">
          <w:rPr>
            <w:rFonts w:ascii="Times New Roman" w:hAnsi="Times New Roman" w:cs="Times New Roman"/>
            <w:sz w:val="24"/>
            <w:szCs w:val="24"/>
          </w:rPr>
          <w:t>and</w:t>
        </w:r>
      </w:ins>
      <w:ins w:id="386" w:author="Jakob Johann Assmann" w:date="2022-01-17T12:37:00Z">
        <w:r w:rsidR="00CC62F7">
          <w:rPr>
            <w:rFonts w:ascii="Times New Roman" w:hAnsi="Times New Roman" w:cs="Times New Roman"/>
            <w:sz w:val="24"/>
            <w:szCs w:val="24"/>
          </w:rPr>
          <w:t xml:space="preserve"> prepares t</w:t>
        </w:r>
      </w:ins>
      <w:ins w:id="387" w:author="Jakob Johann Assmann" w:date="2022-01-17T12:38:00Z">
        <w:r w:rsidR="00CC62F7">
          <w:rPr>
            <w:rFonts w:ascii="Times New Roman" w:hAnsi="Times New Roman" w:cs="Times New Roman"/>
            <w:sz w:val="24"/>
            <w:szCs w:val="24"/>
          </w:rPr>
          <w:t xml:space="preserve">he data for </w:t>
        </w:r>
      </w:ins>
      <w:ins w:id="388" w:author="Jakob Johann Assmann" w:date="2022-01-18T14:06:00Z">
        <w:r w:rsidR="00F2625C">
          <w:rPr>
            <w:rFonts w:ascii="Times New Roman" w:hAnsi="Times New Roman" w:cs="Times New Roman"/>
            <w:sz w:val="24"/>
            <w:szCs w:val="24"/>
          </w:rPr>
          <w:t xml:space="preserve">the </w:t>
        </w:r>
      </w:ins>
      <w:ins w:id="389" w:author="Jakob Johann Assmann" w:date="2022-01-17T12:38:00Z">
        <w:r w:rsidR="00CC62F7">
          <w:rPr>
            <w:rFonts w:ascii="Times New Roman" w:hAnsi="Times New Roman" w:cs="Times New Roman"/>
            <w:sz w:val="24"/>
            <w:szCs w:val="24"/>
          </w:rPr>
          <w:t xml:space="preserve">subsequent </w:t>
        </w:r>
      </w:ins>
      <w:proofErr w:type="spellStart"/>
      <w:ins w:id="390" w:author="Jakob Johann Assmann" w:date="2022-01-18T14:06:00Z">
        <w:r w:rsidR="00F2625C" w:rsidRPr="00F2625C">
          <w:rPr>
            <w:rFonts w:ascii="Times New Roman" w:hAnsi="Times New Roman" w:cs="Times New Roman"/>
            <w:i/>
            <w:iCs/>
            <w:sz w:val="24"/>
            <w:szCs w:val="24"/>
            <w:rPrChange w:id="391" w:author="Jakob Johann Assmann" w:date="2022-01-18T14:06:00Z">
              <w:rPr>
                <w:rFonts w:ascii="Times New Roman" w:hAnsi="Times New Roman" w:cs="Times New Roman"/>
                <w:sz w:val="24"/>
                <w:szCs w:val="24"/>
              </w:rPr>
            </w:rPrChange>
          </w:rPr>
          <w:t>lsatTS</w:t>
        </w:r>
        <w:proofErr w:type="spellEnd"/>
        <w:r w:rsidR="00F2625C">
          <w:rPr>
            <w:rFonts w:ascii="Times New Roman" w:hAnsi="Times New Roman" w:cs="Times New Roman"/>
            <w:sz w:val="24"/>
            <w:szCs w:val="24"/>
          </w:rPr>
          <w:t xml:space="preserve"> workflow</w:t>
        </w:r>
      </w:ins>
      <w:ins w:id="392" w:author="Jakob Johann Assmann" w:date="2022-01-17T12:38:00Z">
        <w:r w:rsidR="00CC62F7">
          <w:rPr>
            <w:rFonts w:ascii="Times New Roman" w:hAnsi="Times New Roman" w:cs="Times New Roman"/>
            <w:sz w:val="24"/>
            <w:szCs w:val="24"/>
          </w:rPr>
          <w:t xml:space="preserve">. </w:t>
        </w:r>
      </w:ins>
      <w:ins w:id="393" w:author="Jakob Johann Assmann" w:date="2022-01-17T12:40:00Z">
        <w:r w:rsidR="001001ED">
          <w:rPr>
            <w:rFonts w:ascii="Times New Roman" w:hAnsi="Times New Roman" w:cs="Times New Roman"/>
            <w:sz w:val="24"/>
            <w:szCs w:val="24"/>
          </w:rPr>
          <w:t xml:space="preserve">These preprocessing </w:t>
        </w:r>
      </w:ins>
      <w:ins w:id="394" w:author="Jakob Johann Assmann" w:date="2022-01-17T12:42:00Z">
        <w:r w:rsidR="001001ED">
          <w:rPr>
            <w:rFonts w:ascii="Times New Roman" w:hAnsi="Times New Roman" w:cs="Times New Roman"/>
            <w:sz w:val="24"/>
            <w:szCs w:val="24"/>
          </w:rPr>
          <w:t>tasks</w:t>
        </w:r>
      </w:ins>
      <w:ins w:id="395" w:author="Jakob Johann Assmann" w:date="2022-01-17T12:39:00Z">
        <w:r w:rsidR="001001ED">
          <w:rPr>
            <w:rFonts w:ascii="Times New Roman" w:hAnsi="Times New Roman" w:cs="Times New Roman"/>
            <w:sz w:val="24"/>
            <w:szCs w:val="24"/>
          </w:rPr>
          <w:t xml:space="preserve"> include</w:t>
        </w:r>
      </w:ins>
      <w:ins w:id="396" w:author="Jakob Johann Assmann" w:date="2022-01-17T12:40:00Z">
        <w:r w:rsidR="001001ED">
          <w:rPr>
            <w:rFonts w:ascii="Times New Roman" w:hAnsi="Times New Roman" w:cs="Times New Roman"/>
            <w:sz w:val="24"/>
            <w:szCs w:val="24"/>
          </w:rPr>
          <w:t>:</w:t>
        </w:r>
      </w:ins>
      <w:ins w:id="397" w:author="Jakob Johann Assmann" w:date="2022-01-17T12:39:00Z">
        <w:r w:rsidR="001001ED">
          <w:rPr>
            <w:rFonts w:ascii="Times New Roman" w:hAnsi="Times New Roman" w:cs="Times New Roman"/>
            <w:sz w:val="24"/>
            <w:szCs w:val="24"/>
          </w:rPr>
          <w:t xml:space="preserve"> </w:t>
        </w:r>
      </w:ins>
      <w:r w:rsidRPr="00A9244D">
        <w:rPr>
          <w:rFonts w:ascii="Times New Roman" w:hAnsi="Times New Roman" w:cs="Times New Roman"/>
          <w:sz w:val="24"/>
          <w:szCs w:val="24"/>
        </w:rPr>
        <w:t>pars</w:t>
      </w:r>
      <w:del w:id="398" w:author="Jakob Johann Assmann" w:date="2022-01-17T12:39:00Z">
        <w:r w:rsidRPr="00A9244D" w:rsidDel="001001ED">
          <w:rPr>
            <w:rFonts w:ascii="Times New Roman" w:hAnsi="Times New Roman" w:cs="Times New Roman"/>
            <w:sz w:val="24"/>
            <w:szCs w:val="24"/>
          </w:rPr>
          <w:delText>e</w:delText>
        </w:r>
        <w:r w:rsidDel="001001ED">
          <w:rPr>
            <w:rFonts w:ascii="Times New Roman" w:hAnsi="Times New Roman" w:cs="Times New Roman"/>
            <w:sz w:val="24"/>
            <w:szCs w:val="24"/>
          </w:rPr>
          <w:delText>s</w:delText>
        </w:r>
      </w:del>
      <w:ins w:id="399" w:author="Jakob Johann Assmann" w:date="2022-01-17T12:39:00Z">
        <w:r w:rsidR="001001ED">
          <w:rPr>
            <w:rFonts w:ascii="Times New Roman" w:hAnsi="Times New Roman" w:cs="Times New Roman"/>
            <w:sz w:val="24"/>
            <w:szCs w:val="24"/>
          </w:rPr>
          <w:t>ing</w:t>
        </w:r>
      </w:ins>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ins w:id="400" w:author="Jakob Johann Assmann" w:date="2022-01-17T12:39:00Z">
        <w:r w:rsidR="001001ED">
          <w:rPr>
            <w:rFonts w:ascii="Times New Roman" w:hAnsi="Times New Roman" w:cs="Times New Roman"/>
            <w:sz w:val="24"/>
            <w:szCs w:val="24"/>
          </w:rPr>
          <w:t xml:space="preserve">ing </w:t>
        </w:r>
      </w:ins>
      <w:ins w:id="401" w:author="Jakob Johann Assmann" w:date="2022-01-17T12:40:00Z">
        <w:r w:rsidR="001001ED">
          <w:rPr>
            <w:rFonts w:ascii="Times New Roman" w:hAnsi="Times New Roman" w:cs="Times New Roman"/>
            <w:sz w:val="24"/>
            <w:szCs w:val="24"/>
          </w:rPr>
          <w:t>of</w:t>
        </w:r>
      </w:ins>
      <w:del w:id="402" w:author="Jakob Johann Assmann" w:date="2022-01-17T12:39:00Z">
        <w:r w:rsidRPr="00A9244D" w:rsidDel="001001ED">
          <w:rPr>
            <w:rFonts w:ascii="Times New Roman" w:hAnsi="Times New Roman" w:cs="Times New Roman"/>
            <w:sz w:val="24"/>
            <w:szCs w:val="24"/>
          </w:rPr>
          <w:delText>e</w:delText>
        </w:r>
        <w:r w:rsidDel="001001ED">
          <w:rPr>
            <w:rFonts w:ascii="Times New Roman" w:hAnsi="Times New Roman" w:cs="Times New Roman"/>
            <w:sz w:val="24"/>
            <w:szCs w:val="24"/>
          </w:rPr>
          <w:delText>s</w:delText>
        </w:r>
      </w:del>
      <w:r w:rsidRPr="00A9244D">
        <w:rPr>
          <w:rFonts w:ascii="Times New Roman" w:hAnsi="Times New Roman" w:cs="Times New Roman"/>
          <w:sz w:val="24"/>
          <w:szCs w:val="24"/>
        </w:rPr>
        <w:t xml:space="preserve"> columns, and scal</w:t>
      </w:r>
      <w:del w:id="403" w:author="Jakob Johann Assmann" w:date="2022-01-17T12:40:00Z">
        <w:r w:rsidRPr="00A9244D" w:rsidDel="001001ED">
          <w:rPr>
            <w:rFonts w:ascii="Times New Roman" w:hAnsi="Times New Roman" w:cs="Times New Roman"/>
            <w:sz w:val="24"/>
            <w:szCs w:val="24"/>
          </w:rPr>
          <w:delText>e</w:delText>
        </w:r>
        <w:r w:rsidDel="001001ED">
          <w:rPr>
            <w:rFonts w:ascii="Times New Roman" w:hAnsi="Times New Roman" w:cs="Times New Roman"/>
            <w:sz w:val="24"/>
            <w:szCs w:val="24"/>
          </w:rPr>
          <w:delText>s</w:delText>
        </w:r>
      </w:del>
      <w:ins w:id="404" w:author="Jakob Johann Assmann" w:date="2022-01-17T12:40:00Z">
        <w:r w:rsidR="001001ED">
          <w:rPr>
            <w:rFonts w:ascii="Times New Roman" w:hAnsi="Times New Roman" w:cs="Times New Roman"/>
            <w:sz w:val="24"/>
            <w:szCs w:val="24"/>
          </w:rPr>
          <w:t>ing</w:t>
        </w:r>
      </w:ins>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del w:id="405" w:author="Jakob Johann Assmann" w:date="2022-01-17T12:40:00Z">
        <w:r w:rsidR="00A5674D" w:rsidDel="001001ED">
          <w:rPr>
            <w:rFonts w:ascii="Times New Roman" w:hAnsi="Times New Roman" w:cs="Times New Roman"/>
            <w:sz w:val="24"/>
            <w:szCs w:val="24"/>
          </w:rPr>
          <w:delText xml:space="preserve"> to allow for subsequent analysis using </w:delText>
        </w:r>
        <w:r w:rsidR="00A5674D" w:rsidRPr="00A5674D" w:rsidDel="001001ED">
          <w:rPr>
            <w:rFonts w:ascii="Times New Roman" w:hAnsi="Times New Roman" w:cs="Times New Roman"/>
            <w:i/>
            <w:iCs/>
            <w:sz w:val="24"/>
            <w:szCs w:val="24"/>
          </w:rPr>
          <w:delText>lsatTS</w:delText>
        </w:r>
        <w:r w:rsidR="00A5674D" w:rsidDel="001001ED">
          <w:rPr>
            <w:rFonts w:ascii="Times New Roman" w:hAnsi="Times New Roman" w:cs="Times New Roman"/>
            <w:sz w:val="24"/>
            <w:szCs w:val="24"/>
          </w:rPr>
          <w:delText xml:space="preserve"> functions</w:delText>
        </w:r>
      </w:del>
      <w:r w:rsidR="00A5674D">
        <w:rPr>
          <w:rFonts w:ascii="Times New Roman" w:hAnsi="Times New Roman" w:cs="Times New Roman"/>
          <w:sz w:val="24"/>
          <w:szCs w:val="24"/>
        </w:rPr>
        <w:t>.</w:t>
      </w:r>
      <w:ins w:id="406" w:author="Jakob Johann Assmann" w:date="2022-01-17T12:41:00Z">
        <w:r w:rsidR="001001ED">
          <w:rPr>
            <w:rFonts w:ascii="Times New Roman" w:hAnsi="Times New Roman" w:cs="Times New Roman"/>
            <w:sz w:val="24"/>
            <w:szCs w:val="24"/>
          </w:rPr>
          <w:t xml:space="preserve"> </w:t>
        </w:r>
      </w:ins>
      <w:ins w:id="407" w:author="Jakob Johann Assmann" w:date="2022-01-18T14:07:00Z">
        <w:r w:rsidR="00F2625C">
          <w:rPr>
            <w:rFonts w:ascii="Times New Roman" w:hAnsi="Times New Roman" w:cs="Times New Roman"/>
            <w:sz w:val="24"/>
            <w:szCs w:val="24"/>
          </w:rPr>
          <w:t xml:space="preserve">The GEE </w:t>
        </w:r>
        <w:r w:rsidR="00F2625C">
          <w:rPr>
            <w:rFonts w:ascii="Times New Roman" w:hAnsi="Times New Roman" w:cs="Times New Roman"/>
            <w:sz w:val="24"/>
            <w:szCs w:val="24"/>
          </w:rPr>
          <w:t>exports</w:t>
        </w:r>
        <w:r w:rsidR="00F2625C">
          <w:rPr>
            <w:rFonts w:ascii="Times New Roman" w:hAnsi="Times New Roman" w:cs="Times New Roman"/>
            <w:sz w:val="24"/>
            <w:szCs w:val="24"/>
          </w:rPr>
          <w:t xml:space="preserve"> need to be passed to the function in the form of a </w:t>
        </w:r>
        <w:proofErr w:type="spellStart"/>
        <w:proofErr w:type="gramStart"/>
        <w:r w:rsidR="00F2625C">
          <w:rPr>
            <w:rFonts w:ascii="Times New Roman" w:hAnsi="Times New Roman" w:cs="Times New Roman"/>
            <w:sz w:val="24"/>
            <w:szCs w:val="24"/>
          </w:rPr>
          <w:t>data.table</w:t>
        </w:r>
        <w:proofErr w:type="spellEnd"/>
        <w:proofErr w:type="gramEnd"/>
        <w:r w:rsidR="00F2625C">
          <w:rPr>
            <w:rFonts w:ascii="Times New Roman" w:hAnsi="Times New Roman" w:cs="Times New Roman"/>
            <w:sz w:val="24"/>
            <w:szCs w:val="24"/>
          </w:rPr>
          <w:t xml:space="preserve"> object. </w:t>
        </w:r>
      </w:ins>
      <w:proofErr w:type="spellStart"/>
      <w:ins w:id="408" w:author="Jakob Johann Assmann" w:date="2022-01-17T12:41:00Z">
        <w:r w:rsidR="001001ED" w:rsidRPr="001001ED">
          <w:rPr>
            <w:rFonts w:ascii="Times New Roman" w:hAnsi="Times New Roman" w:cs="Times New Roman"/>
            <w:i/>
            <w:iCs/>
            <w:sz w:val="24"/>
            <w:szCs w:val="24"/>
          </w:rPr>
          <w:t>lsat_general_</w:t>
        </w:r>
        <w:proofErr w:type="gramStart"/>
        <w:r w:rsidR="001001ED" w:rsidRPr="001001ED">
          <w:rPr>
            <w:rFonts w:ascii="Times New Roman" w:hAnsi="Times New Roman" w:cs="Times New Roman"/>
            <w:i/>
            <w:iCs/>
            <w:sz w:val="24"/>
            <w:szCs w:val="24"/>
          </w:rPr>
          <w:t>prep</w:t>
        </w:r>
        <w:proofErr w:type="spellEnd"/>
        <w:r w:rsidR="001001ED" w:rsidRPr="001001ED">
          <w:rPr>
            <w:rFonts w:ascii="Times New Roman" w:hAnsi="Times New Roman" w:cs="Times New Roman"/>
            <w:i/>
            <w:iCs/>
            <w:sz w:val="24"/>
            <w:szCs w:val="24"/>
          </w:rPr>
          <w:t>(</w:t>
        </w:r>
        <w:proofErr w:type="gramEnd"/>
        <w:r w:rsidR="001001ED" w:rsidRPr="001001ED">
          <w:rPr>
            <w:rFonts w:ascii="Times New Roman" w:hAnsi="Times New Roman" w:cs="Times New Roman"/>
            <w:i/>
            <w:iCs/>
            <w:sz w:val="24"/>
            <w:szCs w:val="24"/>
          </w:rPr>
          <w:t>)</w:t>
        </w:r>
        <w:r w:rsidR="001001ED" w:rsidRPr="001001ED">
          <w:rPr>
            <w:rFonts w:ascii="Times New Roman" w:hAnsi="Times New Roman" w:cs="Times New Roman"/>
            <w:sz w:val="24"/>
            <w:szCs w:val="24"/>
          </w:rPr>
          <w:t xml:space="preserve"> </w:t>
        </w:r>
        <w:r w:rsidR="001001ED">
          <w:rPr>
            <w:rFonts w:ascii="Times New Roman" w:hAnsi="Times New Roman" w:cs="Times New Roman"/>
            <w:sz w:val="24"/>
            <w:szCs w:val="24"/>
          </w:rPr>
          <w:t xml:space="preserve">returns a </w:t>
        </w:r>
        <w:proofErr w:type="spellStart"/>
        <w:r w:rsidR="001001ED" w:rsidRPr="001001ED">
          <w:rPr>
            <w:rFonts w:ascii="Times New Roman" w:hAnsi="Times New Roman" w:cs="Times New Roman"/>
            <w:i/>
            <w:iCs/>
            <w:sz w:val="24"/>
            <w:szCs w:val="24"/>
            <w:rPrChange w:id="409" w:author="Jakob Johann Assmann" w:date="2022-01-17T12:41:00Z">
              <w:rPr>
                <w:rFonts w:ascii="Times New Roman" w:hAnsi="Times New Roman" w:cs="Times New Roman"/>
                <w:sz w:val="24"/>
                <w:szCs w:val="24"/>
              </w:rPr>
            </w:rPrChange>
          </w:rPr>
          <w:t>data.table</w:t>
        </w:r>
        <w:proofErr w:type="spellEnd"/>
        <w:r w:rsidR="001001ED" w:rsidRPr="001001ED">
          <w:rPr>
            <w:rFonts w:ascii="Times New Roman" w:hAnsi="Times New Roman" w:cs="Times New Roman"/>
            <w:i/>
            <w:iCs/>
            <w:sz w:val="24"/>
            <w:szCs w:val="24"/>
            <w:rPrChange w:id="410" w:author="Jakob Johann Assmann" w:date="2022-01-17T12:41:00Z">
              <w:rPr>
                <w:rFonts w:ascii="Times New Roman" w:hAnsi="Times New Roman" w:cs="Times New Roman"/>
                <w:sz w:val="24"/>
                <w:szCs w:val="24"/>
              </w:rPr>
            </w:rPrChange>
          </w:rPr>
          <w:t xml:space="preserve"> </w:t>
        </w:r>
        <w:r w:rsidR="001001ED">
          <w:rPr>
            <w:rFonts w:ascii="Times New Roman" w:hAnsi="Times New Roman" w:cs="Times New Roman"/>
            <w:sz w:val="24"/>
            <w:szCs w:val="24"/>
          </w:rPr>
          <w:t xml:space="preserve">object that can then be passed on to </w:t>
        </w:r>
        <w:proofErr w:type="spellStart"/>
        <w:r w:rsidR="001001ED" w:rsidRPr="001001ED">
          <w:rPr>
            <w:rFonts w:ascii="Times New Roman" w:hAnsi="Times New Roman" w:cs="Times New Roman"/>
            <w:i/>
            <w:iCs/>
            <w:sz w:val="24"/>
            <w:szCs w:val="24"/>
            <w:rPrChange w:id="411" w:author="Jakob Johann Assmann" w:date="2022-01-17T12:41:00Z">
              <w:rPr>
                <w:rFonts w:ascii="Times New Roman" w:hAnsi="Times New Roman" w:cs="Times New Roman"/>
                <w:sz w:val="24"/>
                <w:szCs w:val="24"/>
              </w:rPr>
            </w:rPrChange>
          </w:rPr>
          <w:t>lsat_clean_data</w:t>
        </w:r>
        <w:proofErr w:type="spellEnd"/>
        <w:r w:rsidR="001001ED" w:rsidRPr="001001ED">
          <w:rPr>
            <w:rFonts w:ascii="Times New Roman" w:hAnsi="Times New Roman" w:cs="Times New Roman"/>
            <w:i/>
            <w:iCs/>
            <w:sz w:val="24"/>
            <w:szCs w:val="24"/>
            <w:rPrChange w:id="412" w:author="Jakob Johann Assmann" w:date="2022-01-17T12:41:00Z">
              <w:rPr>
                <w:rFonts w:ascii="Times New Roman" w:hAnsi="Times New Roman" w:cs="Times New Roman"/>
                <w:sz w:val="24"/>
                <w:szCs w:val="24"/>
              </w:rPr>
            </w:rPrChange>
          </w:rPr>
          <w:t>()</w:t>
        </w:r>
      </w:ins>
      <w:ins w:id="413" w:author="Jakob Johann Assmann" w:date="2022-01-17T12:42:00Z">
        <w:r w:rsidR="001001ED">
          <w:rPr>
            <w:rFonts w:ascii="Times New Roman" w:hAnsi="Times New Roman" w:cs="Times New Roman"/>
            <w:sz w:val="24"/>
            <w:szCs w:val="24"/>
          </w:rPr>
          <w:t xml:space="preserve"> for the next step in the processing workflow</w:t>
        </w:r>
      </w:ins>
      <w:ins w:id="414" w:author="Jakob Johann Assmann" w:date="2022-01-17T12:41:00Z">
        <w:r w:rsidR="001001ED">
          <w:rPr>
            <w:rFonts w:ascii="Times New Roman" w:hAnsi="Times New Roman" w:cs="Times New Roman"/>
            <w:sz w:val="24"/>
            <w:szCs w:val="24"/>
          </w:rPr>
          <w:t>.</w:t>
        </w:r>
      </w:ins>
      <w:r w:rsidR="00A5674D">
        <w:rPr>
          <w:rFonts w:ascii="Times New Roman" w:hAnsi="Times New Roman" w:cs="Times New Roman"/>
          <w:sz w:val="24"/>
          <w:szCs w:val="24"/>
        </w:rPr>
        <w:t xml:space="preserve"> Please n</w:t>
      </w:r>
      <w:r>
        <w:rPr>
          <w:rFonts w:ascii="Times New Roman" w:hAnsi="Times New Roman" w:cs="Times New Roman"/>
          <w:sz w:val="24"/>
          <w:szCs w:val="24"/>
        </w:rPr>
        <w:t xml:space="preserve">ote that all </w:t>
      </w:r>
      <w:proofErr w:type="spellStart"/>
      <w:r w:rsidRPr="00A9244D">
        <w:rPr>
          <w:rFonts w:ascii="Times New Roman" w:hAnsi="Times New Roman" w:cs="Times New Roman"/>
          <w:i/>
          <w:iCs/>
          <w:sz w:val="24"/>
          <w:szCs w:val="24"/>
        </w:rPr>
        <w:t>lsatTS</w:t>
      </w:r>
      <w:proofErr w:type="spellEnd"/>
      <w:r w:rsidRPr="00A9244D">
        <w:rPr>
          <w:rFonts w:ascii="Times New Roman" w:hAnsi="Times New Roman" w:cs="Times New Roman"/>
          <w:sz w:val="24"/>
          <w:szCs w:val="24"/>
        </w:rPr>
        <w:t xml:space="preserve"> functions </w:t>
      </w:r>
      <w:ins w:id="415" w:author="Jakob Johann Assmann" w:date="2022-01-18T14:07:00Z">
        <w:r w:rsidR="00F2625C">
          <w:rPr>
            <w:rFonts w:ascii="Times New Roman" w:hAnsi="Times New Roman" w:cs="Times New Roman"/>
            <w:sz w:val="24"/>
            <w:szCs w:val="24"/>
          </w:rPr>
          <w:t xml:space="preserve">handling a </w:t>
        </w:r>
        <w:proofErr w:type="spellStart"/>
        <w:proofErr w:type="gramStart"/>
        <w:r w:rsidR="00F2625C" w:rsidRPr="00F2625C">
          <w:rPr>
            <w:rFonts w:ascii="Times New Roman" w:hAnsi="Times New Roman" w:cs="Times New Roman"/>
            <w:i/>
            <w:iCs/>
            <w:sz w:val="24"/>
            <w:szCs w:val="24"/>
            <w:rPrChange w:id="416" w:author="Jakob Johann Assmann" w:date="2022-01-18T14:07:00Z">
              <w:rPr>
                <w:rFonts w:ascii="Times New Roman" w:hAnsi="Times New Roman" w:cs="Times New Roman"/>
                <w:sz w:val="24"/>
                <w:szCs w:val="24"/>
              </w:rPr>
            </w:rPrChange>
          </w:rPr>
          <w:t>data.table</w:t>
        </w:r>
        <w:proofErr w:type="spellEnd"/>
        <w:proofErr w:type="gramEnd"/>
        <w:r w:rsidR="00F2625C">
          <w:rPr>
            <w:rFonts w:ascii="Times New Roman" w:hAnsi="Times New Roman" w:cs="Times New Roman"/>
            <w:sz w:val="24"/>
            <w:szCs w:val="24"/>
          </w:rPr>
          <w:t xml:space="preserve"> object </w:t>
        </w:r>
      </w:ins>
      <w:ins w:id="417" w:author="Jakob Johann Assmann" w:date="2022-01-17T12:42:00Z">
        <w:r w:rsidR="001001ED">
          <w:rPr>
            <w:rFonts w:ascii="Times New Roman" w:hAnsi="Times New Roman" w:cs="Times New Roman"/>
            <w:sz w:val="24"/>
            <w:szCs w:val="24"/>
          </w:rPr>
          <w:t xml:space="preserve">require a </w:t>
        </w:r>
      </w:ins>
      <w:del w:id="418" w:author="Jakob Johann Assmann" w:date="2022-01-17T12:42:00Z">
        <w:r w:rsidRPr="00A9244D" w:rsidDel="001001ED">
          <w:rPr>
            <w:rFonts w:ascii="Times New Roman" w:hAnsi="Times New Roman" w:cs="Times New Roman"/>
            <w:sz w:val="24"/>
            <w:szCs w:val="24"/>
          </w:rPr>
          <w:delText>depend</w:delText>
        </w:r>
      </w:del>
      <w:r w:rsidRPr="00A9244D">
        <w:rPr>
          <w:rFonts w:ascii="Times New Roman" w:hAnsi="Times New Roman" w:cs="Times New Roman"/>
          <w:sz w:val="24"/>
          <w:szCs w:val="24"/>
        </w:rPr>
        <w:t xml:space="preserve"> </w:t>
      </w:r>
      <w:del w:id="419" w:author="Jakob Johann Assmann" w:date="2022-01-17T12:42:00Z">
        <w:r w:rsidRPr="00A9244D" w:rsidDel="001001ED">
          <w:rPr>
            <w:rFonts w:ascii="Times New Roman" w:hAnsi="Times New Roman" w:cs="Times New Roman"/>
            <w:sz w:val="24"/>
            <w:szCs w:val="24"/>
          </w:rPr>
          <w:delText xml:space="preserve">on there being a </w:delText>
        </w:r>
      </w:del>
      <w:r w:rsidRPr="00A9244D">
        <w:rPr>
          <w:rFonts w:ascii="Times New Roman" w:hAnsi="Times New Roman" w:cs="Times New Roman"/>
          <w:sz w:val="24"/>
          <w:szCs w:val="24"/>
        </w:rPr>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w:t>
      </w:r>
      <w:ins w:id="420" w:author="Jakob Johann Assmann" w:date="2022-01-17T12:46:00Z">
        <w:r w:rsidR="00F13B8B">
          <w:rPr>
            <w:rFonts w:ascii="Times New Roman" w:hAnsi="Times New Roman" w:cs="Times New Roman"/>
            <w:sz w:val="24"/>
            <w:szCs w:val="24"/>
          </w:rPr>
          <w:t xml:space="preserve">, please modify </w:t>
        </w:r>
      </w:ins>
      <w:del w:id="421" w:author="Jakob Johann Assmann" w:date="2022-01-17T12:46:00Z">
        <w:r w:rsidDel="00F13B8B">
          <w:rPr>
            <w:rFonts w:ascii="Times New Roman" w:hAnsi="Times New Roman" w:cs="Times New Roman"/>
            <w:sz w:val="24"/>
            <w:szCs w:val="24"/>
          </w:rPr>
          <w:delText xml:space="preserve"> </w:delText>
        </w:r>
        <w:r w:rsidRPr="00A9244D" w:rsidDel="00F13B8B">
          <w:rPr>
            <w:rFonts w:ascii="Times New Roman" w:hAnsi="Times New Roman" w:cs="Times New Roman"/>
            <w:sz w:val="24"/>
            <w:szCs w:val="24"/>
          </w:rPr>
          <w:delText>in your dataset, then make sure to modify your column</w:delText>
        </w:r>
        <w:r w:rsidDel="00F13B8B">
          <w:rPr>
            <w:rFonts w:ascii="Times New Roman" w:hAnsi="Times New Roman" w:cs="Times New Roman"/>
            <w:sz w:val="24"/>
            <w:szCs w:val="24"/>
          </w:rPr>
          <w:delText xml:space="preserve"> </w:delText>
        </w:r>
        <w:r w:rsidRPr="00A9244D" w:rsidDel="00F13B8B">
          <w:rPr>
            <w:rFonts w:ascii="Times New Roman" w:hAnsi="Times New Roman" w:cs="Times New Roman"/>
            <w:sz w:val="24"/>
            <w:szCs w:val="24"/>
          </w:rPr>
          <w:delText xml:space="preserve">name </w:delText>
        </w:r>
      </w:del>
      <w:proofErr w:type="gramStart"/>
      <w:r w:rsidRPr="00A9244D">
        <w:rPr>
          <w:rFonts w:ascii="Times New Roman" w:hAnsi="Times New Roman" w:cs="Times New Roman"/>
          <w:sz w:val="24"/>
          <w:szCs w:val="24"/>
        </w:rPr>
        <w:t>accordingly.</w:t>
      </w:r>
      <w:ins w:id="422" w:author="Jakob Johann Assmann" w:date="2022-01-17T12:45:00Z">
        <w:r w:rsidR="00F13B8B">
          <w:rPr>
            <w:rFonts w:ascii="Times New Roman" w:hAnsi="Times New Roman" w:cs="Times New Roman"/>
            <w:sz w:val="24"/>
            <w:szCs w:val="24"/>
          </w:rPr>
          <w:t>.</w:t>
        </w:r>
      </w:ins>
      <w:proofErr w:type="gramEnd"/>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lastRenderedPageBreak/>
        <w:t xml:space="preserve">Clean surface reflectance data using </w:t>
      </w:r>
      <w:proofErr w:type="spellStart"/>
      <w:r w:rsidRPr="007B3C28">
        <w:t>lsat_clean_</w:t>
      </w:r>
      <w:proofErr w:type="gramStart"/>
      <w:r w:rsidRPr="007B3C28">
        <w:t>data</w:t>
      </w:r>
      <w:proofErr w:type="spellEnd"/>
      <w:r w:rsidRPr="007B3C28">
        <w:t>(</w:t>
      </w:r>
      <w:proofErr w:type="gramEnd"/>
      <w:r w:rsidRPr="007B3C28">
        <w:t>)</w:t>
      </w:r>
    </w:p>
    <w:p w14:paraId="664AA74F" w14:textId="6E5C6855" w:rsidR="00C56196" w:rsidRPr="007B3C2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M</w:t>
      </w:r>
      <w:r w:rsidRPr="007B3C28">
        <w:rPr>
          <w:rFonts w:ascii="Times New Roman" w:hAnsi="Times New Roman" w:cs="Times New Roman"/>
          <w:sz w:val="24"/>
          <w:szCs w:val="24"/>
        </w:rPr>
        <w:t>ost analyses use high-quality surface reflectance</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measurements that were acquired under clear-sky conditions. </w:t>
      </w:r>
      <w:commentRangeStart w:id="423"/>
      <w:r>
        <w:rPr>
          <w:rFonts w:ascii="Times New Roman" w:hAnsi="Times New Roman" w:cs="Times New Roman"/>
          <w:sz w:val="24"/>
          <w:szCs w:val="24"/>
        </w:rPr>
        <w:t xml:space="preserve">You </w:t>
      </w:r>
      <w:commentRangeEnd w:id="423"/>
      <w:r w:rsidR="00F13B8B">
        <w:rPr>
          <w:rStyle w:val="CommentReference"/>
        </w:rPr>
        <w:commentReference w:id="423"/>
      </w:r>
      <w:r>
        <w:rPr>
          <w:rFonts w:ascii="Times New Roman" w:hAnsi="Times New Roman" w:cs="Times New Roman"/>
          <w:sz w:val="24"/>
          <w:szCs w:val="24"/>
        </w:rPr>
        <w:t xml:space="preserve">can </w:t>
      </w:r>
      <w:r w:rsidRPr="007B3C28">
        <w:rPr>
          <w:rFonts w:ascii="Times New Roman" w:hAnsi="Times New Roman" w:cs="Times New Roman"/>
          <w:sz w:val="24"/>
          <w:szCs w:val="24"/>
        </w:rPr>
        <w:t xml:space="preserve">filter surface reflectance measurements using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This</w:t>
      </w:r>
      <w:r>
        <w:rPr>
          <w:rFonts w:ascii="Times New Roman" w:hAnsi="Times New Roman" w:cs="Times New Roman"/>
          <w:sz w:val="24"/>
          <w:szCs w:val="24"/>
        </w:rPr>
        <w:t xml:space="preserve"> </w:t>
      </w:r>
      <w:r w:rsidRPr="007B3C28">
        <w:rPr>
          <w:rFonts w:ascii="Times New Roman" w:hAnsi="Times New Roman" w:cs="Times New Roman"/>
          <w:sz w:val="24"/>
          <w:szCs w:val="24"/>
        </w:rPr>
        <w:t>function allows you 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 xml:space="preserve">Addition water masking is provided based on </w:t>
      </w:r>
      <w:r>
        <w:rPr>
          <w:rFonts w:ascii="Times New Roman" w:hAnsi="Times New Roman" w:cs="Times New Roman"/>
          <w:sz w:val="24"/>
          <w:szCs w:val="24"/>
        </w:rPr>
        <w:t xml:space="preserve">maxim surface water extent ()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w:t>
      </w:r>
      <w:ins w:id="424" w:author="Jakob Johann Assmann" w:date="2022-01-17T12:52:00Z">
        <w:r w:rsidR="006C1182">
          <w:rPr>
            <w:rFonts w:ascii="Times New Roman" w:hAnsi="Times New Roman" w:cs="Times New Roman"/>
            <w:sz w:val="24"/>
            <w:szCs w:val="24"/>
          </w:rPr>
          <w:t xml:space="preserve"> </w:t>
        </w:r>
      </w:ins>
      <w:ins w:id="425" w:author="Jakob Johann Assmann" w:date="2022-01-17T12:54:00Z">
        <w:r w:rsidR="00580DEC">
          <w:rPr>
            <w:rFonts w:ascii="Times New Roman" w:hAnsi="Times New Roman" w:cs="Times New Roman"/>
            <w:sz w:val="24"/>
            <w:szCs w:val="24"/>
          </w:rPr>
          <w:t xml:space="preserve">The main input </w:t>
        </w:r>
        <w:proofErr w:type="spellStart"/>
        <w:r w:rsidR="00580DEC">
          <w:rPr>
            <w:rFonts w:ascii="Times New Roman" w:hAnsi="Times New Roman" w:cs="Times New Roman"/>
            <w:sz w:val="24"/>
            <w:szCs w:val="24"/>
          </w:rPr>
          <w:t>su</w:t>
        </w:r>
      </w:ins>
      <w:ins w:id="426" w:author="Jakob Johann Assmann" w:date="2022-01-17T12:55:00Z">
        <w:r w:rsidR="00580DEC">
          <w:rPr>
            <w:rFonts w:ascii="Times New Roman" w:hAnsi="Times New Roman" w:cs="Times New Roman"/>
            <w:sz w:val="24"/>
            <w:szCs w:val="24"/>
          </w:rPr>
          <w:t>pplyed</w:t>
        </w:r>
        <w:proofErr w:type="spellEnd"/>
        <w:r w:rsidR="00580DEC">
          <w:rPr>
            <w:rFonts w:ascii="Times New Roman" w:hAnsi="Times New Roman" w:cs="Times New Roman"/>
            <w:sz w:val="24"/>
            <w:szCs w:val="24"/>
          </w:rPr>
          <w:t xml:space="preserve"> to </w:t>
        </w:r>
        <w:proofErr w:type="spellStart"/>
        <w:r w:rsidR="00580DEC" w:rsidRPr="00580DEC">
          <w:rPr>
            <w:rFonts w:ascii="Times New Roman" w:hAnsi="Times New Roman" w:cs="Times New Roman"/>
            <w:i/>
            <w:iCs/>
            <w:sz w:val="24"/>
            <w:szCs w:val="24"/>
          </w:rPr>
          <w:t>lsat_clean_</w:t>
        </w:r>
        <w:proofErr w:type="gramStart"/>
        <w:r w:rsidR="00580DEC" w:rsidRPr="00580DEC">
          <w:rPr>
            <w:rFonts w:ascii="Times New Roman" w:hAnsi="Times New Roman" w:cs="Times New Roman"/>
            <w:i/>
            <w:iCs/>
            <w:sz w:val="24"/>
            <w:szCs w:val="24"/>
          </w:rPr>
          <w:t>data</w:t>
        </w:r>
        <w:proofErr w:type="spellEnd"/>
        <w:r w:rsidR="00580DEC" w:rsidRPr="00580DEC">
          <w:rPr>
            <w:rFonts w:ascii="Times New Roman" w:hAnsi="Times New Roman" w:cs="Times New Roman"/>
            <w:i/>
            <w:iCs/>
            <w:sz w:val="24"/>
            <w:szCs w:val="24"/>
          </w:rPr>
          <w:t>(</w:t>
        </w:r>
        <w:proofErr w:type="gramEnd"/>
        <w:r w:rsidR="00580DEC" w:rsidRPr="00580DEC">
          <w:rPr>
            <w:rFonts w:ascii="Times New Roman" w:hAnsi="Times New Roman" w:cs="Times New Roman"/>
            <w:i/>
            <w:iCs/>
            <w:sz w:val="24"/>
            <w:szCs w:val="24"/>
          </w:rPr>
          <w:t>)</w:t>
        </w:r>
        <w:r w:rsidR="00580DEC" w:rsidRPr="00580DEC">
          <w:rPr>
            <w:rFonts w:ascii="Times New Roman" w:hAnsi="Times New Roman" w:cs="Times New Roman"/>
            <w:sz w:val="24"/>
            <w:szCs w:val="24"/>
          </w:rPr>
          <w:t xml:space="preserve"> </w:t>
        </w:r>
        <w:r w:rsidR="00580DEC">
          <w:rPr>
            <w:rFonts w:ascii="Times New Roman" w:hAnsi="Times New Roman" w:cs="Times New Roman"/>
            <w:sz w:val="24"/>
            <w:szCs w:val="24"/>
          </w:rPr>
          <w:t xml:space="preserve"> is a</w:t>
        </w:r>
      </w:ins>
      <w:ins w:id="427" w:author="Jakob Johann Assmann" w:date="2022-01-17T12:52:00Z">
        <w:r w:rsidR="006C1182">
          <w:rPr>
            <w:rFonts w:ascii="Times New Roman" w:hAnsi="Times New Roman" w:cs="Times New Roman"/>
            <w:sz w:val="24"/>
            <w:szCs w:val="24"/>
          </w:rPr>
          <w:t xml:space="preserve"> </w:t>
        </w:r>
        <w:proofErr w:type="spellStart"/>
        <w:r w:rsidR="006C1182">
          <w:rPr>
            <w:rFonts w:ascii="Times New Roman" w:hAnsi="Times New Roman" w:cs="Times New Roman"/>
            <w:sz w:val="24"/>
            <w:szCs w:val="24"/>
          </w:rPr>
          <w:t>data.table</w:t>
        </w:r>
        <w:proofErr w:type="spellEnd"/>
        <w:r w:rsidR="006C1182">
          <w:rPr>
            <w:rFonts w:ascii="Times New Roman" w:hAnsi="Times New Roman" w:cs="Times New Roman"/>
            <w:sz w:val="24"/>
            <w:szCs w:val="24"/>
          </w:rPr>
          <w:t xml:space="preserve"> of Landsat records for individual </w:t>
        </w:r>
      </w:ins>
      <w:ins w:id="428" w:author="Jakob Johann Assmann" w:date="2022-01-17T12:55:00Z">
        <w:r w:rsidR="00580DEC">
          <w:rPr>
            <w:rFonts w:ascii="Times New Roman" w:hAnsi="Times New Roman" w:cs="Times New Roman"/>
            <w:sz w:val="24"/>
            <w:szCs w:val="24"/>
          </w:rPr>
          <w:t>sample locations</w:t>
        </w:r>
      </w:ins>
      <w:ins w:id="429" w:author="Jakob Johann Assmann" w:date="2022-01-17T12:52:00Z">
        <w:r w:rsidR="006C1182">
          <w:rPr>
            <w:rFonts w:ascii="Times New Roman" w:hAnsi="Times New Roman" w:cs="Times New Roman"/>
            <w:sz w:val="24"/>
            <w:szCs w:val="24"/>
          </w:rPr>
          <w:t xml:space="preserve"> (specified by a sample.id column) </w:t>
        </w:r>
      </w:ins>
      <w:ins w:id="430" w:author="Jakob Johann Assmann" w:date="2022-01-17T12:55:00Z">
        <w:r w:rsidR="00580DEC">
          <w:rPr>
            <w:rFonts w:ascii="Times New Roman" w:hAnsi="Times New Roman" w:cs="Times New Roman"/>
            <w:sz w:val="24"/>
            <w:szCs w:val="24"/>
          </w:rPr>
          <w:t xml:space="preserve">- </w:t>
        </w:r>
      </w:ins>
      <w:ins w:id="431" w:author="Jakob Johann Assmann" w:date="2022-01-17T12:53:00Z">
        <w:r w:rsidR="006C1182">
          <w:rPr>
            <w:rFonts w:ascii="Times New Roman" w:hAnsi="Times New Roman" w:cs="Times New Roman"/>
            <w:sz w:val="24"/>
            <w:szCs w:val="24"/>
          </w:rPr>
          <w:t>us</w:t>
        </w:r>
      </w:ins>
      <w:ins w:id="432" w:author="Jakob Johann Assmann" w:date="2022-01-17T12:54:00Z">
        <w:r w:rsidR="006C1182">
          <w:rPr>
            <w:rFonts w:ascii="Times New Roman" w:hAnsi="Times New Roman" w:cs="Times New Roman"/>
            <w:sz w:val="24"/>
            <w:szCs w:val="24"/>
          </w:rPr>
          <w:t>ually the</w:t>
        </w:r>
      </w:ins>
      <w:ins w:id="433" w:author="Jakob Johann Assmann" w:date="2022-01-17T12:55:00Z">
        <w:r w:rsidR="00580DEC">
          <w:rPr>
            <w:rFonts w:ascii="Times New Roman" w:hAnsi="Times New Roman" w:cs="Times New Roman"/>
            <w:sz w:val="24"/>
            <w:szCs w:val="24"/>
          </w:rPr>
          <w:t xml:space="preserve"> direct</w:t>
        </w:r>
      </w:ins>
      <w:ins w:id="434" w:author="Jakob Johann Assmann" w:date="2022-01-17T12:54:00Z">
        <w:r w:rsidR="006C1182">
          <w:rPr>
            <w:rFonts w:ascii="Times New Roman" w:hAnsi="Times New Roman" w:cs="Times New Roman"/>
            <w:sz w:val="24"/>
            <w:szCs w:val="24"/>
          </w:rPr>
          <w:t xml:space="preserve"> output of</w:t>
        </w:r>
      </w:ins>
      <w:ins w:id="435" w:author="Jakob Johann Assmann" w:date="2022-01-17T12:52:00Z">
        <w:r w:rsidR="006C1182">
          <w:rPr>
            <w:rFonts w:ascii="Times New Roman" w:hAnsi="Times New Roman" w:cs="Times New Roman"/>
            <w:sz w:val="24"/>
            <w:szCs w:val="24"/>
          </w:rPr>
          <w:t xml:space="preserve"> </w:t>
        </w:r>
      </w:ins>
      <w:proofErr w:type="spellStart"/>
      <w:ins w:id="436" w:author="Jakob Johann Assmann" w:date="2022-01-17T12:54:00Z">
        <w:r w:rsidR="006C1182" w:rsidRPr="006C1182">
          <w:rPr>
            <w:rFonts w:ascii="Times New Roman" w:hAnsi="Times New Roman" w:cs="Times New Roman"/>
            <w:sz w:val="24"/>
            <w:szCs w:val="24"/>
          </w:rPr>
          <w:t>lsat_general_prep</w:t>
        </w:r>
        <w:proofErr w:type="spellEnd"/>
        <w:r w:rsidR="006C1182" w:rsidRPr="006C1182">
          <w:rPr>
            <w:rFonts w:ascii="Times New Roman" w:hAnsi="Times New Roman" w:cs="Times New Roman"/>
            <w:sz w:val="24"/>
            <w:szCs w:val="24"/>
          </w:rPr>
          <w:t>()</w:t>
        </w:r>
        <w:r w:rsidR="00580DEC">
          <w:rPr>
            <w:rFonts w:ascii="Times New Roman" w:hAnsi="Times New Roman" w:cs="Times New Roman"/>
            <w:sz w:val="24"/>
            <w:szCs w:val="24"/>
          </w:rPr>
          <w:t xml:space="preserve"> </w:t>
        </w:r>
      </w:ins>
      <w:ins w:id="437" w:author="Jakob Johann Assmann" w:date="2022-01-17T12:55:00Z">
        <w:r w:rsidR="00580DEC">
          <w:rPr>
            <w:rFonts w:ascii="Times New Roman" w:hAnsi="Times New Roman" w:cs="Times New Roman"/>
            <w:sz w:val="24"/>
            <w:szCs w:val="24"/>
          </w:rPr>
          <w:t xml:space="preserve">- </w:t>
        </w:r>
      </w:ins>
      <w:ins w:id="438" w:author="Jakob Johann Assmann" w:date="2022-01-17T12:54:00Z">
        <w:r w:rsidR="00580DEC">
          <w:rPr>
            <w:rFonts w:ascii="Times New Roman" w:hAnsi="Times New Roman" w:cs="Times New Roman"/>
            <w:sz w:val="24"/>
            <w:szCs w:val="24"/>
          </w:rPr>
          <w:t xml:space="preserve">and returns </w:t>
        </w:r>
      </w:ins>
      <w:commentRangeStart w:id="439"/>
      <w:ins w:id="440" w:author="Jakob Johann Assmann" w:date="2022-01-17T12:53:00Z">
        <w:r w:rsidR="006C1182">
          <w:rPr>
            <w:rFonts w:ascii="Times New Roman" w:hAnsi="Times New Roman" w:cs="Times New Roman"/>
            <w:sz w:val="24"/>
            <w:szCs w:val="24"/>
          </w:rPr>
          <w:t xml:space="preserve">cleaned records in the form of an update </w:t>
        </w:r>
        <w:proofErr w:type="spellStart"/>
        <w:r w:rsidR="006C1182">
          <w:rPr>
            <w:rFonts w:ascii="Times New Roman" w:hAnsi="Times New Roman" w:cs="Times New Roman"/>
            <w:sz w:val="24"/>
            <w:szCs w:val="24"/>
          </w:rPr>
          <w:t>data.table</w:t>
        </w:r>
        <w:commentRangeEnd w:id="439"/>
        <w:proofErr w:type="spellEnd"/>
        <w:r w:rsidR="006C1182">
          <w:rPr>
            <w:rStyle w:val="CommentReference"/>
          </w:rPr>
          <w:commentReference w:id="439"/>
        </w:r>
        <w:r w:rsidR="006C1182">
          <w:rPr>
            <w:rFonts w:ascii="Times New Roman" w:hAnsi="Times New Roman" w:cs="Times New Roman"/>
            <w:sz w:val="24"/>
            <w:szCs w:val="24"/>
          </w:rPr>
          <w:t>,</w:t>
        </w:r>
      </w:ins>
    </w:p>
    <w:p w14:paraId="59017E61" w14:textId="77777777" w:rsidR="00C56196" w:rsidRDefault="00C56196" w:rsidP="00C56196">
      <w:pPr>
        <w:pStyle w:val="NoSpacing"/>
        <w:rPr>
          <w:rFonts w:ascii="Times New Roman" w:hAnsi="Times New Roman" w:cs="Times New Roman"/>
          <w:sz w:val="24"/>
          <w:szCs w:val="24"/>
        </w:rPr>
      </w:pPr>
    </w:p>
    <w:p w14:paraId="295A32AB" w14:textId="149CB1BB"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p>
    <w:p w14:paraId="0456A563" w14:textId="50194BDD"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If each of </w:t>
      </w:r>
      <w:commentRangeStart w:id="441"/>
      <w:r w:rsidRPr="00943AA8">
        <w:rPr>
          <w:rFonts w:ascii="Times New Roman" w:hAnsi="Times New Roman" w:cs="Times New Roman"/>
          <w:sz w:val="24"/>
          <w:szCs w:val="24"/>
        </w:rPr>
        <w:t xml:space="preserve">your </w:t>
      </w:r>
      <w:commentRangeEnd w:id="441"/>
      <w:r w:rsidR="00580DEC">
        <w:rPr>
          <w:rStyle w:val="CommentReference"/>
        </w:rPr>
        <w:commentReference w:id="441"/>
      </w:r>
      <w:r w:rsidRPr="00943AA8">
        <w:rPr>
          <w:rFonts w:ascii="Times New Roman" w:hAnsi="Times New Roman" w:cs="Times New Roman"/>
          <w:sz w:val="24"/>
          <w:szCs w:val="24"/>
        </w:rPr>
        <w:t xml:space="preserve">sites </w:t>
      </w:r>
      <w:r>
        <w:rPr>
          <w:rFonts w:ascii="Times New Roman" w:hAnsi="Times New Roman" w:cs="Times New Roman"/>
          <w:sz w:val="24"/>
          <w:szCs w:val="24"/>
        </w:rPr>
        <w:t xml:space="preserve">were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(e.g., 3 x 3 pixels), then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will compute the mean</w:t>
      </w:r>
      <w:r>
        <w:rPr>
          <w:rFonts w:ascii="Times New Roman" w:hAnsi="Times New Roman" w:cs="Times New Roman"/>
          <w:sz w:val="24"/>
          <w:szCs w:val="24"/>
        </w:rPr>
        <w:t xml:space="preserve"> </w:t>
      </w:r>
      <w:r w:rsidRPr="00943AA8">
        <w:rPr>
          <w:rFonts w:ascii="Times New Roman" w:hAnsi="Times New Roman" w:cs="Times New Roman"/>
          <w:sz w:val="24"/>
          <w:szCs w:val="24"/>
        </w:rPr>
        <w:t>reflectance across this neighborhood of pixel</w:t>
      </w:r>
      <w:r>
        <w:rPr>
          <w:rFonts w:ascii="Times New Roman" w:hAnsi="Times New Roman" w:cs="Times New Roman"/>
          <w:sz w:val="24"/>
          <w:szCs w:val="24"/>
        </w:rPr>
        <w:t>s for measurements at each period in time</w:t>
      </w:r>
      <w:r w:rsidR="000B55F0">
        <w:rPr>
          <w:rFonts w:ascii="Times New Roman" w:hAnsi="Times New Roman" w:cs="Times New Roman"/>
          <w:sz w:val="24"/>
          <w:szCs w:val="24"/>
        </w:rPr>
        <w:t>.</w:t>
      </w:r>
      <w:r>
        <w:rPr>
          <w:rFonts w:ascii="Times New Roman" w:hAnsi="Times New Roman" w:cs="Times New Roman"/>
          <w:sz w:val="24"/>
          <w:szCs w:val="24"/>
        </w:rPr>
        <w:t xml:space="preserve"> </w:t>
      </w:r>
      <w:ins w:id="442" w:author="Jakob Johann Assmann" w:date="2022-01-17T12:55:00Z">
        <w:r w:rsidR="00580DEC">
          <w:rPr>
            <w:rFonts w:ascii="Times New Roman" w:hAnsi="Times New Roman" w:cs="Times New Roman"/>
            <w:sz w:val="24"/>
            <w:szCs w:val="24"/>
          </w:rPr>
          <w:t>The function take</w:t>
        </w:r>
      </w:ins>
      <w:ins w:id="443" w:author="Jakob Johann Assmann" w:date="2022-01-17T12:56:00Z">
        <w:r w:rsidR="00580DEC">
          <w:rPr>
            <w:rFonts w:ascii="Times New Roman" w:hAnsi="Times New Roman" w:cs="Times New Roman"/>
            <w:sz w:val="24"/>
            <w:szCs w:val="24"/>
          </w:rPr>
          <w:t>s … and returns …</w:t>
        </w:r>
      </w:ins>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w:t>
      </w:r>
      <w:proofErr w:type="gramStart"/>
      <w:r w:rsidRPr="00943AA8">
        <w:rPr>
          <w:rFonts w:ascii="Times New Roman" w:hAnsi="Times New Roman" w:cs="Times New Roman"/>
          <w:i/>
          <w:iCs/>
          <w:sz w:val="24"/>
          <w:szCs w:val="24"/>
        </w:rPr>
        <w:t>avail</w:t>
      </w:r>
      <w:proofErr w:type="spellEnd"/>
      <w:r w:rsidRPr="00943AA8">
        <w:rPr>
          <w:rFonts w:ascii="Times New Roman" w:hAnsi="Times New Roman" w:cs="Times New Roman"/>
          <w:i/>
          <w:iCs/>
          <w:sz w:val="24"/>
          <w:szCs w:val="24"/>
        </w:rPr>
        <w:t>(</w:t>
      </w:r>
      <w:proofErr w:type="gramEnd"/>
      <w:r w:rsidRPr="00782A8D">
        <w:rPr>
          <w:rFonts w:ascii="Times New Roman" w:hAnsi="Times New Roman" w:cs="Times New Roman"/>
          <w:i/>
          <w:iCs/>
          <w:sz w:val="24"/>
          <w:szCs w:val="24"/>
        </w:rPr>
        <w:t>)</w:t>
      </w:r>
    </w:p>
    <w:p w14:paraId="06629343" w14:textId="33FFFA47"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w:t>
      </w:r>
      <w:proofErr w:type="gramStart"/>
      <w:r w:rsidRPr="00943AA8">
        <w:rPr>
          <w:rFonts w:ascii="Times New Roman" w:hAnsi="Times New Roman" w:cs="Times New Roman"/>
          <w:i/>
          <w:iCs/>
          <w:sz w:val="24"/>
          <w:szCs w:val="24"/>
        </w:rPr>
        <w:t>avail</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ins w:id="444" w:author="Jakob Johann Assmann" w:date="2022-01-17T12:56:00Z">
        <w:r w:rsidR="00580DEC">
          <w:rPr>
            <w:rFonts w:ascii="Times New Roman" w:hAnsi="Times New Roman" w:cs="Times New Roman"/>
            <w:sz w:val="24"/>
            <w:szCs w:val="24"/>
          </w:rPr>
          <w:t xml:space="preserve">takes a </w:t>
        </w:r>
        <w:proofErr w:type="spellStart"/>
        <w:r w:rsidR="00580DEC">
          <w:rPr>
            <w:rFonts w:ascii="Times New Roman" w:hAnsi="Times New Roman" w:cs="Times New Roman"/>
            <w:sz w:val="24"/>
            <w:szCs w:val="24"/>
          </w:rPr>
          <w:t>data.table</w:t>
        </w:r>
        <w:proofErr w:type="spellEnd"/>
        <w:r w:rsidR="00580DEC">
          <w:rPr>
            <w:rFonts w:ascii="Times New Roman" w:hAnsi="Times New Roman" w:cs="Times New Roman"/>
            <w:sz w:val="24"/>
            <w:szCs w:val="24"/>
          </w:rPr>
          <w:t xml:space="preserve"> of Landsat records and </w:t>
        </w:r>
      </w:ins>
      <w:del w:id="445" w:author="Jakob Johann Assmann" w:date="2022-01-17T12:56:00Z">
        <w:r w:rsidRPr="00943AA8" w:rsidDel="00580DEC">
          <w:rPr>
            <w:rFonts w:ascii="Times New Roman" w:hAnsi="Times New Roman" w:cs="Times New Roman"/>
            <w:sz w:val="24"/>
            <w:szCs w:val="24"/>
          </w:rPr>
          <w:delText xml:space="preserve">creates </w:delText>
        </w:r>
      </w:del>
      <w:ins w:id="446" w:author="Jakob Johann Assmann" w:date="2022-01-17T12:56:00Z">
        <w:r w:rsidR="00580DEC">
          <w:rPr>
            <w:rFonts w:ascii="Times New Roman" w:hAnsi="Times New Roman" w:cs="Times New Roman"/>
            <w:sz w:val="24"/>
            <w:szCs w:val="24"/>
          </w:rPr>
          <w:t>returns</w:t>
        </w:r>
        <w:r w:rsidR="00580DEC" w:rsidRPr="00943AA8">
          <w:rPr>
            <w:rFonts w:ascii="Times New Roman" w:hAnsi="Times New Roman" w:cs="Times New Roman"/>
            <w:sz w:val="24"/>
            <w:szCs w:val="24"/>
          </w:rPr>
          <w:t xml:space="preserve"> </w:t>
        </w:r>
      </w:ins>
      <w:r w:rsidRPr="00943AA8">
        <w:rPr>
          <w:rFonts w:ascii="Times New Roman" w:hAnsi="Times New Roman" w:cs="Times New Roman"/>
          <w:sz w:val="24"/>
          <w:szCs w:val="24"/>
        </w:rPr>
        <w:t>a summary table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site. It also </w:t>
      </w:r>
      <w:commentRangeStart w:id="447"/>
      <w:r w:rsidRPr="00943AA8">
        <w:rPr>
          <w:rFonts w:ascii="Times New Roman" w:hAnsi="Times New Roman" w:cs="Times New Roman"/>
          <w:sz w:val="24"/>
          <w:szCs w:val="24"/>
        </w:rPr>
        <w:t>generates</w:t>
      </w:r>
      <w:commentRangeEnd w:id="447"/>
      <w:r w:rsidR="00580DEC">
        <w:rPr>
          <w:rStyle w:val="CommentReference"/>
        </w:rPr>
        <w:commentReference w:id="447"/>
      </w:r>
      <w:r w:rsidRPr="00943AA8">
        <w:rPr>
          <w:rFonts w:ascii="Times New Roman" w:hAnsi="Times New Roman" w:cs="Times New Roman"/>
          <w:sz w:val="24"/>
          <w:szCs w:val="24"/>
        </w:rPr>
        <w:t xml:space="preserve">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 xml:space="preserve">cross-site aggregate number </w:t>
      </w:r>
      <w:r w:rsidRPr="00943AA8">
        <w:rPr>
          <w:rFonts w:ascii="Times New Roman" w:hAnsi="Times New Roman" w:cs="Times New Roman"/>
          <w:sz w:val="24"/>
          <w:szCs w:val="24"/>
        </w:rPr>
        <w:t>of observations across years</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p>
    <w:p w14:paraId="56D92E34" w14:textId="1AA8FB19" w:rsidR="00C56196" w:rsidRDefault="00C56196" w:rsidP="00C56196">
      <w:pPr>
        <w:pStyle w:val="NoSpacing"/>
        <w:rPr>
          <w:rFonts w:ascii="Times New Roman" w:hAnsi="Times New Roman" w:cs="Times New Roman"/>
          <w:sz w:val="24"/>
          <w:szCs w:val="24"/>
        </w:rPr>
      </w:pPr>
      <w:commentRangeStart w:id="448"/>
      <w:r>
        <w:rPr>
          <w:rFonts w:ascii="Times New Roman" w:hAnsi="Times New Roman" w:cs="Times New Roman"/>
          <w:sz w:val="24"/>
          <w:szCs w:val="24"/>
        </w:rPr>
        <w:t xml:space="preserve">Calculate </w:t>
      </w:r>
      <w:commentRangeEnd w:id="448"/>
      <w:r w:rsidR="00580DEC">
        <w:rPr>
          <w:rStyle w:val="CommentReference"/>
        </w:rPr>
        <w:commentReference w:id="448"/>
      </w:r>
      <w:r>
        <w:rPr>
          <w:rFonts w:ascii="Times New Roman" w:hAnsi="Times New Roman" w:cs="Times New Roman"/>
          <w:sz w:val="24"/>
          <w:szCs w:val="24"/>
        </w:rPr>
        <w:t xml:space="preserve">common spectral indices using 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xml:space="preserve">. This function includes </w:t>
      </w:r>
      <w:commentRangeStart w:id="449"/>
      <w:r>
        <w:rPr>
          <w:rFonts w:ascii="Times New Roman" w:hAnsi="Times New Roman" w:cs="Times New Roman"/>
          <w:sz w:val="24"/>
          <w:szCs w:val="24"/>
        </w:rPr>
        <w:t>~</w:t>
      </w:r>
      <w:commentRangeEnd w:id="449"/>
      <w:r w:rsidR="00C941D3">
        <w:rPr>
          <w:rStyle w:val="CommentReference"/>
        </w:rPr>
        <w:commentReference w:id="449"/>
      </w:r>
      <w:r>
        <w:rPr>
          <w:rFonts w:ascii="Times New Roman" w:hAnsi="Times New Roman" w:cs="Times New Roman"/>
          <w:sz w:val="24"/>
          <w:szCs w:val="24"/>
        </w:rPr>
        <w:t>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Pr>
          <w:rFonts w:ascii="Times New Roman" w:hAnsi="Times New Roman" w:cs="Times New Roman"/>
          <w:sz w:val="24"/>
          <w:szCs w:val="24"/>
        </w:rPr>
        <w:t xml:space="preserve"> </w:t>
      </w:r>
      <w:ins w:id="450" w:author="Jakob Johann Assmann" w:date="2022-01-17T12:58:00Z">
        <w:r w:rsidR="00580DEC">
          <w:rPr>
            <w:rFonts w:ascii="Times New Roman" w:hAnsi="Times New Roman" w:cs="Times New Roman"/>
            <w:sz w:val="24"/>
            <w:szCs w:val="24"/>
          </w:rPr>
          <w:t xml:space="preserve">As an input it </w:t>
        </w:r>
      </w:ins>
      <w:ins w:id="451" w:author="Jakob Johann Assmann" w:date="2022-01-17T12:59:00Z">
        <w:r w:rsidR="00580DEC">
          <w:rPr>
            <w:rFonts w:ascii="Times New Roman" w:hAnsi="Times New Roman" w:cs="Times New Roman"/>
            <w:sz w:val="24"/>
            <w:szCs w:val="24"/>
          </w:rPr>
          <w:t>requires</w:t>
        </w:r>
      </w:ins>
      <w:ins w:id="452" w:author="Jakob Johann Assmann" w:date="2022-01-17T12:58:00Z">
        <w:r w:rsidR="00580DEC">
          <w:rPr>
            <w:rFonts w:ascii="Times New Roman" w:hAnsi="Times New Roman" w:cs="Times New Roman"/>
            <w:sz w:val="24"/>
            <w:szCs w:val="24"/>
          </w:rPr>
          <w:t xml:space="preserve"> a </w:t>
        </w:r>
        <w:proofErr w:type="spellStart"/>
        <w:proofErr w:type="gramStart"/>
        <w:r w:rsidR="00580DEC" w:rsidRPr="00580DEC">
          <w:rPr>
            <w:rFonts w:ascii="Times New Roman" w:hAnsi="Times New Roman" w:cs="Times New Roman"/>
            <w:i/>
            <w:iCs/>
            <w:sz w:val="24"/>
            <w:szCs w:val="24"/>
            <w:rPrChange w:id="453" w:author="Jakob Johann Assmann" w:date="2022-01-17T12:59:00Z">
              <w:rPr>
                <w:rFonts w:ascii="Times New Roman" w:hAnsi="Times New Roman" w:cs="Times New Roman"/>
                <w:sz w:val="24"/>
                <w:szCs w:val="24"/>
              </w:rPr>
            </w:rPrChange>
          </w:rPr>
          <w:t>data.table</w:t>
        </w:r>
        <w:proofErr w:type="spellEnd"/>
        <w:proofErr w:type="gramEnd"/>
        <w:r w:rsidR="00580DEC">
          <w:rPr>
            <w:rFonts w:ascii="Times New Roman" w:hAnsi="Times New Roman" w:cs="Times New Roman"/>
            <w:sz w:val="24"/>
            <w:szCs w:val="24"/>
          </w:rPr>
          <w:t xml:space="preserve"> with Landsat records and</w:t>
        </w:r>
      </w:ins>
      <w:ins w:id="454" w:author="Jakob Johann Assmann" w:date="2022-01-17T12:59:00Z">
        <w:r w:rsidR="00580DEC">
          <w:rPr>
            <w:rFonts w:ascii="Times New Roman" w:hAnsi="Times New Roman" w:cs="Times New Roman"/>
            <w:sz w:val="24"/>
            <w:szCs w:val="24"/>
          </w:rPr>
          <w:t xml:space="preserve"> a string indicating the spectral index to be calculated. The function then</w:t>
        </w:r>
      </w:ins>
      <w:ins w:id="455" w:author="Jakob Johann Assmann" w:date="2022-01-17T12:58:00Z">
        <w:r w:rsidR="00580DEC">
          <w:rPr>
            <w:rFonts w:ascii="Times New Roman" w:hAnsi="Times New Roman" w:cs="Times New Roman"/>
            <w:sz w:val="24"/>
            <w:szCs w:val="24"/>
          </w:rPr>
          <w:t xml:space="preserve"> returns the </w:t>
        </w:r>
      </w:ins>
      <w:proofErr w:type="spellStart"/>
      <w:proofErr w:type="gramStart"/>
      <w:ins w:id="456" w:author="Jakob Johann Assmann" w:date="2022-01-17T12:59:00Z">
        <w:r w:rsidR="00580DEC" w:rsidRPr="00580DEC">
          <w:rPr>
            <w:rFonts w:ascii="Times New Roman" w:hAnsi="Times New Roman" w:cs="Times New Roman"/>
            <w:i/>
            <w:iCs/>
            <w:sz w:val="24"/>
            <w:szCs w:val="24"/>
            <w:rPrChange w:id="457" w:author="Jakob Johann Assmann" w:date="2022-01-17T13:00:00Z">
              <w:rPr>
                <w:rFonts w:ascii="Times New Roman" w:hAnsi="Times New Roman" w:cs="Times New Roman"/>
                <w:sz w:val="24"/>
                <w:szCs w:val="24"/>
              </w:rPr>
            </w:rPrChange>
          </w:rPr>
          <w:t>data.table</w:t>
        </w:r>
      </w:ins>
      <w:proofErr w:type="spellEnd"/>
      <w:proofErr w:type="gramEnd"/>
      <w:ins w:id="458" w:author="Jakob Johann Assmann" w:date="2022-01-17T12:58:00Z">
        <w:r w:rsidR="00580DEC">
          <w:rPr>
            <w:rFonts w:ascii="Times New Roman" w:hAnsi="Times New Roman" w:cs="Times New Roman"/>
            <w:sz w:val="24"/>
            <w:szCs w:val="24"/>
          </w:rPr>
          <w:t xml:space="preserve"> </w:t>
        </w:r>
      </w:ins>
      <w:ins w:id="459" w:author="Jakob Johann Assmann" w:date="2022-01-17T13:00:00Z">
        <w:r w:rsidR="007435E8">
          <w:rPr>
            <w:rFonts w:ascii="Times New Roman" w:hAnsi="Times New Roman" w:cs="Times New Roman"/>
            <w:sz w:val="24"/>
            <w:szCs w:val="24"/>
          </w:rPr>
          <w:t xml:space="preserve">updated </w:t>
        </w:r>
      </w:ins>
      <w:ins w:id="460" w:author="Jakob Johann Assmann" w:date="2022-01-17T12:58:00Z">
        <w:r w:rsidR="00580DEC">
          <w:rPr>
            <w:rFonts w:ascii="Times New Roman" w:hAnsi="Times New Roman" w:cs="Times New Roman"/>
            <w:sz w:val="24"/>
            <w:szCs w:val="24"/>
          </w:rPr>
          <w:t>with</w:t>
        </w:r>
      </w:ins>
      <w:ins w:id="461" w:author="Jakob Johann Assmann" w:date="2022-01-17T13:00:00Z">
        <w:r w:rsidR="007435E8">
          <w:rPr>
            <w:rFonts w:ascii="Times New Roman" w:hAnsi="Times New Roman" w:cs="Times New Roman"/>
            <w:sz w:val="24"/>
            <w:szCs w:val="24"/>
          </w:rPr>
          <w:t xml:space="preserve"> a new column containing</w:t>
        </w:r>
      </w:ins>
      <w:ins w:id="462" w:author="Jakob Johann Assmann" w:date="2022-01-17T12:58:00Z">
        <w:r w:rsidR="00580DEC">
          <w:rPr>
            <w:rFonts w:ascii="Times New Roman" w:hAnsi="Times New Roman" w:cs="Times New Roman"/>
            <w:sz w:val="24"/>
            <w:szCs w:val="24"/>
          </w:rPr>
          <w:t xml:space="preserve"> the spectral in</w:t>
        </w:r>
      </w:ins>
      <w:ins w:id="463" w:author="Jakob Johann Assmann" w:date="2022-01-17T12:59:00Z">
        <w:r w:rsidR="00580DEC">
          <w:rPr>
            <w:rFonts w:ascii="Times New Roman" w:hAnsi="Times New Roman" w:cs="Times New Roman"/>
            <w:sz w:val="24"/>
            <w:szCs w:val="24"/>
          </w:rPr>
          <w:t>dex for each observation</w:t>
        </w:r>
      </w:ins>
      <w:ins w:id="464" w:author="Jakob Johann Assmann" w:date="2022-01-17T13:00:00Z">
        <w:r w:rsidR="007435E8">
          <w:rPr>
            <w:rFonts w:ascii="Times New Roman" w:hAnsi="Times New Roman" w:cs="Times New Roman"/>
            <w:sz w:val="24"/>
            <w:szCs w:val="24"/>
          </w:rPr>
          <w:t>.</w:t>
        </w:r>
      </w:ins>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lsat_calc_spec_</w:t>
      </w:r>
      <w:proofErr w:type="gramStart"/>
      <w:r w:rsidRPr="00777D31">
        <w:rPr>
          <w:rFonts w:ascii="Times New Roman" w:hAnsi="Times New Roman" w:cs="Times New Roman"/>
          <w:i/>
          <w:iCs/>
          <w:sz w:val="24"/>
          <w:szCs w:val="24"/>
        </w:rPr>
        <w:t>index</w:t>
      </w:r>
      <w:proofErr w:type="spellEnd"/>
      <w:r w:rsidRPr="00777D31">
        <w:rPr>
          <w:rFonts w:ascii="Times New Roman" w:hAnsi="Times New Roman" w:cs="Times New Roman"/>
          <w:i/>
          <w:iCs/>
          <w:sz w:val="24"/>
          <w:szCs w:val="24"/>
        </w:rPr>
        <w:t>(</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NIRv</w:t>
            </w:r>
            <w:proofErr w:type="spellEnd"/>
          </w:p>
        </w:tc>
        <w:tc>
          <w:tcPr>
            <w:tcW w:w="2561" w:type="dxa"/>
            <w:vAlign w:val="center"/>
          </w:tcPr>
          <w:p w14:paraId="6F15B364" w14:textId="77777777" w:rsidR="00C56196" w:rsidRPr="007A39B6" w:rsidRDefault="0024292C"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4A2DF08D"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1B11B4">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24292C"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lastRenderedPageBreak/>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24292C"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24292C"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gNDVI</w:t>
            </w:r>
            <w:proofErr w:type="spellEnd"/>
          </w:p>
        </w:tc>
        <w:tc>
          <w:tcPr>
            <w:tcW w:w="2561" w:type="dxa"/>
            <w:vAlign w:val="center"/>
          </w:tcPr>
          <w:p w14:paraId="28586550" w14:textId="77777777" w:rsidR="00C56196" w:rsidRPr="007A39B6" w:rsidRDefault="0024292C"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kNDVI</w:t>
            </w:r>
            <w:proofErr w:type="spellEnd"/>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24292C"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77777777" w:rsidR="00C56196" w:rsidRPr="00B16CB2" w:rsidRDefault="00C56196" w:rsidP="00C56196">
      <w:pPr>
        <w:pStyle w:val="Heading2"/>
      </w:pPr>
      <w:r w:rsidRPr="00B16CB2">
        <w:t xml:space="preserve">Cross-calibrate spectral reflectance or index across sensors using </w:t>
      </w:r>
      <w:proofErr w:type="spellStart"/>
      <w:r w:rsidRPr="00B16CB2">
        <w:t>lsat_calibrate_</w:t>
      </w:r>
      <w:proofErr w:type="gramStart"/>
      <w:r w:rsidRPr="00B16CB2">
        <w:t>rf</w:t>
      </w:r>
      <w:proofErr w:type="spellEnd"/>
      <w:r w:rsidRPr="00B16CB2">
        <w:t>(</w:t>
      </w:r>
      <w:proofErr w:type="gramEnd"/>
      <w:r w:rsidRPr="00B16CB2">
        <w:t>)</w:t>
      </w:r>
    </w:p>
    <w:p w14:paraId="7303B42C" w14:textId="75F1D1DF" w:rsidR="007435E8" w:rsidRDefault="00C56196" w:rsidP="00C56196">
      <w:pPr>
        <w:pStyle w:val="NoSpacing"/>
        <w:rPr>
          <w:ins w:id="465" w:author="Jakob Johann Assmann" w:date="2022-01-17T13:00:00Z"/>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w:t>
      </w:r>
      <w:proofErr w:type="gramStart"/>
      <w:r w:rsidRPr="00084ABC">
        <w:rPr>
          <w:rFonts w:ascii="Times New Roman" w:hAnsi="Times New Roman" w:cs="Times New Roman"/>
          <w:i/>
          <w:iCs/>
          <w:sz w:val="24"/>
          <w:szCs w:val="24"/>
        </w:rPr>
        <w:t>rf</w:t>
      </w:r>
      <w:proofErr w:type="spellEnd"/>
      <w:r w:rsidRPr="00084ABC">
        <w:rPr>
          <w:rFonts w:ascii="Times New Roman" w:hAnsi="Times New Roman" w:cs="Times New Roman"/>
          <w:i/>
          <w:iCs/>
          <w:sz w:val="24"/>
          <w:szCs w:val="24"/>
        </w:rPr>
        <w:t>(</w:t>
      </w:r>
      <w:proofErr w:type="gram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Pr>
          <w:rFonts w:ascii="Times New Roman" w:hAnsi="Times New Roman" w:cs="Times New Roman"/>
          <w:sz w:val="24"/>
          <w:szCs w:val="24"/>
        </w:rPr>
        <w:t xml:space="preserve"> This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should 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 </w:instrTex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EN.CITE.DATA </w:instrText>
      </w:r>
      <w:r w:rsidR="00ED3DD6">
        <w:rPr>
          <w:rFonts w:ascii="Times New Roman" w:hAnsi="Times New Roman" w:cs="Times New Roman"/>
          <w:sz w:val="24"/>
          <w:szCs w:val="24"/>
        </w:rPr>
      </w:r>
      <w:r w:rsidR="00ED3DD6">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ED3DD6">
        <w:rPr>
          <w:rFonts w:ascii="Times New Roman" w:hAnsi="Times New Roman" w:cs="Times New Roman"/>
          <w:noProof/>
          <w:sz w:val="24"/>
          <w:szCs w:val="24"/>
        </w:rPr>
        <w:t>(Ju and Masek 2016, Roy et al. 2016)</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D3DD6">
        <w:rPr>
          <w:rFonts w:ascii="Times New Roman" w:hAnsi="Times New Roman" w:cs="Times New Roman"/>
          <w:sz w:val="24"/>
          <w:szCs w:val="24"/>
        </w:rPr>
        <w:t xml:space="preserve">The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preferably many 1,000s of sample site</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ED3DD6">
        <w:rPr>
          <w:rFonts w:ascii="Times New Roman" w:hAnsi="Times New Roman" w:cs="Times New Roman"/>
          <w:sz w:val="24"/>
          <w:szCs w:val="24"/>
        </w:rPr>
        <w:t xml:space="preserve">sample locations across the Arctic – Boreal domain. </w:t>
      </w:r>
    </w:p>
    <w:p w14:paraId="73789C00" w14:textId="77777777" w:rsidR="007435E8" w:rsidRDefault="007C1180" w:rsidP="00C56196">
      <w:pPr>
        <w:pStyle w:val="NoSpacing"/>
        <w:rPr>
          <w:ins w:id="466" w:author="Jakob Johann Assmann" w:date="2022-01-17T13:02:00Z"/>
          <w:rFonts w:ascii="Times New Roman" w:hAnsi="Times New Roman" w:cs="Times New Roman"/>
          <w:sz w:val="24"/>
          <w:szCs w:val="24"/>
        </w:rPr>
      </w:pPr>
      <w:r>
        <w:rPr>
          <w:rFonts w:ascii="Times New Roman" w:hAnsi="Times New Roman" w:cs="Times New Roman"/>
          <w:sz w:val="24"/>
          <w:szCs w:val="24"/>
        </w:rPr>
        <w:t>T</w:t>
      </w:r>
      <w:r w:rsidR="00C56196"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00C56196" w:rsidRPr="00CA364C">
        <w:rPr>
          <w:rFonts w:ascii="Times New Roman" w:hAnsi="Times New Roman" w:cs="Times New Roman"/>
          <w:sz w:val="24"/>
          <w:szCs w:val="24"/>
        </w:rPr>
        <w:t>approach involves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determining the typical reflectance at a site during a portion of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growing season using Landsat 7 and Landsat 5/8 data that were collected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same years. A</w:t>
      </w:r>
      <w:r w:rsidR="00C56196">
        <w:rPr>
          <w:rFonts w:ascii="Times New Roman" w:hAnsi="Times New Roman" w:cs="Times New Roman"/>
          <w:sz w:val="24"/>
          <w:szCs w:val="24"/>
        </w:rPr>
        <w:t xml:space="preserve"> </w:t>
      </w:r>
      <w:r>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00C56196" w:rsidRPr="00CA364C">
        <w:rPr>
          <w:rFonts w:ascii="Times New Roman" w:hAnsi="Times New Roman" w:cs="Times New Roman"/>
          <w:sz w:val="24"/>
          <w:szCs w:val="24"/>
        </w:rPr>
        <w:t>orest model is then trained to predict Landsat</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7 reflectance from Landsat 5/8</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00C56196" w:rsidRPr="00CA364C">
        <w:rPr>
          <w:rFonts w:ascii="Times New Roman" w:hAnsi="Times New Roman" w:cs="Times New Roman"/>
          <w:sz w:val="24"/>
          <w:szCs w:val="24"/>
        </w:rPr>
        <w:t>include</w:t>
      </w:r>
      <w:r>
        <w:rPr>
          <w:rFonts w:ascii="Times New Roman" w:hAnsi="Times New Roman" w:cs="Times New Roman"/>
          <w:sz w:val="24"/>
          <w:szCs w:val="24"/>
        </w:rPr>
        <w:t>s</w:t>
      </w:r>
      <w:r w:rsidR="00C56196" w:rsidRPr="00CA364C">
        <w:rPr>
          <w:rFonts w:ascii="Times New Roman" w:hAnsi="Times New Roman" w:cs="Times New Roman"/>
          <w:sz w:val="24"/>
          <w:szCs w:val="24"/>
        </w:rPr>
        <w:t xml:space="preserve"> both</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00C56196" w:rsidRPr="00CA364C">
        <w:rPr>
          <w:rFonts w:ascii="Times New Roman" w:hAnsi="Times New Roman" w:cs="Times New Roman"/>
          <w:sz w:val="24"/>
          <w:szCs w:val="24"/>
        </w:rPr>
        <w:t>andom</w:t>
      </w:r>
      <w:r w:rsidR="00C56196">
        <w:rPr>
          <w:rFonts w:ascii="Times New Roman" w:hAnsi="Times New Roman" w:cs="Times New Roman"/>
          <w:sz w:val="24"/>
          <w:szCs w:val="24"/>
        </w:rPr>
        <w:t xml:space="preserve"> </w:t>
      </w:r>
      <w:r>
        <w:rPr>
          <w:rFonts w:ascii="Times New Roman" w:hAnsi="Times New Roman" w:cs="Times New Roman"/>
          <w:sz w:val="24"/>
          <w:szCs w:val="24"/>
        </w:rPr>
        <w:t>f</w:t>
      </w:r>
      <w:r w:rsidR="00C56196" w:rsidRPr="00CA364C">
        <w:rPr>
          <w:rFonts w:ascii="Times New Roman" w:hAnsi="Times New Roman" w:cs="Times New Roman"/>
          <w:sz w:val="24"/>
          <w:szCs w:val="24"/>
        </w:rPr>
        <w:t>orest model for</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each sensor.</w:t>
      </w:r>
    </w:p>
    <w:p w14:paraId="1AC03B70" w14:textId="3944EBFC" w:rsidR="00C56196" w:rsidRDefault="007435E8" w:rsidP="00C56196">
      <w:pPr>
        <w:pStyle w:val="NoSpacing"/>
        <w:rPr>
          <w:rFonts w:ascii="Consolas" w:hAnsi="Consolas" w:cs="Times New Roman"/>
          <w:sz w:val="20"/>
          <w:szCs w:val="20"/>
        </w:rPr>
      </w:pPr>
      <w:ins w:id="467" w:author="Jakob Johann Assmann" w:date="2022-01-17T13:02:00Z">
        <w:r w:rsidRPr="007435E8">
          <w:rPr>
            <w:rFonts w:ascii="Times New Roman" w:hAnsi="Times New Roman" w:cs="Times New Roman"/>
            <w:sz w:val="24"/>
            <w:szCs w:val="24"/>
            <w:rPrChange w:id="468" w:author="Jakob Johann Assmann" w:date="2022-01-17T13:03:00Z">
              <w:rPr>
                <w:rFonts w:ascii="Times New Roman" w:hAnsi="Times New Roman" w:cs="Times New Roman"/>
                <w:i/>
                <w:iCs/>
                <w:sz w:val="24"/>
                <w:szCs w:val="24"/>
              </w:rPr>
            </w:rPrChange>
          </w:rPr>
          <w:t xml:space="preserve">As </w:t>
        </w:r>
      </w:ins>
      <w:ins w:id="469" w:author="Jakob Johann Assmann" w:date="2022-01-18T14:08:00Z">
        <w:r w:rsidR="00F2625C">
          <w:rPr>
            <w:rFonts w:ascii="Times New Roman" w:hAnsi="Times New Roman" w:cs="Times New Roman"/>
            <w:sz w:val="24"/>
            <w:szCs w:val="24"/>
          </w:rPr>
          <w:t>its</w:t>
        </w:r>
      </w:ins>
      <w:ins w:id="470" w:author="Jakob Johann Assmann" w:date="2022-01-17T13:02:00Z">
        <w:r w:rsidRPr="007435E8">
          <w:rPr>
            <w:rFonts w:ascii="Times New Roman" w:hAnsi="Times New Roman" w:cs="Times New Roman"/>
            <w:sz w:val="24"/>
            <w:szCs w:val="24"/>
            <w:rPrChange w:id="471" w:author="Jakob Johann Assmann" w:date="2022-01-17T13:03:00Z">
              <w:rPr>
                <w:rFonts w:ascii="Times New Roman" w:hAnsi="Times New Roman" w:cs="Times New Roman"/>
                <w:i/>
                <w:iCs/>
                <w:sz w:val="24"/>
                <w:szCs w:val="24"/>
              </w:rPr>
            </w:rPrChange>
          </w:rPr>
          <w:t xml:space="preserve"> main</w:t>
        </w:r>
        <w:r>
          <w:rPr>
            <w:rFonts w:ascii="Times New Roman" w:hAnsi="Times New Roman" w:cs="Times New Roman"/>
            <w:i/>
            <w:iCs/>
            <w:sz w:val="24"/>
            <w:szCs w:val="24"/>
          </w:rPr>
          <w:t xml:space="preserve"> input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sidRPr="007435E8">
          <w:rPr>
            <w:rFonts w:ascii="Times New Roman" w:hAnsi="Times New Roman" w:cs="Times New Roman"/>
            <w:sz w:val="24"/>
            <w:szCs w:val="24"/>
            <w:rPrChange w:id="472" w:author="Jakob Johann Assmann" w:date="2022-01-17T13:03:00Z">
              <w:rPr>
                <w:rFonts w:ascii="Times New Roman" w:hAnsi="Times New Roman" w:cs="Times New Roman"/>
                <w:i/>
                <w:iCs/>
                <w:sz w:val="24"/>
                <w:szCs w:val="24"/>
              </w:rPr>
            </w:rPrChange>
          </w:rPr>
          <w:t>takes a</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data.table</w:t>
        </w:r>
        <w:proofErr w:type="spellEnd"/>
        <w:r w:rsidRPr="007435E8">
          <w:rPr>
            <w:rFonts w:ascii="Times New Roman" w:hAnsi="Times New Roman" w:cs="Times New Roman"/>
            <w:sz w:val="24"/>
            <w:szCs w:val="24"/>
            <w:rPrChange w:id="473" w:author="Jakob Johann Assmann" w:date="2022-01-17T13:03:00Z">
              <w:rPr>
                <w:rFonts w:ascii="Times New Roman" w:hAnsi="Times New Roman" w:cs="Times New Roman"/>
                <w:i/>
                <w:iCs/>
                <w:sz w:val="24"/>
                <w:szCs w:val="24"/>
              </w:rPr>
            </w:rPrChange>
          </w:rPr>
          <w:t xml:space="preserve"> of </w:t>
        </w:r>
      </w:ins>
      <w:ins w:id="474" w:author="Jakob Johann Assmann" w:date="2022-01-17T13:03:00Z">
        <w:r>
          <w:rPr>
            <w:rFonts w:ascii="Times New Roman" w:hAnsi="Times New Roman" w:cs="Times New Roman"/>
            <w:sz w:val="24"/>
            <w:szCs w:val="24"/>
          </w:rPr>
          <w:t xml:space="preserve">Landsat records for sample sites </w:t>
        </w:r>
      </w:ins>
      <w:ins w:id="475" w:author="Jakob Johann Assmann" w:date="2022-01-17T13:04:00Z">
        <w:r>
          <w:rPr>
            <w:rFonts w:ascii="Times New Roman" w:hAnsi="Times New Roman" w:cs="Times New Roman"/>
            <w:sz w:val="24"/>
            <w:szCs w:val="24"/>
          </w:rPr>
          <w:t>and a string specifying the name of the band (or spectral index) to be cross-calibrated.</w:t>
        </w:r>
      </w:ins>
      <w:r w:rsidR="00C56196" w:rsidRPr="00CA364C">
        <w:rPr>
          <w:rFonts w:ascii="Times New Roman" w:hAnsi="Times New Roman" w:cs="Times New Roman"/>
          <w:sz w:val="24"/>
          <w:szCs w:val="24"/>
        </w:rPr>
        <w:t xml:space="preserve"> By default, </w:t>
      </w:r>
      <w:proofErr w:type="spellStart"/>
      <w:r w:rsidR="00C56196" w:rsidRPr="001813F3">
        <w:rPr>
          <w:rFonts w:ascii="Times New Roman" w:hAnsi="Times New Roman" w:cs="Times New Roman"/>
          <w:i/>
          <w:iCs/>
          <w:sz w:val="24"/>
          <w:szCs w:val="24"/>
        </w:rPr>
        <w:t>lsat_calibrate_</w:t>
      </w:r>
      <w:proofErr w:type="gramStart"/>
      <w:r w:rsidR="00C56196" w:rsidRPr="001813F3">
        <w:rPr>
          <w:rFonts w:ascii="Times New Roman" w:hAnsi="Times New Roman" w:cs="Times New Roman"/>
          <w:i/>
          <w:iCs/>
          <w:sz w:val="24"/>
          <w:szCs w:val="24"/>
        </w:rPr>
        <w:t>rf</w:t>
      </w:r>
      <w:proofErr w:type="spellEnd"/>
      <w:r w:rsidR="00C56196" w:rsidRPr="001813F3">
        <w:rPr>
          <w:rFonts w:ascii="Times New Roman" w:hAnsi="Times New Roman" w:cs="Times New Roman"/>
          <w:i/>
          <w:iCs/>
          <w:sz w:val="24"/>
          <w:szCs w:val="24"/>
        </w:rPr>
        <w:t>(</w:t>
      </w:r>
      <w:proofErr w:type="gramEnd"/>
      <w:r w:rsidR="00C56196" w:rsidRPr="001813F3">
        <w:rPr>
          <w:rFonts w:ascii="Times New Roman" w:hAnsi="Times New Roman" w:cs="Times New Roman"/>
          <w:i/>
          <w:iCs/>
          <w:sz w:val="24"/>
          <w:szCs w:val="24"/>
        </w:rPr>
        <w:t>)</w:t>
      </w:r>
      <w:r w:rsidR="00C56196" w:rsidRPr="00CA364C">
        <w:rPr>
          <w:rFonts w:ascii="Times New Roman" w:hAnsi="Times New Roman" w:cs="Times New Roman"/>
          <w:sz w:val="24"/>
          <w:szCs w:val="24"/>
        </w:rPr>
        <w:t xml:space="preserve"> will </w:t>
      </w:r>
      <w:ins w:id="476" w:author="Jakob Johann Assmann" w:date="2022-01-17T13:06:00Z">
        <w:r w:rsidR="00E74E5C">
          <w:rPr>
            <w:rFonts w:ascii="Times New Roman" w:hAnsi="Times New Roman" w:cs="Times New Roman"/>
            <w:sz w:val="24"/>
            <w:szCs w:val="24"/>
          </w:rPr>
          <w:t xml:space="preserve">return a </w:t>
        </w:r>
        <w:proofErr w:type="spellStart"/>
        <w:r w:rsidR="00E74E5C">
          <w:rPr>
            <w:rFonts w:ascii="Times New Roman" w:hAnsi="Times New Roman" w:cs="Times New Roman"/>
            <w:sz w:val="24"/>
            <w:szCs w:val="24"/>
          </w:rPr>
          <w:t>data.table</w:t>
        </w:r>
        <w:proofErr w:type="spellEnd"/>
        <w:r w:rsidR="00E74E5C">
          <w:rPr>
            <w:rFonts w:ascii="Times New Roman" w:hAnsi="Times New Roman" w:cs="Times New Roman"/>
            <w:sz w:val="24"/>
            <w:szCs w:val="24"/>
          </w:rPr>
          <w:t xml:space="preserve"> with </w:t>
        </w:r>
      </w:ins>
      <w:del w:id="477" w:author="Jakob Johann Assmann" w:date="2022-01-17T13:07:00Z">
        <w:r w:rsidR="00C56196" w:rsidRPr="00CA364C" w:rsidDel="00E74E5C">
          <w:rPr>
            <w:rFonts w:ascii="Times New Roman" w:hAnsi="Times New Roman" w:cs="Times New Roman"/>
            <w:sz w:val="24"/>
            <w:szCs w:val="24"/>
          </w:rPr>
          <w:delText xml:space="preserve">add </w:delText>
        </w:r>
      </w:del>
      <w:r w:rsidR="00C56196" w:rsidRPr="00CA364C">
        <w:rPr>
          <w:rFonts w:ascii="Times New Roman" w:hAnsi="Times New Roman" w:cs="Times New Roman"/>
          <w:sz w:val="24"/>
          <w:szCs w:val="24"/>
        </w:rPr>
        <w:t>a new column</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with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cross-calibrated data </w:t>
      </w:r>
      <w:commentRangeStart w:id="478"/>
      <w:r w:rsidR="00C56196" w:rsidRPr="00CA364C">
        <w:rPr>
          <w:rFonts w:ascii="Times New Roman" w:hAnsi="Times New Roman" w:cs="Times New Roman"/>
          <w:sz w:val="24"/>
          <w:szCs w:val="24"/>
        </w:rPr>
        <w:t>([band].</w:t>
      </w:r>
      <w:proofErr w:type="spellStart"/>
      <w:r w:rsidR="00C56196" w:rsidRPr="00CA364C">
        <w:rPr>
          <w:rFonts w:ascii="Times New Roman" w:hAnsi="Times New Roman" w:cs="Times New Roman"/>
          <w:sz w:val="24"/>
          <w:szCs w:val="24"/>
        </w:rPr>
        <w:t>xcal</w:t>
      </w:r>
      <w:proofErr w:type="spellEnd"/>
      <w:r w:rsidR="00C56196" w:rsidRPr="00CA364C">
        <w:rPr>
          <w:rFonts w:ascii="Times New Roman" w:hAnsi="Times New Roman" w:cs="Times New Roman"/>
          <w:sz w:val="24"/>
          <w:szCs w:val="24"/>
        </w:rPr>
        <w:t>); however, the function</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will overwrite the existing column if </w:t>
      </w:r>
      <w:proofErr w:type="spellStart"/>
      <w:r w:rsidR="00C56196" w:rsidRPr="00CA364C">
        <w:rPr>
          <w:rFonts w:ascii="Times New Roman" w:hAnsi="Times New Roman" w:cs="Times New Roman"/>
          <w:sz w:val="24"/>
          <w:szCs w:val="24"/>
        </w:rPr>
        <w:t>overwrite.col</w:t>
      </w:r>
      <w:proofErr w:type="spellEnd"/>
      <w:r w:rsidR="00C56196" w:rsidRPr="00CA364C">
        <w:rPr>
          <w:rFonts w:ascii="Times New Roman" w:hAnsi="Times New Roman" w:cs="Times New Roman"/>
          <w:sz w:val="24"/>
          <w:szCs w:val="24"/>
        </w:rPr>
        <w:t xml:space="preserve"> =</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w:t>
      </w:r>
      <w:commentRangeEnd w:id="478"/>
      <w:r w:rsidR="00E74E5C">
        <w:rPr>
          <w:rStyle w:val="CommentReference"/>
        </w:rPr>
        <w:commentReference w:id="478"/>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00C56196" w:rsidRPr="00CA364C">
        <w:rPr>
          <w:rFonts w:ascii="Times New Roman" w:hAnsi="Times New Roman" w:cs="Times New Roman"/>
          <w:sz w:val="24"/>
          <w:szCs w:val="24"/>
        </w:rPr>
        <w:t xml:space="preserve"> an</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output </w:t>
      </w:r>
      <w:commentRangeStart w:id="479"/>
      <w:r w:rsidR="00C56196" w:rsidRPr="00CA364C">
        <w:rPr>
          <w:rFonts w:ascii="Times New Roman" w:hAnsi="Times New Roman" w:cs="Times New Roman"/>
          <w:sz w:val="24"/>
          <w:szCs w:val="24"/>
        </w:rPr>
        <w:t xml:space="preserve">directory </w:t>
      </w:r>
      <w:commentRangeEnd w:id="479"/>
      <w:r>
        <w:rPr>
          <w:rStyle w:val="CommentReference"/>
        </w:rPr>
        <w:commentReference w:id="479"/>
      </w:r>
      <w:r w:rsidR="00C56196" w:rsidRPr="00CA364C">
        <w:rPr>
          <w:rFonts w:ascii="Times New Roman" w:hAnsi="Times New Roman" w:cs="Times New Roman"/>
          <w:sz w:val="24"/>
          <w:szCs w:val="24"/>
        </w:rPr>
        <w:t xml:space="preserve">that contains (1) trained </w:t>
      </w:r>
      <w:r w:rsidR="007C1180">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00C56196" w:rsidRPr="00CA364C">
        <w:rPr>
          <w:rFonts w:ascii="Times New Roman" w:hAnsi="Times New Roman" w:cs="Times New Roman"/>
          <w:sz w:val="24"/>
          <w:szCs w:val="24"/>
        </w:rPr>
        <w:t>orest models, (2) a</w:t>
      </w:r>
      <w:r w:rsidR="00C56196">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00C56196" w:rsidRPr="00CA364C">
        <w:rPr>
          <w:rFonts w:ascii="Times New Roman" w:hAnsi="Times New Roman" w:cs="Times New Roman"/>
          <w:sz w:val="24"/>
          <w:szCs w:val="24"/>
        </w:rPr>
        <w:t>model</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evaluation metrics, and (3</w:t>
      </w:r>
      <w:commentRangeStart w:id="480"/>
      <w:r w:rsidR="00C56196" w:rsidRPr="00CA364C">
        <w:rPr>
          <w:rFonts w:ascii="Times New Roman" w:hAnsi="Times New Roman" w:cs="Times New Roman"/>
          <w:sz w:val="24"/>
          <w:szCs w:val="24"/>
        </w:rPr>
        <w:t>) a multi-panel figure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comparing sensors pre- and post-calibration</w:t>
      </w:r>
      <w:commentRangeEnd w:id="480"/>
      <w:r>
        <w:rPr>
          <w:rStyle w:val="CommentReference"/>
        </w:rPr>
        <w:commentReference w:id="480"/>
      </w:r>
      <w:r w:rsidR="00C56196" w:rsidRPr="00CA364C">
        <w:rPr>
          <w:rFonts w:ascii="Times New Roman" w:hAnsi="Times New Roman" w:cs="Times New Roman"/>
          <w:sz w:val="24"/>
          <w:szCs w:val="24"/>
        </w:rPr>
        <w:t>.</w:t>
      </w:r>
      <w:del w:id="481" w:author="Jakob Johann Assmann" w:date="2022-01-17T13:06:00Z">
        <w:r w:rsidR="00C56196" w:rsidDel="00E74E5C">
          <w:rPr>
            <w:rFonts w:ascii="Times New Roman" w:hAnsi="Times New Roman" w:cs="Times New Roman"/>
            <w:sz w:val="24"/>
            <w:szCs w:val="24"/>
          </w:rPr>
          <w:delText xml:space="preserve"> </w:delText>
        </w:r>
      </w:del>
      <w:ins w:id="482" w:author="Jakob Johann Assmann" w:date="2022-01-17T13:06:00Z">
        <w:r w:rsidR="00E74E5C">
          <w:rPr>
            <w:rFonts w:ascii="Times New Roman" w:hAnsi="Times New Roman" w:cs="Times New Roman"/>
            <w:sz w:val="24"/>
            <w:szCs w:val="24"/>
          </w:rPr>
          <w:t xml:space="preserve"> </w:t>
        </w:r>
      </w:ins>
      <w:r w:rsidR="00C56196"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00C56196"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00C56196" w:rsidRPr="00CA364C">
        <w:rPr>
          <w:rFonts w:ascii="Times New Roman" w:hAnsi="Times New Roman" w:cs="Times New Roman"/>
          <w:sz w:val="24"/>
          <w:szCs w:val="24"/>
        </w:rPr>
        <w:t>add a new column with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00C56196" w:rsidRPr="00CA364C">
        <w:rPr>
          <w:rFonts w:ascii="Times New Roman" w:hAnsi="Times New Roman" w:cs="Times New Roman"/>
          <w:sz w:val="24"/>
          <w:szCs w:val="24"/>
        </w:rPr>
        <w:t>, then either use those data in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subsequent functions (e.g., </w:t>
      </w:r>
      <w:proofErr w:type="spellStart"/>
      <w:proofErr w:type="gramStart"/>
      <w:r w:rsidR="00C56196" w:rsidRPr="00CA364C">
        <w:rPr>
          <w:rFonts w:ascii="Times New Roman" w:hAnsi="Times New Roman" w:cs="Times New Roman"/>
          <w:sz w:val="24"/>
          <w:szCs w:val="24"/>
        </w:rPr>
        <w:t>ndvi.xcal</w:t>
      </w:r>
      <w:proofErr w:type="spellEnd"/>
      <w:proofErr w:type="gramEnd"/>
      <w:r w:rsidR="00C56196" w:rsidRPr="00CA364C">
        <w:rPr>
          <w:rFonts w:ascii="Times New Roman" w:hAnsi="Times New Roman" w:cs="Times New Roman"/>
          <w:sz w:val="24"/>
          <w:szCs w:val="24"/>
        </w:rPr>
        <w:t>) or, once satisfied, manually</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overwrite the uncalibrated data to simplify subsequent column name</w:t>
      </w:r>
      <w:r w:rsidR="00C56196">
        <w:rPr>
          <w:rFonts w:ascii="Times New Roman" w:hAnsi="Times New Roman" w:cs="Times New Roman"/>
          <w:sz w:val="24"/>
          <w:szCs w:val="24"/>
        </w:rPr>
        <w:t>s</w:t>
      </w:r>
      <w:r w:rsidR="007C1180">
        <w:rPr>
          <w:rFonts w:ascii="Times New Roman" w:hAnsi="Times New Roman" w:cs="Times New Roman"/>
          <w:sz w:val="24"/>
          <w:szCs w:val="24"/>
        </w:rPr>
        <w:t>.</w:t>
      </w:r>
      <w:r w:rsidR="00C56196">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BB4FF3E" w14:textId="77777777" w:rsidR="00C56196" w:rsidRPr="00C40A6A" w:rsidRDefault="00C56196" w:rsidP="00C56196">
      <w:pPr>
        <w:pStyle w:val="Heading1"/>
      </w:pPr>
      <w:r w:rsidRPr="00C40A6A">
        <w:t>Data analysis</w:t>
      </w:r>
    </w:p>
    <w:p w14:paraId="49B0D945" w14:textId="77777777" w:rsidR="00C56196" w:rsidRPr="00381CED" w:rsidRDefault="00C56196" w:rsidP="00C56196">
      <w:pPr>
        <w:pStyle w:val="Heading2"/>
      </w:pPr>
      <w:r w:rsidRPr="00381CED">
        <w:lastRenderedPageBreak/>
        <w:t xml:space="preserve">Fit phenological curves to vegetation greenness time series using </w:t>
      </w:r>
      <w:proofErr w:type="spellStart"/>
      <w:r w:rsidRPr="00381CED">
        <w:t>lsat_fit_phenological_</w:t>
      </w:r>
      <w:proofErr w:type="gramStart"/>
      <w:r w:rsidRPr="00381CED">
        <w:t>curves</w:t>
      </w:r>
      <w:proofErr w:type="spellEnd"/>
      <w:r w:rsidRPr="00381CED">
        <w:t>(</w:t>
      </w:r>
      <w:proofErr w:type="gramEnd"/>
      <w:r w:rsidRPr="00381CED">
        <w:t>)</w:t>
      </w:r>
    </w:p>
    <w:p w14:paraId="208C0D8D" w14:textId="7493CDC1" w:rsidR="00C56196" w:rsidRPr="00CA364C" w:rsidDel="00BA6731" w:rsidRDefault="00C56196" w:rsidP="00C56196">
      <w:pPr>
        <w:pStyle w:val="NoSpacing"/>
        <w:rPr>
          <w:del w:id="483" w:author="Jakob Johann Assmann" w:date="2022-01-17T17:31:00Z"/>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characterizes seasonal</w:t>
      </w:r>
      <w:r>
        <w:rPr>
          <w:rFonts w:ascii="Times New Roman" w:hAnsi="Times New Roman" w:cs="Times New Roman"/>
          <w:sz w:val="24"/>
          <w:szCs w:val="24"/>
        </w:rPr>
        <w:t xml:space="preserve"> </w:t>
      </w:r>
      <w:r w:rsidRPr="00CA364C">
        <w:rPr>
          <w:rFonts w:ascii="Times New Roman" w:hAnsi="Times New Roman" w:cs="Times New Roman"/>
          <w:sz w:val="24"/>
          <w:szCs w:val="24"/>
        </w:rPr>
        <w:t>land surface phenology at each sampling site using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(e.g., NDVI) time series from Landsat satellite observations. </w:t>
      </w:r>
      <w:commentRangeStart w:id="484"/>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function was </w:t>
      </w:r>
      <w:ins w:id="485" w:author="Jakob Johann Assmann" w:date="2022-01-17T13:09:00Z">
        <w:r w:rsidR="00C504CF">
          <w:rPr>
            <w:rFonts w:ascii="Times New Roman" w:hAnsi="Times New Roman" w:cs="Times New Roman"/>
            <w:sz w:val="24"/>
            <w:szCs w:val="24"/>
          </w:rPr>
          <w:t xml:space="preserve">originally </w:t>
        </w:r>
      </w:ins>
      <w:r w:rsidRPr="00CA364C">
        <w:rPr>
          <w:rFonts w:ascii="Times New Roman" w:hAnsi="Times New Roman" w:cs="Times New Roman"/>
          <w:sz w:val="24"/>
          <w:szCs w:val="24"/>
        </w:rPr>
        <w:t>constructed as a steppingstone to estimating annual maximum</w:t>
      </w:r>
    </w:p>
    <w:p w14:paraId="37F099C3" w14:textId="415477F8" w:rsidR="00C56196" w:rsidRPr="00CA364C" w:rsidDel="00BA6731" w:rsidRDefault="00BA6731" w:rsidP="00C56196">
      <w:pPr>
        <w:pStyle w:val="NoSpacing"/>
        <w:rPr>
          <w:del w:id="486" w:author="Jakob Johann Assmann" w:date="2022-01-17T17:31:00Z"/>
          <w:rFonts w:ascii="Times New Roman" w:hAnsi="Times New Roman" w:cs="Times New Roman"/>
          <w:sz w:val="24"/>
          <w:szCs w:val="24"/>
        </w:rPr>
      </w:pPr>
      <w:ins w:id="487" w:author="Jakob Johann Assmann" w:date="2022-01-17T17:31:00Z">
        <w:r>
          <w:rPr>
            <w:rFonts w:ascii="Times New Roman" w:hAnsi="Times New Roman" w:cs="Times New Roman"/>
            <w:sz w:val="24"/>
            <w:szCs w:val="24"/>
          </w:rPr>
          <w:t xml:space="preserve"> </w:t>
        </w:r>
      </w:ins>
      <w:commentRangeStart w:id="488"/>
      <w:r w:rsidR="00C504CF" w:rsidRPr="00CA364C">
        <w:rPr>
          <w:rFonts w:ascii="Times New Roman" w:hAnsi="Times New Roman" w:cs="Times New Roman"/>
          <w:sz w:val="24"/>
          <w:szCs w:val="24"/>
        </w:rPr>
        <w:t>V</w:t>
      </w:r>
      <w:r w:rsidR="00C56196" w:rsidRPr="00CA364C">
        <w:rPr>
          <w:rFonts w:ascii="Times New Roman" w:hAnsi="Times New Roman" w:cs="Times New Roman"/>
          <w:sz w:val="24"/>
          <w:szCs w:val="24"/>
        </w:rPr>
        <w:t xml:space="preserve">egetation greenness (e.g., </w:t>
      </w:r>
      <w:proofErr w:type="spellStart"/>
      <w:r w:rsidR="00C56196" w:rsidRPr="00CA364C">
        <w:rPr>
          <w:rFonts w:ascii="Times New Roman" w:hAnsi="Times New Roman" w:cs="Times New Roman"/>
          <w:sz w:val="24"/>
          <w:szCs w:val="24"/>
        </w:rPr>
        <w:t>NDVImax</w:t>
      </w:r>
      <w:proofErr w:type="spellEnd"/>
      <w:r w:rsidR="00C56196" w:rsidRPr="00CA364C">
        <w:rPr>
          <w:rFonts w:ascii="Times New Roman" w:hAnsi="Times New Roman" w:cs="Times New Roman"/>
          <w:sz w:val="24"/>
          <w:szCs w:val="24"/>
        </w:rPr>
        <w:t>)</w:t>
      </w:r>
      <w:ins w:id="489" w:author="Jakob Johann Assmann" w:date="2022-01-17T13:09:00Z">
        <w:r w:rsidR="00C504CF">
          <w:rPr>
            <w:rFonts w:ascii="Times New Roman" w:hAnsi="Times New Roman" w:cs="Times New Roman"/>
            <w:sz w:val="24"/>
            <w:szCs w:val="24"/>
          </w:rPr>
          <w:t xml:space="preserve"> for time-series analysis</w:t>
        </w:r>
      </w:ins>
      <w:commentRangeEnd w:id="484"/>
      <w:ins w:id="490" w:author="Jakob Johann Assmann" w:date="2022-01-17T13:11:00Z">
        <w:r w:rsidR="00C941D3">
          <w:rPr>
            <w:rStyle w:val="CommentReference"/>
          </w:rPr>
          <w:commentReference w:id="484"/>
        </w:r>
      </w:ins>
      <w:r w:rsidR="00C56196" w:rsidRPr="00CA364C">
        <w:rPr>
          <w:rFonts w:ascii="Times New Roman" w:hAnsi="Times New Roman" w:cs="Times New Roman"/>
          <w:sz w:val="24"/>
          <w:szCs w:val="24"/>
        </w:rPr>
        <w:t>. The function iteratively fits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cubic splines to seasonal vegetation greenness time series and returns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information about the timing and magnitude of individual vegetation</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greenness observation relative to a multi-year seasonal phenology at</w:t>
      </w:r>
    </w:p>
    <w:p w14:paraId="2447A8E1" w14:textId="5ED757EE" w:rsidR="00C56196" w:rsidRPr="00CA364C" w:rsidRDefault="00BA6731" w:rsidP="00C56196">
      <w:pPr>
        <w:pStyle w:val="NoSpacing"/>
        <w:rPr>
          <w:rFonts w:ascii="Times New Roman" w:hAnsi="Times New Roman" w:cs="Times New Roman"/>
          <w:sz w:val="24"/>
          <w:szCs w:val="24"/>
        </w:rPr>
      </w:pPr>
      <w:ins w:id="491" w:author="Jakob Johann Assmann" w:date="2022-01-17T17:31:00Z">
        <w:r>
          <w:rPr>
            <w:rFonts w:ascii="Times New Roman" w:hAnsi="Times New Roman" w:cs="Times New Roman"/>
            <w:sz w:val="24"/>
            <w:szCs w:val="24"/>
          </w:rPr>
          <w:t xml:space="preserve"> </w:t>
        </w:r>
      </w:ins>
      <w:r w:rsidR="00C56196" w:rsidRPr="00CA364C">
        <w:rPr>
          <w:rFonts w:ascii="Times New Roman" w:hAnsi="Times New Roman" w:cs="Times New Roman"/>
          <w:sz w:val="24"/>
          <w:szCs w:val="24"/>
        </w:rPr>
        <w:t>each site</w:t>
      </w:r>
      <w:r w:rsidR="00C56196">
        <w:rPr>
          <w:rFonts w:ascii="Times New Roman" w:hAnsi="Times New Roman" w:cs="Times New Roman"/>
          <w:sz w:val="24"/>
          <w:szCs w:val="24"/>
        </w:rPr>
        <w:t xml:space="preserve">. </w:t>
      </w:r>
      <w:commentRangeEnd w:id="488"/>
      <w:r w:rsidR="00C941D3">
        <w:rPr>
          <w:rStyle w:val="CommentReference"/>
        </w:rPr>
        <w:commentReference w:id="488"/>
      </w:r>
      <w:r w:rsidR="00C56196" w:rsidRPr="00CA364C">
        <w:rPr>
          <w:rFonts w:ascii="Times New Roman" w:hAnsi="Times New Roman" w:cs="Times New Roman"/>
          <w:sz w:val="24"/>
          <w:szCs w:val="24"/>
        </w:rPr>
        <w:t>The function was designed for spectral indices that are typically</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positive (e.g., NDVI). If you are working with a spectral index that is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typically negative (e.g., NDWI) then multiply your index by -1 before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running the </w:t>
      </w:r>
      <w:proofErr w:type="spellStart"/>
      <w:r w:rsidR="00C56196" w:rsidRPr="00381CED">
        <w:rPr>
          <w:rFonts w:ascii="Times New Roman" w:hAnsi="Times New Roman" w:cs="Times New Roman"/>
          <w:i/>
          <w:iCs/>
          <w:sz w:val="24"/>
          <w:szCs w:val="24"/>
        </w:rPr>
        <w:t>lsat_fit_phenological_</w:t>
      </w:r>
      <w:proofErr w:type="gramStart"/>
      <w:r w:rsidR="00C56196" w:rsidRPr="00381CED">
        <w:rPr>
          <w:rFonts w:ascii="Times New Roman" w:hAnsi="Times New Roman" w:cs="Times New Roman"/>
          <w:i/>
          <w:iCs/>
          <w:sz w:val="24"/>
          <w:szCs w:val="24"/>
        </w:rPr>
        <w:t>curves</w:t>
      </w:r>
      <w:proofErr w:type="spellEnd"/>
      <w:r w:rsidR="00C56196" w:rsidRPr="00381CED">
        <w:rPr>
          <w:rFonts w:ascii="Times New Roman" w:hAnsi="Times New Roman" w:cs="Times New Roman"/>
          <w:i/>
          <w:iCs/>
          <w:sz w:val="24"/>
          <w:szCs w:val="24"/>
        </w:rPr>
        <w:t>(</w:t>
      </w:r>
      <w:proofErr w:type="gramEnd"/>
      <w:r w:rsidR="00C56196" w:rsidRPr="00381CED">
        <w:rPr>
          <w:rFonts w:ascii="Times New Roman" w:hAnsi="Times New Roman" w:cs="Times New Roman"/>
          <w:i/>
          <w:iCs/>
          <w:sz w:val="24"/>
          <w:szCs w:val="24"/>
        </w:rPr>
        <w:t>)</w:t>
      </w:r>
      <w:r w:rsidR="00C56196" w:rsidRPr="00CA364C">
        <w:rPr>
          <w:rFonts w:ascii="Times New Roman" w:hAnsi="Times New Roman" w:cs="Times New Roman"/>
          <w:sz w:val="24"/>
          <w:szCs w:val="24"/>
        </w:rPr>
        <w:t xml:space="preserve"> and</w:t>
      </w:r>
      <w:r w:rsidR="00C56196">
        <w:rPr>
          <w:rFonts w:ascii="Times New Roman" w:hAnsi="Times New Roman" w:cs="Times New Roman"/>
          <w:sz w:val="24"/>
          <w:szCs w:val="24"/>
        </w:rPr>
        <w:t xml:space="preserve"> </w:t>
      </w:r>
      <w:proofErr w:type="spellStart"/>
      <w:r w:rsidR="00C56196" w:rsidRPr="00381CED">
        <w:rPr>
          <w:rFonts w:ascii="Times New Roman" w:hAnsi="Times New Roman" w:cs="Times New Roman"/>
          <w:i/>
          <w:iCs/>
          <w:sz w:val="24"/>
          <w:szCs w:val="24"/>
        </w:rPr>
        <w:t>lsat_summarize_growing_seasons</w:t>
      </w:r>
      <w:proofErr w:type="spellEnd"/>
      <w:r w:rsidR="00C56196" w:rsidRPr="00381CED">
        <w:rPr>
          <w:rFonts w:ascii="Times New Roman" w:hAnsi="Times New Roman" w:cs="Times New Roman"/>
          <w:i/>
          <w:iCs/>
          <w:sz w:val="24"/>
          <w:szCs w:val="24"/>
        </w:rPr>
        <w:t>()</w:t>
      </w:r>
      <w:r w:rsidR="00C56196" w:rsidRPr="00CA364C">
        <w:rPr>
          <w:rFonts w:ascii="Times New Roman" w:hAnsi="Times New Roman" w:cs="Times New Roman"/>
          <w:sz w:val="24"/>
          <w:szCs w:val="24"/>
        </w:rPr>
        <w:t xml:space="preserve"> functions and </w:t>
      </w:r>
      <w:r w:rsidR="00C56196">
        <w:rPr>
          <w:rFonts w:ascii="Times New Roman" w:hAnsi="Times New Roman" w:cs="Times New Roman"/>
          <w:sz w:val="24"/>
          <w:szCs w:val="24"/>
        </w:rPr>
        <w:t xml:space="preserve">then </w:t>
      </w:r>
      <w:r w:rsidR="00C56196" w:rsidRPr="00CA364C">
        <w:rPr>
          <w:rFonts w:ascii="Times New Roman" w:hAnsi="Times New Roman" w:cs="Times New Roman"/>
          <w:sz w:val="24"/>
          <w:szCs w:val="24"/>
        </w:rPr>
        <w:t>back</w:t>
      </w:r>
      <w:r w:rsidR="00C56196">
        <w:rPr>
          <w:rFonts w:ascii="Times New Roman" w:hAnsi="Times New Roman" w:cs="Times New Roman"/>
          <w:sz w:val="24"/>
          <w:szCs w:val="24"/>
        </w:rPr>
        <w:t>-</w:t>
      </w:r>
      <w:r w:rsidR="00C56196" w:rsidRPr="00CA364C">
        <w:rPr>
          <w:rFonts w:ascii="Times New Roman" w:hAnsi="Times New Roman" w:cs="Times New Roman"/>
          <w:sz w:val="24"/>
          <w:szCs w:val="24"/>
        </w:rPr>
        <w:t>transform</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afterwards</w:t>
      </w:r>
      <w:ins w:id="492" w:author="Jakob Johann Assmann" w:date="2022-01-17T13:09:00Z">
        <w:r w:rsidR="00C504CF">
          <w:rPr>
            <w:rFonts w:ascii="Times New Roman" w:hAnsi="Times New Roman" w:cs="Times New Roman"/>
            <w:sz w:val="24"/>
            <w:szCs w:val="24"/>
          </w:rPr>
          <w:t xml:space="preserve">. As a main input it takes a </w:t>
        </w:r>
        <w:proofErr w:type="spellStart"/>
        <w:proofErr w:type="gramStart"/>
        <w:r w:rsidR="00C504CF" w:rsidRPr="00C504CF">
          <w:rPr>
            <w:rFonts w:ascii="Times New Roman" w:hAnsi="Times New Roman" w:cs="Times New Roman"/>
            <w:i/>
            <w:iCs/>
            <w:sz w:val="24"/>
            <w:szCs w:val="24"/>
            <w:rPrChange w:id="493" w:author="Jakob Johann Assmann" w:date="2022-01-17T13:09:00Z">
              <w:rPr>
                <w:rFonts w:ascii="Times New Roman" w:hAnsi="Times New Roman" w:cs="Times New Roman"/>
                <w:sz w:val="24"/>
                <w:szCs w:val="24"/>
              </w:rPr>
            </w:rPrChange>
          </w:rPr>
          <w:t>data.table</w:t>
        </w:r>
        <w:proofErr w:type="spellEnd"/>
        <w:proofErr w:type="gramEnd"/>
        <w:r w:rsidR="00C504CF">
          <w:rPr>
            <w:rFonts w:ascii="Times New Roman" w:hAnsi="Times New Roman" w:cs="Times New Roman"/>
            <w:sz w:val="24"/>
            <w:szCs w:val="24"/>
          </w:rPr>
          <w:t xml:space="preserve"> of Landsat recor</w:t>
        </w:r>
      </w:ins>
      <w:ins w:id="494" w:author="Jakob Johann Assmann" w:date="2022-01-17T13:10:00Z">
        <w:r w:rsidR="00C504CF">
          <w:rPr>
            <w:rFonts w:ascii="Times New Roman" w:hAnsi="Times New Roman" w:cs="Times New Roman"/>
            <w:sz w:val="24"/>
            <w:szCs w:val="24"/>
          </w:rPr>
          <w:t>d</w:t>
        </w:r>
      </w:ins>
      <w:ins w:id="495" w:author="Jakob Johann Assmann" w:date="2022-01-17T13:09:00Z">
        <w:r w:rsidR="00C504CF">
          <w:rPr>
            <w:rFonts w:ascii="Times New Roman" w:hAnsi="Times New Roman" w:cs="Times New Roman"/>
            <w:sz w:val="24"/>
            <w:szCs w:val="24"/>
          </w:rPr>
          <w:t>s for e</w:t>
        </w:r>
      </w:ins>
      <w:ins w:id="496" w:author="Jakob Johann Assmann" w:date="2022-01-17T13:10:00Z">
        <w:r w:rsidR="00C504CF">
          <w:rPr>
            <w:rFonts w:ascii="Times New Roman" w:hAnsi="Times New Roman" w:cs="Times New Roman"/>
            <w:sz w:val="24"/>
            <w:szCs w:val="24"/>
          </w:rPr>
          <w:t>ach sample location, and returns …</w:t>
        </w:r>
      </w:ins>
      <w:ins w:id="497" w:author="Jakob Johann Assmann" w:date="2022-01-17T13:09:00Z">
        <w:r w:rsidR="00C504CF">
          <w:rPr>
            <w:rFonts w:ascii="Times New Roman" w:hAnsi="Times New Roman" w:cs="Times New Roman"/>
            <w:sz w:val="24"/>
            <w:szCs w:val="24"/>
          </w:rPr>
          <w:t xml:space="preserve"> </w:t>
        </w:r>
      </w:ins>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77777777" w:rsidR="00C56196" w:rsidRPr="00ED51A0" w:rsidRDefault="00C56196" w:rsidP="00C56196">
      <w:pPr>
        <w:pStyle w:val="Heading2"/>
      </w:pPr>
      <w:r w:rsidRPr="00ED51A0">
        <w:t xml:space="preserve">Derived annual growing season metrics using </w:t>
      </w:r>
      <w:proofErr w:type="spellStart"/>
      <w:r w:rsidRPr="00ED51A0">
        <w:t>lsat_summarize_growing_</w:t>
      </w:r>
      <w:proofErr w:type="gramStart"/>
      <w:r w:rsidRPr="00ED51A0">
        <w:t>seasons</w:t>
      </w:r>
      <w:proofErr w:type="spellEnd"/>
      <w:r w:rsidRPr="00ED51A0">
        <w:t>(</w:t>
      </w:r>
      <w:proofErr w:type="gramEnd"/>
      <w:r w:rsidRPr="00ED51A0">
        <w:t>)</w:t>
      </w:r>
    </w:p>
    <w:p w14:paraId="17C27552" w14:textId="77777777" w:rsidR="00C56196"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metrics from vegetation greenness time series 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 The metrics include annual mean,</w:t>
      </w:r>
      <w:r>
        <w:rPr>
          <w:rFonts w:ascii="Times New Roman" w:hAnsi="Times New Roman" w:cs="Times New Roman"/>
          <w:sz w:val="24"/>
          <w:szCs w:val="24"/>
        </w:rPr>
        <w:t xml:space="preserve"> </w:t>
      </w:r>
      <w:r w:rsidRPr="00CA364C">
        <w:rPr>
          <w:rFonts w:ascii="Times New Roman" w:hAnsi="Times New Roman" w:cs="Times New Roman"/>
          <w:sz w:val="24"/>
          <w:szCs w:val="24"/>
        </w:rPr>
        <w:t>median, and 90th percentile vegetation greenness of 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each growing season, as well as </w:t>
      </w:r>
      <w:proofErr w:type="spellStart"/>
      <w:r w:rsidRPr="00CA364C">
        <w:rPr>
          <w:rFonts w:ascii="Times New Roman" w:hAnsi="Times New Roman" w:cs="Times New Roman"/>
          <w:sz w:val="24"/>
          <w:szCs w:val="24"/>
        </w:rPr>
        <w:t>phenologically</w:t>
      </w:r>
      <w:proofErr w:type="spellEnd"/>
      <w:r w:rsidRPr="00CA364C">
        <w:rPr>
          <w:rFonts w:ascii="Times New Roman" w:hAnsi="Times New Roman" w:cs="Times New Roman"/>
          <w:sz w:val="24"/>
          <w:szCs w:val="24"/>
        </w:rPr>
        <w:t>-modeled estimates of</w:t>
      </w:r>
      <w:r>
        <w:rPr>
          <w:rFonts w:ascii="Times New Roman" w:hAnsi="Times New Roman" w:cs="Times New Roman"/>
          <w:sz w:val="24"/>
          <w:szCs w:val="24"/>
        </w:rPr>
        <w:t xml:space="preserve"> </w:t>
      </w:r>
      <w:r w:rsidRPr="00CA364C">
        <w:rPr>
          <w:rFonts w:ascii="Times New Roman" w:hAnsi="Times New Roman" w:cs="Times New Roman"/>
          <w:sz w:val="24"/>
          <w:szCs w:val="24"/>
        </w:rPr>
        <w:t>annual maximum vegetation greenness and the seasonal timing (Day of</w:t>
      </w:r>
      <w:r>
        <w:rPr>
          <w:rFonts w:ascii="Times New Roman" w:hAnsi="Times New Roman" w:cs="Times New Roman"/>
          <w:sz w:val="24"/>
          <w:szCs w:val="24"/>
        </w:rPr>
        <w:t xml:space="preserve"> </w:t>
      </w:r>
      <w:r w:rsidRPr="00CA364C">
        <w:rPr>
          <w:rFonts w:ascii="Times New Roman" w:hAnsi="Times New Roman" w:cs="Times New Roman"/>
          <w:sz w:val="24"/>
          <w:szCs w:val="24"/>
        </w:rPr>
        <w:t>Year) of maximum vegetation greenness.</w:t>
      </w:r>
      <w:r>
        <w:rPr>
          <w:rFonts w:ascii="Times New Roman" w:hAnsi="Times New Roman" w:cs="Times New Roman"/>
          <w:sz w:val="24"/>
          <w:szCs w:val="24"/>
        </w:rPr>
        <w:t xml:space="preserve"> </w:t>
      </w:r>
      <w:commentRangeStart w:id="498"/>
      <w:r w:rsidRPr="00CA364C">
        <w:rPr>
          <w:rFonts w:ascii="Times New Roman" w:hAnsi="Times New Roman" w:cs="Times New Roman"/>
          <w:sz w:val="24"/>
          <w:szCs w:val="24"/>
        </w:rPr>
        <w:t>This function relies on output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from </w:t>
      </w:r>
      <w:proofErr w:type="spellStart"/>
      <w:r w:rsidRPr="00ED51A0">
        <w:rPr>
          <w:rFonts w:ascii="Times New Roman" w:hAnsi="Times New Roman" w:cs="Times New Roman"/>
          <w:i/>
          <w:iCs/>
          <w:sz w:val="24"/>
          <w:szCs w:val="24"/>
        </w:rPr>
        <w:t>lsat_fit_phenological_</w:t>
      </w:r>
      <w:proofErr w:type="gramStart"/>
      <w:r w:rsidRPr="00ED51A0">
        <w:rPr>
          <w:rFonts w:ascii="Times New Roman" w:hAnsi="Times New Roman" w:cs="Times New Roman"/>
          <w:i/>
          <w:iCs/>
          <w:sz w:val="24"/>
          <w:szCs w:val="24"/>
        </w:rPr>
        <w:t>curves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commentRangeEnd w:id="498"/>
      <w:r w:rsidR="0070231A">
        <w:rPr>
          <w:rStyle w:val="CommentReference"/>
        </w:rPr>
        <w:commentReference w:id="498"/>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65730355" w:rsidR="00C56196" w:rsidRPr="00CA364C" w:rsidRDefault="00C56196" w:rsidP="00C56196">
      <w:pPr>
        <w:pStyle w:val="Heading2"/>
      </w:pPr>
      <w:r w:rsidRPr="00CA364C">
        <w:t xml:space="preserve">Evaluate estimates of annual max </w:t>
      </w:r>
      <w:r>
        <w:t xml:space="preserve">vegetation greenness using </w:t>
      </w:r>
      <w:proofErr w:type="spellStart"/>
      <w:r w:rsidRPr="00CA364C">
        <w:t>lsat_evaluate_phenological_</w:t>
      </w:r>
      <w:proofErr w:type="gramStart"/>
      <w:r w:rsidRPr="00CA364C">
        <w:t>max</w:t>
      </w:r>
      <w:proofErr w:type="spellEnd"/>
      <w:r w:rsidRPr="00CA364C">
        <w:t>(</w:t>
      </w:r>
      <w:proofErr w:type="gramEnd"/>
      <w:r w:rsidRPr="00CA364C">
        <w:t>)</w:t>
      </w:r>
    </w:p>
    <w:p w14:paraId="690E1AE9" w14:textId="351ED080"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sidRPr="00CA364C">
        <w:rPr>
          <w:rFonts w:ascii="Times New Roman" w:hAnsi="Times New Roman" w:cs="Times New Roman"/>
          <w:sz w:val="24"/>
          <w:szCs w:val="24"/>
        </w:rPr>
        <w:t xml:space="preserve"> is a tool </w:t>
      </w:r>
      <w:commentRangeStart w:id="499"/>
      <w:r w:rsidRPr="00CA364C">
        <w:rPr>
          <w:rFonts w:ascii="Times New Roman" w:hAnsi="Times New Roman" w:cs="Times New Roman"/>
          <w:sz w:val="24"/>
          <w:szCs w:val="24"/>
        </w:rPr>
        <w:t xml:space="preserve">for assessing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commentRangeEnd w:id="499"/>
      <w:r w:rsidR="005F1B8E">
        <w:rPr>
          <w:rStyle w:val="CommentReference"/>
        </w:rPr>
        <w:commentReference w:id="499"/>
      </w:r>
      <w:r w:rsidRPr="00CA364C">
        <w:rPr>
          <w:rFonts w:ascii="Times New Roman" w:hAnsi="Times New Roman" w:cs="Times New Roman"/>
          <w:sz w:val="24"/>
          <w:szCs w:val="24"/>
        </w:rPr>
        <w:t>.</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w:t>
      </w:r>
      <w:del w:id="500" w:author="Jakob Johann Assmann" w:date="2022-01-17T15:39:00Z">
        <w:r w:rsidDel="005F1B8E">
          <w:rPr>
            <w:rFonts w:ascii="Times New Roman" w:hAnsi="Times New Roman" w:cs="Times New Roman"/>
            <w:sz w:val="24"/>
            <w:szCs w:val="24"/>
          </w:rPr>
          <w:delText xml:space="preserve">the </w:delText>
        </w:r>
      </w:del>
      <w:r>
        <w:rPr>
          <w:rFonts w:ascii="Times New Roman" w:hAnsi="Times New Roman" w:cs="Times New Roman"/>
          <w:sz w:val="24"/>
          <w:szCs w:val="24"/>
        </w:rPr>
        <w:t xml:space="preserve">phenological modeling tends to </w:t>
      </w:r>
      <w:commentRangeStart w:id="501"/>
      <w:r>
        <w:rPr>
          <w:rFonts w:ascii="Times New Roman" w:hAnsi="Times New Roman" w:cs="Times New Roman"/>
          <w:sz w:val="24"/>
          <w:szCs w:val="24"/>
        </w:rPr>
        <w:t>substantially reduce this dependency</w:t>
      </w:r>
      <w:commentRangeEnd w:id="501"/>
      <w:r w:rsidR="005F1B8E">
        <w:rPr>
          <w:rStyle w:val="CommentReference"/>
        </w:rPr>
        <w:commentReference w:id="501"/>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w:t>
      </w:r>
      <w:ins w:id="502" w:author="Jakob Johann Assmann" w:date="2022-01-17T15:41:00Z">
        <w:r w:rsidR="005F1B8E">
          <w:rPr>
            <w:rFonts w:ascii="Times New Roman" w:hAnsi="Times New Roman" w:cs="Times New Roman"/>
            <w:sz w:val="24"/>
            <w:szCs w:val="24"/>
          </w:rPr>
          <w:t xml:space="preserve">evaluation </w:t>
        </w:r>
      </w:ins>
      <w:commentRangeStart w:id="503"/>
      <w:r w:rsidRPr="00CA364C">
        <w:rPr>
          <w:rFonts w:ascii="Times New Roman" w:hAnsi="Times New Roman" w:cs="Times New Roman"/>
          <w:sz w:val="24"/>
          <w:szCs w:val="24"/>
        </w:rPr>
        <w:t xml:space="preserve">algorithm </w:t>
      </w:r>
      <w:commentRangeEnd w:id="503"/>
      <w:r w:rsidR="005F1B8E">
        <w:rPr>
          <w:rStyle w:val="CommentReference"/>
        </w:rPr>
        <w:commentReference w:id="503"/>
      </w:r>
      <w:r>
        <w:rPr>
          <w:rFonts w:ascii="Times New Roman" w:hAnsi="Times New Roman" w:cs="Times New Roman"/>
          <w:sz w:val="24"/>
          <w:szCs w:val="24"/>
        </w:rPr>
        <w:t xml:space="preserve">assumes the </w:t>
      </w:r>
      <w:r w:rsidRPr="00CA364C">
        <w:rPr>
          <w:rFonts w:ascii="Times New Roman" w:hAnsi="Times New Roman" w:cs="Times New Roman"/>
          <w:sz w:val="24"/>
          <w:szCs w:val="24"/>
        </w:rPr>
        <w:t>“true”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site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 xml:space="preserve">(e.g., ≥ 7). The algorithm 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this number of growing season observations and then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-modeled estimates of maximum vegetation greenness change as a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ins w:id="504" w:author="Jakob Johann Assmann" w:date="2022-01-17T15:41:00Z">
        <w:r w:rsidR="005F1B8E">
          <w:rPr>
            <w:rFonts w:ascii="Times New Roman" w:hAnsi="Times New Roman" w:cs="Times New Roman"/>
            <w:sz w:val="24"/>
            <w:szCs w:val="24"/>
          </w:rPr>
          <w:t>The function takes… and returns …</w:t>
        </w:r>
      </w:ins>
    </w:p>
    <w:p w14:paraId="5D2B46D1" w14:textId="77777777" w:rsidR="00C56196" w:rsidRPr="00CA364C" w:rsidRDefault="00C56196" w:rsidP="00C56196">
      <w:pPr>
        <w:pStyle w:val="NoSpacing"/>
        <w:rPr>
          <w:rFonts w:ascii="Times New Roman" w:hAnsi="Times New Roman" w:cs="Times New Roman"/>
          <w:sz w:val="24"/>
          <w:szCs w:val="24"/>
        </w:rPr>
      </w:pPr>
    </w:p>
    <w:p w14:paraId="6048A886" w14:textId="12396C20"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proofErr w:type="spellStart"/>
      <w:r w:rsidRPr="00BB72FF">
        <w:t>lsat_calc_</w:t>
      </w:r>
      <w:proofErr w:type="gramStart"/>
      <w:r w:rsidRPr="00BB72FF">
        <w:t>trend</w:t>
      </w:r>
      <w:proofErr w:type="spellEnd"/>
      <w:r w:rsidRPr="00BB72FF">
        <w:t>(</w:t>
      </w:r>
      <w:proofErr w:type="gramEnd"/>
      <w:r w:rsidRPr="00BB72FF">
        <w:t>)</w:t>
      </w:r>
    </w:p>
    <w:p w14:paraId="5E760C65" w14:textId="1C267C20"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series of vegetation greenness for each sampling site over a</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user-specified time period. </w:t>
      </w:r>
      <w:moveToRangeStart w:id="505" w:author="Jakob Johann Assmann" w:date="2022-01-17T15:42:00Z" w:name="move93326552"/>
      <w:moveTo w:id="506" w:author="Jakob Johann Assmann" w:date="2022-01-17T15:42:00Z">
        <w:r w:rsidR="006533B6" w:rsidRPr="00CA364C">
          <w:rPr>
            <w:rFonts w:ascii="Times New Roman" w:hAnsi="Times New Roman" w:cs="Times New Roman"/>
            <w:sz w:val="24"/>
            <w:szCs w:val="24"/>
          </w:rPr>
          <w:t>This function will iteratively pre-whiten</w:t>
        </w:r>
        <w:r w:rsidR="006533B6">
          <w:rPr>
            <w:rFonts w:ascii="Times New Roman" w:hAnsi="Times New Roman" w:cs="Times New Roman"/>
            <w:sz w:val="24"/>
            <w:szCs w:val="24"/>
          </w:rPr>
          <w:t xml:space="preserve"> </w:t>
        </w:r>
        <w:r w:rsidR="006533B6" w:rsidRPr="00CA364C">
          <w:rPr>
            <w:rFonts w:ascii="Times New Roman" w:hAnsi="Times New Roman" w:cs="Times New Roman"/>
            <w:sz w:val="24"/>
            <w:szCs w:val="24"/>
          </w:rPr>
          <w:t>a time series (i.e., remove temporal autocorrelation) and then compute</w:t>
        </w:r>
        <w:r w:rsidR="006533B6">
          <w:rPr>
            <w:rFonts w:ascii="Times New Roman" w:hAnsi="Times New Roman" w:cs="Times New Roman"/>
            <w:sz w:val="24"/>
            <w:szCs w:val="24"/>
          </w:rPr>
          <w:t xml:space="preserve"> </w:t>
        </w:r>
        <w:r w:rsidR="006533B6" w:rsidRPr="00CA364C">
          <w:rPr>
            <w:rFonts w:ascii="Times New Roman" w:hAnsi="Times New Roman" w:cs="Times New Roman"/>
            <w:sz w:val="24"/>
            <w:szCs w:val="24"/>
          </w:rPr>
          <w:t>Mann-Kendall trend tests and Theil-Sen slope indicators</w:t>
        </w:r>
        <w:r w:rsidR="006533B6">
          <w:rPr>
            <w:rFonts w:ascii="Times New Roman" w:hAnsi="Times New Roman" w:cs="Times New Roman"/>
            <w:sz w:val="24"/>
            <w:szCs w:val="24"/>
          </w:rPr>
          <w:t xml:space="preserve">. </w:t>
        </w:r>
      </w:moveTo>
      <w:moveToRangeEnd w:id="505"/>
      <w:commentRangeStart w:id="507"/>
      <w:del w:id="508" w:author="Jakob Johann Assmann" w:date="2022-01-17T15:42:00Z">
        <w:r w:rsidRPr="00CA364C" w:rsidDel="006533B6">
          <w:rPr>
            <w:rFonts w:ascii="Times New Roman" w:hAnsi="Times New Roman" w:cs="Times New Roman"/>
            <w:sz w:val="24"/>
            <w:szCs w:val="24"/>
          </w:rPr>
          <w:delText xml:space="preserve">This </w:delText>
        </w:r>
      </w:del>
      <w:ins w:id="509" w:author="Jakob Johann Assmann" w:date="2022-01-17T15:42:00Z">
        <w:r w:rsidR="006533B6">
          <w:rPr>
            <w:rFonts w:ascii="Times New Roman" w:hAnsi="Times New Roman" w:cs="Times New Roman"/>
            <w:sz w:val="24"/>
            <w:szCs w:val="24"/>
          </w:rPr>
          <w:t>The function</w:t>
        </w:r>
        <w:r w:rsidR="006533B6" w:rsidRPr="00CA364C">
          <w:rPr>
            <w:rFonts w:ascii="Times New Roman" w:hAnsi="Times New Roman" w:cs="Times New Roman"/>
            <w:sz w:val="24"/>
            <w:szCs w:val="24"/>
          </w:rPr>
          <w:t xml:space="preserve"> </w:t>
        </w:r>
      </w:ins>
      <w:r w:rsidRPr="00CA364C">
        <w:rPr>
          <w:rFonts w:ascii="Times New Roman" w:hAnsi="Times New Roman" w:cs="Times New Roman"/>
          <w:sz w:val="24"/>
          <w:szCs w:val="24"/>
        </w:rPr>
        <w:t xml:space="preserve">is </w:t>
      </w:r>
      <w:commentRangeEnd w:id="507"/>
      <w:r w:rsidR="006533B6">
        <w:rPr>
          <w:rStyle w:val="CommentReference"/>
        </w:rPr>
        <w:commentReference w:id="507"/>
      </w:r>
      <w:r w:rsidRPr="00CA364C">
        <w:rPr>
          <w:rFonts w:ascii="Times New Roman" w:hAnsi="Times New Roman" w:cs="Times New Roman"/>
          <w:sz w:val="24"/>
          <w:szCs w:val="24"/>
        </w:rPr>
        <w:t xml:space="preserve">a wrapper for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sidR="00DC666B">
        <w:rPr>
          <w:rFonts w:ascii="Times New Roman" w:hAnsi="Times New Roman" w:cs="Times New Roman"/>
          <w:sz w:val="24"/>
          <w:szCs w:val="24"/>
        </w:rPr>
        <w:t xml:space="preserve"> </w:t>
      </w:r>
      <w:r w:rsidR="00DC666B">
        <w:rPr>
          <w:rFonts w:ascii="Times New Roman" w:hAnsi="Times New Roman" w:cs="Times New Roman"/>
          <w:sz w:val="24"/>
          <w:szCs w:val="24"/>
        </w:rPr>
        <w:fldChar w:fldCharType="begin"/>
      </w:r>
      <w:r w:rsidR="00DC666B">
        <w:rPr>
          <w:rFonts w:ascii="Times New Roman" w:hAnsi="Times New Roman" w:cs="Times New Roman"/>
          <w:sz w:val="24"/>
          <w:szCs w:val="24"/>
        </w:rPr>
        <w:instrText xml:space="preserve"> ADDIN EN.CITE &lt;EndNote&gt;&lt;Cite&gt;&lt;Author&gt;Bronaugh&lt;/Author&gt;&lt;Year&gt;2012&lt;/Year&gt;&lt;RecNum&gt;1560&lt;/RecNum&gt;&lt;DisplayText&gt;(Bronaugh and Werner 2012)&lt;/DisplayText&gt;&lt;record&gt;&lt;rec-number&gt;1560&lt;/rec-number&gt;&lt;foreign-keys&gt;&lt;key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https://CRAN.R-project.org/package=zyp&lt;/title&gt;&lt;/titles&gt;&lt;dates&gt;&lt;year&gt;2012&lt;/year&gt;&lt;/dates&gt;&lt;urls&gt;&lt;/urls&gt;&lt;/record&gt;&lt;/Cite&gt;&lt;/EndNote&gt;</w:instrText>
      </w:r>
      <w:r w:rsidR="00DC666B">
        <w:rPr>
          <w:rFonts w:ascii="Times New Roman" w:hAnsi="Times New Roman" w:cs="Times New Roman"/>
          <w:sz w:val="24"/>
          <w:szCs w:val="24"/>
        </w:rPr>
        <w:fldChar w:fldCharType="separate"/>
      </w:r>
      <w:r w:rsidR="00DC666B">
        <w:rPr>
          <w:rFonts w:ascii="Times New Roman" w:hAnsi="Times New Roman" w:cs="Times New Roman"/>
          <w:noProof/>
          <w:sz w:val="24"/>
          <w:szCs w:val="24"/>
        </w:rPr>
        <w:t>(Bronaugh and Werner 2012)</w:t>
      </w:r>
      <w:r w:rsidR="00DC666B">
        <w:rPr>
          <w:rFonts w:ascii="Times New Roman" w:hAnsi="Times New Roman" w:cs="Times New Roman"/>
          <w:sz w:val="24"/>
          <w:szCs w:val="24"/>
        </w:rPr>
        <w:fldChar w:fldCharType="end"/>
      </w:r>
      <w:r w:rsidRPr="00CA364C">
        <w:rPr>
          <w:rFonts w:ascii="Times New Roman" w:hAnsi="Times New Roman" w:cs="Times New Roman"/>
          <w:sz w:val="24"/>
          <w:szCs w:val="24"/>
        </w:rPr>
        <w:t>.</w:t>
      </w:r>
      <w:ins w:id="510" w:author="Jakob Johann Assmann" w:date="2022-01-17T15:42:00Z">
        <w:r w:rsidR="006533B6">
          <w:rPr>
            <w:rFonts w:ascii="Times New Roman" w:hAnsi="Times New Roman" w:cs="Times New Roman"/>
            <w:sz w:val="24"/>
            <w:szCs w:val="24"/>
          </w:rPr>
          <w:t xml:space="preserve"> </w:t>
        </w:r>
      </w:ins>
      <w:proofErr w:type="spellStart"/>
      <w:ins w:id="511" w:author="Jakob Johann Assmann" w:date="2022-01-17T15:43:00Z">
        <w:r w:rsidR="006533B6">
          <w:rPr>
            <w:rFonts w:ascii="Times New Roman" w:hAnsi="Times New Roman" w:cs="Times New Roman"/>
            <w:i/>
            <w:iCs/>
            <w:sz w:val="24"/>
            <w:szCs w:val="24"/>
          </w:rPr>
          <w:t>l</w:t>
        </w:r>
      </w:ins>
      <w:ins w:id="512" w:author="Jakob Johann Assmann" w:date="2022-01-17T15:42:00Z">
        <w:r w:rsidR="006533B6">
          <w:rPr>
            <w:rFonts w:ascii="Times New Roman" w:hAnsi="Times New Roman" w:cs="Times New Roman"/>
            <w:i/>
            <w:iCs/>
            <w:sz w:val="24"/>
            <w:szCs w:val="24"/>
          </w:rPr>
          <w:t>sat_calc_trend</w:t>
        </w:r>
        <w:proofErr w:type="spellEnd"/>
        <w:r w:rsidR="006533B6">
          <w:rPr>
            <w:rFonts w:ascii="Times New Roman" w:hAnsi="Times New Roman" w:cs="Times New Roman"/>
            <w:i/>
            <w:iCs/>
            <w:sz w:val="24"/>
            <w:szCs w:val="24"/>
          </w:rPr>
          <w:t>()</w:t>
        </w:r>
        <w:r w:rsidR="006533B6">
          <w:rPr>
            <w:rFonts w:ascii="Times New Roman" w:hAnsi="Times New Roman" w:cs="Times New Roman"/>
            <w:sz w:val="24"/>
            <w:szCs w:val="24"/>
          </w:rPr>
          <w:t xml:space="preserve"> takes</w:t>
        </w:r>
      </w:ins>
      <w:ins w:id="513" w:author="Jakob Johann Assmann" w:date="2022-01-17T15:43:00Z">
        <w:r w:rsidR="006533B6">
          <w:rPr>
            <w:rFonts w:ascii="Times New Roman" w:hAnsi="Times New Roman" w:cs="Times New Roman"/>
            <w:sz w:val="24"/>
            <w:szCs w:val="24"/>
          </w:rPr>
          <w:t xml:space="preserve"> … and returns …</w:t>
        </w:r>
      </w:ins>
      <w:r w:rsidRPr="00CA364C">
        <w:rPr>
          <w:rFonts w:ascii="Times New Roman" w:hAnsi="Times New Roman" w:cs="Times New Roman"/>
          <w:sz w:val="24"/>
          <w:szCs w:val="24"/>
        </w:rPr>
        <w:t xml:space="preserve"> </w:t>
      </w:r>
      <w:moveFromRangeStart w:id="514" w:author="Jakob Johann Assmann" w:date="2022-01-17T15:42:00Z" w:name="move93326552"/>
      <w:moveFrom w:id="515" w:author="Jakob Johann Assmann" w:date="2022-01-17T15:42:00Z">
        <w:r w:rsidRPr="00CA364C" w:rsidDel="006533B6">
          <w:rPr>
            <w:rFonts w:ascii="Times New Roman" w:hAnsi="Times New Roman" w:cs="Times New Roman"/>
            <w:sz w:val="24"/>
            <w:szCs w:val="24"/>
          </w:rPr>
          <w:t>This function will iteratively pre-whiten</w:t>
        </w:r>
        <w:r w:rsidDel="006533B6">
          <w:rPr>
            <w:rFonts w:ascii="Times New Roman" w:hAnsi="Times New Roman" w:cs="Times New Roman"/>
            <w:sz w:val="24"/>
            <w:szCs w:val="24"/>
          </w:rPr>
          <w:t xml:space="preserve"> </w:t>
        </w:r>
        <w:r w:rsidRPr="00CA364C" w:rsidDel="006533B6">
          <w:rPr>
            <w:rFonts w:ascii="Times New Roman" w:hAnsi="Times New Roman" w:cs="Times New Roman"/>
            <w:sz w:val="24"/>
            <w:szCs w:val="24"/>
          </w:rPr>
          <w:t>a time series (i.e., remove temporal autocorrelation) and then compute</w:t>
        </w:r>
        <w:r w:rsidDel="006533B6">
          <w:rPr>
            <w:rFonts w:ascii="Times New Roman" w:hAnsi="Times New Roman" w:cs="Times New Roman"/>
            <w:sz w:val="24"/>
            <w:szCs w:val="24"/>
          </w:rPr>
          <w:t xml:space="preserve"> </w:t>
        </w:r>
        <w:r w:rsidRPr="00CA364C" w:rsidDel="006533B6">
          <w:rPr>
            <w:rFonts w:ascii="Times New Roman" w:hAnsi="Times New Roman" w:cs="Times New Roman"/>
            <w:sz w:val="24"/>
            <w:szCs w:val="24"/>
          </w:rPr>
          <w:t>Mann-Kendall trend tests and Theil-Sen slope indicators</w:t>
        </w:r>
        <w:r w:rsidDel="006533B6">
          <w:rPr>
            <w:rFonts w:ascii="Times New Roman" w:hAnsi="Times New Roman" w:cs="Times New Roman"/>
            <w:sz w:val="24"/>
            <w:szCs w:val="24"/>
          </w:rPr>
          <w:t xml:space="preserve">. </w:t>
        </w:r>
      </w:moveFrom>
      <w:moveFromRangeEnd w:id="514"/>
    </w:p>
    <w:p w14:paraId="69445BAC" w14:textId="77777777" w:rsidR="00084ABC" w:rsidRPr="00CA364C" w:rsidRDefault="00084ABC" w:rsidP="00084ABC">
      <w:pPr>
        <w:pStyle w:val="NoSpacing"/>
        <w:rPr>
          <w:rFonts w:ascii="Times New Roman" w:hAnsi="Times New Roman" w:cs="Times New Roman"/>
          <w:sz w:val="24"/>
          <w:szCs w:val="24"/>
        </w:rPr>
      </w:pPr>
    </w:p>
    <w:p w14:paraId="4F4E69E4" w14:textId="7C442186" w:rsidR="004F2FB5" w:rsidRPr="00792C3C" w:rsidRDefault="00F751FB" w:rsidP="00C81F1B">
      <w:pPr>
        <w:pStyle w:val="Heading1"/>
      </w:pPr>
      <w:commentRangeStart w:id="516"/>
      <w:r w:rsidRPr="00792C3C">
        <w:t>Example</w:t>
      </w:r>
      <w:r w:rsidR="004F2FB5" w:rsidRPr="00792C3C">
        <w:t xml:space="preserve"> application</w:t>
      </w:r>
      <w:commentRangeEnd w:id="516"/>
      <w:r w:rsidR="004F2FB5" w:rsidRPr="00792C3C">
        <w:rPr>
          <w:rStyle w:val="CommentReference"/>
          <w:sz w:val="24"/>
          <w:szCs w:val="24"/>
        </w:rPr>
        <w:commentReference w:id="516"/>
      </w:r>
      <w:r w:rsidR="00E07A3D">
        <w:t xml:space="preserve">: Vegetation greenness trends for a landscape on </w:t>
      </w:r>
      <w:proofErr w:type="spellStart"/>
      <w:r w:rsidR="00E07A3D">
        <w:t>Disko</w:t>
      </w:r>
      <w:proofErr w:type="spellEnd"/>
      <w:r w:rsidR="00E07A3D">
        <w:t xml:space="preserve"> Island</w:t>
      </w:r>
    </w:p>
    <w:p w14:paraId="3939CF5A" w14:textId="1C2B2810"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w:t>
      </w:r>
      <w:proofErr w:type="spellStart"/>
      <w:r w:rsidR="00AC568D">
        <w:rPr>
          <w:rFonts w:ascii="Times New Roman" w:hAnsi="Times New Roman" w:cs="Times New Roman"/>
          <w:sz w:val="24"/>
          <w:szCs w:val="24"/>
        </w:rPr>
        <w:t>Dis</w:t>
      </w:r>
      <w:r w:rsidR="00A40441">
        <w:rPr>
          <w:rFonts w:ascii="Times New Roman" w:hAnsi="Times New Roman" w:cs="Times New Roman"/>
          <w:sz w:val="24"/>
          <w:szCs w:val="24"/>
        </w:rPr>
        <w:t>k</w:t>
      </w:r>
      <w:r w:rsidR="00AC568D">
        <w:rPr>
          <w:rFonts w:ascii="Times New Roman" w:hAnsi="Times New Roman" w:cs="Times New Roman"/>
          <w:sz w:val="24"/>
          <w:szCs w:val="24"/>
        </w:rPr>
        <w:t>o</w:t>
      </w:r>
      <w:proofErr w:type="spellEnd"/>
      <w:r w:rsidR="00AC568D">
        <w:rPr>
          <w:rFonts w:ascii="Times New Roman" w:hAnsi="Times New Roman" w:cs="Times New Roman"/>
          <w:sz w:val="24"/>
          <w:szCs w:val="24"/>
        </w:rPr>
        <w:t xml:space="preserve">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ins w:id="517" w:author="Jakob Johann Assmann" w:date="2022-01-17T15:44:00Z">
        <w:r w:rsidR="006533B6">
          <w:rPr>
            <w:rFonts w:ascii="Times New Roman" w:hAnsi="Times New Roman" w:cs="Times New Roman"/>
            <w:sz w:val="24"/>
            <w:szCs w:val="24"/>
          </w:rPr>
          <w:t xml:space="preserve"> </w:t>
        </w:r>
      </w:ins>
      <w:ins w:id="518" w:author="Jakob Johann Assmann" w:date="2022-01-17T16:58:00Z">
        <w:r w:rsidR="005B537A" w:rsidRPr="005B537A">
          <w:rPr>
            <w:rFonts w:ascii="Times New Roman" w:hAnsi="Times New Roman" w:cs="Times New Roman"/>
            <w:sz w:val="24"/>
            <w:szCs w:val="24"/>
          </w:rPr>
          <w:t>(</w:t>
        </w:r>
        <w:r w:rsidR="005B537A">
          <w:rPr>
            <w:rFonts w:ascii="Times New Roman" w:hAnsi="Times New Roman" w:cs="Times New Roman"/>
            <w:sz w:val="24"/>
            <w:szCs w:val="24"/>
          </w:rPr>
          <w:t xml:space="preserve">approx. </w:t>
        </w:r>
      </w:ins>
      <w:ins w:id="519" w:author="Jakob Johann Assmann" w:date="2022-01-17T16:59:00Z">
        <w:r w:rsidR="005B537A">
          <w:rPr>
            <w:rFonts w:ascii="Times New Roman" w:hAnsi="Times New Roman" w:cs="Times New Roman"/>
            <w:sz w:val="24"/>
            <w:szCs w:val="24"/>
          </w:rPr>
          <w:t>center</w:t>
        </w:r>
      </w:ins>
      <w:ins w:id="520" w:author="Jakob Johann Assmann" w:date="2022-01-17T16:58:00Z">
        <w:r w:rsidR="005B537A">
          <w:rPr>
            <w:rFonts w:ascii="Times New Roman" w:hAnsi="Times New Roman" w:cs="Times New Roman"/>
            <w:sz w:val="24"/>
            <w:szCs w:val="24"/>
          </w:rPr>
          <w:t xml:space="preserve"> </w:t>
        </w:r>
        <w:commentRangeStart w:id="521"/>
        <w:r w:rsidR="005B537A" w:rsidRPr="005B537A">
          <w:rPr>
            <w:rFonts w:ascii="Times New Roman" w:hAnsi="Times New Roman" w:cs="Times New Roman"/>
            <w:sz w:val="24"/>
            <w:szCs w:val="24"/>
          </w:rPr>
          <w:t>69°16’N, 53°28’W</w:t>
        </w:r>
      </w:ins>
      <w:commentRangeEnd w:id="521"/>
      <w:ins w:id="522" w:author="Jakob Johann Assmann" w:date="2022-01-17T17:00:00Z">
        <w:r w:rsidR="005B537A">
          <w:rPr>
            <w:rStyle w:val="CommentReference"/>
          </w:rPr>
          <w:commentReference w:id="521"/>
        </w:r>
      </w:ins>
      <w:ins w:id="523" w:author="Jakob Johann Assmann" w:date="2022-01-17T16:58:00Z">
        <w:r w:rsidR="005B537A" w:rsidRPr="005B537A">
          <w:rPr>
            <w:rFonts w:ascii="Times New Roman" w:hAnsi="Times New Roman" w:cs="Times New Roman"/>
            <w:sz w:val="24"/>
            <w:szCs w:val="24"/>
          </w:rPr>
          <w:t>)</w:t>
        </w:r>
      </w:ins>
      <w:ins w:id="524" w:author="Jakob Johann Assmann" w:date="2022-01-17T16:59:00Z">
        <w:r w:rsidR="005B537A">
          <w:rPr>
            <w:rFonts w:ascii="Times New Roman" w:hAnsi="Times New Roman" w:cs="Times New Roman"/>
            <w:sz w:val="24"/>
            <w:szCs w:val="24"/>
          </w:rPr>
          <w:t xml:space="preserve"> </w:t>
        </w:r>
      </w:ins>
      <w:ins w:id="525" w:author="Jakob Johann Assmann" w:date="2022-01-17T15:44:00Z">
        <w:r w:rsidR="006533B6">
          <w:rPr>
            <w:rFonts w:ascii="Times New Roman" w:hAnsi="Times New Roman" w:cs="Times New Roman"/>
            <w:sz w:val="24"/>
            <w:szCs w:val="24"/>
          </w:rPr>
          <w:t>is</w:t>
        </w:r>
      </w:ins>
      <w:ins w:id="526" w:author="Jakob Johann Assmann" w:date="2022-01-17T16:56:00Z">
        <w:r w:rsidR="005B537A">
          <w:rPr>
            <w:rFonts w:ascii="Times New Roman" w:hAnsi="Times New Roman" w:cs="Times New Roman"/>
            <w:sz w:val="24"/>
            <w:szCs w:val="24"/>
          </w:rPr>
          <w:t xml:space="preserve"> located </w:t>
        </w:r>
      </w:ins>
      <w:ins w:id="527" w:author="Jakob Johann Assmann" w:date="2022-01-17T16:59:00Z">
        <w:r w:rsidR="005B537A">
          <w:rPr>
            <w:rFonts w:ascii="Times New Roman" w:hAnsi="Times New Roman" w:cs="Times New Roman"/>
            <w:sz w:val="24"/>
            <w:szCs w:val="24"/>
          </w:rPr>
          <w:t xml:space="preserve">on the eastern slopes of </w:t>
        </w:r>
      </w:ins>
      <w:ins w:id="528" w:author="Jakob Johann Assmann" w:date="2022-01-17T16:56:00Z">
        <w:r w:rsidR="005B537A">
          <w:rPr>
            <w:rFonts w:ascii="Times New Roman" w:hAnsi="Times New Roman" w:cs="Times New Roman"/>
            <w:sz w:val="24"/>
            <w:szCs w:val="24"/>
          </w:rPr>
          <w:t xml:space="preserve">the </w:t>
        </w:r>
        <w:proofErr w:type="spellStart"/>
        <w:r w:rsidR="005B537A">
          <w:rPr>
            <w:rFonts w:ascii="Times New Roman" w:hAnsi="Times New Roman" w:cs="Times New Roman"/>
            <w:sz w:val="24"/>
            <w:szCs w:val="24"/>
          </w:rPr>
          <w:t>Bl</w:t>
        </w:r>
      </w:ins>
      <w:ins w:id="529" w:author="Jakob Johann Assmann" w:date="2022-01-17T16:57:00Z">
        <w:r w:rsidR="005B537A">
          <w:rPr>
            <w:rFonts w:ascii="Times New Roman" w:hAnsi="Times New Roman" w:cs="Times New Roman"/>
            <w:sz w:val="24"/>
            <w:szCs w:val="24"/>
          </w:rPr>
          <w:t>æs</w:t>
        </w:r>
      </w:ins>
      <w:ins w:id="530" w:author="Jakob Johann Assmann" w:date="2022-01-17T16:56:00Z">
        <w:r w:rsidR="005B537A">
          <w:rPr>
            <w:rFonts w:ascii="Times New Roman" w:hAnsi="Times New Roman" w:cs="Times New Roman"/>
            <w:sz w:val="24"/>
            <w:szCs w:val="24"/>
          </w:rPr>
          <w:t>edalen</w:t>
        </w:r>
      </w:ins>
      <w:proofErr w:type="spellEnd"/>
      <w:ins w:id="531" w:author="Jakob Johann Assmann" w:date="2022-01-17T16:57:00Z">
        <w:r w:rsidR="005B537A">
          <w:rPr>
            <w:rFonts w:ascii="Times New Roman" w:hAnsi="Times New Roman" w:cs="Times New Roman"/>
            <w:sz w:val="24"/>
            <w:szCs w:val="24"/>
          </w:rPr>
          <w:t xml:space="preserve"> </w:t>
        </w:r>
      </w:ins>
      <w:ins w:id="532" w:author="Jakob Johann Assmann" w:date="2022-01-17T17:14:00Z">
        <w:r w:rsidR="00091684">
          <w:rPr>
            <w:rFonts w:ascii="Times New Roman" w:hAnsi="Times New Roman" w:cs="Times New Roman"/>
            <w:sz w:val="24"/>
            <w:szCs w:val="24"/>
          </w:rPr>
          <w:t xml:space="preserve">valley </w:t>
        </w:r>
      </w:ins>
      <w:ins w:id="533" w:author="Jakob Johann Assmann" w:date="2022-01-17T16:57:00Z">
        <w:r w:rsidR="005B537A">
          <w:rPr>
            <w:rFonts w:ascii="Times New Roman" w:hAnsi="Times New Roman" w:cs="Times New Roman"/>
            <w:sz w:val="24"/>
            <w:szCs w:val="24"/>
          </w:rPr>
          <w:t xml:space="preserve">just east of </w:t>
        </w:r>
        <w:proofErr w:type="spellStart"/>
        <w:r w:rsidR="005B537A" w:rsidRPr="005B537A">
          <w:rPr>
            <w:rFonts w:ascii="Times New Roman" w:hAnsi="Times New Roman" w:cs="Times New Roman"/>
            <w:sz w:val="24"/>
            <w:szCs w:val="24"/>
          </w:rPr>
          <w:t>Qeqertarsuaq</w:t>
        </w:r>
        <w:proofErr w:type="spellEnd"/>
        <w:r w:rsidR="005B537A" w:rsidRPr="005B537A">
          <w:rPr>
            <w:rFonts w:ascii="Times New Roman" w:hAnsi="Times New Roman" w:cs="Times New Roman"/>
            <w:sz w:val="24"/>
            <w:szCs w:val="24"/>
          </w:rPr>
          <w:t xml:space="preserve"> (</w:t>
        </w:r>
        <w:proofErr w:type="spellStart"/>
        <w:r w:rsidR="005B537A" w:rsidRPr="005B537A">
          <w:rPr>
            <w:rFonts w:ascii="Times New Roman" w:hAnsi="Times New Roman" w:cs="Times New Roman"/>
            <w:sz w:val="24"/>
            <w:szCs w:val="24"/>
          </w:rPr>
          <w:t>Godhavn</w:t>
        </w:r>
        <w:proofErr w:type="spellEnd"/>
        <w:r w:rsidR="005B537A" w:rsidRPr="005B537A">
          <w:rPr>
            <w:rFonts w:ascii="Times New Roman" w:hAnsi="Times New Roman" w:cs="Times New Roman"/>
            <w:sz w:val="24"/>
            <w:szCs w:val="24"/>
          </w:rPr>
          <w:t>)</w:t>
        </w:r>
      </w:ins>
      <w:ins w:id="534" w:author="Jakob Johann Assmann" w:date="2022-01-17T17:09:00Z">
        <w:r w:rsidR="00B40D0C">
          <w:rPr>
            <w:rFonts w:ascii="Times New Roman" w:hAnsi="Times New Roman" w:cs="Times New Roman"/>
            <w:sz w:val="24"/>
            <w:szCs w:val="24"/>
          </w:rPr>
          <w:t xml:space="preserve">. </w:t>
        </w:r>
        <w:commentRangeStart w:id="535"/>
        <w:r w:rsidR="00B40D0C">
          <w:rPr>
            <w:rFonts w:ascii="Times New Roman" w:hAnsi="Times New Roman" w:cs="Times New Roman"/>
            <w:sz w:val="24"/>
            <w:szCs w:val="24"/>
          </w:rPr>
          <w:t xml:space="preserve">The close </w:t>
        </w:r>
      </w:ins>
      <w:ins w:id="536" w:author="Jakob Johann Assmann" w:date="2022-01-17T17:10:00Z">
        <w:r w:rsidR="00B40D0C">
          <w:rPr>
            <w:rFonts w:ascii="Times New Roman" w:hAnsi="Times New Roman" w:cs="Times New Roman"/>
            <w:sz w:val="24"/>
            <w:szCs w:val="24"/>
          </w:rPr>
          <w:t>proximity</w:t>
        </w:r>
      </w:ins>
      <w:ins w:id="537" w:author="Jakob Johann Assmann" w:date="2022-01-17T17:09:00Z">
        <w:r w:rsidR="00B40D0C">
          <w:rPr>
            <w:rFonts w:ascii="Times New Roman" w:hAnsi="Times New Roman" w:cs="Times New Roman"/>
            <w:sz w:val="24"/>
            <w:szCs w:val="24"/>
          </w:rPr>
          <w:t xml:space="preserve"> </w:t>
        </w:r>
      </w:ins>
      <w:ins w:id="538" w:author="Jakob Johann Assmann" w:date="2022-01-17T17:10:00Z">
        <w:r w:rsidR="00B40D0C">
          <w:rPr>
            <w:rFonts w:ascii="Times New Roman" w:hAnsi="Times New Roman" w:cs="Times New Roman"/>
            <w:sz w:val="24"/>
            <w:szCs w:val="24"/>
          </w:rPr>
          <w:t xml:space="preserve">of the valley to the “Arctic Station” </w:t>
        </w:r>
      </w:ins>
      <w:ins w:id="539" w:author="Jakob Johann Assmann" w:date="2022-01-17T17:11:00Z">
        <w:r w:rsidR="00B40D0C">
          <w:rPr>
            <w:rFonts w:ascii="Times New Roman" w:hAnsi="Times New Roman" w:cs="Times New Roman"/>
            <w:sz w:val="24"/>
            <w:szCs w:val="24"/>
          </w:rPr>
          <w:t xml:space="preserve">run by the </w:t>
        </w:r>
      </w:ins>
      <w:ins w:id="540" w:author="Jakob Johann Assmann" w:date="2022-01-17T17:13:00Z">
        <w:r w:rsidR="00091684">
          <w:rPr>
            <w:rFonts w:ascii="Times New Roman" w:hAnsi="Times New Roman" w:cs="Times New Roman"/>
            <w:sz w:val="24"/>
            <w:szCs w:val="24"/>
          </w:rPr>
          <w:t>University</w:t>
        </w:r>
      </w:ins>
      <w:ins w:id="541" w:author="Jakob Johann Assmann" w:date="2022-01-17T17:11:00Z">
        <w:r w:rsidR="00B40D0C">
          <w:rPr>
            <w:rFonts w:ascii="Times New Roman" w:hAnsi="Times New Roman" w:cs="Times New Roman"/>
            <w:sz w:val="24"/>
            <w:szCs w:val="24"/>
          </w:rPr>
          <w:t xml:space="preserve"> of Copenhagen, has made the are</w:t>
        </w:r>
      </w:ins>
      <w:ins w:id="542" w:author="Jakob Johann Assmann" w:date="2022-01-17T17:13:00Z">
        <w:r w:rsidR="00091684">
          <w:rPr>
            <w:rFonts w:ascii="Times New Roman" w:hAnsi="Times New Roman" w:cs="Times New Roman"/>
            <w:sz w:val="24"/>
            <w:szCs w:val="24"/>
          </w:rPr>
          <w:t>a</w:t>
        </w:r>
      </w:ins>
      <w:ins w:id="543" w:author="Jakob Johann Assmann" w:date="2022-01-17T17:11:00Z">
        <w:r w:rsidR="00B40D0C">
          <w:rPr>
            <w:rFonts w:ascii="Times New Roman" w:hAnsi="Times New Roman" w:cs="Times New Roman"/>
            <w:sz w:val="24"/>
            <w:szCs w:val="24"/>
          </w:rPr>
          <w:t xml:space="preserve"> subject to much ecological and geological research</w:t>
        </w:r>
      </w:ins>
      <w:ins w:id="544" w:author="Jakob Johann Assmann" w:date="2022-01-17T17:15:00Z">
        <w:r w:rsidR="00091684">
          <w:rPr>
            <w:rFonts w:ascii="Times New Roman" w:hAnsi="Times New Roman" w:cs="Times New Roman"/>
            <w:sz w:val="24"/>
            <w:szCs w:val="24"/>
          </w:rPr>
          <w:t xml:space="preserve">, including multiple long-term </w:t>
        </w:r>
      </w:ins>
      <w:ins w:id="545" w:author="Jakob Johann Assmann" w:date="2022-01-17T17:20:00Z">
        <w:r w:rsidR="00597C15">
          <w:rPr>
            <w:rFonts w:ascii="Times New Roman" w:hAnsi="Times New Roman" w:cs="Times New Roman"/>
            <w:sz w:val="24"/>
            <w:szCs w:val="24"/>
          </w:rPr>
          <w:t xml:space="preserve">monitoring </w:t>
        </w:r>
      </w:ins>
      <w:ins w:id="546" w:author="Jakob Johann Assmann" w:date="2022-01-17T17:15:00Z">
        <w:r w:rsidR="00091684">
          <w:rPr>
            <w:rFonts w:ascii="Times New Roman" w:hAnsi="Times New Roman" w:cs="Times New Roman"/>
            <w:sz w:val="24"/>
            <w:szCs w:val="24"/>
          </w:rPr>
          <w:t>projects</w:t>
        </w:r>
      </w:ins>
      <w:ins w:id="547" w:author="Jakob Johann Assmann" w:date="2022-01-17T17:20:00Z">
        <w:r w:rsidR="00597C15">
          <w:rPr>
            <w:rFonts w:ascii="Times New Roman" w:hAnsi="Times New Roman" w:cs="Times New Roman"/>
            <w:sz w:val="24"/>
            <w:szCs w:val="24"/>
          </w:rPr>
          <w:t xml:space="preserve"> and experiments</w:t>
        </w:r>
      </w:ins>
      <w:ins w:id="548" w:author="Jakob Johann Assmann" w:date="2022-01-17T17:15:00Z">
        <w:r w:rsidR="00091684">
          <w:rPr>
            <w:rFonts w:ascii="Times New Roman" w:hAnsi="Times New Roman" w:cs="Times New Roman"/>
            <w:sz w:val="24"/>
            <w:szCs w:val="24"/>
          </w:rPr>
          <w:t xml:space="preserve"> (</w:t>
        </w:r>
        <w:r w:rsidR="00091684" w:rsidRPr="00091684">
          <w:rPr>
            <w:rFonts w:ascii="Times New Roman" w:hAnsi="Times New Roman" w:cs="Times New Roman"/>
            <w:sz w:val="24"/>
            <w:szCs w:val="24"/>
          </w:rPr>
          <w:t>https://arktiskstation.ku.dk</w:t>
        </w:r>
        <w:r w:rsidR="00091684">
          <w:rPr>
            <w:rFonts w:ascii="Times New Roman" w:hAnsi="Times New Roman" w:cs="Times New Roman"/>
            <w:sz w:val="24"/>
            <w:szCs w:val="24"/>
          </w:rPr>
          <w:t>)</w:t>
        </w:r>
      </w:ins>
      <w:ins w:id="549" w:author="Jakob Johann Assmann" w:date="2022-01-17T17:11:00Z">
        <w:r w:rsidR="00B40D0C">
          <w:rPr>
            <w:rFonts w:ascii="Times New Roman" w:hAnsi="Times New Roman" w:cs="Times New Roman"/>
            <w:sz w:val="24"/>
            <w:szCs w:val="24"/>
          </w:rPr>
          <w:t xml:space="preserve">. </w:t>
        </w:r>
      </w:ins>
      <w:commentRangeEnd w:id="535"/>
      <w:ins w:id="550" w:author="Jakob Johann Assmann" w:date="2022-01-17T17:20:00Z">
        <w:r w:rsidR="00597C15">
          <w:rPr>
            <w:rStyle w:val="CommentReference"/>
          </w:rPr>
          <w:commentReference w:id="535"/>
        </w:r>
      </w:ins>
      <w:ins w:id="551" w:author="Jakob Johann Assmann" w:date="2022-01-17T17:11:00Z">
        <w:r w:rsidR="00B40D0C">
          <w:rPr>
            <w:rFonts w:ascii="Times New Roman" w:hAnsi="Times New Roman" w:cs="Times New Roman"/>
            <w:sz w:val="24"/>
            <w:szCs w:val="24"/>
          </w:rPr>
          <w:t xml:space="preserve">Climatically, the site lies </w:t>
        </w:r>
      </w:ins>
      <w:ins w:id="552" w:author="Jakob Johann Assmann" w:date="2022-01-18T14:09:00Z">
        <w:r w:rsidR="009F3E05">
          <w:rPr>
            <w:rFonts w:ascii="Times New Roman" w:hAnsi="Times New Roman" w:cs="Times New Roman"/>
            <w:sz w:val="24"/>
            <w:szCs w:val="24"/>
          </w:rPr>
          <w:t>with</w:t>
        </w:r>
      </w:ins>
      <w:ins w:id="553" w:author="Jakob Johann Assmann" w:date="2022-01-17T17:11:00Z">
        <w:r w:rsidR="00B40D0C">
          <w:rPr>
            <w:rFonts w:ascii="Times New Roman" w:hAnsi="Times New Roman" w:cs="Times New Roman"/>
            <w:sz w:val="24"/>
            <w:szCs w:val="24"/>
          </w:rPr>
          <w:t xml:space="preserve">in </w:t>
        </w:r>
      </w:ins>
      <w:ins w:id="554" w:author="Jakob Johann Assmann" w:date="2022-01-17T17:04:00Z">
        <w:r w:rsidR="00ED1656">
          <w:rPr>
            <w:rFonts w:ascii="Times New Roman" w:hAnsi="Times New Roman" w:cs="Times New Roman"/>
            <w:sz w:val="24"/>
            <w:szCs w:val="24"/>
          </w:rPr>
          <w:t xml:space="preserve">the transition zone between the </w:t>
        </w:r>
      </w:ins>
      <w:ins w:id="555" w:author="Jakob Johann Assmann" w:date="2022-01-17T17:05:00Z">
        <w:r w:rsidR="00ED1656">
          <w:rPr>
            <w:rFonts w:ascii="Times New Roman" w:hAnsi="Times New Roman" w:cs="Times New Roman"/>
            <w:sz w:val="24"/>
            <w:szCs w:val="24"/>
          </w:rPr>
          <w:t>low and high</w:t>
        </w:r>
      </w:ins>
      <w:ins w:id="556" w:author="Jakob Johann Assmann" w:date="2022-01-17T17:06:00Z">
        <w:r w:rsidR="00ED1656">
          <w:rPr>
            <w:rFonts w:ascii="Times New Roman" w:hAnsi="Times New Roman" w:cs="Times New Roman"/>
            <w:sz w:val="24"/>
            <w:szCs w:val="24"/>
          </w:rPr>
          <w:t xml:space="preserve"> </w:t>
        </w:r>
      </w:ins>
      <w:ins w:id="557" w:author="Jakob Johann Assmann" w:date="2022-01-17T17:05:00Z">
        <w:r w:rsidR="00ED1656">
          <w:rPr>
            <w:rFonts w:ascii="Times New Roman" w:hAnsi="Times New Roman" w:cs="Times New Roman"/>
            <w:sz w:val="24"/>
            <w:szCs w:val="24"/>
          </w:rPr>
          <w:t>Arctic</w:t>
        </w:r>
      </w:ins>
      <w:ins w:id="558" w:author="Jakob Johann Assmann" w:date="2022-01-17T17:15:00Z">
        <w:r w:rsidR="00091684">
          <w:rPr>
            <w:rFonts w:ascii="Times New Roman" w:hAnsi="Times New Roman" w:cs="Times New Roman"/>
            <w:sz w:val="24"/>
            <w:szCs w:val="24"/>
          </w:rPr>
          <w:t xml:space="preserve">, </w:t>
        </w:r>
      </w:ins>
      <w:ins w:id="559" w:author="Jakob Johann Assmann" w:date="2022-01-17T17:20:00Z">
        <w:r w:rsidR="00597C15">
          <w:rPr>
            <w:rFonts w:ascii="Times New Roman" w:hAnsi="Times New Roman" w:cs="Times New Roman"/>
            <w:sz w:val="24"/>
            <w:szCs w:val="24"/>
          </w:rPr>
          <w:t xml:space="preserve">with </w:t>
        </w:r>
      </w:ins>
      <w:ins w:id="560" w:author="Jakob Johann Assmann" w:date="2022-01-17T17:21:00Z">
        <w:r w:rsidR="00597C15">
          <w:rPr>
            <w:rFonts w:ascii="Times New Roman" w:hAnsi="Times New Roman" w:cs="Times New Roman"/>
            <w:sz w:val="24"/>
            <w:szCs w:val="24"/>
          </w:rPr>
          <w:t xml:space="preserve">basaltic </w:t>
        </w:r>
      </w:ins>
      <w:ins w:id="561" w:author="Jakob Johann Assmann" w:date="2022-01-17T17:12:00Z">
        <w:r w:rsidR="00091684">
          <w:rPr>
            <w:rFonts w:ascii="Times New Roman" w:hAnsi="Times New Roman" w:cs="Times New Roman"/>
            <w:sz w:val="24"/>
            <w:szCs w:val="24"/>
          </w:rPr>
          <w:t>soils</w:t>
        </w:r>
      </w:ins>
      <w:ins w:id="562" w:author="Jakob Johann Assmann" w:date="2022-01-17T17:17:00Z">
        <w:r w:rsidR="00597C15">
          <w:rPr>
            <w:rFonts w:ascii="Times New Roman" w:hAnsi="Times New Roman" w:cs="Times New Roman"/>
            <w:sz w:val="24"/>
            <w:szCs w:val="24"/>
          </w:rPr>
          <w:t xml:space="preserve"> on discontinuous permafrost</w:t>
        </w:r>
      </w:ins>
      <w:ins w:id="563" w:author="Jakob Johann Assmann" w:date="2022-01-17T17:12:00Z">
        <w:r w:rsidR="00091684">
          <w:rPr>
            <w:rFonts w:ascii="Times New Roman" w:hAnsi="Times New Roman" w:cs="Times New Roman"/>
            <w:sz w:val="24"/>
            <w:szCs w:val="24"/>
          </w:rPr>
          <w:t xml:space="preserve"> </w:t>
        </w:r>
      </w:ins>
      <w:ins w:id="564" w:author="Jakob Johann Assmann" w:date="2022-01-17T17:17:00Z">
        <w:r w:rsidR="00091684">
          <w:rPr>
            <w:rFonts w:ascii="Times New Roman" w:hAnsi="Times New Roman" w:cs="Times New Roman"/>
            <w:sz w:val="24"/>
            <w:szCs w:val="24"/>
          </w:rPr>
          <w:t>(</w:t>
        </w:r>
        <w:commentRangeStart w:id="565"/>
        <w:r w:rsidR="00091684">
          <w:rPr>
            <w:rFonts w:ascii="Times New Roman" w:hAnsi="Times New Roman" w:cs="Times New Roman"/>
            <w:sz w:val="24"/>
            <w:szCs w:val="24"/>
          </w:rPr>
          <w:t xml:space="preserve">Xu </w:t>
        </w:r>
      </w:ins>
      <w:ins w:id="566" w:author="Jakob Johann Assmann" w:date="2022-01-17T17:19:00Z">
        <w:r w:rsidR="00597C15">
          <w:rPr>
            <w:rFonts w:ascii="Times New Roman" w:hAnsi="Times New Roman" w:cs="Times New Roman"/>
            <w:sz w:val="24"/>
            <w:szCs w:val="24"/>
          </w:rPr>
          <w:t>et al. 2021</w:t>
        </w:r>
        <w:commentRangeEnd w:id="565"/>
        <w:r w:rsidR="00597C15">
          <w:rPr>
            <w:rStyle w:val="CommentReference"/>
          </w:rPr>
          <w:commentReference w:id="565"/>
        </w:r>
        <w:r w:rsidR="00597C15">
          <w:rPr>
            <w:rFonts w:ascii="Times New Roman" w:hAnsi="Times New Roman" w:cs="Times New Roman"/>
            <w:sz w:val="24"/>
            <w:szCs w:val="24"/>
          </w:rPr>
          <w:t xml:space="preserve">) </w:t>
        </w:r>
      </w:ins>
      <w:ins w:id="567" w:author="Jakob Johann Assmann" w:date="2022-01-17T17:17:00Z">
        <w:r w:rsidR="00597C15">
          <w:rPr>
            <w:rFonts w:ascii="Times New Roman" w:hAnsi="Times New Roman" w:cs="Times New Roman"/>
            <w:sz w:val="24"/>
            <w:szCs w:val="24"/>
          </w:rPr>
          <w:t xml:space="preserve">covered by </w:t>
        </w:r>
      </w:ins>
      <w:ins w:id="568" w:author="Jakob Johann Assmann" w:date="2022-01-17T17:18:00Z">
        <w:r w:rsidR="00597C15" w:rsidRPr="00597C15">
          <w:rPr>
            <w:rFonts w:ascii="Times New Roman" w:hAnsi="Times New Roman" w:cs="Times New Roman"/>
            <w:sz w:val="24"/>
            <w:szCs w:val="24"/>
          </w:rPr>
          <w:t xml:space="preserve">erect dwarf shrub tundra </w:t>
        </w:r>
        <w:r w:rsidR="00597C15">
          <w:rPr>
            <w:rFonts w:ascii="Times New Roman" w:hAnsi="Times New Roman" w:cs="Times New Roman"/>
            <w:sz w:val="24"/>
            <w:szCs w:val="24"/>
          </w:rPr>
          <w:t>(</w:t>
        </w:r>
        <w:commentRangeStart w:id="569"/>
        <w:r w:rsidR="00597C15">
          <w:rPr>
            <w:rFonts w:ascii="Times New Roman" w:hAnsi="Times New Roman" w:cs="Times New Roman"/>
            <w:sz w:val="24"/>
            <w:szCs w:val="24"/>
          </w:rPr>
          <w:t>Walker et al. 2002</w:t>
        </w:r>
      </w:ins>
      <w:commentRangeEnd w:id="569"/>
      <w:ins w:id="570" w:author="Jakob Johann Assmann" w:date="2022-01-17T17:19:00Z">
        <w:r w:rsidR="00597C15">
          <w:rPr>
            <w:rStyle w:val="CommentReference"/>
          </w:rPr>
          <w:commentReference w:id="569"/>
        </w:r>
      </w:ins>
      <w:ins w:id="571" w:author="Jakob Johann Assmann" w:date="2022-01-17T17:18:00Z">
        <w:r w:rsidR="00597C15">
          <w:rPr>
            <w:rFonts w:ascii="Times New Roman" w:hAnsi="Times New Roman" w:cs="Times New Roman"/>
            <w:sz w:val="24"/>
            <w:szCs w:val="24"/>
          </w:rPr>
          <w:t>)</w:t>
        </w:r>
      </w:ins>
      <w:ins w:id="572" w:author="Jakob Johann Assmann" w:date="2022-01-17T17:12:00Z">
        <w:r w:rsidR="00091684">
          <w:rPr>
            <w:rFonts w:ascii="Times New Roman" w:hAnsi="Times New Roman" w:cs="Times New Roman"/>
            <w:sz w:val="24"/>
            <w:szCs w:val="24"/>
          </w:rPr>
          <w:t>.</w:t>
        </w:r>
      </w:ins>
      <w:ins w:id="573" w:author="Jakob Johann Assmann" w:date="2022-01-17T17:00:00Z">
        <w:r w:rsidR="005B537A">
          <w:rPr>
            <w:rFonts w:ascii="Times New Roman" w:hAnsi="Times New Roman" w:cs="Times New Roman"/>
            <w:sz w:val="24"/>
            <w:szCs w:val="24"/>
          </w:rPr>
          <w:t xml:space="preserve"> </w:t>
        </w:r>
      </w:ins>
      <w:commentRangeStart w:id="574"/>
      <w:del w:id="575" w:author="Jakob Johann Assmann" w:date="2022-01-17T16:58:00Z">
        <w:r w:rsidR="008C6BC7" w:rsidRPr="008C6BC7" w:rsidDel="005B537A">
          <w:rPr>
            <w:rFonts w:ascii="Times New Roman" w:hAnsi="Times New Roman" w:cs="Times New Roman"/>
            <w:sz w:val="24"/>
            <w:szCs w:val="24"/>
            <w:highlight w:val="yellow"/>
          </w:rPr>
          <w:delText>…</w:delText>
        </w:r>
        <w:commentRangeEnd w:id="574"/>
        <w:r w:rsidR="008C6BC7" w:rsidDel="005B537A">
          <w:rPr>
            <w:rStyle w:val="CommentReference"/>
          </w:rPr>
          <w:commentReference w:id="574"/>
        </w:r>
        <w:r w:rsidR="0077545D" w:rsidDel="005B537A">
          <w:rPr>
            <w:rFonts w:ascii="Times New Roman" w:hAnsi="Times New Roman" w:cs="Times New Roman"/>
            <w:sz w:val="24"/>
            <w:szCs w:val="24"/>
          </w:rPr>
          <w:delText xml:space="preserve"> </w:delText>
        </w:r>
      </w:del>
      <w:r w:rsidR="0077545D">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w:t>
      </w:r>
      <w:proofErr w:type="spellStart"/>
      <w:r w:rsidR="008C6BC7">
        <w:rPr>
          <w:rFonts w:ascii="Times New Roman" w:hAnsi="Times New Roman" w:cs="Times New Roman"/>
          <w:sz w:val="24"/>
          <w:szCs w:val="24"/>
        </w:rPr>
        <w:t>NDVI</w:t>
      </w:r>
      <w:r w:rsidR="008C6BC7" w:rsidRPr="00A40441">
        <w:rPr>
          <w:rFonts w:ascii="Times New Roman" w:hAnsi="Times New Roman" w:cs="Times New Roman"/>
          <w:sz w:val="24"/>
          <w:szCs w:val="24"/>
          <w:vertAlign w:val="subscript"/>
        </w:rPr>
        <w:t>max</w:t>
      </w:r>
      <w:proofErr w:type="spellEnd"/>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 xml:space="preserve">Landsat </w:t>
      </w:r>
      <w:proofErr w:type="spellStart"/>
      <w:r w:rsidR="004C73F6">
        <w:rPr>
          <w:rFonts w:ascii="Times New Roman" w:hAnsi="Times New Roman" w:cs="Times New Roman"/>
          <w:sz w:val="24"/>
          <w:szCs w:val="24"/>
        </w:rPr>
        <w:t>NDVI</w:t>
      </w:r>
      <w:r w:rsidR="004C73F6" w:rsidRPr="004C73F6">
        <w:rPr>
          <w:rFonts w:ascii="Times New Roman" w:hAnsi="Times New Roman" w:cs="Times New Roman"/>
          <w:sz w:val="24"/>
          <w:szCs w:val="24"/>
          <w:vertAlign w:val="subscript"/>
        </w:rPr>
        <w:t>max</w:t>
      </w:r>
      <w:proofErr w:type="spellEnd"/>
      <w:r w:rsidR="004C73F6">
        <w:rPr>
          <w:rFonts w:ascii="Times New Roman" w:hAnsi="Times New Roman" w:cs="Times New Roman"/>
          <w:sz w:val="24"/>
          <w:szCs w:val="24"/>
        </w:rPr>
        <w:t xml:space="preserve"> </w:t>
      </w:r>
      <w:r w:rsidR="00B15E21">
        <w:rPr>
          <w:rFonts w:ascii="Times New Roman" w:hAnsi="Times New Roman" w:cs="Times New Roman"/>
          <w:sz w:val="24"/>
          <w:szCs w:val="24"/>
        </w:rPr>
        <w:t>broadly correlates with tundra productivity and aboveground biomass</w:t>
      </w:r>
      <w:r w:rsidR="009542CB">
        <w:rPr>
          <w:rFonts w:ascii="Times New Roman" w:hAnsi="Times New Roman" w:cs="Times New Roman"/>
          <w:sz w:val="24"/>
          <w:szCs w:val="24"/>
        </w:rPr>
        <w:t xml:space="preserve">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ins w:id="576" w:author="Jakob Johann Assmann" w:date="2022-01-17T17:30:00Z">
        <w:r w:rsidR="00BA6731">
          <w:rPr>
            <w:rFonts w:ascii="Times New Roman" w:hAnsi="Times New Roman" w:cs="Times New Roman"/>
            <w:sz w:val="24"/>
            <w:szCs w:val="24"/>
          </w:rPr>
          <w:t>Here, w</w:t>
        </w:r>
      </w:ins>
      <w:del w:id="577" w:author="Jakob Johann Assmann" w:date="2022-01-17T17:30:00Z">
        <w:r w:rsidR="006628AB" w:rsidDel="00BA6731">
          <w:rPr>
            <w:rFonts w:ascii="Times New Roman" w:hAnsi="Times New Roman" w:cs="Times New Roman"/>
            <w:sz w:val="24"/>
            <w:szCs w:val="24"/>
          </w:rPr>
          <w:delText>W</w:delText>
        </w:r>
      </w:del>
      <w:r w:rsidR="006628AB">
        <w:rPr>
          <w:rFonts w:ascii="Times New Roman" w:hAnsi="Times New Roman" w:cs="Times New Roman"/>
          <w:sz w:val="24"/>
          <w:szCs w:val="24"/>
        </w:rPr>
        <w:t xml:space="preserve">e focus on the period from 2000 to 2020 because there was </w:t>
      </w:r>
      <w:commentRangeStart w:id="578"/>
      <w:r w:rsidR="006628AB">
        <w:rPr>
          <w:rFonts w:ascii="Times New Roman" w:hAnsi="Times New Roman" w:cs="Times New Roman"/>
          <w:sz w:val="24"/>
          <w:szCs w:val="24"/>
        </w:rPr>
        <w:t>limited Landsat data available prior to 2000</w:t>
      </w:r>
      <w:commentRangeEnd w:id="578"/>
      <w:r w:rsidR="00BA6731">
        <w:rPr>
          <w:rStyle w:val="CommentReference"/>
        </w:rPr>
        <w:commentReference w:id="578"/>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del w:id="579" w:author="Jakob Johann Assmann" w:date="2022-01-17T17:37:00Z">
        <w:r w:rsidR="00461791" w:rsidDel="00063289">
          <w:rPr>
            <w:rFonts w:ascii="Times New Roman" w:hAnsi="Times New Roman" w:cs="Times New Roman"/>
            <w:sz w:val="24"/>
            <w:szCs w:val="24"/>
          </w:rPr>
          <w:delText xml:space="preserve">work </w:delText>
        </w:r>
      </w:del>
      <w:ins w:id="580" w:author="Jakob Johann Assmann" w:date="2022-01-17T17:37:00Z">
        <w:r w:rsidR="00063289">
          <w:rPr>
            <w:rFonts w:ascii="Times New Roman" w:hAnsi="Times New Roman" w:cs="Times New Roman"/>
            <w:sz w:val="24"/>
            <w:szCs w:val="24"/>
          </w:rPr>
          <w:t xml:space="preserve">guide the reader </w:t>
        </w:r>
      </w:ins>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the analysis</w:t>
      </w:r>
      <w:ins w:id="581" w:author="Jakob Johann Assmann" w:date="2022-01-18T14:10:00Z">
        <w:r w:rsidR="009F3E05">
          <w:rPr>
            <w:rFonts w:ascii="Times New Roman" w:hAnsi="Times New Roman" w:cs="Times New Roman"/>
            <w:sz w:val="24"/>
            <w:szCs w:val="24"/>
          </w:rPr>
          <w:t xml:space="preserve"> code</w:t>
        </w:r>
      </w:ins>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proofErr w:type="spellStart"/>
      <w:r w:rsidR="00461791" w:rsidRPr="00461791">
        <w:rPr>
          <w:rFonts w:ascii="Times New Roman" w:hAnsi="Times New Roman" w:cs="Times New Roman"/>
          <w:i/>
          <w:iCs/>
          <w:sz w:val="24"/>
          <w:szCs w:val="24"/>
        </w:rPr>
        <w:t>lsatTS</w:t>
      </w:r>
      <w:proofErr w:type="spellEnd"/>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del w:id="582" w:author="Jakob Johann Assmann" w:date="2022-01-17T17:36:00Z">
        <w:r w:rsidR="00EB7B05" w:rsidDel="00063289">
          <w:rPr>
            <w:rFonts w:ascii="Times New Roman" w:hAnsi="Times New Roman" w:cs="Times New Roman"/>
            <w:sz w:val="24"/>
            <w:szCs w:val="24"/>
          </w:rPr>
          <w:delText xml:space="preserve"> </w:delText>
        </w:r>
      </w:del>
      <w:r w:rsidR="00EB7B05">
        <w:rPr>
          <w:rFonts w:ascii="Times New Roman" w:hAnsi="Times New Roman" w:cs="Times New Roman"/>
          <w:sz w:val="24"/>
          <w:szCs w:val="24"/>
        </w:rPr>
        <w:tab/>
      </w:r>
      <w:r w:rsidR="00EB7B05">
        <w:rPr>
          <w:rFonts w:ascii="Times New Roman" w:hAnsi="Times New Roman" w:cs="Times New Roman"/>
          <w:sz w:val="24"/>
          <w:szCs w:val="24"/>
        </w:rPr>
        <w:tab/>
      </w:r>
    </w:p>
    <w:p w14:paraId="6A737584" w14:textId="77777777" w:rsidR="00EB7B05" w:rsidRDefault="00EB7B05" w:rsidP="00F751FB">
      <w:pPr>
        <w:pStyle w:val="NoSpacing"/>
        <w:rPr>
          <w:rFonts w:ascii="Times New Roman" w:hAnsi="Times New Roman" w:cs="Times New Roman"/>
          <w:sz w:val="24"/>
          <w:szCs w:val="24"/>
        </w:rPr>
      </w:pPr>
    </w:p>
    <w:p w14:paraId="09DC236E" w14:textId="3C6920A4" w:rsidR="0077545D" w:rsidRDefault="0077545D" w:rsidP="00F751FB">
      <w:pPr>
        <w:pStyle w:val="NoSpacing"/>
        <w:rPr>
          <w:rFonts w:ascii="Times New Roman" w:hAnsi="Times New Roman" w:cs="Times New Roman"/>
          <w:sz w:val="24"/>
          <w:szCs w:val="24"/>
        </w:rPr>
      </w:pPr>
    </w:p>
    <w:p w14:paraId="28160DEF" w14:textId="7121569F" w:rsidR="00831471" w:rsidRDefault="00831471" w:rsidP="00F751FB">
      <w:pPr>
        <w:pStyle w:val="NoSpacing"/>
        <w:rPr>
          <w:rFonts w:ascii="Times New Roman" w:hAnsi="Times New Roman" w:cs="Times New Roman"/>
          <w:sz w:val="24"/>
          <w:szCs w:val="24"/>
        </w:rPr>
      </w:pPr>
    </w:p>
    <w:p w14:paraId="270518EF" w14:textId="099A5661" w:rsidR="00831471" w:rsidRDefault="00831471" w:rsidP="00F751FB">
      <w:pPr>
        <w:pStyle w:val="NoSpacing"/>
        <w:rPr>
          <w:rFonts w:ascii="Times New Roman" w:hAnsi="Times New Roman" w:cs="Times New Roman"/>
          <w:sz w:val="24"/>
          <w:szCs w:val="24"/>
        </w:rPr>
      </w:pPr>
    </w:p>
    <w:p w14:paraId="00F07AA5" w14:textId="685B47BD" w:rsidR="00831471" w:rsidRDefault="00616D58" w:rsidP="00F751FB">
      <w:pPr>
        <w:pStyle w:val="NoSpacing"/>
        <w:rPr>
          <w:rFonts w:ascii="Times New Roman" w:hAnsi="Times New Roman" w:cs="Times New Roman"/>
          <w:sz w:val="24"/>
          <w:szCs w:val="24"/>
        </w:rPr>
      </w:pPr>
      <w:r>
        <w:rPr>
          <w:noProof/>
        </w:rPr>
        <w:drawing>
          <wp:inline distT="0" distB="0" distL="0" distR="0" wp14:anchorId="612205CE" wp14:editId="2BB04455">
            <wp:extent cx="5943600" cy="2795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2A3011B0" w14:textId="1BEB7637" w:rsidR="00831471" w:rsidRDefault="00831471" w:rsidP="00F751FB">
      <w:pPr>
        <w:pStyle w:val="NoSpacing"/>
        <w:rPr>
          <w:rFonts w:ascii="Times New Roman" w:hAnsi="Times New Roman" w:cs="Times New Roman"/>
          <w:sz w:val="24"/>
          <w:szCs w:val="24"/>
        </w:rPr>
      </w:pPr>
      <w:commentRangeStart w:id="583"/>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commentRangeEnd w:id="583"/>
      <w:r w:rsidR="00D70596">
        <w:rPr>
          <w:rStyle w:val="CommentReference"/>
        </w:rPr>
        <w:commentReference w:id="583"/>
      </w:r>
      <w:r w:rsidR="00A12244">
        <w:rPr>
          <w:rFonts w:ascii="Times New Roman" w:hAnsi="Times New Roman" w:cs="Times New Roman"/>
          <w:sz w:val="24"/>
          <w:szCs w:val="24"/>
        </w:rPr>
        <w:t xml:space="preserve">(a) </w:t>
      </w:r>
      <w:r>
        <w:rPr>
          <w:rFonts w:ascii="Times New Roman" w:hAnsi="Times New Roman" w:cs="Times New Roman"/>
          <w:sz w:val="24"/>
          <w:szCs w:val="24"/>
        </w:rPr>
        <w:t xml:space="preserve">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t>
      </w:r>
      <w:r w:rsidR="00C4691F">
        <w:rPr>
          <w:rFonts w:ascii="Times New Roman" w:hAnsi="Times New Roman" w:cs="Times New Roman"/>
          <w:sz w:val="24"/>
          <w:szCs w:val="24"/>
        </w:rPr>
        <w:t xml:space="preserve">and </w:t>
      </w:r>
      <w:r w:rsidR="00A12244">
        <w:rPr>
          <w:rFonts w:ascii="Times New Roman" w:hAnsi="Times New Roman" w:cs="Times New Roman"/>
          <w:sz w:val="24"/>
          <w:szCs w:val="24"/>
        </w:rPr>
        <w:t xml:space="preserve">(b) </w:t>
      </w:r>
      <w:r w:rsidR="00C4691F">
        <w:rPr>
          <w:rFonts w:ascii="Times New Roman" w:hAnsi="Times New Roman" w:cs="Times New Roman"/>
          <w:sz w:val="24"/>
          <w:szCs w:val="24"/>
        </w:rPr>
        <w:t xml:space="preserve">it’s </w:t>
      </w:r>
      <w:commentRangeStart w:id="584"/>
      <w:r w:rsidR="00C4691F">
        <w:rPr>
          <w:rFonts w:ascii="Times New Roman" w:hAnsi="Times New Roman" w:cs="Times New Roman"/>
          <w:sz w:val="24"/>
          <w:szCs w:val="24"/>
        </w:rPr>
        <w:t xml:space="preserve">location 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w:t>
      </w:r>
      <w:commentRangeEnd w:id="584"/>
      <w:r w:rsidR="00597C15">
        <w:rPr>
          <w:rStyle w:val="CommentReference"/>
        </w:rPr>
        <w:commentReference w:id="584"/>
      </w:r>
      <w:r w:rsidR="00C4691F">
        <w:rPr>
          <w:rFonts w:ascii="Times New Roman" w:hAnsi="Times New Roman" w:cs="Times New Roman"/>
          <w:sz w:val="24"/>
          <w:szCs w:val="24"/>
        </w:rPr>
        <w:t xml:space="preserve">of </w:t>
      </w:r>
      <w:r>
        <w:rPr>
          <w:rFonts w:ascii="Times New Roman" w:hAnsi="Times New Roman" w:cs="Times New Roman"/>
          <w:sz w:val="24"/>
          <w:szCs w:val="24"/>
        </w:rPr>
        <w:t>Greenland</w:t>
      </w:r>
      <w:r w:rsidR="00C4691F">
        <w:rPr>
          <w:rFonts w:ascii="Times New Roman" w:hAnsi="Times New Roman" w:cs="Times New Roman"/>
          <w:sz w:val="24"/>
          <w:szCs w:val="24"/>
        </w:rPr>
        <w:t>.</w:t>
      </w:r>
      <w:r w:rsidR="00ED3191">
        <w:rPr>
          <w:rFonts w:ascii="Times New Roman" w:hAnsi="Times New Roman" w:cs="Times New Roman"/>
          <w:sz w:val="24"/>
          <w:szCs w:val="24"/>
        </w:rPr>
        <w:t xml:space="preserve"> Points in (a) show where Landsat annual maximum NDVI (</w:t>
      </w:r>
      <w:proofErr w:type="spellStart"/>
      <w:r w:rsidR="00ED3191">
        <w:rPr>
          <w:rFonts w:ascii="Times New Roman" w:hAnsi="Times New Roman" w:cs="Times New Roman"/>
          <w:sz w:val="24"/>
          <w:szCs w:val="24"/>
        </w:rPr>
        <w:t>NDVI</w:t>
      </w:r>
      <w:r w:rsidR="00ED3191" w:rsidRPr="00831471">
        <w:rPr>
          <w:rFonts w:ascii="Times New Roman" w:hAnsi="Times New Roman" w:cs="Times New Roman"/>
          <w:sz w:val="24"/>
          <w:szCs w:val="24"/>
          <w:vertAlign w:val="subscript"/>
        </w:rPr>
        <w:t>max</w:t>
      </w:r>
      <w:proofErr w:type="spellEnd"/>
      <w:r w:rsidR="00ED3191">
        <w:rPr>
          <w:rFonts w:ascii="Times New Roman" w:hAnsi="Times New Roman" w:cs="Times New Roman"/>
          <w:sz w:val="24"/>
          <w:szCs w:val="24"/>
        </w:rPr>
        <w:t xml:space="preserve">) systematically (α = 0.10) </w:t>
      </w:r>
      <w:commentRangeStart w:id="585"/>
      <w:r w:rsidR="00ED3191">
        <w:rPr>
          <w:rFonts w:ascii="Times New Roman" w:hAnsi="Times New Roman" w:cs="Times New Roman"/>
          <w:sz w:val="24"/>
          <w:szCs w:val="24"/>
        </w:rPr>
        <w:t xml:space="preserve">increased (green), decreased (brown), or did not change (white) </w:t>
      </w:r>
      <w:commentRangeEnd w:id="585"/>
      <w:r w:rsidR="00686EF9">
        <w:rPr>
          <w:rStyle w:val="CommentReference"/>
        </w:rPr>
        <w:commentReference w:id="585"/>
      </w:r>
      <w:r w:rsidR="00ED3191">
        <w:rPr>
          <w:rFonts w:ascii="Times New Roman" w:hAnsi="Times New Roman" w:cs="Times New Roman"/>
          <w:sz w:val="24"/>
          <w:szCs w:val="24"/>
        </w:rPr>
        <w:t xml:space="preserve">from 2000 to 2020. Figure created using QGIS (version 3.20) with the background </w:t>
      </w:r>
      <w:r w:rsidR="00C4691F">
        <w:rPr>
          <w:rFonts w:ascii="Times New Roman" w:hAnsi="Times New Roman" w:cs="Times New Roman"/>
          <w:sz w:val="24"/>
          <w:szCs w:val="24"/>
        </w:rPr>
        <w:t xml:space="preserve">map from </w:t>
      </w:r>
      <w:commentRangeStart w:id="586"/>
      <w:r w:rsidR="00C4691F">
        <w:rPr>
          <w:rFonts w:ascii="Times New Roman" w:hAnsi="Times New Roman" w:cs="Times New Roman"/>
          <w:sz w:val="24"/>
          <w:szCs w:val="24"/>
        </w:rPr>
        <w:t>Google</w:t>
      </w:r>
      <w:commentRangeEnd w:id="586"/>
      <w:r w:rsidR="00C4691F">
        <w:rPr>
          <w:rStyle w:val="CommentReference"/>
        </w:rPr>
        <w:commentReference w:id="586"/>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2D1352">
        <w:rPr>
          <w:rFonts w:ascii="Times New Roman" w:hAnsi="Times New Roman" w:cs="Times New Roman"/>
          <w:sz w:val="24"/>
          <w:szCs w:val="24"/>
        </w:rPr>
        <w:t xml:space="preserve">and underlying digital elevation model provide by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5EE69F44" w14:textId="77777777" w:rsidR="002D1352" w:rsidRDefault="002D1352" w:rsidP="00F751FB">
      <w:pPr>
        <w:pStyle w:val="NoSpacing"/>
        <w:rPr>
          <w:rFonts w:ascii="Times New Roman" w:hAnsi="Times New Roman" w:cs="Times New Roman"/>
          <w:sz w:val="24"/>
          <w:szCs w:val="24"/>
        </w:rPr>
      </w:pPr>
    </w:p>
    <w:p w14:paraId="0C1338FB" w14:textId="6507C8D9" w:rsidR="00AD0531" w:rsidRPr="00444C3E" w:rsidRDefault="00AD0531" w:rsidP="00444C3E">
      <w:pPr>
        <w:pStyle w:val="NoSpacing"/>
        <w:rPr>
          <w:rFonts w:ascii="Times New Roman" w:hAnsi="Times New Roman" w:cs="Times New Roman"/>
          <w:i/>
          <w:iCs/>
          <w:sz w:val="24"/>
          <w:szCs w:val="24"/>
          <w:rPrChange w:id="587" w:author="Jakob Johann Assmann" w:date="2022-01-18T13:07:00Z">
            <w:rPr/>
          </w:rPrChange>
        </w:rPr>
        <w:pPrChange w:id="588" w:author="Jakob Johann Assmann" w:date="2022-01-18T13:07:00Z">
          <w:pPr>
            <w:pStyle w:val="Heading2"/>
          </w:pPr>
        </w:pPrChange>
      </w:pPr>
      <w:r w:rsidRPr="00444C3E">
        <w:rPr>
          <w:rFonts w:ascii="Times New Roman" w:hAnsi="Times New Roman" w:cs="Times New Roman"/>
          <w:i/>
          <w:iCs/>
          <w:sz w:val="24"/>
          <w:szCs w:val="24"/>
          <w:rPrChange w:id="589" w:author="Jakob Johann Assmann" w:date="2022-01-18T13:07:00Z">
            <w:rPr/>
          </w:rPrChange>
        </w:rPr>
        <w:t xml:space="preserve">Part 1: Export Landsat time series from Earth Engine </w:t>
      </w:r>
    </w:p>
    <w:p w14:paraId="031FC637" w14:textId="09EDDADA" w:rsidR="00AD0531" w:rsidRPr="00444C3E" w:rsidRDefault="00816270" w:rsidP="000B4516">
      <w:pPr>
        <w:pStyle w:val="NoSpacing"/>
        <w:rPr>
          <w:ins w:id="590" w:author="Jakob Johann Assmann" w:date="2022-01-18T10:48:00Z"/>
          <w:rFonts w:ascii="Times New Roman" w:hAnsi="Times New Roman" w:cs="Times New Roman"/>
          <w:sz w:val="24"/>
          <w:szCs w:val="24"/>
          <w:rPrChange w:id="591" w:author="Jakob Johann Assmann" w:date="2022-01-18T13:07:00Z">
            <w:rPr>
              <w:ins w:id="592" w:author="Jakob Johann Assmann" w:date="2022-01-18T10:48:00Z"/>
            </w:rPr>
          </w:rPrChange>
        </w:rPr>
      </w:pPr>
      <w:ins w:id="593" w:author="Jakob Johann Assmann" w:date="2022-01-18T10:45:00Z">
        <w:r w:rsidRPr="00444C3E">
          <w:rPr>
            <w:rFonts w:ascii="Times New Roman" w:hAnsi="Times New Roman" w:cs="Times New Roman"/>
            <w:sz w:val="24"/>
            <w:szCs w:val="24"/>
            <w:rPrChange w:id="594" w:author="Jakob Johann Assmann" w:date="2022-01-18T13:07:00Z">
              <w:rPr/>
            </w:rPrChange>
          </w:rPr>
          <w:t>First the user needs to</w:t>
        </w:r>
      </w:ins>
      <w:ins w:id="595" w:author="Jakob Johann Assmann" w:date="2022-01-18T10:46:00Z">
        <w:r w:rsidRPr="00444C3E">
          <w:rPr>
            <w:rFonts w:ascii="Times New Roman" w:hAnsi="Times New Roman" w:cs="Times New Roman"/>
            <w:sz w:val="24"/>
            <w:szCs w:val="24"/>
            <w:rPrChange w:id="596" w:author="Jakob Johann Assmann" w:date="2022-01-18T13:07:00Z">
              <w:rPr/>
            </w:rPrChange>
          </w:rPr>
          <w:t xml:space="preserve"> export the Landsat time series for the study </w:t>
        </w:r>
      </w:ins>
      <w:ins w:id="597" w:author="Jakob Johann Assmann" w:date="2022-01-18T14:10:00Z">
        <w:r w:rsidR="009F3E05">
          <w:rPr>
            <w:rFonts w:ascii="Times New Roman" w:hAnsi="Times New Roman" w:cs="Times New Roman"/>
            <w:sz w:val="24"/>
            <w:szCs w:val="24"/>
          </w:rPr>
          <w:t>area</w:t>
        </w:r>
      </w:ins>
      <w:ins w:id="598" w:author="Jakob Johann Assmann" w:date="2022-01-18T10:46:00Z">
        <w:r w:rsidRPr="00444C3E">
          <w:rPr>
            <w:rFonts w:ascii="Times New Roman" w:hAnsi="Times New Roman" w:cs="Times New Roman"/>
            <w:sz w:val="24"/>
            <w:szCs w:val="24"/>
            <w:rPrChange w:id="599" w:author="Jakob Johann Assmann" w:date="2022-01-18T13:07:00Z">
              <w:rPr/>
            </w:rPrChange>
          </w:rPr>
          <w:t xml:space="preserve"> from the </w:t>
        </w:r>
      </w:ins>
      <w:commentRangeStart w:id="600"/>
      <w:ins w:id="601" w:author="Jakob Johann Assmann" w:date="2022-01-18T10:47:00Z">
        <w:r w:rsidRPr="00444C3E">
          <w:rPr>
            <w:rFonts w:ascii="Times New Roman" w:hAnsi="Times New Roman" w:cs="Times New Roman"/>
            <w:sz w:val="24"/>
            <w:szCs w:val="24"/>
            <w:rPrChange w:id="602" w:author="Jakob Johann Assmann" w:date="2022-01-18T13:07:00Z">
              <w:rPr/>
            </w:rPrChange>
          </w:rPr>
          <w:t xml:space="preserve">Google </w:t>
        </w:r>
        <w:commentRangeEnd w:id="600"/>
        <w:r w:rsidRPr="00444C3E">
          <w:rPr>
            <w:rFonts w:ascii="Times New Roman" w:hAnsi="Times New Roman" w:cs="Times New Roman"/>
            <w:sz w:val="24"/>
            <w:szCs w:val="24"/>
            <w:rPrChange w:id="603" w:author="Jakob Johann Assmann" w:date="2022-01-18T13:07:00Z">
              <w:rPr>
                <w:rStyle w:val="CommentReference"/>
              </w:rPr>
            </w:rPrChange>
          </w:rPr>
          <w:commentReference w:id="600"/>
        </w:r>
        <w:r w:rsidRPr="00444C3E">
          <w:rPr>
            <w:rFonts w:ascii="Times New Roman" w:hAnsi="Times New Roman" w:cs="Times New Roman"/>
            <w:sz w:val="24"/>
            <w:szCs w:val="24"/>
            <w:rPrChange w:id="604" w:author="Jakob Johann Assmann" w:date="2022-01-18T13:07:00Z">
              <w:rPr/>
            </w:rPrChange>
          </w:rPr>
          <w:t>Earth Engine</w:t>
        </w:r>
      </w:ins>
      <w:ins w:id="605" w:author="Jakob Johann Assmann" w:date="2022-01-18T10:48:00Z">
        <w:r w:rsidRPr="00444C3E">
          <w:rPr>
            <w:rFonts w:ascii="Times New Roman" w:hAnsi="Times New Roman" w:cs="Times New Roman"/>
            <w:sz w:val="24"/>
            <w:szCs w:val="24"/>
            <w:rPrChange w:id="606" w:author="Jakob Johann Assmann" w:date="2022-01-18T13:07:00Z">
              <w:rPr/>
            </w:rPrChange>
          </w:rPr>
          <w:t xml:space="preserve"> (Code Box 1). For this they need to</w:t>
        </w:r>
      </w:ins>
      <w:ins w:id="607" w:author="Jakob Johann Assmann" w:date="2022-01-18T10:45:00Z">
        <w:r w:rsidRPr="00444C3E">
          <w:rPr>
            <w:rFonts w:ascii="Times New Roman" w:hAnsi="Times New Roman" w:cs="Times New Roman"/>
            <w:sz w:val="24"/>
            <w:szCs w:val="24"/>
            <w:rPrChange w:id="608" w:author="Jakob Johann Assmann" w:date="2022-01-18T13:07:00Z">
              <w:rPr/>
            </w:rPrChange>
          </w:rPr>
          <w:t xml:space="preserve"> prepare the environment, set the boundaries of the </w:t>
        </w:r>
        <w:r w:rsidRPr="00444C3E">
          <w:rPr>
            <w:rFonts w:ascii="Times New Roman" w:hAnsi="Times New Roman" w:cs="Times New Roman"/>
            <w:sz w:val="24"/>
            <w:szCs w:val="24"/>
            <w:rPrChange w:id="609" w:author="Jakob Johann Assmann" w:date="2022-01-18T13:07:00Z">
              <w:rPr/>
            </w:rPrChange>
          </w:rPr>
          <w:lastRenderedPageBreak/>
          <w:t xml:space="preserve">study site and then retrieve the </w:t>
        </w:r>
        <w:r w:rsidRPr="00444C3E">
          <w:rPr>
            <w:rFonts w:ascii="Times New Roman" w:hAnsi="Times New Roman" w:cs="Times New Roman"/>
            <w:sz w:val="24"/>
            <w:szCs w:val="24"/>
            <w:rPrChange w:id="610" w:author="Jakob Johann Assmann" w:date="2022-01-18T13:07:00Z">
              <w:rPr/>
            </w:rPrChange>
          </w:rPr>
          <w:t>L</w:t>
        </w:r>
        <w:r w:rsidRPr="00444C3E">
          <w:rPr>
            <w:rFonts w:ascii="Times New Roman" w:hAnsi="Times New Roman" w:cs="Times New Roman"/>
            <w:sz w:val="24"/>
            <w:szCs w:val="24"/>
            <w:rPrChange w:id="611" w:author="Jakob Johann Assmann" w:date="2022-01-18T13:07:00Z">
              <w:rPr/>
            </w:rPrChange>
          </w:rPr>
          <w:t xml:space="preserve">andsat pixel center coordinates using </w:t>
        </w:r>
        <w:r w:rsidRPr="00444C3E">
          <w:rPr>
            <w:rFonts w:ascii="Times New Roman" w:hAnsi="Times New Roman" w:cs="Times New Roman"/>
            <w:sz w:val="24"/>
            <w:szCs w:val="24"/>
            <w:rPrChange w:id="612" w:author="Jakob Johann Assmann" w:date="2022-01-18T13:07:00Z">
              <w:rPr/>
            </w:rPrChange>
          </w:rPr>
          <w:t xml:space="preserve">the </w:t>
        </w:r>
        <w:proofErr w:type="spellStart"/>
        <w:r w:rsidRPr="00444C3E">
          <w:rPr>
            <w:rFonts w:ascii="Times New Roman" w:hAnsi="Times New Roman" w:cs="Times New Roman"/>
            <w:sz w:val="24"/>
            <w:szCs w:val="24"/>
            <w:rPrChange w:id="613" w:author="Jakob Johann Assmann" w:date="2022-01-18T13:07:00Z">
              <w:rPr/>
            </w:rPrChange>
          </w:rPr>
          <w:t>lsat_get_pixel_</w:t>
        </w:r>
        <w:proofErr w:type="gramStart"/>
        <w:r w:rsidRPr="00444C3E">
          <w:rPr>
            <w:rFonts w:ascii="Times New Roman" w:hAnsi="Times New Roman" w:cs="Times New Roman"/>
            <w:sz w:val="24"/>
            <w:szCs w:val="24"/>
            <w:rPrChange w:id="614" w:author="Jakob Johann Assmann" w:date="2022-01-18T13:07:00Z">
              <w:rPr/>
            </w:rPrChange>
          </w:rPr>
          <w:t>centers</w:t>
        </w:r>
        <w:proofErr w:type="spellEnd"/>
        <w:r w:rsidRPr="00444C3E">
          <w:rPr>
            <w:rFonts w:ascii="Times New Roman" w:hAnsi="Times New Roman" w:cs="Times New Roman"/>
            <w:sz w:val="24"/>
            <w:szCs w:val="24"/>
            <w:rPrChange w:id="615" w:author="Jakob Johann Assmann" w:date="2022-01-18T13:07:00Z">
              <w:rPr/>
            </w:rPrChange>
          </w:rPr>
          <w:t>(</w:t>
        </w:r>
        <w:proofErr w:type="gramEnd"/>
        <w:r w:rsidRPr="00444C3E">
          <w:rPr>
            <w:rFonts w:ascii="Times New Roman" w:hAnsi="Times New Roman" w:cs="Times New Roman"/>
            <w:sz w:val="24"/>
            <w:szCs w:val="24"/>
            <w:rPrChange w:id="616" w:author="Jakob Johann Assmann" w:date="2022-01-18T13:07:00Z">
              <w:rPr/>
            </w:rPrChange>
          </w:rPr>
          <w:t>)</w:t>
        </w:r>
        <w:r w:rsidRPr="00444C3E">
          <w:rPr>
            <w:rFonts w:ascii="Times New Roman" w:hAnsi="Times New Roman" w:cs="Times New Roman"/>
            <w:sz w:val="24"/>
            <w:szCs w:val="24"/>
            <w:rPrChange w:id="617" w:author="Jakob Johann Assmann" w:date="2022-01-18T13:07:00Z">
              <w:rPr/>
            </w:rPrChange>
          </w:rPr>
          <w:t xml:space="preserve"> function</w:t>
        </w:r>
        <w:r w:rsidRPr="00444C3E">
          <w:rPr>
            <w:rFonts w:ascii="Times New Roman" w:hAnsi="Times New Roman" w:cs="Times New Roman"/>
            <w:sz w:val="24"/>
            <w:szCs w:val="24"/>
            <w:rPrChange w:id="618" w:author="Jakob Johann Assmann" w:date="2022-01-18T13:07:00Z">
              <w:rPr/>
            </w:rPrChange>
          </w:rPr>
          <w:t xml:space="preserve">. Next, the </w:t>
        </w:r>
        <w:r w:rsidRPr="00444C3E">
          <w:rPr>
            <w:rFonts w:ascii="Times New Roman" w:hAnsi="Times New Roman" w:cs="Times New Roman"/>
            <w:sz w:val="24"/>
            <w:szCs w:val="24"/>
            <w:rPrChange w:id="619" w:author="Jakob Johann Assmann" w:date="2022-01-18T13:07:00Z">
              <w:rPr/>
            </w:rPrChange>
          </w:rPr>
          <w:t>L</w:t>
        </w:r>
        <w:r w:rsidRPr="00444C3E">
          <w:rPr>
            <w:rFonts w:ascii="Times New Roman" w:hAnsi="Times New Roman" w:cs="Times New Roman"/>
            <w:sz w:val="24"/>
            <w:szCs w:val="24"/>
            <w:rPrChange w:id="620" w:author="Jakob Johann Assmann" w:date="2022-01-18T13:07:00Z">
              <w:rPr/>
            </w:rPrChange>
          </w:rPr>
          <w:t xml:space="preserve">andsat records are exported for the pixel center locations using </w:t>
        </w:r>
        <w:proofErr w:type="spellStart"/>
        <w:r w:rsidRPr="00444C3E">
          <w:rPr>
            <w:rFonts w:ascii="Times New Roman" w:hAnsi="Times New Roman" w:cs="Times New Roman"/>
            <w:sz w:val="24"/>
            <w:szCs w:val="24"/>
            <w:rPrChange w:id="621" w:author="Jakob Johann Assmann" w:date="2022-01-18T13:07:00Z">
              <w:rPr/>
            </w:rPrChange>
          </w:rPr>
          <w:t>lsat_export_</w:t>
        </w:r>
        <w:proofErr w:type="gramStart"/>
        <w:r w:rsidRPr="00444C3E">
          <w:rPr>
            <w:rFonts w:ascii="Times New Roman" w:hAnsi="Times New Roman" w:cs="Times New Roman"/>
            <w:sz w:val="24"/>
            <w:szCs w:val="24"/>
            <w:rPrChange w:id="622" w:author="Jakob Johann Assmann" w:date="2022-01-18T13:07:00Z">
              <w:rPr/>
            </w:rPrChange>
          </w:rPr>
          <w:t>ts</w:t>
        </w:r>
        <w:proofErr w:type="spellEnd"/>
        <w:r w:rsidRPr="00444C3E">
          <w:rPr>
            <w:rFonts w:ascii="Times New Roman" w:hAnsi="Times New Roman" w:cs="Times New Roman"/>
            <w:sz w:val="24"/>
            <w:szCs w:val="24"/>
            <w:rPrChange w:id="623" w:author="Jakob Johann Assmann" w:date="2022-01-18T13:07:00Z">
              <w:rPr/>
            </w:rPrChange>
          </w:rPr>
          <w:t>(</w:t>
        </w:r>
        <w:proofErr w:type="gramEnd"/>
        <w:r w:rsidRPr="00444C3E">
          <w:rPr>
            <w:rFonts w:ascii="Times New Roman" w:hAnsi="Times New Roman" w:cs="Times New Roman"/>
            <w:sz w:val="24"/>
            <w:szCs w:val="24"/>
            <w:rPrChange w:id="624" w:author="Jakob Johann Assmann" w:date="2022-01-18T13:07:00Z">
              <w:rPr/>
            </w:rPrChange>
          </w:rPr>
          <w:t>).</w:t>
        </w:r>
      </w:ins>
      <w:ins w:id="625" w:author="Jakob Johann Assmann" w:date="2022-01-18T11:16:00Z">
        <w:r w:rsidR="005D292B" w:rsidRPr="00444C3E">
          <w:rPr>
            <w:rFonts w:ascii="Times New Roman" w:hAnsi="Times New Roman" w:cs="Times New Roman"/>
            <w:sz w:val="24"/>
            <w:szCs w:val="24"/>
            <w:rPrChange w:id="626" w:author="Jakob Johann Assmann" w:date="2022-01-18T13:07:00Z">
              <w:rPr/>
            </w:rPrChange>
          </w:rPr>
          <w:t xml:space="preserve"> Here, we cho</w:t>
        </w:r>
      </w:ins>
      <w:ins w:id="627" w:author="Jakob Johann Assmann" w:date="2022-01-18T11:20:00Z">
        <w:r w:rsidR="00F07989" w:rsidRPr="00444C3E">
          <w:rPr>
            <w:rFonts w:ascii="Times New Roman" w:hAnsi="Times New Roman" w:cs="Times New Roman"/>
            <w:sz w:val="24"/>
            <w:szCs w:val="24"/>
            <w:rPrChange w:id="628" w:author="Jakob Johann Assmann" w:date="2022-01-18T13:07:00Z">
              <w:rPr/>
            </w:rPrChange>
          </w:rPr>
          <w:t>o</w:t>
        </w:r>
      </w:ins>
      <w:ins w:id="629" w:author="Jakob Johann Assmann" w:date="2022-01-18T11:16:00Z">
        <w:r w:rsidR="005D292B" w:rsidRPr="00444C3E">
          <w:rPr>
            <w:rFonts w:ascii="Times New Roman" w:hAnsi="Times New Roman" w:cs="Times New Roman"/>
            <w:sz w:val="24"/>
            <w:szCs w:val="24"/>
            <w:rPrChange w:id="630" w:author="Jakob Johann Assmann" w:date="2022-01-18T13:07:00Z">
              <w:rPr/>
            </w:rPrChange>
          </w:rPr>
          <w:t xml:space="preserve">se to export only Landsat observations in the Arctic </w:t>
        </w:r>
        <w:commentRangeStart w:id="631"/>
        <w:r w:rsidR="005D292B" w:rsidRPr="00444C3E">
          <w:rPr>
            <w:rFonts w:ascii="Times New Roman" w:hAnsi="Times New Roman" w:cs="Times New Roman"/>
            <w:sz w:val="24"/>
            <w:szCs w:val="24"/>
            <w:rPrChange w:id="632" w:author="Jakob Johann Assmann" w:date="2022-01-18T13:07:00Z">
              <w:rPr/>
            </w:rPrChange>
          </w:rPr>
          <w:t>growing season</w:t>
        </w:r>
      </w:ins>
      <w:ins w:id="633" w:author="Jakob Johann Assmann" w:date="2022-01-18T11:20:00Z">
        <w:r w:rsidR="00F07989" w:rsidRPr="00444C3E">
          <w:rPr>
            <w:rFonts w:ascii="Times New Roman" w:hAnsi="Times New Roman" w:cs="Times New Roman"/>
            <w:sz w:val="24"/>
            <w:szCs w:val="24"/>
            <w:rPrChange w:id="634" w:author="Jakob Johann Assmann" w:date="2022-01-18T13:07:00Z">
              <w:rPr/>
            </w:rPrChange>
          </w:rPr>
          <w:t xml:space="preserve"> </w:t>
        </w:r>
      </w:ins>
      <w:commentRangeEnd w:id="631"/>
      <w:ins w:id="635" w:author="Jakob Johann Assmann" w:date="2022-01-18T11:23:00Z">
        <w:r w:rsidR="00F07989" w:rsidRPr="00444C3E">
          <w:rPr>
            <w:rFonts w:ascii="Times New Roman" w:hAnsi="Times New Roman" w:cs="Times New Roman"/>
            <w:sz w:val="24"/>
            <w:szCs w:val="24"/>
            <w:rPrChange w:id="636" w:author="Jakob Johann Assmann" w:date="2022-01-18T13:07:00Z">
              <w:rPr>
                <w:rStyle w:val="CommentReference"/>
              </w:rPr>
            </w:rPrChange>
          </w:rPr>
          <w:commentReference w:id="631"/>
        </w:r>
      </w:ins>
      <w:ins w:id="637" w:author="Jakob Johann Assmann" w:date="2022-01-18T11:20:00Z">
        <w:r w:rsidR="00F07989" w:rsidRPr="00444C3E">
          <w:rPr>
            <w:rFonts w:ascii="Times New Roman" w:hAnsi="Times New Roman" w:cs="Times New Roman"/>
            <w:sz w:val="24"/>
            <w:szCs w:val="24"/>
            <w:rPrChange w:id="638" w:author="Jakob Johann Assmann" w:date="2022-01-18T13:07:00Z">
              <w:rPr/>
            </w:rPrChange>
          </w:rPr>
          <w:t>between day-of-</w:t>
        </w:r>
      </w:ins>
      <w:ins w:id="639" w:author="Jakob Johann Assmann" w:date="2022-01-18T11:21:00Z">
        <w:r w:rsidR="00F07989" w:rsidRPr="00444C3E">
          <w:rPr>
            <w:rFonts w:ascii="Times New Roman" w:hAnsi="Times New Roman" w:cs="Times New Roman"/>
            <w:sz w:val="24"/>
            <w:szCs w:val="24"/>
            <w:rPrChange w:id="640" w:author="Jakob Johann Assmann" w:date="2022-01-18T13:07:00Z">
              <w:rPr/>
            </w:rPrChange>
          </w:rPr>
          <w:t>year 152 (begin</w:t>
        </w:r>
      </w:ins>
      <w:ins w:id="641" w:author="Jakob Johann Assmann" w:date="2022-01-18T11:22:00Z">
        <w:r w:rsidR="00F07989" w:rsidRPr="00444C3E">
          <w:rPr>
            <w:rFonts w:ascii="Times New Roman" w:hAnsi="Times New Roman" w:cs="Times New Roman"/>
            <w:sz w:val="24"/>
            <w:szCs w:val="24"/>
            <w:rPrChange w:id="642" w:author="Jakob Johann Assmann" w:date="2022-01-18T13:07:00Z">
              <w:rPr/>
            </w:rPrChange>
          </w:rPr>
          <w:t>nin</w:t>
        </w:r>
      </w:ins>
      <w:ins w:id="643" w:author="Jakob Johann Assmann" w:date="2022-01-18T11:21:00Z">
        <w:r w:rsidR="00F07989" w:rsidRPr="00444C3E">
          <w:rPr>
            <w:rFonts w:ascii="Times New Roman" w:hAnsi="Times New Roman" w:cs="Times New Roman"/>
            <w:sz w:val="24"/>
            <w:szCs w:val="24"/>
            <w:rPrChange w:id="644" w:author="Jakob Johann Assmann" w:date="2022-01-18T13:07:00Z">
              <w:rPr/>
            </w:rPrChange>
          </w:rPr>
          <w:t>g of June) and 273</w:t>
        </w:r>
      </w:ins>
      <w:ins w:id="645" w:author="Jakob Johann Assmann" w:date="2022-01-18T11:22:00Z">
        <w:r w:rsidR="00F07989" w:rsidRPr="00444C3E">
          <w:rPr>
            <w:rFonts w:ascii="Times New Roman" w:hAnsi="Times New Roman" w:cs="Times New Roman"/>
            <w:sz w:val="24"/>
            <w:szCs w:val="24"/>
            <w:rPrChange w:id="646" w:author="Jakob Johann Assmann" w:date="2022-01-18T13:07:00Z">
              <w:rPr/>
            </w:rPrChange>
          </w:rPr>
          <w:t xml:space="preserve"> (end of September). </w:t>
        </w:r>
      </w:ins>
      <w:ins w:id="647" w:author="Jakob Johann Assmann" w:date="2022-01-18T10:45:00Z">
        <w:r w:rsidRPr="00444C3E">
          <w:rPr>
            <w:rFonts w:ascii="Times New Roman" w:hAnsi="Times New Roman" w:cs="Times New Roman"/>
            <w:sz w:val="24"/>
            <w:szCs w:val="24"/>
            <w:rPrChange w:id="648" w:author="Jakob Johann Assmann" w:date="2022-01-18T13:07:00Z">
              <w:rPr/>
            </w:rPrChange>
          </w:rPr>
          <w:t>The user then wait</w:t>
        </w:r>
      </w:ins>
      <w:ins w:id="649" w:author="Jakob Johann Assmann" w:date="2022-01-18T10:54:00Z">
        <w:r w:rsidR="005E4BF1" w:rsidRPr="00444C3E">
          <w:rPr>
            <w:rFonts w:ascii="Times New Roman" w:hAnsi="Times New Roman" w:cs="Times New Roman"/>
            <w:sz w:val="24"/>
            <w:szCs w:val="24"/>
            <w:rPrChange w:id="650" w:author="Jakob Johann Assmann" w:date="2022-01-18T13:07:00Z">
              <w:rPr/>
            </w:rPrChange>
          </w:rPr>
          <w:t>s</w:t>
        </w:r>
      </w:ins>
      <w:ins w:id="651" w:author="Jakob Johann Assmann" w:date="2022-01-18T10:45:00Z">
        <w:r w:rsidRPr="00444C3E">
          <w:rPr>
            <w:rFonts w:ascii="Times New Roman" w:hAnsi="Times New Roman" w:cs="Times New Roman"/>
            <w:sz w:val="24"/>
            <w:szCs w:val="24"/>
            <w:rPrChange w:id="652" w:author="Jakob Johann Assmann" w:date="2022-01-18T13:07:00Z">
              <w:rPr/>
            </w:rPrChange>
          </w:rPr>
          <w:t xml:space="preserve"> for the G</w:t>
        </w:r>
      </w:ins>
      <w:ins w:id="653" w:author="Jakob Johann Assmann" w:date="2022-01-18T10:54:00Z">
        <w:r w:rsidR="005E4BF1" w:rsidRPr="00444C3E">
          <w:rPr>
            <w:rFonts w:ascii="Times New Roman" w:hAnsi="Times New Roman" w:cs="Times New Roman"/>
            <w:sz w:val="24"/>
            <w:szCs w:val="24"/>
            <w:rPrChange w:id="654" w:author="Jakob Johann Assmann" w:date="2022-01-18T13:07:00Z">
              <w:rPr/>
            </w:rPrChange>
          </w:rPr>
          <w:t xml:space="preserve">oogle </w:t>
        </w:r>
      </w:ins>
      <w:ins w:id="655" w:author="Jakob Johann Assmann" w:date="2022-01-18T10:55:00Z">
        <w:r w:rsidR="005E4BF1" w:rsidRPr="00444C3E">
          <w:rPr>
            <w:rFonts w:ascii="Times New Roman" w:hAnsi="Times New Roman" w:cs="Times New Roman"/>
            <w:sz w:val="24"/>
            <w:szCs w:val="24"/>
            <w:rPrChange w:id="656" w:author="Jakob Johann Assmann" w:date="2022-01-18T13:07:00Z">
              <w:rPr/>
            </w:rPrChange>
          </w:rPr>
          <w:t xml:space="preserve">Earth </w:t>
        </w:r>
      </w:ins>
      <w:ins w:id="657" w:author="Jakob Johann Assmann" w:date="2022-01-18T10:45:00Z">
        <w:r w:rsidRPr="00444C3E">
          <w:rPr>
            <w:rFonts w:ascii="Times New Roman" w:hAnsi="Times New Roman" w:cs="Times New Roman"/>
            <w:sz w:val="24"/>
            <w:szCs w:val="24"/>
            <w:rPrChange w:id="658" w:author="Jakob Johann Assmann" w:date="2022-01-18T13:07:00Z">
              <w:rPr/>
            </w:rPrChange>
          </w:rPr>
          <w:t>E</w:t>
        </w:r>
      </w:ins>
      <w:ins w:id="659" w:author="Jakob Johann Assmann" w:date="2022-01-18T10:55:00Z">
        <w:r w:rsidR="005E4BF1" w:rsidRPr="00444C3E">
          <w:rPr>
            <w:rFonts w:ascii="Times New Roman" w:hAnsi="Times New Roman" w:cs="Times New Roman"/>
            <w:sz w:val="24"/>
            <w:szCs w:val="24"/>
            <w:rPrChange w:id="660" w:author="Jakob Johann Assmann" w:date="2022-01-18T13:07:00Z">
              <w:rPr/>
            </w:rPrChange>
          </w:rPr>
          <w:t>ngine</w:t>
        </w:r>
      </w:ins>
      <w:ins w:id="661" w:author="Jakob Johann Assmann" w:date="2022-01-18T10:45:00Z">
        <w:r w:rsidRPr="00444C3E">
          <w:rPr>
            <w:rFonts w:ascii="Times New Roman" w:hAnsi="Times New Roman" w:cs="Times New Roman"/>
            <w:sz w:val="24"/>
            <w:szCs w:val="24"/>
            <w:rPrChange w:id="662" w:author="Jakob Johann Assmann" w:date="2022-01-18T13:07:00Z">
              <w:rPr/>
            </w:rPrChange>
          </w:rPr>
          <w:t xml:space="preserve"> to finish the exports</w:t>
        </w:r>
      </w:ins>
      <w:ins w:id="663" w:author="Jakob Johann Assmann" w:date="2022-01-18T14:11:00Z">
        <w:r w:rsidR="009F3E05">
          <w:rPr>
            <w:rFonts w:ascii="Times New Roman" w:hAnsi="Times New Roman" w:cs="Times New Roman"/>
            <w:sz w:val="24"/>
            <w:szCs w:val="24"/>
          </w:rPr>
          <w:t>. The</w:t>
        </w:r>
      </w:ins>
      <w:ins w:id="664" w:author="Jakob Johann Assmann" w:date="2022-01-18T10:45:00Z">
        <w:r w:rsidRPr="00444C3E">
          <w:rPr>
            <w:rFonts w:ascii="Times New Roman" w:hAnsi="Times New Roman" w:cs="Times New Roman"/>
            <w:sz w:val="24"/>
            <w:szCs w:val="24"/>
            <w:rPrChange w:id="665" w:author="Jakob Johann Assmann" w:date="2022-01-18T13:07:00Z">
              <w:rPr/>
            </w:rPrChange>
          </w:rPr>
          <w:t xml:space="preserve"> progress can be monitored in the</w:t>
        </w:r>
      </w:ins>
      <w:ins w:id="666" w:author="Jakob Johann Assmann" w:date="2022-01-18T11:08:00Z">
        <w:r w:rsidR="00740926" w:rsidRPr="00444C3E">
          <w:rPr>
            <w:rFonts w:ascii="Times New Roman" w:hAnsi="Times New Roman" w:cs="Times New Roman"/>
            <w:sz w:val="24"/>
            <w:szCs w:val="24"/>
            <w:rPrChange w:id="667" w:author="Jakob Johann Assmann" w:date="2022-01-18T13:07:00Z">
              <w:rPr/>
            </w:rPrChange>
          </w:rPr>
          <w:t xml:space="preserve"> EE task manager in the</w:t>
        </w:r>
      </w:ins>
      <w:ins w:id="668" w:author="Jakob Johann Assmann" w:date="2022-01-18T10:45:00Z">
        <w:r w:rsidRPr="00444C3E">
          <w:rPr>
            <w:rFonts w:ascii="Times New Roman" w:hAnsi="Times New Roman" w:cs="Times New Roman"/>
            <w:sz w:val="24"/>
            <w:szCs w:val="24"/>
            <w:rPrChange w:id="669" w:author="Jakob Johann Assmann" w:date="2022-01-18T13:07:00Z">
              <w:rPr/>
            </w:rPrChange>
          </w:rPr>
          <w:t xml:space="preserve"> web browser </w:t>
        </w:r>
      </w:ins>
      <w:ins w:id="670" w:author="Jakob Johann Assmann" w:date="2022-01-18T14:11:00Z">
        <w:r w:rsidR="009F3E05">
          <w:rPr>
            <w:rFonts w:ascii="Times New Roman" w:hAnsi="Times New Roman" w:cs="Times New Roman"/>
            <w:sz w:val="24"/>
            <w:szCs w:val="24"/>
          </w:rPr>
          <w:t>(</w:t>
        </w:r>
        <w:r w:rsidR="009F3E05">
          <w:rPr>
            <w:rFonts w:ascii="Times New Roman" w:hAnsi="Times New Roman" w:cs="Times New Roman"/>
            <w:sz w:val="24"/>
            <w:szCs w:val="24"/>
          </w:rPr>
          <w:fldChar w:fldCharType="begin"/>
        </w:r>
        <w:r w:rsidR="009F3E05">
          <w:rPr>
            <w:rFonts w:ascii="Times New Roman" w:hAnsi="Times New Roman" w:cs="Times New Roman"/>
            <w:sz w:val="24"/>
            <w:szCs w:val="24"/>
          </w:rPr>
          <w:instrText xml:space="preserve"> HYPERLINK "</w:instrText>
        </w:r>
      </w:ins>
      <w:ins w:id="671" w:author="Jakob Johann Assmann" w:date="2022-01-18T11:09:00Z">
        <w:r w:rsidR="009F3E05" w:rsidRPr="009F3E05">
          <w:rPr>
            <w:rFonts w:ascii="Times New Roman" w:hAnsi="Times New Roman" w:cs="Times New Roman"/>
            <w:sz w:val="24"/>
            <w:szCs w:val="24"/>
            <w:rPrChange w:id="672" w:author="Jakob Johann Assmann" w:date="2022-01-18T14:11:00Z">
              <w:rPr>
                <w:rStyle w:val="Hyperlink"/>
              </w:rPr>
            </w:rPrChange>
          </w:rPr>
          <w:instrText>https://code.earthengine.google.com/tasks</w:instrText>
        </w:r>
      </w:ins>
      <w:ins w:id="673" w:author="Jakob Johann Assmann" w:date="2022-01-18T14:11:00Z">
        <w:r w:rsidR="009F3E05">
          <w:rPr>
            <w:rFonts w:ascii="Times New Roman" w:hAnsi="Times New Roman" w:cs="Times New Roman"/>
            <w:sz w:val="24"/>
            <w:szCs w:val="24"/>
          </w:rPr>
          <w:instrText xml:space="preserve">" </w:instrText>
        </w:r>
        <w:r w:rsidR="009F3E05">
          <w:rPr>
            <w:rFonts w:ascii="Times New Roman" w:hAnsi="Times New Roman" w:cs="Times New Roman"/>
            <w:sz w:val="24"/>
            <w:szCs w:val="24"/>
          </w:rPr>
          <w:fldChar w:fldCharType="separate"/>
        </w:r>
      </w:ins>
      <w:ins w:id="674" w:author="Jakob Johann Assmann" w:date="2022-01-18T11:09:00Z">
        <w:r w:rsidR="009F3E05" w:rsidRPr="00CF5D42">
          <w:rPr>
            <w:rStyle w:val="Hyperlink"/>
            <w:rFonts w:ascii="Times New Roman" w:hAnsi="Times New Roman" w:cs="Times New Roman"/>
            <w:sz w:val="24"/>
            <w:szCs w:val="24"/>
            <w:rPrChange w:id="675" w:author="Jakob Johann Assmann" w:date="2022-01-18T14:11:00Z">
              <w:rPr>
                <w:rStyle w:val="Hyperlink"/>
              </w:rPr>
            </w:rPrChange>
          </w:rPr>
          <w:t>https://code.earthengine.google.com/tasks</w:t>
        </w:r>
      </w:ins>
      <w:ins w:id="676" w:author="Jakob Johann Assmann" w:date="2022-01-18T14:11:00Z">
        <w:r w:rsidR="009F3E05">
          <w:rPr>
            <w:rFonts w:ascii="Times New Roman" w:hAnsi="Times New Roman" w:cs="Times New Roman"/>
            <w:sz w:val="24"/>
            <w:szCs w:val="24"/>
          </w:rPr>
          <w:fldChar w:fldCharType="end"/>
        </w:r>
        <w:r w:rsidR="009F3E05">
          <w:rPr>
            <w:rFonts w:ascii="Times New Roman" w:hAnsi="Times New Roman" w:cs="Times New Roman"/>
            <w:sz w:val="24"/>
            <w:szCs w:val="24"/>
          </w:rPr>
          <w:t>)</w:t>
        </w:r>
      </w:ins>
      <w:ins w:id="677" w:author="Jakob Johann Assmann" w:date="2022-01-18T11:09:00Z">
        <w:r w:rsidR="00740926" w:rsidRPr="00444C3E">
          <w:rPr>
            <w:rFonts w:ascii="Times New Roman" w:hAnsi="Times New Roman" w:cs="Times New Roman"/>
            <w:sz w:val="24"/>
            <w:szCs w:val="24"/>
            <w:rPrChange w:id="678" w:author="Jakob Johann Assmann" w:date="2022-01-18T13:07:00Z">
              <w:rPr/>
            </w:rPrChange>
          </w:rPr>
          <w:t xml:space="preserve"> </w:t>
        </w:r>
      </w:ins>
      <w:ins w:id="679" w:author="Jakob Johann Assmann" w:date="2022-01-18T10:45:00Z">
        <w:r w:rsidRPr="00444C3E">
          <w:rPr>
            <w:rFonts w:ascii="Times New Roman" w:hAnsi="Times New Roman" w:cs="Times New Roman"/>
            <w:sz w:val="24"/>
            <w:szCs w:val="24"/>
            <w:rPrChange w:id="680" w:author="Jakob Johann Assmann" w:date="2022-01-18T13:07:00Z">
              <w:rPr/>
            </w:rPrChange>
          </w:rPr>
          <w:t>or</w:t>
        </w:r>
      </w:ins>
      <w:ins w:id="681" w:author="Jakob Johann Assmann" w:date="2022-01-18T14:12:00Z">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w:t>
        </w:r>
      </w:ins>
      <w:ins w:id="682" w:author="Jakob Johann Assmann" w:date="2022-01-18T14:11:00Z">
        <w:r w:rsidR="009F3E05">
          <w:rPr>
            <w:rFonts w:ascii="Times New Roman" w:hAnsi="Times New Roman" w:cs="Times New Roman"/>
            <w:sz w:val="24"/>
            <w:szCs w:val="24"/>
          </w:rPr>
          <w:t xml:space="preserve"> using</w:t>
        </w:r>
      </w:ins>
      <w:ins w:id="683" w:author="Jakob Johann Assmann" w:date="2022-01-18T11:08:00Z">
        <w:r w:rsidR="00740926" w:rsidRPr="00444C3E">
          <w:rPr>
            <w:rFonts w:ascii="Times New Roman" w:hAnsi="Times New Roman" w:cs="Times New Roman"/>
            <w:sz w:val="24"/>
            <w:szCs w:val="24"/>
            <w:rPrChange w:id="684" w:author="Jakob Johann Assmann" w:date="2022-01-18T13:07:00Z">
              <w:rPr/>
            </w:rPrChange>
          </w:rPr>
          <w:t xml:space="preserve"> </w:t>
        </w:r>
      </w:ins>
      <w:ins w:id="685" w:author="Jakob Johann Assmann" w:date="2022-01-18T11:12:00Z">
        <w:r w:rsidR="00740926" w:rsidRPr="00444C3E">
          <w:rPr>
            <w:rFonts w:ascii="Times New Roman" w:hAnsi="Times New Roman" w:cs="Times New Roman"/>
            <w:sz w:val="24"/>
            <w:szCs w:val="24"/>
            <w:rPrChange w:id="686" w:author="Jakob Johann Assmann" w:date="2022-01-18T13:07:00Z">
              <w:rPr/>
            </w:rPrChange>
          </w:rPr>
          <w:t xml:space="preserve">the </w:t>
        </w:r>
      </w:ins>
      <w:proofErr w:type="spellStart"/>
      <w:ins w:id="687" w:author="Jakob Johann Assmann" w:date="2022-01-18T11:08:00Z">
        <w:r w:rsidR="00740926" w:rsidRPr="00444C3E">
          <w:rPr>
            <w:rFonts w:ascii="Times New Roman" w:hAnsi="Times New Roman" w:cs="Times New Roman"/>
            <w:sz w:val="24"/>
            <w:szCs w:val="24"/>
            <w:rPrChange w:id="688" w:author="Jakob Johann Assmann" w:date="2022-01-18T13:07:00Z">
              <w:rPr/>
            </w:rPrChange>
          </w:rPr>
          <w:t>ee_</w:t>
        </w:r>
        <w:proofErr w:type="gramStart"/>
        <w:r w:rsidR="00740926" w:rsidRPr="00444C3E">
          <w:rPr>
            <w:rFonts w:ascii="Times New Roman" w:hAnsi="Times New Roman" w:cs="Times New Roman"/>
            <w:sz w:val="24"/>
            <w:szCs w:val="24"/>
            <w:rPrChange w:id="689" w:author="Jakob Johann Assmann" w:date="2022-01-18T13:07:00Z">
              <w:rPr/>
            </w:rPrChange>
          </w:rPr>
          <w:t>monitoring</w:t>
        </w:r>
        <w:proofErr w:type="spellEnd"/>
        <w:r w:rsidR="00740926" w:rsidRPr="00444C3E">
          <w:rPr>
            <w:rFonts w:ascii="Times New Roman" w:hAnsi="Times New Roman" w:cs="Times New Roman"/>
            <w:sz w:val="24"/>
            <w:szCs w:val="24"/>
            <w:rPrChange w:id="690" w:author="Jakob Johann Assmann" w:date="2022-01-18T13:07:00Z">
              <w:rPr/>
            </w:rPrChange>
          </w:rPr>
          <w:t>(</w:t>
        </w:r>
        <w:proofErr w:type="gramEnd"/>
        <w:r w:rsidR="00740926" w:rsidRPr="00444C3E">
          <w:rPr>
            <w:rFonts w:ascii="Times New Roman" w:hAnsi="Times New Roman" w:cs="Times New Roman"/>
            <w:sz w:val="24"/>
            <w:szCs w:val="24"/>
            <w:rPrChange w:id="691" w:author="Jakob Johann Assmann" w:date="2022-01-18T13:07:00Z">
              <w:rPr/>
            </w:rPrChange>
          </w:rPr>
          <w:t>) function</w:t>
        </w:r>
      </w:ins>
      <w:ins w:id="692" w:author="Jakob Johann Assmann" w:date="2022-01-18T11:12:00Z">
        <w:r w:rsidR="00740926" w:rsidRPr="00444C3E">
          <w:rPr>
            <w:rFonts w:ascii="Times New Roman" w:hAnsi="Times New Roman" w:cs="Times New Roman"/>
            <w:sz w:val="24"/>
            <w:szCs w:val="24"/>
            <w:rPrChange w:id="693" w:author="Jakob Johann Assmann" w:date="2022-01-18T13:07:00Z">
              <w:rPr/>
            </w:rPrChange>
          </w:rPr>
          <w:t xml:space="preserve"> provided by </w:t>
        </w:r>
        <w:proofErr w:type="spellStart"/>
        <w:r w:rsidR="00740926" w:rsidRPr="00444C3E">
          <w:rPr>
            <w:rFonts w:ascii="Times New Roman" w:hAnsi="Times New Roman" w:cs="Times New Roman"/>
            <w:sz w:val="24"/>
            <w:szCs w:val="24"/>
            <w:rPrChange w:id="694" w:author="Jakob Johann Assmann" w:date="2022-01-18T13:07:00Z">
              <w:rPr>
                <w:i/>
                <w:iCs/>
              </w:rPr>
            </w:rPrChange>
          </w:rPr>
          <w:t>rge</w:t>
        </w:r>
      </w:ins>
      <w:proofErr w:type="spellEnd"/>
      <w:ins w:id="695" w:author="Jakob Johann Assmann" w:date="2022-01-18T10:45:00Z">
        <w:r w:rsidRPr="00444C3E">
          <w:rPr>
            <w:rFonts w:ascii="Times New Roman" w:hAnsi="Times New Roman" w:cs="Times New Roman"/>
            <w:sz w:val="24"/>
            <w:szCs w:val="24"/>
            <w:rPrChange w:id="696" w:author="Jakob Johann Assmann" w:date="2022-01-18T13:07:00Z">
              <w:rPr/>
            </w:rPrChange>
          </w:rPr>
          <w:t xml:space="preserve">. </w:t>
        </w:r>
      </w:ins>
      <w:ins w:id="697" w:author="Jakob Johann Assmann" w:date="2022-01-18T11:05:00Z">
        <w:r w:rsidR="0094458F" w:rsidRPr="00444C3E">
          <w:rPr>
            <w:rFonts w:ascii="Times New Roman" w:hAnsi="Times New Roman" w:cs="Times New Roman"/>
            <w:sz w:val="24"/>
            <w:szCs w:val="24"/>
            <w:rPrChange w:id="698" w:author="Jakob Johann Assmann" w:date="2022-01-18T13:07:00Z">
              <w:rPr>
                <w:rFonts w:ascii="Consolas" w:hAnsi="Consolas" w:cs="Times New Roman"/>
                <w:sz w:val="20"/>
                <w:szCs w:val="20"/>
              </w:rPr>
            </w:rPrChange>
          </w:rPr>
          <w:t xml:space="preserve">For </w:t>
        </w:r>
      </w:ins>
      <w:ins w:id="699" w:author="Jakob Johann Assmann" w:date="2022-01-18T14:12:00Z">
        <w:r w:rsidR="009F3E05">
          <w:rPr>
            <w:rFonts w:ascii="Times New Roman" w:hAnsi="Times New Roman" w:cs="Times New Roman"/>
            <w:sz w:val="24"/>
            <w:szCs w:val="24"/>
          </w:rPr>
          <w:t>the</w:t>
        </w:r>
      </w:ins>
      <w:ins w:id="700" w:author="Jakob Johann Assmann" w:date="2022-01-18T11:05:00Z">
        <w:r w:rsidR="0094458F" w:rsidRPr="00444C3E">
          <w:rPr>
            <w:rFonts w:ascii="Times New Roman" w:hAnsi="Times New Roman" w:cs="Times New Roman"/>
            <w:sz w:val="24"/>
            <w:szCs w:val="24"/>
            <w:rPrChange w:id="701" w:author="Jakob Johann Assmann" w:date="2022-01-18T13:07:00Z">
              <w:rPr>
                <w:rFonts w:ascii="Consolas" w:hAnsi="Consolas" w:cs="Times New Roman"/>
                <w:sz w:val="20"/>
                <w:szCs w:val="20"/>
              </w:rPr>
            </w:rPrChange>
          </w:rPr>
          <w:t xml:space="preserve"> example</w:t>
        </w:r>
      </w:ins>
      <w:ins w:id="702" w:author="Jakob Johann Assmann" w:date="2022-01-18T11:09:00Z">
        <w:r w:rsidR="00740926" w:rsidRPr="00444C3E">
          <w:rPr>
            <w:rFonts w:ascii="Times New Roman" w:hAnsi="Times New Roman" w:cs="Times New Roman"/>
            <w:sz w:val="24"/>
            <w:szCs w:val="24"/>
            <w:rPrChange w:id="703" w:author="Jakob Johann Assmann" w:date="2022-01-18T13:07:00Z">
              <w:rPr>
                <w:rFonts w:ascii="Consolas" w:hAnsi="Consolas" w:cs="Times New Roman"/>
                <w:sz w:val="20"/>
                <w:szCs w:val="20"/>
              </w:rPr>
            </w:rPrChange>
          </w:rPr>
          <w:t>,</w:t>
        </w:r>
      </w:ins>
      <w:ins w:id="704" w:author="Jakob Johann Assmann" w:date="2022-01-18T11:05:00Z">
        <w:r w:rsidR="0094458F" w:rsidRPr="00444C3E">
          <w:rPr>
            <w:rFonts w:ascii="Times New Roman" w:hAnsi="Times New Roman" w:cs="Times New Roman"/>
            <w:sz w:val="24"/>
            <w:szCs w:val="24"/>
            <w:rPrChange w:id="705" w:author="Jakob Johann Assmann" w:date="2022-01-18T13:07:00Z">
              <w:rPr>
                <w:rFonts w:ascii="Consolas" w:hAnsi="Consolas" w:cs="Times New Roman"/>
                <w:sz w:val="20"/>
                <w:szCs w:val="20"/>
              </w:rPr>
            </w:rPrChange>
          </w:rPr>
          <w:t xml:space="preserve"> it </w:t>
        </w:r>
        <w:r w:rsidR="0094458F" w:rsidRPr="00444C3E">
          <w:rPr>
            <w:rFonts w:ascii="Times New Roman" w:hAnsi="Times New Roman" w:cs="Times New Roman"/>
            <w:sz w:val="24"/>
            <w:szCs w:val="24"/>
            <w:rPrChange w:id="706" w:author="Jakob Johann Assmann" w:date="2022-01-18T13:07:00Z">
              <w:rPr>
                <w:rFonts w:ascii="Consolas" w:hAnsi="Consolas" w:cs="Times New Roman"/>
                <w:sz w:val="20"/>
                <w:szCs w:val="20"/>
              </w:rPr>
            </w:rPrChange>
          </w:rPr>
          <w:t xml:space="preserve">took </w:t>
        </w:r>
        <w:r w:rsidR="0094458F" w:rsidRPr="00444C3E">
          <w:rPr>
            <w:rFonts w:ascii="Times New Roman" w:hAnsi="Times New Roman" w:cs="Times New Roman"/>
            <w:sz w:val="24"/>
            <w:szCs w:val="24"/>
            <w:rPrChange w:id="707" w:author="Jakob Johann Assmann" w:date="2022-01-18T13:07:00Z">
              <w:rPr>
                <w:rFonts w:ascii="Consolas" w:hAnsi="Consolas" w:cs="Times New Roman"/>
                <w:sz w:val="20"/>
                <w:szCs w:val="20"/>
              </w:rPr>
            </w:rPrChange>
          </w:rPr>
          <w:t xml:space="preserve">us </w:t>
        </w:r>
        <w:r w:rsidR="0094458F" w:rsidRPr="00444C3E">
          <w:rPr>
            <w:rFonts w:ascii="Times New Roman" w:hAnsi="Times New Roman" w:cs="Times New Roman"/>
            <w:sz w:val="24"/>
            <w:szCs w:val="24"/>
            <w:rPrChange w:id="708" w:author="Jakob Johann Assmann" w:date="2022-01-18T13:07:00Z">
              <w:rPr>
                <w:rFonts w:ascii="Consolas" w:hAnsi="Consolas" w:cs="Times New Roman"/>
                <w:sz w:val="20"/>
                <w:szCs w:val="20"/>
              </w:rPr>
            </w:rPrChange>
          </w:rPr>
          <w:t xml:space="preserve">~2 days </w:t>
        </w:r>
      </w:ins>
      <w:ins w:id="709" w:author="Jakob Johann Assmann" w:date="2022-01-18T11:10:00Z">
        <w:r w:rsidR="00740926" w:rsidRPr="00444C3E">
          <w:rPr>
            <w:rFonts w:ascii="Times New Roman" w:hAnsi="Times New Roman" w:cs="Times New Roman"/>
            <w:sz w:val="24"/>
            <w:szCs w:val="24"/>
            <w:rPrChange w:id="710" w:author="Jakob Johann Assmann" w:date="2022-01-18T13:07:00Z">
              <w:rPr>
                <w:rFonts w:ascii="Consolas" w:hAnsi="Consolas" w:cs="Times New Roman"/>
                <w:sz w:val="20"/>
                <w:szCs w:val="20"/>
              </w:rPr>
            </w:rPrChange>
          </w:rPr>
          <w:t xml:space="preserve">to </w:t>
        </w:r>
      </w:ins>
      <w:ins w:id="711" w:author="Jakob Johann Assmann" w:date="2022-01-18T11:05:00Z">
        <w:r w:rsidR="0094458F" w:rsidRPr="00444C3E">
          <w:rPr>
            <w:rFonts w:ascii="Times New Roman" w:hAnsi="Times New Roman" w:cs="Times New Roman"/>
            <w:sz w:val="24"/>
            <w:szCs w:val="24"/>
            <w:rPrChange w:id="712" w:author="Jakob Johann Assmann" w:date="2022-01-18T13:07:00Z">
              <w:rPr>
                <w:rFonts w:ascii="Consolas" w:hAnsi="Consolas" w:cs="Times New Roman"/>
                <w:sz w:val="20"/>
                <w:szCs w:val="20"/>
              </w:rPr>
            </w:rPrChange>
          </w:rPr>
          <w:t>export 19 files totaling ~692 MB</w:t>
        </w:r>
      </w:ins>
      <w:ins w:id="713" w:author="Jakob Johann Assmann" w:date="2022-01-18T11:07:00Z">
        <w:r w:rsidR="00740926" w:rsidRPr="00444C3E">
          <w:rPr>
            <w:rFonts w:ascii="Times New Roman" w:hAnsi="Times New Roman" w:cs="Times New Roman"/>
            <w:sz w:val="24"/>
            <w:szCs w:val="24"/>
            <w:rPrChange w:id="714" w:author="Jakob Johann Assmann" w:date="2022-01-18T13:07:00Z">
              <w:rPr>
                <w:rFonts w:ascii="Consolas" w:hAnsi="Consolas" w:cs="Times New Roman"/>
                <w:sz w:val="20"/>
                <w:szCs w:val="20"/>
              </w:rPr>
            </w:rPrChange>
          </w:rPr>
          <w:t>.</w:t>
        </w:r>
      </w:ins>
      <w:ins w:id="715" w:author="Jakob Johann Assmann" w:date="2022-01-18T11:10:00Z">
        <w:r w:rsidR="00740926" w:rsidRPr="00444C3E">
          <w:rPr>
            <w:rFonts w:ascii="Times New Roman" w:hAnsi="Times New Roman" w:cs="Times New Roman"/>
            <w:sz w:val="24"/>
            <w:szCs w:val="24"/>
            <w:rPrChange w:id="716" w:author="Jakob Johann Assmann" w:date="2022-01-18T13:07:00Z">
              <w:rPr>
                <w:rFonts w:ascii="Consolas" w:hAnsi="Consolas" w:cs="Times New Roman"/>
                <w:sz w:val="20"/>
                <w:szCs w:val="20"/>
              </w:rPr>
            </w:rPrChange>
          </w:rPr>
          <w:t xml:space="preserve"> </w:t>
        </w:r>
      </w:ins>
      <w:ins w:id="717" w:author="Jakob Johann Assmann" w:date="2022-01-18T11:07:00Z">
        <w:r w:rsidR="00740926" w:rsidRPr="00444C3E">
          <w:rPr>
            <w:rFonts w:ascii="Times New Roman" w:hAnsi="Times New Roman" w:cs="Times New Roman"/>
            <w:sz w:val="24"/>
            <w:szCs w:val="24"/>
            <w:rPrChange w:id="718" w:author="Jakob Johann Assmann" w:date="2022-01-18T13:07:00Z">
              <w:rPr/>
            </w:rPrChange>
          </w:rPr>
          <w:t>The</w:t>
        </w:r>
        <w:r w:rsidR="00740926" w:rsidRPr="00444C3E">
          <w:rPr>
            <w:rFonts w:ascii="Times New Roman" w:hAnsi="Times New Roman" w:cs="Times New Roman"/>
            <w:sz w:val="24"/>
            <w:szCs w:val="24"/>
            <w:rPrChange w:id="719" w:author="Jakob Johann Assmann" w:date="2022-01-18T13:07:00Z">
              <w:rPr/>
            </w:rPrChange>
          </w:rPr>
          <w:t xml:space="preserve"> </w:t>
        </w:r>
      </w:ins>
      <w:ins w:id="720" w:author="Jakob Johann Assmann" w:date="2022-01-18T11:10:00Z">
        <w:r w:rsidR="00740926" w:rsidRPr="00444C3E">
          <w:rPr>
            <w:rFonts w:ascii="Times New Roman" w:hAnsi="Times New Roman" w:cs="Times New Roman"/>
            <w:sz w:val="24"/>
            <w:szCs w:val="24"/>
            <w:rPrChange w:id="721" w:author="Jakob Johann Assmann" w:date="2022-01-18T13:07:00Z">
              <w:rPr/>
            </w:rPrChange>
          </w:rPr>
          <w:t xml:space="preserve">CSV files containing the </w:t>
        </w:r>
      </w:ins>
      <w:ins w:id="722" w:author="Jakob Johann Assmann" w:date="2022-01-18T11:07:00Z">
        <w:r w:rsidR="00740926" w:rsidRPr="00444C3E">
          <w:rPr>
            <w:rFonts w:ascii="Times New Roman" w:hAnsi="Times New Roman" w:cs="Times New Roman"/>
            <w:sz w:val="24"/>
            <w:szCs w:val="24"/>
            <w:rPrChange w:id="723" w:author="Jakob Johann Assmann" w:date="2022-01-18T13:07:00Z">
              <w:rPr/>
            </w:rPrChange>
          </w:rPr>
          <w:t>raw export</w:t>
        </w:r>
      </w:ins>
      <w:ins w:id="724" w:author="Jakob Johann Assmann" w:date="2022-01-18T11:10:00Z">
        <w:r w:rsidR="00740926" w:rsidRPr="00444C3E">
          <w:rPr>
            <w:rFonts w:ascii="Times New Roman" w:hAnsi="Times New Roman" w:cs="Times New Roman"/>
            <w:sz w:val="24"/>
            <w:szCs w:val="24"/>
            <w:rPrChange w:id="725" w:author="Jakob Johann Assmann" w:date="2022-01-18T13:07:00Z">
              <w:rPr/>
            </w:rPrChange>
          </w:rPr>
          <w:t>s then</w:t>
        </w:r>
      </w:ins>
      <w:ins w:id="726" w:author="Jakob Johann Assmann" w:date="2022-01-18T11:07:00Z">
        <w:r w:rsidR="00740926" w:rsidRPr="00444C3E">
          <w:rPr>
            <w:rFonts w:ascii="Times New Roman" w:hAnsi="Times New Roman" w:cs="Times New Roman"/>
            <w:sz w:val="24"/>
            <w:szCs w:val="24"/>
            <w:rPrChange w:id="727" w:author="Jakob Johann Assmann" w:date="2022-01-18T13:07:00Z">
              <w:rPr/>
            </w:rPrChange>
          </w:rPr>
          <w:t xml:space="preserve"> need to be copied from the user’s Google Drive</w:t>
        </w:r>
      </w:ins>
      <w:ins w:id="728" w:author="Jakob Johann Assmann" w:date="2022-01-18T11:10:00Z">
        <w:r w:rsidR="00740926" w:rsidRPr="00444C3E">
          <w:rPr>
            <w:rFonts w:ascii="Times New Roman" w:hAnsi="Times New Roman" w:cs="Times New Roman"/>
            <w:sz w:val="24"/>
            <w:szCs w:val="24"/>
            <w:rPrChange w:id="729" w:author="Jakob Johann Assmann" w:date="2022-01-18T13:07:00Z">
              <w:rPr/>
            </w:rPrChange>
          </w:rPr>
          <w:t xml:space="preserve"> to the local machine that </w:t>
        </w:r>
      </w:ins>
      <w:ins w:id="730" w:author="Jakob Johann Assmann" w:date="2022-01-18T14:12:00Z">
        <w:r w:rsidR="009F3E05">
          <w:rPr>
            <w:rFonts w:ascii="Times New Roman" w:hAnsi="Times New Roman" w:cs="Times New Roman"/>
            <w:sz w:val="24"/>
            <w:szCs w:val="24"/>
          </w:rPr>
          <w:t>will carry</w:t>
        </w:r>
      </w:ins>
      <w:ins w:id="731" w:author="Jakob Johann Assmann" w:date="2022-01-18T11:10:00Z">
        <w:r w:rsidR="00740926" w:rsidRPr="00444C3E">
          <w:rPr>
            <w:rFonts w:ascii="Times New Roman" w:hAnsi="Times New Roman" w:cs="Times New Roman"/>
            <w:sz w:val="24"/>
            <w:szCs w:val="24"/>
            <w:rPrChange w:id="732" w:author="Jakob Johann Assmann" w:date="2022-01-18T13:07:00Z">
              <w:rPr/>
            </w:rPrChange>
          </w:rPr>
          <w:t xml:space="preserve"> out the subsequent </w:t>
        </w:r>
        <w:commentRangeStart w:id="733"/>
        <w:r w:rsidR="00740926" w:rsidRPr="00444C3E">
          <w:rPr>
            <w:rFonts w:ascii="Times New Roman" w:hAnsi="Times New Roman" w:cs="Times New Roman"/>
            <w:sz w:val="24"/>
            <w:szCs w:val="24"/>
            <w:rPrChange w:id="734" w:author="Jakob Johann Assmann" w:date="2022-01-18T13:07:00Z">
              <w:rPr/>
            </w:rPrChange>
          </w:rPr>
          <w:t>processing us</w:t>
        </w:r>
      </w:ins>
      <w:ins w:id="735" w:author="Jakob Johann Assmann" w:date="2022-01-18T11:11:00Z">
        <w:r w:rsidR="00740926" w:rsidRPr="00444C3E">
          <w:rPr>
            <w:rFonts w:ascii="Times New Roman" w:hAnsi="Times New Roman" w:cs="Times New Roman"/>
            <w:sz w:val="24"/>
            <w:szCs w:val="24"/>
            <w:rPrChange w:id="736" w:author="Jakob Johann Assmann" w:date="2022-01-18T13:07:00Z">
              <w:rPr/>
            </w:rPrChange>
          </w:rPr>
          <w:t xml:space="preserve">ing </w:t>
        </w:r>
        <w:proofErr w:type="spellStart"/>
        <w:r w:rsidR="00740926" w:rsidRPr="00444C3E">
          <w:rPr>
            <w:rFonts w:ascii="Times New Roman" w:hAnsi="Times New Roman" w:cs="Times New Roman"/>
            <w:sz w:val="24"/>
            <w:szCs w:val="24"/>
            <w:rPrChange w:id="737" w:author="Jakob Johann Assmann" w:date="2022-01-18T13:07:00Z">
              <w:rPr/>
            </w:rPrChange>
          </w:rPr>
          <w:t>lsatTS</w:t>
        </w:r>
      </w:ins>
      <w:commentRangeEnd w:id="733"/>
      <w:proofErr w:type="spellEnd"/>
      <w:ins w:id="738" w:author="Jakob Johann Assmann" w:date="2022-01-18T14:12:00Z">
        <w:r w:rsidR="009F3E05">
          <w:rPr>
            <w:rStyle w:val="CommentReference"/>
          </w:rPr>
          <w:commentReference w:id="733"/>
        </w:r>
      </w:ins>
      <w:ins w:id="739" w:author="Jakob Johann Assmann" w:date="2022-01-18T11:11:00Z">
        <w:r w:rsidR="00740926" w:rsidRPr="00444C3E">
          <w:rPr>
            <w:rFonts w:ascii="Times New Roman" w:hAnsi="Times New Roman" w:cs="Times New Roman"/>
            <w:sz w:val="24"/>
            <w:szCs w:val="24"/>
            <w:rPrChange w:id="740" w:author="Jakob Johann Assmann" w:date="2022-01-18T13:07:00Z">
              <w:rPr/>
            </w:rPrChange>
          </w:rPr>
          <w:t xml:space="preserve">. The </w:t>
        </w:r>
      </w:ins>
      <w:ins w:id="741" w:author="Jakob Johann Assmann" w:date="2022-01-18T11:12:00Z">
        <w:r w:rsidR="00740926" w:rsidRPr="00444C3E">
          <w:rPr>
            <w:rFonts w:ascii="Times New Roman" w:hAnsi="Times New Roman" w:cs="Times New Roman"/>
            <w:sz w:val="24"/>
            <w:szCs w:val="24"/>
            <w:rPrChange w:id="742" w:author="Jakob Johann Assmann" w:date="2022-01-18T13:07:00Z">
              <w:rPr/>
            </w:rPrChange>
          </w:rPr>
          <w:t>files</w:t>
        </w:r>
      </w:ins>
      <w:ins w:id="743" w:author="Jakob Johann Assmann" w:date="2022-01-18T11:11:00Z">
        <w:r w:rsidR="00740926" w:rsidRPr="00444C3E">
          <w:rPr>
            <w:rFonts w:ascii="Times New Roman" w:hAnsi="Times New Roman" w:cs="Times New Roman"/>
            <w:sz w:val="24"/>
            <w:szCs w:val="24"/>
            <w:rPrChange w:id="744" w:author="Jakob Johann Assmann" w:date="2022-01-18T13:07:00Z">
              <w:rPr/>
            </w:rPrChange>
          </w:rPr>
          <w:t xml:space="preserve"> can be</w:t>
        </w:r>
      </w:ins>
      <w:ins w:id="745" w:author="Jakob Johann Assmann" w:date="2022-01-18T11:12:00Z">
        <w:r w:rsidR="00740926" w:rsidRPr="00444C3E">
          <w:rPr>
            <w:rFonts w:ascii="Times New Roman" w:hAnsi="Times New Roman" w:cs="Times New Roman"/>
            <w:sz w:val="24"/>
            <w:szCs w:val="24"/>
            <w:rPrChange w:id="746" w:author="Jakob Johann Assmann" w:date="2022-01-18T13:07:00Z">
              <w:rPr/>
            </w:rPrChange>
          </w:rPr>
          <w:t xml:space="preserve"> copied</w:t>
        </w:r>
      </w:ins>
      <w:ins w:id="747" w:author="Jakob Johann Assmann" w:date="2022-01-18T11:11:00Z">
        <w:r w:rsidR="00740926" w:rsidRPr="00444C3E">
          <w:rPr>
            <w:rFonts w:ascii="Times New Roman" w:hAnsi="Times New Roman" w:cs="Times New Roman"/>
            <w:sz w:val="24"/>
            <w:szCs w:val="24"/>
            <w:rPrChange w:id="748" w:author="Jakob Johann Assmann" w:date="2022-01-18T13:07:00Z">
              <w:rPr/>
            </w:rPrChange>
          </w:rPr>
          <w:t xml:space="preserve"> </w:t>
        </w:r>
      </w:ins>
      <w:ins w:id="749" w:author="Jakob Johann Assmann" w:date="2022-01-18T11:07:00Z">
        <w:r w:rsidR="00740926" w:rsidRPr="00444C3E">
          <w:rPr>
            <w:rFonts w:ascii="Times New Roman" w:hAnsi="Times New Roman" w:cs="Times New Roman"/>
            <w:sz w:val="24"/>
            <w:szCs w:val="24"/>
            <w:rPrChange w:id="750" w:author="Jakob Johann Assmann" w:date="2022-01-18T13:07:00Z">
              <w:rPr/>
            </w:rPrChange>
          </w:rPr>
          <w:t>manually or using</w:t>
        </w:r>
        <w:r w:rsidR="00740926" w:rsidRPr="00444C3E">
          <w:rPr>
            <w:rFonts w:ascii="Times New Roman" w:hAnsi="Times New Roman" w:cs="Times New Roman"/>
            <w:sz w:val="24"/>
            <w:szCs w:val="24"/>
            <w:rPrChange w:id="751" w:author="Jakob Johann Assmann" w:date="2022-01-18T13:07:00Z">
              <w:rPr/>
            </w:rPrChange>
          </w:rPr>
          <w:t xml:space="preserve"> the </w:t>
        </w:r>
      </w:ins>
      <w:proofErr w:type="spellStart"/>
      <w:ins w:id="752" w:author="Jakob Johann Assmann" w:date="2022-01-18T11:11:00Z">
        <w:r w:rsidR="00740926" w:rsidRPr="009F3E05">
          <w:rPr>
            <w:rFonts w:ascii="Times New Roman" w:hAnsi="Times New Roman" w:cs="Times New Roman"/>
            <w:i/>
            <w:iCs/>
            <w:sz w:val="24"/>
            <w:szCs w:val="24"/>
            <w:rPrChange w:id="753" w:author="Jakob Johann Assmann" w:date="2022-01-18T14:13:00Z">
              <w:rPr/>
            </w:rPrChange>
          </w:rPr>
          <w:t>ee_drive_to_</w:t>
        </w:r>
        <w:proofErr w:type="gramStart"/>
        <w:r w:rsidR="00740926" w:rsidRPr="009F3E05">
          <w:rPr>
            <w:rFonts w:ascii="Times New Roman" w:hAnsi="Times New Roman" w:cs="Times New Roman"/>
            <w:i/>
            <w:iCs/>
            <w:sz w:val="24"/>
            <w:szCs w:val="24"/>
            <w:rPrChange w:id="754" w:author="Jakob Johann Assmann" w:date="2022-01-18T14:13:00Z">
              <w:rPr/>
            </w:rPrChange>
          </w:rPr>
          <w:t>local</w:t>
        </w:r>
        <w:proofErr w:type="spellEnd"/>
        <w:r w:rsidR="00740926" w:rsidRPr="009F3E05">
          <w:rPr>
            <w:rFonts w:ascii="Times New Roman" w:hAnsi="Times New Roman" w:cs="Times New Roman"/>
            <w:i/>
            <w:iCs/>
            <w:sz w:val="24"/>
            <w:szCs w:val="24"/>
            <w:rPrChange w:id="755" w:author="Jakob Johann Assmann" w:date="2022-01-18T14:13:00Z">
              <w:rPr/>
            </w:rPrChange>
          </w:rPr>
          <w:t>(</w:t>
        </w:r>
        <w:proofErr w:type="gramEnd"/>
        <w:r w:rsidR="00740926" w:rsidRPr="009F3E05">
          <w:rPr>
            <w:rFonts w:ascii="Times New Roman" w:hAnsi="Times New Roman" w:cs="Times New Roman"/>
            <w:i/>
            <w:iCs/>
            <w:sz w:val="24"/>
            <w:szCs w:val="24"/>
            <w:rPrChange w:id="756" w:author="Jakob Johann Assmann" w:date="2022-01-18T14:13:00Z">
              <w:rPr/>
            </w:rPrChange>
          </w:rPr>
          <w:t>)</w:t>
        </w:r>
        <w:r w:rsidR="00740926" w:rsidRPr="00444C3E">
          <w:rPr>
            <w:rFonts w:ascii="Times New Roman" w:hAnsi="Times New Roman" w:cs="Times New Roman"/>
            <w:sz w:val="24"/>
            <w:szCs w:val="24"/>
            <w:rPrChange w:id="757" w:author="Jakob Johann Assmann" w:date="2022-01-18T13:07:00Z">
              <w:rPr/>
            </w:rPrChange>
          </w:rPr>
          <w:t xml:space="preserve"> function</w:t>
        </w:r>
      </w:ins>
      <w:ins w:id="758" w:author="Jakob Johann Assmann" w:date="2022-01-18T11:07:00Z">
        <w:r w:rsidR="00740926" w:rsidRPr="00444C3E">
          <w:rPr>
            <w:rFonts w:ascii="Times New Roman" w:hAnsi="Times New Roman" w:cs="Times New Roman"/>
            <w:sz w:val="24"/>
            <w:szCs w:val="24"/>
            <w:rPrChange w:id="759" w:author="Jakob Johann Assmann" w:date="2022-01-18T13:07:00Z">
              <w:rPr/>
            </w:rPrChange>
          </w:rPr>
          <w:t xml:space="preserve"> provided by</w:t>
        </w:r>
        <w:r w:rsidR="00740926" w:rsidRPr="00444C3E">
          <w:rPr>
            <w:rFonts w:ascii="Times New Roman" w:hAnsi="Times New Roman" w:cs="Times New Roman"/>
            <w:sz w:val="24"/>
            <w:szCs w:val="24"/>
            <w:rPrChange w:id="760" w:author="Jakob Johann Assmann" w:date="2022-01-18T13:07:00Z">
              <w:rPr/>
            </w:rPrChange>
          </w:rPr>
          <w:t xml:space="preserve"> </w:t>
        </w:r>
        <w:proofErr w:type="spellStart"/>
        <w:r w:rsidR="00740926" w:rsidRPr="009F3E05">
          <w:rPr>
            <w:rFonts w:ascii="Times New Roman" w:hAnsi="Times New Roman" w:cs="Times New Roman"/>
            <w:i/>
            <w:iCs/>
            <w:sz w:val="24"/>
            <w:szCs w:val="24"/>
            <w:rPrChange w:id="761" w:author="Jakob Johann Assmann" w:date="2022-01-18T14:13:00Z">
              <w:rPr/>
            </w:rPrChange>
          </w:rPr>
          <w:t>rgee</w:t>
        </w:r>
        <w:proofErr w:type="spellEnd"/>
        <w:r w:rsidR="00740926" w:rsidRPr="00444C3E">
          <w:rPr>
            <w:rFonts w:ascii="Times New Roman" w:hAnsi="Times New Roman" w:cs="Times New Roman"/>
            <w:sz w:val="24"/>
            <w:szCs w:val="24"/>
            <w:rPrChange w:id="762" w:author="Jakob Johann Assmann" w:date="2022-01-18T13:07:00Z">
              <w:rPr/>
            </w:rPrChange>
          </w:rPr>
          <w:t xml:space="preserve">. </w:t>
        </w:r>
      </w:ins>
      <w:ins w:id="763" w:author="Jakob Johann Assmann" w:date="2022-01-18T10:45:00Z">
        <w:r w:rsidRPr="00444C3E">
          <w:rPr>
            <w:rFonts w:ascii="Times New Roman" w:hAnsi="Times New Roman" w:cs="Times New Roman"/>
            <w:sz w:val="24"/>
            <w:szCs w:val="24"/>
            <w:rPrChange w:id="764" w:author="Jakob Johann Assmann" w:date="2022-01-18T13:07:00Z">
              <w:rPr/>
            </w:rPrChange>
          </w:rPr>
          <w:t xml:space="preserve">Once the records are available </w:t>
        </w:r>
      </w:ins>
      <w:ins w:id="765" w:author="Jakob Johann Assmann" w:date="2022-01-18T11:24:00Z">
        <w:r w:rsidR="00F07989" w:rsidRPr="00444C3E">
          <w:rPr>
            <w:rFonts w:ascii="Times New Roman" w:hAnsi="Times New Roman" w:cs="Times New Roman"/>
            <w:sz w:val="24"/>
            <w:szCs w:val="24"/>
            <w:rPrChange w:id="766" w:author="Jakob Johann Assmann" w:date="2022-01-18T13:07:00Z">
              <w:rPr/>
            </w:rPrChange>
          </w:rPr>
          <w:t>locally,</w:t>
        </w:r>
      </w:ins>
      <w:ins w:id="767" w:author="Jakob Johann Assmann" w:date="2022-01-18T11:13:00Z">
        <w:r w:rsidR="00740926" w:rsidRPr="00444C3E">
          <w:rPr>
            <w:rFonts w:ascii="Times New Roman" w:hAnsi="Times New Roman" w:cs="Times New Roman"/>
            <w:sz w:val="24"/>
            <w:szCs w:val="24"/>
            <w:rPrChange w:id="768" w:author="Jakob Johann Assmann" w:date="2022-01-18T13:07:00Z">
              <w:rPr/>
            </w:rPrChange>
          </w:rPr>
          <w:t xml:space="preserve"> they need to be cleaned</w:t>
        </w:r>
        <w:r w:rsidR="005D292B" w:rsidRPr="00444C3E">
          <w:rPr>
            <w:rFonts w:ascii="Times New Roman" w:hAnsi="Times New Roman" w:cs="Times New Roman"/>
            <w:sz w:val="24"/>
            <w:szCs w:val="24"/>
            <w:rPrChange w:id="769" w:author="Jakob Johann Assmann" w:date="2022-01-18T13:07:00Z">
              <w:rPr/>
            </w:rPrChange>
          </w:rPr>
          <w:t xml:space="preserve"> and </w:t>
        </w:r>
      </w:ins>
      <w:ins w:id="770" w:author="Jakob Johann Assmann" w:date="2022-01-18T11:14:00Z">
        <w:r w:rsidR="005D292B" w:rsidRPr="00444C3E">
          <w:rPr>
            <w:rFonts w:ascii="Times New Roman" w:hAnsi="Times New Roman" w:cs="Times New Roman"/>
            <w:sz w:val="24"/>
            <w:szCs w:val="24"/>
            <w:rPrChange w:id="771" w:author="Jakob Johann Assmann" w:date="2022-01-18T13:07:00Z">
              <w:rPr/>
            </w:rPrChange>
          </w:rPr>
          <w:t>processed into vegetation index time-series</w:t>
        </w:r>
      </w:ins>
      <w:ins w:id="772" w:author="Jakob Johann Assmann" w:date="2022-01-18T14:14:00Z">
        <w:r w:rsidR="009F3E05">
          <w:rPr>
            <w:rFonts w:ascii="Times New Roman" w:hAnsi="Times New Roman" w:cs="Times New Roman"/>
            <w:sz w:val="24"/>
            <w:szCs w:val="24"/>
          </w:rPr>
          <w:t xml:space="preserve"> as detailed in the next section</w:t>
        </w:r>
      </w:ins>
      <w:ins w:id="773" w:author="Jakob Johann Assmann" w:date="2022-01-18T11:14:00Z">
        <w:r w:rsidR="005D292B" w:rsidRPr="00444C3E">
          <w:rPr>
            <w:rFonts w:ascii="Times New Roman" w:hAnsi="Times New Roman" w:cs="Times New Roman"/>
            <w:sz w:val="24"/>
            <w:szCs w:val="24"/>
            <w:rPrChange w:id="774" w:author="Jakob Johann Assmann" w:date="2022-01-18T13:07:00Z">
              <w:rPr/>
            </w:rPrChange>
          </w:rPr>
          <w:t xml:space="preserve">. </w:t>
        </w:r>
      </w:ins>
    </w:p>
    <w:p w14:paraId="0345D89C" w14:textId="77EDE0A4" w:rsidR="00816270" w:rsidRDefault="00816270" w:rsidP="000853A5">
      <w:pPr>
        <w:pStyle w:val="NoSpacing"/>
        <w:rPr>
          <w:ins w:id="775" w:author="Jakob Johann Assmann" w:date="2022-01-18T10:48:00Z"/>
        </w:rPr>
      </w:pPr>
    </w:p>
    <w:p w14:paraId="7BCFF1FB" w14:textId="23D060E0" w:rsidR="00816270" w:rsidRPr="00444C3E" w:rsidRDefault="00816270" w:rsidP="005E4BF1">
      <w:pPr>
        <w:pStyle w:val="NoSpacing"/>
        <w:rPr>
          <w:rFonts w:ascii="Times New Roman" w:hAnsi="Times New Roman" w:cs="Times New Roman"/>
          <w:sz w:val="24"/>
          <w:szCs w:val="24"/>
          <w:rPrChange w:id="776" w:author="Jakob Johann Assmann" w:date="2022-01-18T13:10:00Z">
            <w:rPr>
              <w:rFonts w:ascii="Times New Roman" w:hAnsi="Times New Roman" w:cs="Times New Roman"/>
              <w:i/>
              <w:iCs/>
              <w:sz w:val="24"/>
              <w:szCs w:val="24"/>
            </w:rPr>
          </w:rPrChange>
        </w:rPr>
      </w:pPr>
      <w:ins w:id="777" w:author="Jakob Johann Assmann" w:date="2022-01-18T10:48:00Z">
        <w:r w:rsidRPr="00444C3E">
          <w:rPr>
            <w:rFonts w:ascii="Times New Roman" w:hAnsi="Times New Roman" w:cs="Times New Roman"/>
            <w:sz w:val="24"/>
            <w:szCs w:val="24"/>
            <w:rPrChange w:id="778" w:author="Jakob Johann Assmann" w:date="2022-01-18T13:10:00Z">
              <w:rPr/>
            </w:rPrChange>
          </w:rPr>
          <w:t xml:space="preserve">Code Box 1: </w:t>
        </w:r>
        <w:r w:rsidRPr="00444C3E">
          <w:rPr>
            <w:rFonts w:ascii="Times New Roman" w:hAnsi="Times New Roman" w:cs="Times New Roman"/>
            <w:sz w:val="24"/>
            <w:szCs w:val="24"/>
            <w:rPrChange w:id="779" w:author="Jakob Johann Assmann" w:date="2022-01-18T13:10:00Z">
              <w:rPr/>
            </w:rPrChange>
          </w:rPr>
          <w:t>Export Landsat time series from Earth Engine</w:t>
        </w:r>
      </w:ins>
    </w:p>
    <w:p w14:paraId="3782C5E3"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ins w:id="780" w:author="Jakob Johann Assmann" w:date="2022-01-18T13:04:00Z"/>
          <w:rFonts w:ascii="Consolas" w:hAnsi="Consolas" w:cs="Times New Roman"/>
          <w:sz w:val="20"/>
          <w:szCs w:val="20"/>
        </w:rPr>
      </w:pPr>
    </w:p>
    <w:p w14:paraId="084FDE2C" w14:textId="6131331D" w:rsidR="008B6649" w:rsidRPr="00816270" w:rsidRDefault="008B6649"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781" w:author="Jakob Johann Assmann" w:date="2022-01-18T10:50:00Z">
            <w:rPr>
              <w:rFonts w:ascii="Times New Roman" w:hAnsi="Times New Roman" w:cs="Times New Roman"/>
              <w:i/>
              <w:iCs/>
              <w:sz w:val="24"/>
              <w:szCs w:val="24"/>
            </w:rPr>
          </w:rPrChange>
        </w:rPr>
        <w:pPrChange w:id="782" w:author="Jakob Johann Assmann" w:date="2022-01-18T13:03:00Z">
          <w:pPr>
            <w:pStyle w:val="NoSpacing"/>
          </w:pPr>
        </w:pPrChange>
      </w:pPr>
      <w:r w:rsidRPr="00816270">
        <w:rPr>
          <w:rFonts w:ascii="Consolas" w:hAnsi="Consolas" w:cs="Times New Roman"/>
          <w:sz w:val="20"/>
          <w:szCs w:val="20"/>
          <w:rPrChange w:id="783" w:author="Jakob Johann Assmann" w:date="2022-01-18T10:50:00Z">
            <w:rPr>
              <w:rFonts w:ascii="Times New Roman" w:hAnsi="Times New Roman" w:cs="Times New Roman"/>
              <w:i/>
              <w:iCs/>
              <w:sz w:val="24"/>
              <w:szCs w:val="24"/>
            </w:rPr>
          </w:rPrChange>
        </w:rPr>
        <w:t># Load required R packages</w:t>
      </w:r>
    </w:p>
    <w:p w14:paraId="66C8B037" w14:textId="77777777" w:rsidR="000853A5" w:rsidRPr="0094106D" w:rsidRDefault="000853A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784" w:author="Jakob Johann Assmann" w:date="2022-01-18T13:03:00Z">
          <w:pPr>
            <w:pStyle w:val="NoSpacing"/>
          </w:pPr>
        </w:pPrChange>
      </w:pPr>
      <w:r w:rsidRPr="0094106D">
        <w:rPr>
          <w:rFonts w:ascii="Consolas" w:hAnsi="Consolas" w:cs="Times New Roman"/>
          <w:sz w:val="20"/>
          <w:szCs w:val="20"/>
        </w:rPr>
        <w:t>require(</w:t>
      </w:r>
      <w:proofErr w:type="spellStart"/>
      <w:r w:rsidRPr="0094106D">
        <w:rPr>
          <w:rFonts w:ascii="Consolas" w:hAnsi="Consolas" w:cs="Times New Roman"/>
          <w:sz w:val="20"/>
          <w:szCs w:val="20"/>
        </w:rPr>
        <w:t>lsatTS</w:t>
      </w:r>
      <w:proofErr w:type="spellEnd"/>
      <w:r w:rsidRPr="0094106D">
        <w:rPr>
          <w:rFonts w:ascii="Consolas" w:hAnsi="Consolas" w:cs="Times New Roman"/>
          <w:sz w:val="20"/>
          <w:szCs w:val="20"/>
        </w:rPr>
        <w:t>)</w:t>
      </w:r>
    </w:p>
    <w:p w14:paraId="3C1D17B4" w14:textId="2C590638" w:rsidR="000853A5" w:rsidRPr="0094106D" w:rsidRDefault="000853A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785" w:author="Jakob Johann Assmann" w:date="2022-01-18T13:03:00Z">
          <w:pPr>
            <w:pStyle w:val="NoSpacing"/>
          </w:pPr>
        </w:pPrChange>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786" w:author="Jakob Johann Assmann" w:date="2022-01-18T13:03:00Z">
          <w:pPr>
            <w:pStyle w:val="NoSpacing"/>
          </w:pPr>
        </w:pPrChange>
      </w:pPr>
      <w:r w:rsidRPr="0094106D">
        <w:rPr>
          <w:rFonts w:ascii="Consolas" w:hAnsi="Consolas" w:cs="Times New Roman"/>
          <w:sz w:val="20"/>
          <w:szCs w:val="20"/>
        </w:rPr>
        <w:t>require(sf)</w:t>
      </w:r>
    </w:p>
    <w:p w14:paraId="53DCE1FB" w14:textId="05FAA005" w:rsidR="002C207C" w:rsidRPr="0094106D" w:rsidRDefault="002C207C"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787" w:author="Jakob Johann Assmann" w:date="2022-01-18T13:03:00Z">
          <w:pPr>
            <w:pStyle w:val="NoSpacing"/>
          </w:pPr>
        </w:pPrChange>
      </w:pPr>
      <w:r w:rsidRPr="0094106D">
        <w:rPr>
          <w:rFonts w:ascii="Consolas" w:hAnsi="Consolas" w:cs="Times New Roman"/>
          <w:sz w:val="20"/>
          <w:szCs w:val="20"/>
        </w:rPr>
        <w:t>require(ggplot2)</w:t>
      </w:r>
    </w:p>
    <w:p w14:paraId="7AD991CA" w14:textId="60602FC0" w:rsidR="002C207C" w:rsidRPr="0094106D" w:rsidRDefault="002C207C"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788" w:author="Jakob Johann Assmann" w:date="2022-01-18T13:03:00Z">
          <w:pPr>
            <w:pStyle w:val="NoSpacing"/>
          </w:pPr>
        </w:pPrChange>
      </w:pPr>
      <w:r w:rsidRPr="0094106D">
        <w:rPr>
          <w:rFonts w:ascii="Consolas" w:hAnsi="Consolas" w:cs="Times New Roman"/>
          <w:sz w:val="20"/>
          <w:szCs w:val="20"/>
        </w:rPr>
        <w:t>require(</w:t>
      </w:r>
      <w:proofErr w:type="spellStart"/>
      <w:proofErr w:type="gramStart"/>
      <w:r w:rsidRPr="0094106D">
        <w:rPr>
          <w:rFonts w:ascii="Consolas" w:hAnsi="Consolas" w:cs="Times New Roman"/>
          <w:sz w:val="20"/>
          <w:szCs w:val="20"/>
        </w:rPr>
        <w:t>data.table</w:t>
      </w:r>
      <w:proofErr w:type="spellEnd"/>
      <w:proofErr w:type="gramEnd"/>
      <w:r w:rsidRPr="0094106D">
        <w:rPr>
          <w:rFonts w:ascii="Consolas" w:hAnsi="Consolas" w:cs="Times New Roman"/>
          <w:sz w:val="20"/>
          <w:szCs w:val="20"/>
        </w:rPr>
        <w:t>)</w:t>
      </w:r>
    </w:p>
    <w:p w14:paraId="4928705C" w14:textId="35C11A80" w:rsidR="009525C2" w:rsidRDefault="009525C2"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Change w:id="789" w:author="Jakob Johann Assmann" w:date="2022-01-18T13:03:00Z">
          <w:pPr>
            <w:pStyle w:val="NoSpacing"/>
          </w:pPr>
        </w:pPrChange>
      </w:pPr>
    </w:p>
    <w:p w14:paraId="43D05E3A" w14:textId="04042283" w:rsidR="009525C2" w:rsidRPr="009525C2" w:rsidRDefault="009525C2" w:rsidP="000B4516">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Change w:id="790" w:author="Jakob Johann Assmann" w:date="2022-01-18T13:03:00Z">
          <w:pPr>
            <w:pStyle w:val="NoSpacing"/>
          </w:pPr>
        </w:pPrChange>
      </w:pPr>
      <w:r w:rsidRPr="00816270">
        <w:rPr>
          <w:rFonts w:ascii="Consolas" w:hAnsi="Consolas" w:cs="Times New Roman"/>
          <w:sz w:val="20"/>
          <w:szCs w:val="20"/>
          <w:rPrChange w:id="791" w:author="Jakob Johann Assmann" w:date="2022-01-18T10:50:00Z">
            <w:rPr>
              <w:rFonts w:ascii="Times New Roman" w:hAnsi="Times New Roman" w:cs="Times New Roman"/>
              <w:i/>
              <w:iCs/>
              <w:sz w:val="24"/>
              <w:szCs w:val="24"/>
            </w:rPr>
          </w:rPrChange>
        </w:rPr>
        <w:t># Initialize Earth Engine</w:t>
      </w:r>
    </w:p>
    <w:p w14:paraId="4C9AECDA" w14:textId="69284693" w:rsidR="000853A5" w:rsidRPr="0094106D" w:rsidRDefault="000853A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792" w:author="Jakob Johann Assmann" w:date="2022-01-18T13:03:00Z">
          <w:pPr>
            <w:pStyle w:val="NoSpacing"/>
          </w:pPr>
        </w:pPrChange>
      </w:pPr>
      <w:proofErr w:type="spellStart"/>
      <w:r w:rsidRPr="0094106D">
        <w:rPr>
          <w:rFonts w:ascii="Consolas" w:hAnsi="Consolas" w:cs="Times New Roman"/>
          <w:sz w:val="20"/>
          <w:szCs w:val="20"/>
        </w:rPr>
        <w:t>ee_</w:t>
      </w:r>
      <w:proofErr w:type="gramStart"/>
      <w:r w:rsidRPr="0094106D">
        <w:rPr>
          <w:rFonts w:ascii="Consolas" w:hAnsi="Consolas" w:cs="Times New Roman"/>
          <w:sz w:val="20"/>
          <w:szCs w:val="20"/>
        </w:rPr>
        <w:t>Initialize</w:t>
      </w:r>
      <w:proofErr w:type="spellEnd"/>
      <w:r w:rsidRPr="0094106D">
        <w:rPr>
          <w:rFonts w:ascii="Consolas" w:hAnsi="Consolas" w:cs="Times New Roman"/>
          <w:sz w:val="20"/>
          <w:szCs w:val="20"/>
        </w:rPr>
        <w:t>(</w:t>
      </w:r>
      <w:proofErr w:type="gramEnd"/>
      <w:r w:rsidRPr="0094106D">
        <w:rPr>
          <w:rFonts w:ascii="Consolas" w:hAnsi="Consolas" w:cs="Times New Roman"/>
          <w:sz w:val="20"/>
          <w:szCs w:val="20"/>
        </w:rPr>
        <w:t>)</w:t>
      </w:r>
    </w:p>
    <w:p w14:paraId="729F895E" w14:textId="41240C9F" w:rsidR="000853A5" w:rsidRDefault="000853A5" w:rsidP="000B4516">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Change w:id="793" w:author="Jakob Johann Assmann" w:date="2022-01-18T13:03:00Z">
          <w:pPr>
            <w:pStyle w:val="NoSpacing"/>
          </w:pPr>
        </w:pPrChange>
      </w:pPr>
    </w:p>
    <w:p w14:paraId="1F04F5D2" w14:textId="7E68B9D5" w:rsidR="00D97A86" w:rsidRPr="00816270" w:rsidRDefault="00D97A8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794" w:author="Jakob Johann Assmann" w:date="2022-01-18T10:50:00Z">
            <w:rPr>
              <w:rFonts w:ascii="Times New Roman" w:hAnsi="Times New Roman" w:cs="Times New Roman"/>
              <w:i/>
              <w:iCs/>
              <w:sz w:val="24"/>
              <w:szCs w:val="24"/>
            </w:rPr>
          </w:rPrChange>
        </w:rPr>
        <w:pPrChange w:id="795" w:author="Jakob Johann Assmann" w:date="2022-01-18T13:03:00Z">
          <w:pPr>
            <w:pStyle w:val="NoSpacing"/>
          </w:pPr>
        </w:pPrChange>
      </w:pPr>
      <w:r w:rsidRPr="00816270">
        <w:rPr>
          <w:rFonts w:ascii="Consolas" w:hAnsi="Consolas" w:cs="Times New Roman"/>
          <w:sz w:val="20"/>
          <w:szCs w:val="20"/>
          <w:rPrChange w:id="796" w:author="Jakob Johann Assmann" w:date="2022-01-18T10:50:00Z">
            <w:rPr>
              <w:rFonts w:ascii="Times New Roman" w:hAnsi="Times New Roman" w:cs="Times New Roman"/>
              <w:i/>
              <w:iCs/>
              <w:sz w:val="24"/>
              <w:szCs w:val="24"/>
            </w:rPr>
          </w:rPrChange>
        </w:rPr>
        <w:t xml:space="preserve"># Create </w:t>
      </w:r>
      <w:del w:id="797" w:author="Jakob Johann Assmann" w:date="2022-01-18T10:50:00Z">
        <w:r w:rsidRPr="00816270" w:rsidDel="00816270">
          <w:rPr>
            <w:rFonts w:ascii="Consolas" w:hAnsi="Consolas" w:cs="Times New Roman"/>
            <w:sz w:val="20"/>
            <w:szCs w:val="20"/>
            <w:rPrChange w:id="798" w:author="Jakob Johann Assmann" w:date="2022-01-18T10:50:00Z">
              <w:rPr>
                <w:rFonts w:ascii="Times New Roman" w:hAnsi="Times New Roman" w:cs="Times New Roman"/>
                <w:i/>
                <w:iCs/>
                <w:sz w:val="24"/>
                <w:szCs w:val="24"/>
              </w:rPr>
            </w:rPrChange>
          </w:rPr>
          <w:delText xml:space="preserve">a </w:delText>
        </w:r>
      </w:del>
      <w:del w:id="799" w:author="Jakob Johann Assmann" w:date="2022-01-18T10:49:00Z">
        <w:r w:rsidRPr="00816270" w:rsidDel="00816270">
          <w:rPr>
            <w:rFonts w:ascii="Consolas" w:hAnsi="Consolas" w:cs="Times New Roman"/>
            <w:sz w:val="20"/>
            <w:szCs w:val="20"/>
            <w:rPrChange w:id="800" w:author="Jakob Johann Assmann" w:date="2022-01-18T10:50:00Z">
              <w:rPr>
                <w:rFonts w:ascii="Times New Roman" w:hAnsi="Times New Roman" w:cs="Times New Roman"/>
                <w:i/>
                <w:iCs/>
                <w:sz w:val="24"/>
                <w:szCs w:val="24"/>
              </w:rPr>
            </w:rPrChange>
          </w:rPr>
          <w:delText xml:space="preserve">spatial </w:delText>
        </w:r>
      </w:del>
      <w:ins w:id="801" w:author="Jakob Johann Assmann" w:date="2022-01-18T10:49:00Z">
        <w:r w:rsidR="00816270" w:rsidRPr="00816270">
          <w:rPr>
            <w:rFonts w:ascii="Consolas" w:hAnsi="Consolas" w:cs="Times New Roman"/>
            <w:sz w:val="20"/>
            <w:szCs w:val="20"/>
            <w:rPrChange w:id="802" w:author="Jakob Johann Assmann" w:date="2022-01-18T10:50:00Z">
              <w:rPr>
                <w:rFonts w:ascii="Times New Roman" w:hAnsi="Times New Roman" w:cs="Times New Roman"/>
                <w:i/>
                <w:iCs/>
                <w:sz w:val="24"/>
                <w:szCs w:val="24"/>
              </w:rPr>
            </w:rPrChange>
          </w:rPr>
          <w:t>sf</w:t>
        </w:r>
        <w:r w:rsidR="00816270" w:rsidRPr="00816270">
          <w:rPr>
            <w:rFonts w:ascii="Consolas" w:hAnsi="Consolas" w:cs="Times New Roman"/>
            <w:sz w:val="20"/>
            <w:szCs w:val="20"/>
            <w:rPrChange w:id="803" w:author="Jakob Johann Assmann" w:date="2022-01-18T10:50:00Z">
              <w:rPr>
                <w:rFonts w:ascii="Times New Roman" w:hAnsi="Times New Roman" w:cs="Times New Roman"/>
                <w:i/>
                <w:iCs/>
                <w:sz w:val="24"/>
                <w:szCs w:val="24"/>
              </w:rPr>
            </w:rPrChange>
          </w:rPr>
          <w:t xml:space="preserve"> </w:t>
        </w:r>
      </w:ins>
      <w:r w:rsidRPr="00816270">
        <w:rPr>
          <w:rFonts w:ascii="Consolas" w:hAnsi="Consolas" w:cs="Times New Roman"/>
          <w:sz w:val="20"/>
          <w:szCs w:val="20"/>
          <w:rPrChange w:id="804" w:author="Jakob Johann Assmann" w:date="2022-01-18T10:50:00Z">
            <w:rPr>
              <w:rFonts w:ascii="Times New Roman" w:hAnsi="Times New Roman" w:cs="Times New Roman"/>
              <w:i/>
              <w:iCs/>
              <w:sz w:val="24"/>
              <w:szCs w:val="24"/>
            </w:rPr>
          </w:rPrChange>
        </w:rPr>
        <w:t xml:space="preserve">polygon </w:t>
      </w:r>
      <w:del w:id="805" w:author="Jakob Johann Assmann" w:date="2022-01-18T10:48:00Z">
        <w:r w:rsidRPr="00816270" w:rsidDel="00816270">
          <w:rPr>
            <w:rFonts w:ascii="Consolas" w:hAnsi="Consolas" w:cs="Times New Roman"/>
            <w:sz w:val="20"/>
            <w:szCs w:val="20"/>
            <w:rPrChange w:id="806" w:author="Jakob Johann Assmann" w:date="2022-01-18T10:50:00Z">
              <w:rPr>
                <w:rFonts w:ascii="Times New Roman" w:hAnsi="Times New Roman" w:cs="Times New Roman"/>
                <w:i/>
                <w:iCs/>
                <w:sz w:val="24"/>
                <w:szCs w:val="24"/>
              </w:rPr>
            </w:rPrChange>
          </w:rPr>
          <w:delText>that demarcates</w:delText>
        </w:r>
      </w:del>
      <w:ins w:id="807" w:author="Jakob Johann Assmann" w:date="2022-01-18T10:49:00Z">
        <w:r w:rsidR="00816270" w:rsidRPr="00816270">
          <w:rPr>
            <w:rFonts w:ascii="Consolas" w:hAnsi="Consolas" w:cs="Times New Roman"/>
            <w:sz w:val="20"/>
            <w:szCs w:val="20"/>
            <w:rPrChange w:id="808" w:author="Jakob Johann Assmann" w:date="2022-01-18T10:50:00Z">
              <w:rPr>
                <w:rFonts w:ascii="Times New Roman" w:hAnsi="Times New Roman" w:cs="Times New Roman"/>
                <w:i/>
                <w:iCs/>
                <w:sz w:val="24"/>
                <w:szCs w:val="24"/>
              </w:rPr>
            </w:rPrChange>
          </w:rPr>
          <w:t>of</w:t>
        </w:r>
      </w:ins>
      <w:ins w:id="809" w:author="Jakob Johann Assmann" w:date="2022-01-18T10:48:00Z">
        <w:r w:rsidR="00816270" w:rsidRPr="00816270">
          <w:rPr>
            <w:rFonts w:ascii="Consolas" w:hAnsi="Consolas" w:cs="Times New Roman"/>
            <w:sz w:val="20"/>
            <w:szCs w:val="20"/>
            <w:rPrChange w:id="810" w:author="Jakob Johann Assmann" w:date="2022-01-18T10:50:00Z">
              <w:rPr>
                <w:rFonts w:ascii="Times New Roman" w:hAnsi="Times New Roman" w:cs="Times New Roman"/>
                <w:i/>
                <w:iCs/>
                <w:sz w:val="24"/>
                <w:szCs w:val="24"/>
              </w:rPr>
            </w:rPrChange>
          </w:rPr>
          <w:t xml:space="preserve"> </w:t>
        </w:r>
      </w:ins>
      <w:del w:id="811" w:author="Jakob Johann Assmann" w:date="2022-01-18T10:48:00Z">
        <w:r w:rsidRPr="00816270" w:rsidDel="00816270">
          <w:rPr>
            <w:rFonts w:ascii="Consolas" w:hAnsi="Consolas" w:cs="Times New Roman"/>
            <w:sz w:val="20"/>
            <w:szCs w:val="20"/>
            <w:rPrChange w:id="812" w:author="Jakob Johann Assmann" w:date="2022-01-18T10:50:00Z">
              <w:rPr>
                <w:rFonts w:ascii="Times New Roman" w:hAnsi="Times New Roman" w:cs="Times New Roman"/>
                <w:i/>
                <w:iCs/>
                <w:sz w:val="24"/>
                <w:szCs w:val="24"/>
              </w:rPr>
            </w:rPrChange>
          </w:rPr>
          <w:delText xml:space="preserve"> </w:delText>
        </w:r>
      </w:del>
      <w:r w:rsidRPr="00816270">
        <w:rPr>
          <w:rFonts w:ascii="Consolas" w:hAnsi="Consolas" w:cs="Times New Roman"/>
          <w:sz w:val="20"/>
          <w:szCs w:val="20"/>
          <w:rPrChange w:id="813" w:author="Jakob Johann Assmann" w:date="2022-01-18T10:50:00Z">
            <w:rPr>
              <w:rFonts w:ascii="Times New Roman" w:hAnsi="Times New Roman" w:cs="Times New Roman"/>
              <w:i/>
              <w:iCs/>
              <w:sz w:val="24"/>
              <w:szCs w:val="24"/>
            </w:rPr>
          </w:rPrChange>
        </w:rPr>
        <w:t>the study area</w:t>
      </w:r>
      <w:r w:rsidR="00913009" w:rsidRPr="00816270">
        <w:rPr>
          <w:rFonts w:ascii="Consolas" w:hAnsi="Consolas" w:cs="Times New Roman"/>
          <w:sz w:val="20"/>
          <w:szCs w:val="20"/>
          <w:rPrChange w:id="814" w:author="Jakob Johann Assmann" w:date="2022-01-18T10:50:00Z">
            <w:rPr>
              <w:rFonts w:ascii="Times New Roman" w:hAnsi="Times New Roman" w:cs="Times New Roman"/>
              <w:i/>
              <w:iCs/>
              <w:sz w:val="24"/>
              <w:szCs w:val="24"/>
            </w:rPr>
          </w:rPrChange>
        </w:rPr>
        <w:t xml:space="preserve"> </w:t>
      </w:r>
      <w:del w:id="815" w:author="Jakob Johann Assmann" w:date="2022-01-18T10:49:00Z">
        <w:r w:rsidR="00913009" w:rsidRPr="00816270" w:rsidDel="00816270">
          <w:rPr>
            <w:rFonts w:ascii="Consolas" w:hAnsi="Consolas" w:cs="Times New Roman"/>
            <w:sz w:val="20"/>
            <w:szCs w:val="20"/>
            <w:rPrChange w:id="816" w:author="Jakob Johann Assmann" w:date="2022-01-18T10:50:00Z">
              <w:rPr>
                <w:rFonts w:ascii="Times New Roman" w:hAnsi="Times New Roman" w:cs="Times New Roman"/>
                <w:i/>
                <w:iCs/>
                <w:sz w:val="24"/>
                <w:szCs w:val="24"/>
              </w:rPr>
            </w:rPrChange>
          </w:rPr>
          <w:delText>and transform to WGS84</w:delText>
        </w:r>
      </w:del>
    </w:p>
    <w:p w14:paraId="4BADDCFD" w14:textId="77777777" w:rsidR="00E8337D" w:rsidRPr="00E948B0"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17" w:author="Jakob Johann Assmann" w:date="2022-01-18T13:03:00Z">
          <w:pPr>
            <w:pStyle w:val="NoSpacing"/>
          </w:pPr>
        </w:pPrChange>
      </w:pPr>
      <w:proofErr w:type="spellStart"/>
      <w:proofErr w:type="gramStart"/>
      <w:r w:rsidRPr="00E948B0">
        <w:rPr>
          <w:rFonts w:ascii="Consolas" w:hAnsi="Consolas" w:cs="Times New Roman"/>
          <w:sz w:val="20"/>
          <w:szCs w:val="20"/>
        </w:rPr>
        <w:t>aoi.poly</w:t>
      </w:r>
      <w:proofErr w:type="spellEnd"/>
      <w:proofErr w:type="gram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18" w:author="Jakob Johann Assmann" w:date="2022-01-18T13:03:00Z">
          <w:pPr>
            <w:pStyle w:val="NoSpacing"/>
          </w:pPr>
        </w:pPrChange>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c(</w:t>
      </w:r>
      <w:proofErr w:type="gramEnd"/>
      <w:r w:rsidRPr="00E948B0">
        <w:rPr>
          <w:rFonts w:ascii="Consolas" w:hAnsi="Consolas" w:cs="Times New Roman"/>
          <w:sz w:val="20"/>
          <w:szCs w:val="20"/>
        </w:rPr>
        <w:t>-332950,-2243300,</w:t>
      </w:r>
    </w:p>
    <w:p w14:paraId="73378ADD" w14:textId="77777777" w:rsidR="00E8337D" w:rsidRPr="00E948B0"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19" w:author="Jakob Johann Assmann" w:date="2022-01-18T13:03:00Z">
          <w:pPr>
            <w:pStyle w:val="NoSpacing"/>
          </w:pPr>
        </w:pPrChange>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334950,-</w:t>
      </w:r>
      <w:proofErr w:type="gramEnd"/>
      <w:r w:rsidRPr="00E948B0">
        <w:rPr>
          <w:rFonts w:ascii="Consolas" w:hAnsi="Consolas" w:cs="Times New Roman"/>
          <w:sz w:val="20"/>
          <w:szCs w:val="20"/>
        </w:rPr>
        <w:t>2243300,</w:t>
      </w:r>
    </w:p>
    <w:p w14:paraId="34D737F2" w14:textId="77777777" w:rsidR="00E8337D" w:rsidRPr="00E948B0"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20" w:author="Jakob Johann Assmann" w:date="2022-01-18T13:03:00Z">
          <w:pPr>
            <w:pStyle w:val="NoSpacing"/>
          </w:pPr>
        </w:pPrChange>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334950,-</w:t>
      </w:r>
      <w:proofErr w:type="gramEnd"/>
      <w:r w:rsidRPr="00E948B0">
        <w:rPr>
          <w:rFonts w:ascii="Consolas" w:hAnsi="Consolas" w:cs="Times New Roman"/>
          <w:sz w:val="20"/>
          <w:szCs w:val="20"/>
        </w:rPr>
        <w:t>2245300,</w:t>
      </w:r>
    </w:p>
    <w:p w14:paraId="3F8A1BE7" w14:textId="77777777" w:rsidR="00E8337D" w:rsidRPr="00E948B0"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21" w:author="Jakob Johann Assmann" w:date="2022-01-18T13:03:00Z">
          <w:pPr>
            <w:pStyle w:val="NoSpacing"/>
          </w:pPr>
        </w:pPrChange>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332950,-</w:t>
      </w:r>
      <w:proofErr w:type="gramEnd"/>
      <w:r w:rsidRPr="00E948B0">
        <w:rPr>
          <w:rFonts w:ascii="Consolas" w:hAnsi="Consolas" w:cs="Times New Roman"/>
          <w:sz w:val="20"/>
          <w:szCs w:val="20"/>
        </w:rPr>
        <w:t>2245300,</w:t>
      </w:r>
    </w:p>
    <w:p w14:paraId="305D305B" w14:textId="77777777" w:rsidR="00E8337D" w:rsidRPr="00E948B0"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22" w:author="Jakob Johann Assmann" w:date="2022-01-18T13:03:00Z">
          <w:pPr>
            <w:pStyle w:val="NoSpacing"/>
          </w:pPr>
        </w:pPrChange>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332950,-</w:t>
      </w:r>
      <w:proofErr w:type="gramEnd"/>
      <w:r w:rsidRPr="00E948B0">
        <w:rPr>
          <w:rFonts w:ascii="Consolas" w:hAnsi="Consolas" w:cs="Times New Roman"/>
          <w:sz w:val="20"/>
          <w:szCs w:val="20"/>
        </w:rPr>
        <w:t>2243300),</w:t>
      </w:r>
    </w:p>
    <w:p w14:paraId="052E9834" w14:textId="77777777" w:rsidR="005E4BF1"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ins w:id="823" w:author="Jakob Johann Assmann" w:date="2022-01-18T10:53:00Z"/>
          <w:rFonts w:ascii="Consolas" w:hAnsi="Consolas" w:cs="Times New Roman"/>
          <w:sz w:val="20"/>
          <w:szCs w:val="20"/>
        </w:rPr>
        <w:pPrChange w:id="824" w:author="Jakob Johann Assmann" w:date="2022-01-18T13:03:00Z">
          <w:pPr>
            <w:pStyle w:val="NoSpacing"/>
            <w:shd w:val="pct12" w:color="auto" w:fill="auto"/>
          </w:pPr>
        </w:pPrChange>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
    <w:p w14:paraId="0214D8D2" w14:textId="2700D619" w:rsidR="00E8337D" w:rsidRPr="00E948B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25" w:author="Jakob Johann Assmann" w:date="2022-01-18T13:03:00Z">
          <w:pPr>
            <w:pStyle w:val="NoSpacing"/>
          </w:pPr>
        </w:pPrChange>
      </w:pPr>
      <w:ins w:id="826" w:author="Jakob Johann Assmann" w:date="2022-01-18T10:53:00Z">
        <w:r>
          <w:rPr>
            <w:rFonts w:ascii="Consolas" w:hAnsi="Consolas" w:cs="Times New Roman"/>
            <w:sz w:val="20"/>
            <w:szCs w:val="20"/>
          </w:rPr>
          <w:t xml:space="preserve">  </w:t>
        </w:r>
      </w:ins>
      <w:proofErr w:type="spellStart"/>
      <w:r w:rsidR="00E8337D" w:rsidRPr="00E948B0">
        <w:rPr>
          <w:rFonts w:ascii="Consolas" w:hAnsi="Consolas" w:cs="Times New Roman"/>
          <w:sz w:val="20"/>
          <w:szCs w:val="20"/>
        </w:rPr>
        <w:t>byrow</w:t>
      </w:r>
      <w:proofErr w:type="spellEnd"/>
      <w:r w:rsidR="00E8337D" w:rsidRPr="00E948B0">
        <w:rPr>
          <w:rFonts w:ascii="Consolas" w:hAnsi="Consolas" w:cs="Times New Roman"/>
          <w:sz w:val="20"/>
          <w:szCs w:val="20"/>
        </w:rPr>
        <w:t xml:space="preserve"> = T)))</w:t>
      </w:r>
    </w:p>
    <w:p w14:paraId="74CEA7E2" w14:textId="2723BC5E" w:rsidR="00E8337D"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ins w:id="827" w:author="Jakob Johann Assmann" w:date="2022-01-18T10:49:00Z"/>
          <w:rFonts w:ascii="Consolas" w:hAnsi="Consolas" w:cs="Times New Roman"/>
          <w:sz w:val="20"/>
          <w:szCs w:val="20"/>
        </w:rPr>
        <w:pPrChange w:id="828" w:author="Jakob Johann Assmann" w:date="2022-01-18T13:03:00Z">
          <w:pPr>
            <w:pStyle w:val="NoSpacing"/>
          </w:pPr>
        </w:pPrChange>
      </w:pPr>
    </w:p>
    <w:p w14:paraId="20FE2D4E" w14:textId="5D26F4D7" w:rsidR="00816270" w:rsidRPr="00816270" w:rsidRDefault="00816270"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Change w:id="829" w:author="Jakob Johann Assmann" w:date="2022-01-18T10:49:00Z">
            <w:rPr>
              <w:rFonts w:ascii="Consolas" w:hAnsi="Consolas" w:cs="Times New Roman"/>
              <w:sz w:val="20"/>
              <w:szCs w:val="20"/>
            </w:rPr>
          </w:rPrChange>
        </w:rPr>
        <w:pPrChange w:id="830" w:author="Jakob Johann Assmann" w:date="2022-01-18T13:03:00Z">
          <w:pPr>
            <w:pStyle w:val="NoSpacing"/>
          </w:pPr>
        </w:pPrChange>
      </w:pPr>
      <w:ins w:id="831" w:author="Jakob Johann Assmann" w:date="2022-01-18T10:49:00Z">
        <w:r w:rsidRPr="00816270">
          <w:rPr>
            <w:rFonts w:ascii="Consolas" w:hAnsi="Consolas" w:cs="Times New Roman"/>
            <w:i/>
            <w:iCs/>
            <w:sz w:val="20"/>
            <w:szCs w:val="20"/>
            <w:rPrChange w:id="832" w:author="Jakob Johann Assmann" w:date="2022-01-18T10:49:00Z">
              <w:rPr>
                <w:rFonts w:ascii="Consolas" w:hAnsi="Consolas" w:cs="Times New Roman"/>
                <w:sz w:val="20"/>
                <w:szCs w:val="20"/>
              </w:rPr>
            </w:rPrChange>
          </w:rPr>
          <w:t xml:space="preserve"># Transform polygon to </w:t>
        </w:r>
        <w:r>
          <w:rPr>
            <w:rFonts w:ascii="Consolas" w:hAnsi="Consolas" w:cs="Times New Roman"/>
            <w:i/>
            <w:iCs/>
            <w:sz w:val="20"/>
            <w:szCs w:val="20"/>
          </w:rPr>
          <w:t xml:space="preserve">WGS84 </w:t>
        </w:r>
        <w:proofErr w:type="spellStart"/>
        <w:r>
          <w:rPr>
            <w:rFonts w:ascii="Consolas" w:hAnsi="Consolas" w:cs="Times New Roman"/>
            <w:i/>
            <w:iCs/>
            <w:sz w:val="20"/>
            <w:szCs w:val="20"/>
          </w:rPr>
          <w:t>lat</w:t>
        </w:r>
        <w:proofErr w:type="spellEnd"/>
        <w:r>
          <w:rPr>
            <w:rFonts w:ascii="Consolas" w:hAnsi="Consolas" w:cs="Times New Roman"/>
            <w:i/>
            <w:iCs/>
            <w:sz w:val="20"/>
            <w:szCs w:val="20"/>
          </w:rPr>
          <w:t xml:space="preserve"> long</w:t>
        </w:r>
      </w:ins>
    </w:p>
    <w:p w14:paraId="6C5BE40B" w14:textId="77777777" w:rsidR="00816270"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ins w:id="833" w:author="Jakob Johann Assmann" w:date="2022-01-18T10:51:00Z"/>
          <w:rFonts w:ascii="Consolas" w:hAnsi="Consolas" w:cs="Times New Roman"/>
          <w:sz w:val="20"/>
          <w:szCs w:val="20"/>
        </w:rPr>
        <w:pPrChange w:id="834" w:author="Jakob Johann Assmann" w:date="2022-01-18T13:03:00Z">
          <w:pPr>
            <w:pStyle w:val="NoSpacing"/>
          </w:pPr>
        </w:pPrChange>
      </w:pPr>
      <w:proofErr w:type="spellStart"/>
      <w:proofErr w:type="gramStart"/>
      <w:r w:rsidRPr="00E948B0">
        <w:rPr>
          <w:rFonts w:ascii="Consolas" w:hAnsi="Consolas" w:cs="Times New Roman"/>
          <w:sz w:val="20"/>
          <w:szCs w:val="20"/>
        </w:rPr>
        <w:t>aoi.poly</w:t>
      </w:r>
      <w:proofErr w:type="spellEnd"/>
      <w:proofErr w:type="gram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
    <w:p w14:paraId="51B163E3" w14:textId="7B6C58B6" w:rsidR="0081627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835" w:author="Jakob Johann Assmann" w:date="2022-01-18T10:51:00Z"/>
          <w:rFonts w:ascii="Consolas" w:hAnsi="Consolas" w:cs="Times New Roman"/>
          <w:sz w:val="20"/>
          <w:szCs w:val="20"/>
        </w:rPr>
        <w:pPrChange w:id="836" w:author="Jakob Johann Assmann" w:date="2022-01-18T13:03:00Z">
          <w:pPr>
            <w:pStyle w:val="NoSpacing"/>
            <w:ind w:firstLine="720"/>
          </w:pPr>
        </w:pPrChange>
      </w:pPr>
      <w:ins w:id="837" w:author="Jakob Johann Assmann" w:date="2022-01-18T10:53:00Z">
        <w:r>
          <w:rPr>
            <w:rFonts w:ascii="Consolas" w:hAnsi="Consolas" w:cs="Times New Roman"/>
            <w:sz w:val="20"/>
            <w:szCs w:val="20"/>
          </w:rPr>
          <w:t xml:space="preserve">  </w:t>
        </w:r>
      </w:ins>
      <w:proofErr w:type="spellStart"/>
      <w:r w:rsidR="00E8337D" w:rsidRPr="00E948B0">
        <w:rPr>
          <w:rFonts w:ascii="Consolas" w:hAnsi="Consolas" w:cs="Times New Roman"/>
          <w:sz w:val="20"/>
          <w:szCs w:val="20"/>
        </w:rPr>
        <w:t>st_</w:t>
      </w:r>
      <w:proofErr w:type="gramStart"/>
      <w:r w:rsidR="00E8337D" w:rsidRPr="00E948B0">
        <w:rPr>
          <w:rFonts w:ascii="Consolas" w:hAnsi="Consolas" w:cs="Times New Roman"/>
          <w:sz w:val="20"/>
          <w:szCs w:val="20"/>
        </w:rPr>
        <w:t>sfc</w:t>
      </w:r>
      <w:proofErr w:type="spellEnd"/>
      <w:r w:rsidR="00E8337D" w:rsidRPr="00E948B0">
        <w:rPr>
          <w:rFonts w:ascii="Consolas" w:hAnsi="Consolas" w:cs="Times New Roman"/>
          <w:sz w:val="20"/>
          <w:szCs w:val="20"/>
        </w:rPr>
        <w:t>(</w:t>
      </w:r>
      <w:proofErr w:type="spellStart"/>
      <w:proofErr w:type="gramEnd"/>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3413) %&gt;% </w:t>
      </w:r>
    </w:p>
    <w:p w14:paraId="02AD1315" w14:textId="01FB0B7A" w:rsidR="0081627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838" w:author="Jakob Johann Assmann" w:date="2022-01-18T10:51:00Z"/>
          <w:rFonts w:ascii="Consolas" w:hAnsi="Consolas" w:cs="Times New Roman"/>
          <w:sz w:val="20"/>
          <w:szCs w:val="20"/>
        </w:rPr>
        <w:pPrChange w:id="839" w:author="Jakob Johann Assmann" w:date="2022-01-18T13:03:00Z">
          <w:pPr>
            <w:pStyle w:val="NoSpacing"/>
            <w:ind w:firstLine="720"/>
          </w:pPr>
        </w:pPrChange>
      </w:pPr>
      <w:ins w:id="840" w:author="Jakob Johann Assmann" w:date="2022-01-18T10:54:00Z">
        <w:r>
          <w:rPr>
            <w:rFonts w:ascii="Consolas" w:hAnsi="Consolas" w:cs="Times New Roman"/>
            <w:sz w:val="20"/>
            <w:szCs w:val="20"/>
          </w:rPr>
          <w:t xml:space="preserve">  </w:t>
        </w:r>
      </w:ins>
      <w:proofErr w:type="spellStart"/>
      <w:r w:rsidR="00E8337D" w:rsidRPr="00E948B0">
        <w:rPr>
          <w:rFonts w:ascii="Consolas" w:hAnsi="Consolas" w:cs="Times New Roman"/>
          <w:sz w:val="20"/>
          <w:szCs w:val="20"/>
        </w:rPr>
        <w:t>st_</w:t>
      </w:r>
      <w:proofErr w:type="gramStart"/>
      <w:r w:rsidR="00E8337D" w:rsidRPr="00E948B0">
        <w:rPr>
          <w:rFonts w:ascii="Consolas" w:hAnsi="Consolas" w:cs="Times New Roman"/>
          <w:sz w:val="20"/>
          <w:szCs w:val="20"/>
        </w:rPr>
        <w:t>transform</w:t>
      </w:r>
      <w:proofErr w:type="spellEnd"/>
      <w:r w:rsidR="00E8337D" w:rsidRPr="00E948B0">
        <w:rPr>
          <w:rFonts w:ascii="Consolas" w:hAnsi="Consolas" w:cs="Times New Roman"/>
          <w:sz w:val="20"/>
          <w:szCs w:val="20"/>
        </w:rPr>
        <w:t>(</w:t>
      </w:r>
      <w:proofErr w:type="spellStart"/>
      <w:proofErr w:type="gramEnd"/>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4326) %&gt;% </w:t>
      </w:r>
    </w:p>
    <w:p w14:paraId="1856D2FF" w14:textId="50B756B2" w:rsidR="002F1CCE" w:rsidRPr="00E948B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41" w:author="Jakob Johann Assmann" w:date="2022-01-18T13:03:00Z">
          <w:pPr>
            <w:pStyle w:val="NoSpacing"/>
          </w:pPr>
        </w:pPrChange>
      </w:pPr>
      <w:ins w:id="842" w:author="Jakob Johann Assmann" w:date="2022-01-18T10:54:00Z">
        <w:r>
          <w:rPr>
            <w:rFonts w:ascii="Consolas" w:hAnsi="Consolas" w:cs="Times New Roman"/>
            <w:sz w:val="20"/>
            <w:szCs w:val="20"/>
          </w:rPr>
          <w:t xml:space="preserve">  </w:t>
        </w:r>
      </w:ins>
      <w:proofErr w:type="spellStart"/>
      <w:r w:rsidR="00E8337D" w:rsidRPr="00E948B0">
        <w:rPr>
          <w:rFonts w:ascii="Consolas" w:hAnsi="Consolas" w:cs="Times New Roman"/>
          <w:sz w:val="20"/>
          <w:szCs w:val="20"/>
        </w:rPr>
        <w:t>st_as_</w:t>
      </w:r>
      <w:proofErr w:type="gramStart"/>
      <w:r w:rsidR="00E8337D" w:rsidRPr="00E948B0">
        <w:rPr>
          <w:rFonts w:ascii="Consolas" w:hAnsi="Consolas" w:cs="Times New Roman"/>
          <w:sz w:val="20"/>
          <w:szCs w:val="20"/>
        </w:rPr>
        <w:t>sf</w:t>
      </w:r>
      <w:proofErr w:type="spellEnd"/>
      <w:r w:rsidR="00E8337D" w:rsidRPr="00E948B0">
        <w:rPr>
          <w:rFonts w:ascii="Consolas" w:hAnsi="Consolas" w:cs="Times New Roman"/>
          <w:sz w:val="20"/>
          <w:szCs w:val="20"/>
        </w:rPr>
        <w:t>(</w:t>
      </w:r>
      <w:proofErr w:type="gramEnd"/>
      <w:r w:rsidR="00E8337D" w:rsidRPr="00E948B0">
        <w:rPr>
          <w:rFonts w:ascii="Consolas" w:hAnsi="Consolas" w:cs="Times New Roman"/>
          <w:sz w:val="20"/>
          <w:szCs w:val="20"/>
        </w:rPr>
        <w:t>)</w:t>
      </w:r>
    </w:p>
    <w:p w14:paraId="718B41E0" w14:textId="77777777" w:rsidR="00E8337D" w:rsidRPr="0094106D" w:rsidRDefault="00E8337D" w:rsidP="000B4516">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Change w:id="843" w:author="Jakob Johann Assmann" w:date="2022-01-18T13:03:00Z">
          <w:pPr>
            <w:pStyle w:val="NoSpacing"/>
          </w:pPr>
        </w:pPrChange>
      </w:pPr>
    </w:p>
    <w:p w14:paraId="55E93217" w14:textId="11BBC636" w:rsidR="002F1CCE" w:rsidRPr="00816270" w:rsidRDefault="002F1CC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844" w:author="Jakob Johann Assmann" w:date="2022-01-18T10:50:00Z">
            <w:rPr>
              <w:rFonts w:ascii="Times New Roman" w:hAnsi="Times New Roman" w:cs="Times New Roman"/>
              <w:i/>
              <w:iCs/>
              <w:sz w:val="24"/>
              <w:szCs w:val="24"/>
            </w:rPr>
          </w:rPrChange>
        </w:rPr>
        <w:pPrChange w:id="845" w:author="Jakob Johann Assmann" w:date="2022-01-18T13:03:00Z">
          <w:pPr>
            <w:pStyle w:val="NoSpacing"/>
          </w:pPr>
        </w:pPrChange>
      </w:pPr>
      <w:r w:rsidRPr="00816270">
        <w:rPr>
          <w:rFonts w:ascii="Consolas" w:hAnsi="Consolas" w:cs="Times New Roman"/>
          <w:sz w:val="20"/>
          <w:szCs w:val="20"/>
          <w:rPrChange w:id="846" w:author="Jakob Johann Assmann" w:date="2022-01-18T10:50:00Z">
            <w:rPr>
              <w:rFonts w:ascii="Times New Roman" w:hAnsi="Times New Roman" w:cs="Times New Roman"/>
              <w:i/>
              <w:iCs/>
              <w:sz w:val="24"/>
              <w:szCs w:val="24"/>
            </w:rPr>
          </w:rPrChange>
        </w:rPr>
        <w:t xml:space="preserve"># Get the central coordinates </w:t>
      </w:r>
      <w:r w:rsidR="00FB5A6E" w:rsidRPr="00816270">
        <w:rPr>
          <w:rFonts w:ascii="Consolas" w:hAnsi="Consolas" w:cs="Times New Roman"/>
          <w:sz w:val="20"/>
          <w:szCs w:val="20"/>
          <w:rPrChange w:id="847" w:author="Jakob Johann Assmann" w:date="2022-01-18T10:50:00Z">
            <w:rPr>
              <w:rFonts w:ascii="Times New Roman" w:hAnsi="Times New Roman" w:cs="Times New Roman"/>
              <w:i/>
              <w:iCs/>
              <w:sz w:val="24"/>
              <w:szCs w:val="24"/>
            </w:rPr>
          </w:rPrChange>
        </w:rPr>
        <w:t xml:space="preserve">for </w:t>
      </w:r>
      <w:r w:rsidRPr="00816270">
        <w:rPr>
          <w:rFonts w:ascii="Consolas" w:hAnsi="Consolas" w:cs="Times New Roman"/>
          <w:sz w:val="20"/>
          <w:szCs w:val="20"/>
          <w:rPrChange w:id="848" w:author="Jakob Johann Assmann" w:date="2022-01-18T10:50:00Z">
            <w:rPr>
              <w:rFonts w:ascii="Times New Roman" w:hAnsi="Times New Roman" w:cs="Times New Roman"/>
              <w:i/>
              <w:iCs/>
              <w:sz w:val="24"/>
              <w:szCs w:val="24"/>
            </w:rPr>
          </w:rPrChange>
        </w:rPr>
        <w:t xml:space="preserve">each </w:t>
      </w:r>
      <w:r w:rsidR="00D66B3D" w:rsidRPr="00816270">
        <w:rPr>
          <w:rFonts w:ascii="Consolas" w:hAnsi="Consolas" w:cs="Times New Roman"/>
          <w:sz w:val="20"/>
          <w:szCs w:val="20"/>
          <w:rPrChange w:id="849" w:author="Jakob Johann Assmann" w:date="2022-01-18T10:50:00Z">
            <w:rPr>
              <w:rFonts w:ascii="Times New Roman" w:hAnsi="Times New Roman" w:cs="Times New Roman"/>
              <w:i/>
              <w:iCs/>
              <w:sz w:val="24"/>
              <w:szCs w:val="24"/>
            </w:rPr>
          </w:rPrChange>
        </w:rPr>
        <w:t>of the 45</w:t>
      </w:r>
      <w:r w:rsidR="00C843FD" w:rsidRPr="00816270">
        <w:rPr>
          <w:rFonts w:ascii="Consolas" w:hAnsi="Consolas" w:cs="Times New Roman"/>
          <w:sz w:val="20"/>
          <w:szCs w:val="20"/>
          <w:rPrChange w:id="850" w:author="Jakob Johann Assmann" w:date="2022-01-18T10:50:00Z">
            <w:rPr>
              <w:rFonts w:ascii="Times New Roman" w:hAnsi="Times New Roman" w:cs="Times New Roman"/>
              <w:i/>
              <w:iCs/>
              <w:sz w:val="24"/>
              <w:szCs w:val="24"/>
            </w:rPr>
          </w:rPrChange>
        </w:rPr>
        <w:t>5</w:t>
      </w:r>
      <w:r w:rsidR="00D66B3D" w:rsidRPr="00816270">
        <w:rPr>
          <w:rFonts w:ascii="Consolas" w:hAnsi="Consolas" w:cs="Times New Roman"/>
          <w:sz w:val="20"/>
          <w:szCs w:val="20"/>
          <w:rPrChange w:id="851" w:author="Jakob Johann Assmann" w:date="2022-01-18T10:50:00Z">
            <w:rPr>
              <w:rFonts w:ascii="Times New Roman" w:hAnsi="Times New Roman" w:cs="Times New Roman"/>
              <w:i/>
              <w:iCs/>
              <w:sz w:val="24"/>
              <w:szCs w:val="24"/>
            </w:rPr>
          </w:rPrChange>
        </w:rPr>
        <w:t xml:space="preserve">7 </w:t>
      </w:r>
      <w:r w:rsidRPr="00816270">
        <w:rPr>
          <w:rFonts w:ascii="Consolas" w:hAnsi="Consolas" w:cs="Times New Roman"/>
          <w:sz w:val="20"/>
          <w:szCs w:val="20"/>
          <w:rPrChange w:id="852" w:author="Jakob Johann Assmann" w:date="2022-01-18T10:50:00Z">
            <w:rPr>
              <w:rFonts w:ascii="Times New Roman" w:hAnsi="Times New Roman" w:cs="Times New Roman"/>
              <w:i/>
              <w:iCs/>
              <w:sz w:val="24"/>
              <w:szCs w:val="24"/>
            </w:rPr>
          </w:rPrChange>
        </w:rPr>
        <w:t>Landsat pixel</w:t>
      </w:r>
      <w:r w:rsidR="00D66B3D" w:rsidRPr="00816270">
        <w:rPr>
          <w:rFonts w:ascii="Consolas" w:hAnsi="Consolas" w:cs="Times New Roman"/>
          <w:sz w:val="20"/>
          <w:szCs w:val="20"/>
          <w:rPrChange w:id="853" w:author="Jakob Johann Assmann" w:date="2022-01-18T10:50:00Z">
            <w:rPr>
              <w:rFonts w:ascii="Times New Roman" w:hAnsi="Times New Roman" w:cs="Times New Roman"/>
              <w:i/>
              <w:iCs/>
              <w:sz w:val="24"/>
              <w:szCs w:val="24"/>
            </w:rPr>
          </w:rPrChange>
        </w:rPr>
        <w:t>s</w:t>
      </w:r>
      <w:r w:rsidRPr="00816270">
        <w:rPr>
          <w:rFonts w:ascii="Consolas" w:hAnsi="Consolas" w:cs="Times New Roman"/>
          <w:sz w:val="20"/>
          <w:szCs w:val="20"/>
          <w:rPrChange w:id="854" w:author="Jakob Johann Assmann" w:date="2022-01-18T10:50:00Z">
            <w:rPr>
              <w:rFonts w:ascii="Times New Roman" w:hAnsi="Times New Roman" w:cs="Times New Roman"/>
              <w:i/>
              <w:iCs/>
              <w:sz w:val="24"/>
              <w:szCs w:val="24"/>
            </w:rPr>
          </w:rPrChange>
        </w:rPr>
        <w:t xml:space="preserve"> in study area</w:t>
      </w:r>
    </w:p>
    <w:p w14:paraId="6E3371B2" w14:textId="7FF0F2B2" w:rsidR="002F1CCE" w:rsidRPr="0094106D" w:rsidRDefault="002F1CC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855" w:author="Jakob Johann Assmann" w:date="2022-01-18T13:03:00Z">
          <w:pPr>
            <w:pStyle w:val="NoSpacing"/>
          </w:pPr>
        </w:pPrChange>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proofErr w:type="gram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proofErr w:type="gramEnd"/>
      <w:r w:rsidRPr="0094106D">
        <w:rPr>
          <w:rFonts w:ascii="Consolas" w:hAnsi="Consolas" w:cs="Times New Roman"/>
          <w:sz w:val="20"/>
          <w:szCs w:val="20"/>
        </w:rPr>
        <w:t>)</w:t>
      </w:r>
    </w:p>
    <w:p w14:paraId="469DB598" w14:textId="77777777" w:rsidR="002F1CCE" w:rsidRPr="002F1CCE" w:rsidRDefault="002F1CCE" w:rsidP="000B4516">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Change w:id="856" w:author="Jakob Johann Assmann" w:date="2022-01-18T13:03:00Z">
          <w:pPr>
            <w:pStyle w:val="NoSpacing"/>
          </w:pPr>
        </w:pPrChange>
      </w:pPr>
    </w:p>
    <w:p w14:paraId="650E2EF2" w14:textId="77777777" w:rsidR="0094458F" w:rsidRDefault="002F1CCE" w:rsidP="000B4516">
      <w:pPr>
        <w:pStyle w:val="NoSpacing"/>
        <w:pBdr>
          <w:top w:val="single" w:sz="4" w:space="1" w:color="auto"/>
          <w:left w:val="single" w:sz="4" w:space="4" w:color="auto"/>
          <w:bottom w:val="single" w:sz="4" w:space="1" w:color="auto"/>
          <w:right w:val="single" w:sz="4" w:space="4" w:color="auto"/>
        </w:pBdr>
        <w:shd w:val="pct12" w:color="auto" w:fill="auto"/>
        <w:rPr>
          <w:ins w:id="857" w:author="Jakob Johann Assmann" w:date="2022-01-18T11:04:00Z"/>
          <w:rFonts w:ascii="Consolas" w:hAnsi="Consolas" w:cs="Times New Roman"/>
          <w:sz w:val="20"/>
          <w:szCs w:val="20"/>
        </w:rPr>
        <w:pPrChange w:id="858" w:author="Jakob Johann Assmann" w:date="2022-01-18T13:03:00Z">
          <w:pPr>
            <w:pStyle w:val="NoSpacing"/>
            <w:shd w:val="pct12" w:color="auto" w:fill="auto"/>
          </w:pPr>
        </w:pPrChange>
      </w:pPr>
      <w:r w:rsidRPr="00816270">
        <w:rPr>
          <w:rFonts w:ascii="Consolas" w:hAnsi="Consolas" w:cs="Times New Roman"/>
          <w:sz w:val="20"/>
          <w:szCs w:val="20"/>
          <w:rPrChange w:id="859" w:author="Jakob Johann Assmann" w:date="2022-01-18T10:51:00Z">
            <w:rPr>
              <w:rFonts w:ascii="Times New Roman" w:hAnsi="Times New Roman" w:cs="Times New Roman"/>
              <w:i/>
              <w:iCs/>
              <w:sz w:val="24"/>
              <w:szCs w:val="24"/>
            </w:rPr>
          </w:rPrChange>
        </w:rPr>
        <w:t xml:space="preserve"># </w:t>
      </w:r>
      <w:r w:rsidR="003D7172" w:rsidRPr="00816270">
        <w:rPr>
          <w:rFonts w:ascii="Consolas" w:hAnsi="Consolas" w:cs="Times New Roman"/>
          <w:sz w:val="20"/>
          <w:szCs w:val="20"/>
          <w:rPrChange w:id="860" w:author="Jakob Johann Assmann" w:date="2022-01-18T10:50:00Z">
            <w:rPr>
              <w:rFonts w:ascii="Times New Roman" w:hAnsi="Times New Roman" w:cs="Times New Roman"/>
              <w:i/>
              <w:iCs/>
              <w:sz w:val="24"/>
              <w:szCs w:val="24"/>
            </w:rPr>
          </w:rPrChange>
        </w:rPr>
        <w:t xml:space="preserve">Export </w:t>
      </w:r>
      <w:r w:rsidR="000213B5" w:rsidRPr="00816270">
        <w:rPr>
          <w:rFonts w:ascii="Consolas" w:hAnsi="Consolas" w:cs="Times New Roman"/>
          <w:sz w:val="20"/>
          <w:szCs w:val="20"/>
          <w:rPrChange w:id="861" w:author="Jakob Johann Assmann" w:date="2022-01-18T10:50:00Z">
            <w:rPr>
              <w:rFonts w:ascii="Times New Roman" w:hAnsi="Times New Roman" w:cs="Times New Roman"/>
              <w:i/>
              <w:iCs/>
              <w:sz w:val="24"/>
              <w:szCs w:val="24"/>
            </w:rPr>
          </w:rPrChange>
        </w:rPr>
        <w:t xml:space="preserve">summer </w:t>
      </w:r>
      <w:r w:rsidRPr="00816270">
        <w:rPr>
          <w:rFonts w:ascii="Consolas" w:hAnsi="Consolas" w:cs="Times New Roman"/>
          <w:sz w:val="20"/>
          <w:szCs w:val="20"/>
          <w:rPrChange w:id="862" w:author="Jakob Johann Assmann" w:date="2022-01-18T10:50:00Z">
            <w:rPr>
              <w:rFonts w:ascii="Times New Roman" w:hAnsi="Times New Roman" w:cs="Times New Roman"/>
              <w:i/>
              <w:iCs/>
              <w:sz w:val="24"/>
              <w:szCs w:val="24"/>
            </w:rPr>
          </w:rPrChange>
        </w:rPr>
        <w:t xml:space="preserve">Landsat surface reflectance measurements </w:t>
      </w:r>
      <w:r w:rsidR="00D66B3D" w:rsidRPr="00816270">
        <w:rPr>
          <w:rFonts w:ascii="Consolas" w:hAnsi="Consolas" w:cs="Times New Roman"/>
          <w:sz w:val="20"/>
          <w:szCs w:val="20"/>
          <w:rPrChange w:id="863" w:author="Jakob Johann Assmann" w:date="2022-01-18T10:50:00Z">
            <w:rPr>
              <w:rFonts w:ascii="Times New Roman" w:hAnsi="Times New Roman" w:cs="Times New Roman"/>
              <w:i/>
              <w:iCs/>
              <w:sz w:val="24"/>
              <w:szCs w:val="24"/>
            </w:rPr>
          </w:rPrChange>
        </w:rPr>
        <w:t xml:space="preserve">for each pixel </w:t>
      </w:r>
      <w:r w:rsidR="003D7172" w:rsidRPr="00816270">
        <w:rPr>
          <w:rFonts w:ascii="Consolas" w:hAnsi="Consolas" w:cs="Times New Roman"/>
          <w:sz w:val="20"/>
          <w:szCs w:val="20"/>
          <w:rPrChange w:id="864" w:author="Jakob Johann Assmann" w:date="2022-01-18T10:50:00Z">
            <w:rPr>
              <w:rFonts w:ascii="Times New Roman" w:hAnsi="Times New Roman" w:cs="Times New Roman"/>
              <w:i/>
              <w:iCs/>
              <w:sz w:val="24"/>
              <w:szCs w:val="24"/>
            </w:rPr>
          </w:rPrChange>
        </w:rPr>
        <w:t xml:space="preserve">to </w:t>
      </w:r>
      <w:r w:rsidR="000213B5" w:rsidRPr="00816270">
        <w:rPr>
          <w:rFonts w:ascii="Consolas" w:hAnsi="Consolas" w:cs="Times New Roman"/>
          <w:sz w:val="20"/>
          <w:szCs w:val="20"/>
          <w:rPrChange w:id="865" w:author="Jakob Johann Assmann" w:date="2022-01-18T10:50:00Z">
            <w:rPr>
              <w:rFonts w:ascii="Times New Roman" w:hAnsi="Times New Roman" w:cs="Times New Roman"/>
              <w:i/>
              <w:iCs/>
              <w:sz w:val="24"/>
              <w:szCs w:val="24"/>
            </w:rPr>
          </w:rPrChange>
        </w:rPr>
        <w:t xml:space="preserve">a </w:t>
      </w:r>
      <w:r w:rsidR="0042225A" w:rsidRPr="00816270">
        <w:rPr>
          <w:rFonts w:ascii="Consolas" w:hAnsi="Consolas" w:cs="Times New Roman"/>
          <w:sz w:val="20"/>
          <w:szCs w:val="20"/>
          <w:rPrChange w:id="866" w:author="Jakob Johann Assmann" w:date="2022-01-18T10:50:00Z">
            <w:rPr>
              <w:rFonts w:ascii="Times New Roman" w:hAnsi="Times New Roman" w:cs="Times New Roman"/>
              <w:i/>
              <w:iCs/>
              <w:sz w:val="24"/>
              <w:szCs w:val="24"/>
            </w:rPr>
          </w:rPrChange>
        </w:rPr>
        <w:t xml:space="preserve">folder </w:t>
      </w:r>
    </w:p>
    <w:p w14:paraId="263A7F53" w14:textId="0152EB01" w:rsidR="00817E57" w:rsidRPr="00816270" w:rsidDel="0094458F" w:rsidRDefault="0094458F" w:rsidP="000B4516">
      <w:pPr>
        <w:pStyle w:val="NoSpacing"/>
        <w:pBdr>
          <w:top w:val="single" w:sz="4" w:space="1" w:color="auto"/>
          <w:left w:val="single" w:sz="4" w:space="4" w:color="auto"/>
          <w:bottom w:val="single" w:sz="4" w:space="1" w:color="auto"/>
          <w:right w:val="single" w:sz="4" w:space="4" w:color="auto"/>
        </w:pBdr>
        <w:shd w:val="pct12" w:color="auto" w:fill="auto"/>
        <w:rPr>
          <w:del w:id="867" w:author="Jakob Johann Assmann" w:date="2022-01-18T11:03:00Z"/>
          <w:rFonts w:ascii="Consolas" w:hAnsi="Consolas" w:cs="Times New Roman"/>
          <w:sz w:val="20"/>
          <w:szCs w:val="20"/>
          <w:rPrChange w:id="868" w:author="Jakob Johann Assmann" w:date="2022-01-18T10:50:00Z">
            <w:rPr>
              <w:del w:id="869" w:author="Jakob Johann Assmann" w:date="2022-01-18T11:03:00Z"/>
              <w:rFonts w:ascii="Times New Roman" w:hAnsi="Times New Roman" w:cs="Times New Roman"/>
              <w:i/>
              <w:iCs/>
              <w:sz w:val="24"/>
              <w:szCs w:val="24"/>
            </w:rPr>
          </w:rPrChange>
        </w:rPr>
        <w:pPrChange w:id="870" w:author="Jakob Johann Assmann" w:date="2022-01-18T13:03:00Z">
          <w:pPr>
            <w:pStyle w:val="NoSpacing"/>
          </w:pPr>
        </w:pPrChange>
      </w:pPr>
      <w:ins w:id="871" w:author="Jakob Johann Assmann" w:date="2022-01-18T11:04:00Z">
        <w:r>
          <w:rPr>
            <w:rFonts w:ascii="Consolas" w:hAnsi="Consolas" w:cs="Times New Roman"/>
            <w:sz w:val="20"/>
            <w:szCs w:val="20"/>
          </w:rPr>
          <w:t xml:space="preserve"># </w:t>
        </w:r>
      </w:ins>
      <w:proofErr w:type="gramStart"/>
      <w:r w:rsidR="0042225A" w:rsidRPr="00816270">
        <w:rPr>
          <w:rFonts w:ascii="Consolas" w:hAnsi="Consolas" w:cs="Times New Roman"/>
          <w:sz w:val="20"/>
          <w:szCs w:val="20"/>
          <w:rPrChange w:id="872" w:author="Jakob Johann Assmann" w:date="2022-01-18T10:50:00Z">
            <w:rPr>
              <w:rFonts w:ascii="Times New Roman" w:hAnsi="Times New Roman" w:cs="Times New Roman"/>
              <w:i/>
              <w:iCs/>
              <w:sz w:val="24"/>
              <w:szCs w:val="24"/>
            </w:rPr>
          </w:rPrChange>
        </w:rPr>
        <w:t>called</w:t>
      </w:r>
      <w:proofErr w:type="gramEnd"/>
    </w:p>
    <w:p w14:paraId="5AE9D11F" w14:textId="1E784D73" w:rsidR="00817E57" w:rsidRPr="00816270" w:rsidDel="0094458F" w:rsidRDefault="00817E57" w:rsidP="000B4516">
      <w:pPr>
        <w:pStyle w:val="NoSpacing"/>
        <w:pBdr>
          <w:top w:val="single" w:sz="4" w:space="1" w:color="auto"/>
          <w:left w:val="single" w:sz="4" w:space="4" w:color="auto"/>
          <w:bottom w:val="single" w:sz="4" w:space="1" w:color="auto"/>
          <w:right w:val="single" w:sz="4" w:space="4" w:color="auto"/>
        </w:pBdr>
        <w:shd w:val="pct12" w:color="auto" w:fill="auto"/>
        <w:rPr>
          <w:del w:id="873" w:author="Jakob Johann Assmann" w:date="2022-01-18T11:04:00Z"/>
          <w:rFonts w:ascii="Consolas" w:hAnsi="Consolas" w:cs="Times New Roman"/>
          <w:sz w:val="20"/>
          <w:szCs w:val="20"/>
          <w:rPrChange w:id="874" w:author="Jakob Johann Assmann" w:date="2022-01-18T10:50:00Z">
            <w:rPr>
              <w:del w:id="875" w:author="Jakob Johann Assmann" w:date="2022-01-18T11:04:00Z"/>
              <w:rFonts w:ascii="Times New Roman" w:hAnsi="Times New Roman" w:cs="Times New Roman"/>
              <w:i/>
              <w:iCs/>
              <w:sz w:val="24"/>
              <w:szCs w:val="24"/>
            </w:rPr>
          </w:rPrChange>
        </w:rPr>
        <w:pPrChange w:id="876" w:author="Jakob Johann Assmann" w:date="2022-01-18T13:03:00Z">
          <w:pPr>
            <w:pStyle w:val="NoSpacing"/>
          </w:pPr>
        </w:pPrChange>
      </w:pPr>
      <w:del w:id="877" w:author="Jakob Johann Assmann" w:date="2022-01-18T11:03:00Z">
        <w:r w:rsidRPr="00816270" w:rsidDel="0094458F">
          <w:rPr>
            <w:rFonts w:ascii="Consolas" w:hAnsi="Consolas" w:cs="Times New Roman"/>
            <w:sz w:val="20"/>
            <w:szCs w:val="20"/>
            <w:rPrChange w:id="878" w:author="Jakob Johann Assmann" w:date="2022-01-18T10:50:00Z">
              <w:rPr>
                <w:rFonts w:ascii="Times New Roman" w:hAnsi="Times New Roman" w:cs="Times New Roman"/>
                <w:i/>
                <w:iCs/>
                <w:sz w:val="24"/>
                <w:szCs w:val="24"/>
              </w:rPr>
            </w:rPrChange>
          </w:rPr>
          <w:delText>#</w:delText>
        </w:r>
      </w:del>
      <w:r w:rsidRPr="00816270">
        <w:rPr>
          <w:rFonts w:ascii="Consolas" w:hAnsi="Consolas" w:cs="Times New Roman"/>
          <w:sz w:val="20"/>
          <w:szCs w:val="20"/>
          <w:rPrChange w:id="879" w:author="Jakob Johann Assmann" w:date="2022-01-18T10:50:00Z">
            <w:rPr>
              <w:rFonts w:ascii="Times New Roman" w:hAnsi="Times New Roman" w:cs="Times New Roman"/>
              <w:i/>
              <w:iCs/>
              <w:sz w:val="24"/>
              <w:szCs w:val="24"/>
            </w:rPr>
          </w:rPrChange>
        </w:rPr>
        <w:t xml:space="preserve"> </w:t>
      </w:r>
      <w:ins w:id="880" w:author="Jakob Johann Assmann" w:date="2022-01-18T11:03:00Z">
        <w:r w:rsidR="0094458F">
          <w:rPr>
            <w:rFonts w:ascii="Consolas" w:hAnsi="Consolas" w:cs="Times New Roman"/>
            <w:sz w:val="20"/>
            <w:szCs w:val="20"/>
          </w:rPr>
          <w:t>“</w:t>
        </w:r>
      </w:ins>
      <w:proofErr w:type="spellStart"/>
      <w:proofErr w:type="gramStart"/>
      <w:r w:rsidR="0042225A" w:rsidRPr="00816270">
        <w:rPr>
          <w:rFonts w:ascii="Consolas" w:hAnsi="Consolas" w:cs="Times New Roman"/>
          <w:sz w:val="20"/>
          <w:szCs w:val="20"/>
          <w:rPrChange w:id="881" w:author="Jakob Johann Assmann" w:date="2022-01-18T10:50:00Z">
            <w:rPr>
              <w:rFonts w:ascii="Times New Roman" w:hAnsi="Times New Roman" w:cs="Times New Roman"/>
              <w:i/>
              <w:iCs/>
              <w:sz w:val="24"/>
              <w:szCs w:val="24"/>
            </w:rPr>
          </w:rPrChange>
        </w:rPr>
        <w:t>earth</w:t>
      </w:r>
      <w:proofErr w:type="gramEnd"/>
      <w:r w:rsidR="0042225A" w:rsidRPr="00816270">
        <w:rPr>
          <w:rFonts w:ascii="Consolas" w:hAnsi="Consolas" w:cs="Times New Roman"/>
          <w:sz w:val="20"/>
          <w:szCs w:val="20"/>
          <w:rPrChange w:id="882" w:author="Jakob Johann Assmann" w:date="2022-01-18T10:50:00Z">
            <w:rPr>
              <w:rFonts w:ascii="Times New Roman" w:hAnsi="Times New Roman" w:cs="Times New Roman"/>
              <w:i/>
              <w:iCs/>
              <w:sz w:val="24"/>
              <w:szCs w:val="24"/>
            </w:rPr>
          </w:rPrChange>
        </w:rPr>
        <w:t>_engine</w:t>
      </w:r>
      <w:proofErr w:type="spellEnd"/>
      <w:r w:rsidR="00EF2C33" w:rsidRPr="00816270">
        <w:rPr>
          <w:rFonts w:ascii="Consolas" w:hAnsi="Consolas" w:cs="Times New Roman"/>
          <w:sz w:val="20"/>
          <w:szCs w:val="20"/>
          <w:rPrChange w:id="883" w:author="Jakob Johann Assmann" w:date="2022-01-18T10:50:00Z">
            <w:rPr>
              <w:rFonts w:ascii="Times New Roman" w:hAnsi="Times New Roman" w:cs="Times New Roman"/>
              <w:i/>
              <w:iCs/>
              <w:sz w:val="24"/>
              <w:szCs w:val="24"/>
            </w:rPr>
          </w:rPrChange>
        </w:rPr>
        <w:t>/</w:t>
      </w:r>
      <w:proofErr w:type="spellStart"/>
      <w:r w:rsidR="00EF2C33" w:rsidRPr="00816270">
        <w:rPr>
          <w:rFonts w:ascii="Consolas" w:hAnsi="Consolas" w:cs="Times New Roman"/>
          <w:sz w:val="20"/>
          <w:szCs w:val="20"/>
          <w:rPrChange w:id="884" w:author="Jakob Johann Assmann" w:date="2022-01-18T10:50:00Z">
            <w:rPr>
              <w:rFonts w:ascii="Times New Roman" w:hAnsi="Times New Roman" w:cs="Times New Roman"/>
              <w:i/>
              <w:iCs/>
              <w:sz w:val="24"/>
              <w:szCs w:val="24"/>
            </w:rPr>
          </w:rPrChange>
        </w:rPr>
        <w:t>lsat_disko</w:t>
      </w:r>
      <w:proofErr w:type="spellEnd"/>
      <w:ins w:id="885" w:author="Jakob Johann Assmann" w:date="2022-01-18T11:03:00Z">
        <w:r w:rsidR="0094458F">
          <w:rPr>
            <w:rFonts w:ascii="Consolas" w:hAnsi="Consolas" w:cs="Times New Roman"/>
            <w:sz w:val="20"/>
            <w:szCs w:val="20"/>
          </w:rPr>
          <w:t>”</w:t>
        </w:r>
      </w:ins>
      <w:r w:rsidR="0042225A" w:rsidRPr="00816270">
        <w:rPr>
          <w:rFonts w:ascii="Consolas" w:hAnsi="Consolas" w:cs="Times New Roman"/>
          <w:sz w:val="20"/>
          <w:szCs w:val="20"/>
          <w:rPrChange w:id="886" w:author="Jakob Johann Assmann" w:date="2022-01-18T10:50:00Z">
            <w:rPr>
              <w:rFonts w:ascii="Times New Roman" w:hAnsi="Times New Roman" w:cs="Times New Roman"/>
              <w:i/>
              <w:iCs/>
              <w:sz w:val="24"/>
              <w:szCs w:val="24"/>
            </w:rPr>
          </w:rPrChange>
        </w:rPr>
        <w:t xml:space="preserve"> on </w:t>
      </w:r>
      <w:ins w:id="887" w:author="Jakob Johann Assmann" w:date="2022-01-18T11:03:00Z">
        <w:r w:rsidR="0094458F">
          <w:rPr>
            <w:rFonts w:ascii="Consolas" w:hAnsi="Consolas" w:cs="Times New Roman"/>
            <w:sz w:val="20"/>
            <w:szCs w:val="20"/>
          </w:rPr>
          <w:t>the user</w:t>
        </w:r>
      </w:ins>
      <w:ins w:id="888" w:author="Jakob Johann Assmann" w:date="2022-01-18T11:04:00Z">
        <w:r w:rsidR="0094458F">
          <w:rPr>
            <w:rFonts w:ascii="Consolas" w:hAnsi="Consolas" w:cs="Times New Roman"/>
            <w:sz w:val="20"/>
            <w:szCs w:val="20"/>
          </w:rPr>
          <w:t>’</w:t>
        </w:r>
      </w:ins>
      <w:ins w:id="889" w:author="Jakob Johann Assmann" w:date="2022-01-18T11:03:00Z">
        <w:r w:rsidR="0094458F">
          <w:rPr>
            <w:rFonts w:ascii="Consolas" w:hAnsi="Consolas" w:cs="Times New Roman"/>
            <w:sz w:val="20"/>
            <w:szCs w:val="20"/>
          </w:rPr>
          <w:t xml:space="preserve">s </w:t>
        </w:r>
      </w:ins>
      <w:r w:rsidR="003D7172" w:rsidRPr="00816270">
        <w:rPr>
          <w:rFonts w:ascii="Consolas" w:hAnsi="Consolas" w:cs="Times New Roman"/>
          <w:sz w:val="20"/>
          <w:szCs w:val="20"/>
          <w:rPrChange w:id="890" w:author="Jakob Johann Assmann" w:date="2022-01-18T10:50:00Z">
            <w:rPr>
              <w:rFonts w:ascii="Times New Roman" w:hAnsi="Times New Roman" w:cs="Times New Roman"/>
              <w:i/>
              <w:iCs/>
              <w:sz w:val="24"/>
              <w:szCs w:val="24"/>
            </w:rPr>
          </w:rPrChange>
        </w:rPr>
        <w:t>Google</w:t>
      </w:r>
      <w:r w:rsidR="000213B5" w:rsidRPr="00816270">
        <w:rPr>
          <w:rFonts w:ascii="Consolas" w:hAnsi="Consolas" w:cs="Times New Roman"/>
          <w:sz w:val="20"/>
          <w:szCs w:val="20"/>
          <w:rPrChange w:id="891" w:author="Jakob Johann Assmann" w:date="2022-01-18T10:50:00Z">
            <w:rPr>
              <w:rFonts w:ascii="Times New Roman" w:hAnsi="Times New Roman" w:cs="Times New Roman"/>
              <w:i/>
              <w:iCs/>
              <w:sz w:val="24"/>
              <w:szCs w:val="24"/>
            </w:rPr>
          </w:rPrChange>
        </w:rPr>
        <w:t xml:space="preserve"> </w:t>
      </w:r>
      <w:r w:rsidR="003D7172" w:rsidRPr="00816270">
        <w:rPr>
          <w:rFonts w:ascii="Consolas" w:hAnsi="Consolas" w:cs="Times New Roman"/>
          <w:sz w:val="20"/>
          <w:szCs w:val="20"/>
          <w:rPrChange w:id="892" w:author="Jakob Johann Assmann" w:date="2022-01-18T10:50:00Z">
            <w:rPr>
              <w:rFonts w:ascii="Times New Roman" w:hAnsi="Times New Roman" w:cs="Times New Roman"/>
              <w:i/>
              <w:iCs/>
              <w:sz w:val="24"/>
              <w:szCs w:val="24"/>
            </w:rPr>
          </w:rPrChange>
        </w:rPr>
        <w:t>Drive</w:t>
      </w:r>
      <w:r w:rsidR="008A44EA" w:rsidRPr="00816270">
        <w:rPr>
          <w:rFonts w:ascii="Consolas" w:hAnsi="Consolas" w:cs="Times New Roman"/>
          <w:sz w:val="20"/>
          <w:szCs w:val="20"/>
          <w:rPrChange w:id="893" w:author="Jakob Johann Assmann" w:date="2022-01-18T10:50:00Z">
            <w:rPr>
              <w:rFonts w:ascii="Times New Roman" w:hAnsi="Times New Roman" w:cs="Times New Roman"/>
              <w:i/>
              <w:iCs/>
              <w:sz w:val="24"/>
              <w:szCs w:val="24"/>
            </w:rPr>
          </w:rPrChange>
        </w:rPr>
        <w:t>.</w:t>
      </w:r>
      <w:del w:id="894" w:author="Jakob Johann Assmann" w:date="2022-01-18T11:05:00Z">
        <w:r w:rsidR="008A44EA" w:rsidRPr="00816270" w:rsidDel="0094458F">
          <w:rPr>
            <w:rFonts w:ascii="Consolas" w:hAnsi="Consolas" w:cs="Times New Roman"/>
            <w:sz w:val="20"/>
            <w:szCs w:val="20"/>
            <w:rPrChange w:id="895" w:author="Jakob Johann Assmann" w:date="2022-01-18T10:50:00Z">
              <w:rPr>
                <w:rFonts w:ascii="Times New Roman" w:hAnsi="Times New Roman" w:cs="Times New Roman"/>
                <w:i/>
                <w:iCs/>
                <w:sz w:val="24"/>
                <w:szCs w:val="24"/>
              </w:rPr>
            </w:rPrChange>
          </w:rPr>
          <w:delText xml:space="preserve"> </w:delText>
        </w:r>
      </w:del>
      <w:del w:id="896" w:author="Jakob Johann Assmann" w:date="2022-01-18T11:03:00Z">
        <w:r w:rsidR="008A44EA" w:rsidRPr="00816270" w:rsidDel="0094458F">
          <w:rPr>
            <w:rFonts w:ascii="Consolas" w:hAnsi="Consolas" w:cs="Times New Roman"/>
            <w:sz w:val="20"/>
            <w:szCs w:val="20"/>
            <w:rPrChange w:id="897" w:author="Jakob Johann Assmann" w:date="2022-01-18T10:50:00Z">
              <w:rPr>
                <w:rFonts w:ascii="Times New Roman" w:hAnsi="Times New Roman" w:cs="Times New Roman"/>
                <w:i/>
                <w:iCs/>
                <w:sz w:val="24"/>
                <w:szCs w:val="24"/>
              </w:rPr>
            </w:rPrChange>
          </w:rPr>
          <w:delText>T</w:delText>
        </w:r>
      </w:del>
      <w:del w:id="898" w:author="Jakob Johann Assmann" w:date="2022-01-18T11:05:00Z">
        <w:r w:rsidR="0042225A" w:rsidRPr="00816270" w:rsidDel="0094458F">
          <w:rPr>
            <w:rFonts w:ascii="Consolas" w:hAnsi="Consolas" w:cs="Times New Roman"/>
            <w:sz w:val="20"/>
            <w:szCs w:val="20"/>
            <w:rPrChange w:id="899" w:author="Jakob Johann Assmann" w:date="2022-01-18T10:50:00Z">
              <w:rPr>
                <w:rFonts w:ascii="Times New Roman" w:hAnsi="Times New Roman" w:cs="Times New Roman"/>
                <w:i/>
                <w:iCs/>
                <w:sz w:val="24"/>
                <w:szCs w:val="24"/>
              </w:rPr>
            </w:rPrChange>
          </w:rPr>
          <w:delText xml:space="preserve">his took </w:delText>
        </w:r>
        <w:r w:rsidR="002C207C" w:rsidRPr="00816270" w:rsidDel="0094458F">
          <w:rPr>
            <w:rFonts w:ascii="Consolas" w:hAnsi="Consolas" w:cs="Times New Roman"/>
            <w:sz w:val="20"/>
            <w:szCs w:val="20"/>
            <w:rPrChange w:id="900" w:author="Jakob Johann Assmann" w:date="2022-01-18T10:50:00Z">
              <w:rPr>
                <w:rFonts w:ascii="Times New Roman" w:hAnsi="Times New Roman" w:cs="Times New Roman"/>
                <w:i/>
                <w:iCs/>
                <w:sz w:val="24"/>
                <w:szCs w:val="24"/>
              </w:rPr>
            </w:rPrChange>
          </w:rPr>
          <w:delText>~</w:delText>
        </w:r>
        <w:r w:rsidRPr="00816270" w:rsidDel="0094458F">
          <w:rPr>
            <w:rFonts w:ascii="Consolas" w:hAnsi="Consolas" w:cs="Times New Roman"/>
            <w:sz w:val="20"/>
            <w:szCs w:val="20"/>
            <w:rPrChange w:id="901" w:author="Jakob Johann Assmann" w:date="2022-01-18T10:50:00Z">
              <w:rPr>
                <w:rFonts w:ascii="Times New Roman" w:hAnsi="Times New Roman" w:cs="Times New Roman"/>
                <w:i/>
                <w:iCs/>
                <w:sz w:val="24"/>
                <w:szCs w:val="24"/>
              </w:rPr>
            </w:rPrChange>
          </w:rPr>
          <w:delText xml:space="preserve">2 days </w:delText>
        </w:r>
        <w:r w:rsidR="000B7FBE" w:rsidRPr="00816270" w:rsidDel="0094458F">
          <w:rPr>
            <w:rFonts w:ascii="Consolas" w:hAnsi="Consolas" w:cs="Times New Roman"/>
            <w:sz w:val="20"/>
            <w:szCs w:val="20"/>
            <w:rPrChange w:id="902" w:author="Jakob Johann Assmann" w:date="2022-01-18T10:50:00Z">
              <w:rPr>
                <w:rFonts w:ascii="Times New Roman" w:hAnsi="Times New Roman" w:cs="Times New Roman"/>
                <w:i/>
                <w:iCs/>
                <w:sz w:val="24"/>
                <w:szCs w:val="24"/>
              </w:rPr>
            </w:rPrChange>
          </w:rPr>
          <w:delText xml:space="preserve">and exported 19 files totaling </w:delText>
        </w:r>
      </w:del>
    </w:p>
    <w:p w14:paraId="2B4C72D8" w14:textId="02ECB4E3" w:rsidR="002F1CCE" w:rsidRPr="00816270" w:rsidRDefault="00817E57"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903" w:author="Jakob Johann Assmann" w:date="2022-01-18T10:51:00Z">
            <w:rPr>
              <w:rFonts w:ascii="Times New Roman" w:hAnsi="Times New Roman" w:cs="Times New Roman"/>
              <w:i/>
              <w:iCs/>
              <w:sz w:val="24"/>
              <w:szCs w:val="24"/>
            </w:rPr>
          </w:rPrChange>
        </w:rPr>
        <w:pPrChange w:id="904" w:author="Jakob Johann Assmann" w:date="2022-01-18T13:03:00Z">
          <w:pPr>
            <w:pStyle w:val="NoSpacing"/>
          </w:pPr>
        </w:pPrChange>
      </w:pPr>
      <w:del w:id="905" w:author="Jakob Johann Assmann" w:date="2022-01-18T11:04:00Z">
        <w:r w:rsidRPr="00816270" w:rsidDel="0094458F">
          <w:rPr>
            <w:rFonts w:ascii="Consolas" w:hAnsi="Consolas" w:cs="Times New Roman"/>
            <w:sz w:val="20"/>
            <w:szCs w:val="20"/>
            <w:rPrChange w:id="906" w:author="Jakob Johann Assmann" w:date="2022-01-18T10:51:00Z">
              <w:rPr>
                <w:rFonts w:ascii="Times New Roman" w:hAnsi="Times New Roman" w:cs="Times New Roman"/>
                <w:i/>
                <w:iCs/>
                <w:sz w:val="24"/>
                <w:szCs w:val="24"/>
              </w:rPr>
            </w:rPrChange>
          </w:rPr>
          <w:delText xml:space="preserve"># </w:delText>
        </w:r>
      </w:del>
      <w:del w:id="907" w:author="Jakob Johann Assmann" w:date="2022-01-18T11:05:00Z">
        <w:r w:rsidR="008A44EA" w:rsidRPr="00816270" w:rsidDel="0094458F">
          <w:rPr>
            <w:rFonts w:ascii="Consolas" w:hAnsi="Consolas" w:cs="Times New Roman"/>
            <w:sz w:val="20"/>
            <w:szCs w:val="20"/>
            <w:rPrChange w:id="908" w:author="Jakob Johann Assmann" w:date="2022-01-18T10:51:00Z">
              <w:rPr>
                <w:rFonts w:ascii="Times New Roman" w:hAnsi="Times New Roman" w:cs="Times New Roman"/>
                <w:i/>
                <w:iCs/>
                <w:sz w:val="24"/>
                <w:szCs w:val="24"/>
              </w:rPr>
            </w:rPrChange>
          </w:rPr>
          <w:delText>~</w:delText>
        </w:r>
        <w:r w:rsidRPr="00816270" w:rsidDel="0094458F">
          <w:rPr>
            <w:rFonts w:ascii="Consolas" w:hAnsi="Consolas" w:cs="Times New Roman"/>
            <w:sz w:val="20"/>
            <w:szCs w:val="20"/>
            <w:rPrChange w:id="909" w:author="Jakob Johann Assmann" w:date="2022-01-18T10:51:00Z">
              <w:rPr>
                <w:rFonts w:ascii="Times New Roman" w:hAnsi="Times New Roman" w:cs="Times New Roman"/>
                <w:i/>
                <w:iCs/>
                <w:sz w:val="24"/>
                <w:szCs w:val="24"/>
              </w:rPr>
            </w:rPrChange>
          </w:rPr>
          <w:delText>692</w:delText>
        </w:r>
        <w:r w:rsidR="008A44EA" w:rsidRPr="00816270" w:rsidDel="0094458F">
          <w:rPr>
            <w:rFonts w:ascii="Consolas" w:hAnsi="Consolas" w:cs="Times New Roman"/>
            <w:sz w:val="20"/>
            <w:szCs w:val="20"/>
            <w:rPrChange w:id="910" w:author="Jakob Johann Assmann" w:date="2022-01-18T10:51:00Z">
              <w:rPr>
                <w:rFonts w:ascii="Times New Roman" w:hAnsi="Times New Roman" w:cs="Times New Roman"/>
                <w:i/>
                <w:iCs/>
                <w:sz w:val="24"/>
                <w:szCs w:val="24"/>
              </w:rPr>
            </w:rPrChange>
          </w:rPr>
          <w:delText xml:space="preserve"> MB.</w:delText>
        </w:r>
      </w:del>
      <w:r w:rsidR="008A44EA" w:rsidRPr="00816270">
        <w:rPr>
          <w:rFonts w:ascii="Consolas" w:hAnsi="Consolas" w:cs="Times New Roman"/>
          <w:sz w:val="20"/>
          <w:szCs w:val="20"/>
          <w:rPrChange w:id="911" w:author="Jakob Johann Assmann" w:date="2022-01-18T10:51:00Z">
            <w:rPr>
              <w:rFonts w:ascii="Times New Roman" w:hAnsi="Times New Roman" w:cs="Times New Roman"/>
              <w:i/>
              <w:iCs/>
              <w:sz w:val="24"/>
              <w:szCs w:val="24"/>
            </w:rPr>
          </w:rPrChange>
        </w:rPr>
        <w:t xml:space="preserve"> </w:t>
      </w:r>
    </w:p>
    <w:p w14:paraId="47C7C016" w14:textId="77777777" w:rsidR="00816270" w:rsidRDefault="002F1CCE" w:rsidP="000B4516">
      <w:pPr>
        <w:pStyle w:val="NoSpacing"/>
        <w:pBdr>
          <w:top w:val="single" w:sz="4" w:space="1" w:color="auto"/>
          <w:left w:val="single" w:sz="4" w:space="4" w:color="auto"/>
          <w:bottom w:val="single" w:sz="4" w:space="1" w:color="auto"/>
          <w:right w:val="single" w:sz="4" w:space="4" w:color="auto"/>
        </w:pBdr>
        <w:shd w:val="pct12" w:color="auto" w:fill="auto"/>
        <w:rPr>
          <w:ins w:id="912" w:author="Jakob Johann Assmann" w:date="2022-01-18T10:51:00Z"/>
          <w:rFonts w:ascii="Consolas" w:hAnsi="Consolas" w:cs="Times New Roman"/>
          <w:sz w:val="20"/>
          <w:szCs w:val="20"/>
        </w:rPr>
        <w:pPrChange w:id="913" w:author="Jakob Johann Assmann" w:date="2022-01-18T13:03:00Z">
          <w:pPr>
            <w:pStyle w:val="NoSpacing"/>
          </w:pPr>
        </w:pPrChange>
      </w:pPr>
      <w:proofErr w:type="spellStart"/>
      <w:r w:rsidRPr="0094106D">
        <w:rPr>
          <w:rFonts w:ascii="Consolas" w:hAnsi="Consolas" w:cs="Times New Roman"/>
          <w:sz w:val="20"/>
          <w:szCs w:val="20"/>
        </w:rPr>
        <w:t>lsat_export_</w:t>
      </w:r>
      <w:proofErr w:type="gramStart"/>
      <w:r w:rsidRPr="0094106D">
        <w:rPr>
          <w:rFonts w:ascii="Consolas" w:hAnsi="Consolas" w:cs="Times New Roman"/>
          <w:sz w:val="20"/>
          <w:szCs w:val="20"/>
        </w:rPr>
        <w:t>ts</w:t>
      </w:r>
      <w:proofErr w:type="spellEnd"/>
      <w:r w:rsidRPr="0094106D">
        <w:rPr>
          <w:rFonts w:ascii="Consolas" w:hAnsi="Consolas" w:cs="Times New Roman"/>
          <w:sz w:val="20"/>
          <w:szCs w:val="20"/>
        </w:rPr>
        <w:t>(</w:t>
      </w:r>
      <w:proofErr w:type="gramEnd"/>
    </w:p>
    <w:p w14:paraId="1BF8BA0B" w14:textId="32AA2761" w:rsidR="0081627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914" w:author="Jakob Johann Assmann" w:date="2022-01-18T10:51:00Z"/>
          <w:rFonts w:ascii="Consolas" w:hAnsi="Consolas" w:cs="Times New Roman"/>
          <w:sz w:val="20"/>
          <w:szCs w:val="20"/>
        </w:rPr>
        <w:pPrChange w:id="915" w:author="Jakob Johann Assmann" w:date="2022-01-18T13:03:00Z">
          <w:pPr>
            <w:pStyle w:val="NoSpacing"/>
          </w:pPr>
        </w:pPrChange>
      </w:pPr>
      <w:ins w:id="916" w:author="Jakob Johann Assmann" w:date="2022-01-18T10:54:00Z">
        <w:r>
          <w:rPr>
            <w:rFonts w:ascii="Consolas" w:hAnsi="Consolas" w:cs="Times New Roman"/>
            <w:sz w:val="20"/>
            <w:szCs w:val="20"/>
          </w:rPr>
          <w:t xml:space="preserve">  </w:t>
        </w:r>
      </w:ins>
      <w:proofErr w:type="spellStart"/>
      <w:r w:rsidR="002F1CCE" w:rsidRPr="0094106D">
        <w:rPr>
          <w:rFonts w:ascii="Consolas" w:hAnsi="Consolas" w:cs="Times New Roman"/>
          <w:sz w:val="20"/>
          <w:szCs w:val="20"/>
        </w:rPr>
        <w:t>pixel_coords_sf</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aoi.pts</w:t>
      </w:r>
      <w:proofErr w:type="spellEnd"/>
      <w:r w:rsidR="002F1CCE" w:rsidRPr="0094106D">
        <w:rPr>
          <w:rFonts w:ascii="Consolas" w:hAnsi="Consolas" w:cs="Times New Roman"/>
          <w:sz w:val="20"/>
          <w:szCs w:val="20"/>
        </w:rPr>
        <w:t xml:space="preserve">, </w:t>
      </w:r>
    </w:p>
    <w:p w14:paraId="0C6045BC" w14:textId="223DEC01" w:rsidR="0081627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917" w:author="Jakob Johann Assmann" w:date="2022-01-18T10:51:00Z"/>
          <w:rFonts w:ascii="Consolas" w:hAnsi="Consolas" w:cs="Times New Roman"/>
          <w:sz w:val="20"/>
          <w:szCs w:val="20"/>
        </w:rPr>
        <w:pPrChange w:id="918" w:author="Jakob Johann Assmann" w:date="2022-01-18T13:03:00Z">
          <w:pPr>
            <w:pStyle w:val="NoSpacing"/>
            <w:ind w:firstLine="720"/>
          </w:pPr>
        </w:pPrChange>
      </w:pPr>
      <w:ins w:id="919" w:author="Jakob Johann Assmann" w:date="2022-01-18T10:54:00Z">
        <w:r>
          <w:rPr>
            <w:rFonts w:ascii="Consolas" w:hAnsi="Consolas" w:cs="Times New Roman"/>
            <w:sz w:val="20"/>
            <w:szCs w:val="20"/>
          </w:rPr>
          <w:t xml:space="preserve">  </w:t>
        </w:r>
      </w:ins>
      <w:proofErr w:type="spellStart"/>
      <w:r w:rsidR="002F1CCE" w:rsidRPr="0094106D">
        <w:rPr>
          <w:rFonts w:ascii="Consolas" w:hAnsi="Consolas" w:cs="Times New Roman"/>
          <w:sz w:val="20"/>
          <w:szCs w:val="20"/>
        </w:rPr>
        <w:t>startJulian</w:t>
      </w:r>
      <w:proofErr w:type="spellEnd"/>
      <w:r w:rsidR="002F1CCE" w:rsidRPr="0094106D">
        <w:rPr>
          <w:rFonts w:ascii="Consolas" w:hAnsi="Consolas" w:cs="Times New Roman"/>
          <w:sz w:val="20"/>
          <w:szCs w:val="20"/>
        </w:rPr>
        <w:t xml:space="preserve">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920" w:author="Jakob Johann Assmann" w:date="2022-01-18T10:51:00Z"/>
          <w:rFonts w:ascii="Consolas" w:hAnsi="Consolas" w:cs="Times New Roman"/>
          <w:sz w:val="20"/>
          <w:szCs w:val="20"/>
        </w:rPr>
        <w:pPrChange w:id="921" w:author="Jakob Johann Assmann" w:date="2022-01-18T13:03:00Z">
          <w:pPr>
            <w:pStyle w:val="NoSpacing"/>
            <w:ind w:firstLine="720"/>
          </w:pPr>
        </w:pPrChange>
      </w:pPr>
      <w:ins w:id="922" w:author="Jakob Johann Assmann" w:date="2022-01-18T10:54:00Z">
        <w:r>
          <w:rPr>
            <w:rFonts w:ascii="Consolas" w:hAnsi="Consolas" w:cs="Times New Roman"/>
            <w:sz w:val="20"/>
            <w:szCs w:val="20"/>
          </w:rPr>
          <w:t xml:space="preserve">  </w:t>
        </w:r>
      </w:ins>
      <w:proofErr w:type="spellStart"/>
      <w:r w:rsidR="002F1CCE" w:rsidRPr="0094106D">
        <w:rPr>
          <w:rFonts w:ascii="Consolas" w:hAnsi="Consolas" w:cs="Times New Roman"/>
          <w:sz w:val="20"/>
          <w:szCs w:val="20"/>
        </w:rPr>
        <w:t>endJulian</w:t>
      </w:r>
      <w:proofErr w:type="spellEnd"/>
      <w:r w:rsidR="002F1CCE" w:rsidRPr="0094106D">
        <w:rPr>
          <w:rFonts w:ascii="Consolas" w:hAnsi="Consolas" w:cs="Times New Roman"/>
          <w:sz w:val="20"/>
          <w:szCs w:val="20"/>
        </w:rPr>
        <w:t xml:space="preserve">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923" w:author="Jakob Johann Assmann" w:date="2022-01-18T10:51:00Z"/>
          <w:rFonts w:ascii="Consolas" w:hAnsi="Consolas" w:cs="Times New Roman"/>
          <w:sz w:val="20"/>
          <w:szCs w:val="20"/>
        </w:rPr>
        <w:pPrChange w:id="924" w:author="Jakob Johann Assmann" w:date="2022-01-18T13:03:00Z">
          <w:pPr>
            <w:pStyle w:val="NoSpacing"/>
            <w:ind w:firstLine="720"/>
          </w:pPr>
        </w:pPrChange>
      </w:pPr>
      <w:ins w:id="925" w:author="Jakob Johann Assmann" w:date="2022-01-18T10:54:00Z">
        <w:r>
          <w:rPr>
            <w:rFonts w:ascii="Consolas" w:hAnsi="Consolas" w:cs="Times New Roman"/>
            <w:sz w:val="20"/>
            <w:szCs w:val="20"/>
          </w:rPr>
          <w:lastRenderedPageBreak/>
          <w:t xml:space="preserve">  </w:t>
        </w:r>
      </w:ins>
      <w:r w:rsidR="002F1CCE" w:rsidRPr="0094106D">
        <w:rPr>
          <w:rFonts w:ascii="Consolas" w:hAnsi="Consolas" w:cs="Times New Roman"/>
          <w:sz w:val="20"/>
          <w:szCs w:val="20"/>
        </w:rPr>
        <w:t>prefix = '</w:t>
      </w:r>
      <w:proofErr w:type="spellStart"/>
      <w:r w:rsidR="002F1CCE" w:rsidRPr="0094106D">
        <w:rPr>
          <w:rFonts w:ascii="Consolas" w:hAnsi="Consolas" w:cs="Times New Roman"/>
          <w:sz w:val="20"/>
          <w:szCs w:val="20"/>
        </w:rPr>
        <w:t>disko</w:t>
      </w:r>
      <w:proofErr w:type="spellEnd"/>
      <w:r w:rsidR="002F1CCE" w:rsidRPr="0094106D">
        <w:rPr>
          <w:rFonts w:ascii="Consolas" w:hAnsi="Consolas" w:cs="Times New Roman"/>
          <w:sz w:val="20"/>
          <w:szCs w:val="20"/>
        </w:rPr>
        <w:t xml:space="preserve">', </w:t>
      </w:r>
    </w:p>
    <w:p w14:paraId="6157698E" w14:textId="4B071790" w:rsidR="005B13AD"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926" w:author="Jakob Johann Assmann" w:date="2022-01-18T10:54:00Z"/>
          <w:rFonts w:ascii="Consolas" w:hAnsi="Consolas" w:cs="Times New Roman"/>
          <w:sz w:val="20"/>
          <w:szCs w:val="20"/>
        </w:rPr>
        <w:pPrChange w:id="927" w:author="Jakob Johann Assmann" w:date="2022-01-18T13:03:00Z">
          <w:pPr>
            <w:pStyle w:val="NoSpacing"/>
            <w:shd w:val="pct12" w:color="auto" w:fill="auto"/>
          </w:pPr>
        </w:pPrChange>
      </w:pPr>
      <w:ins w:id="928" w:author="Jakob Johann Assmann" w:date="2022-01-18T10:54:00Z">
        <w:r>
          <w:rPr>
            <w:rFonts w:ascii="Consolas" w:hAnsi="Consolas" w:cs="Times New Roman"/>
            <w:sz w:val="20"/>
            <w:szCs w:val="20"/>
          </w:rPr>
          <w:t xml:space="preserve">  </w:t>
        </w:r>
      </w:ins>
      <w:proofErr w:type="spellStart"/>
      <w:r w:rsidR="002F1CCE" w:rsidRPr="0094106D">
        <w:rPr>
          <w:rFonts w:ascii="Consolas" w:hAnsi="Consolas" w:cs="Times New Roman"/>
          <w:sz w:val="20"/>
          <w:szCs w:val="20"/>
        </w:rPr>
        <w:t>drive_export_dir</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2F1CCE" w:rsidRPr="0094106D">
        <w:rPr>
          <w:rFonts w:ascii="Consolas" w:hAnsi="Consolas" w:cs="Times New Roman"/>
          <w:sz w:val="20"/>
          <w:szCs w:val="20"/>
        </w:rPr>
        <w:t>')</w:t>
      </w:r>
    </w:p>
    <w:p w14:paraId="6A1FBB83" w14:textId="47781704" w:rsidR="005E4BF1"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929" w:author="Jakob Johann Assmann" w:date="2022-01-18T10:57:00Z"/>
          <w:rFonts w:ascii="Consolas" w:hAnsi="Consolas" w:cs="Times New Roman"/>
          <w:sz w:val="20"/>
          <w:szCs w:val="20"/>
        </w:rPr>
        <w:pPrChange w:id="930" w:author="Jakob Johann Assmann" w:date="2022-01-18T13:03:00Z">
          <w:pPr>
            <w:pStyle w:val="NoSpacing"/>
            <w:shd w:val="pct12" w:color="auto" w:fill="auto"/>
          </w:pPr>
        </w:pPrChange>
      </w:pPr>
    </w:p>
    <w:p w14:paraId="6517DB7A" w14:textId="230474D6" w:rsidR="005E4BF1"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ins w:id="931" w:author="Jakob Johann Assmann" w:date="2022-01-18T10:57:00Z"/>
          <w:rFonts w:ascii="Consolas" w:hAnsi="Consolas" w:cs="Times New Roman"/>
          <w:sz w:val="20"/>
          <w:szCs w:val="20"/>
        </w:rPr>
        <w:pPrChange w:id="932" w:author="Jakob Johann Assmann" w:date="2022-01-18T13:03:00Z">
          <w:pPr>
            <w:pStyle w:val="NoSpacing"/>
            <w:shd w:val="pct12" w:color="auto" w:fill="auto"/>
          </w:pPr>
        </w:pPrChange>
      </w:pPr>
      <w:ins w:id="933" w:author="Jakob Johann Assmann" w:date="2022-01-18T10:57:00Z">
        <w:r>
          <w:rPr>
            <w:rFonts w:ascii="Consolas" w:hAnsi="Consolas" w:cs="Times New Roman"/>
            <w:sz w:val="20"/>
            <w:szCs w:val="20"/>
          </w:rPr>
          <w:t xml:space="preserve">??? Fill with code to retrieve files from </w:t>
        </w:r>
      </w:ins>
      <w:ins w:id="934" w:author="Jakob Johann Assmann" w:date="2022-01-18T10:58:00Z">
        <w:r>
          <w:rPr>
            <w:rFonts w:ascii="Consolas" w:hAnsi="Consolas" w:cs="Times New Roman"/>
            <w:sz w:val="20"/>
            <w:szCs w:val="20"/>
          </w:rPr>
          <w:t>Google drive?</w:t>
        </w:r>
      </w:ins>
    </w:p>
    <w:p w14:paraId="00C4E562" w14:textId="77777777" w:rsidR="005E4BF1" w:rsidRPr="0094106D" w:rsidRDefault="005E4BF1"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935" w:author="Jakob Johann Assmann" w:date="2022-01-18T13:03:00Z">
          <w:pPr>
            <w:pStyle w:val="NoSpacing"/>
          </w:pPr>
        </w:pPrChange>
      </w:pPr>
    </w:p>
    <w:p w14:paraId="745E92C7" w14:textId="331B8119" w:rsidR="003934F7" w:rsidRDefault="003934F7" w:rsidP="00F751FB">
      <w:pPr>
        <w:pStyle w:val="NoSpacing"/>
        <w:rPr>
          <w:rFonts w:ascii="Times New Roman" w:hAnsi="Times New Roman" w:cs="Times New Roman"/>
          <w:sz w:val="24"/>
          <w:szCs w:val="24"/>
        </w:rPr>
      </w:pPr>
    </w:p>
    <w:p w14:paraId="3F807F73" w14:textId="5D824BA5" w:rsidR="003C7D0B" w:rsidDel="005E4BF1" w:rsidRDefault="003C7D0B" w:rsidP="00F751FB">
      <w:pPr>
        <w:pStyle w:val="NoSpacing"/>
        <w:rPr>
          <w:del w:id="936" w:author="Jakob Johann Assmann" w:date="2022-01-18T10:58:00Z"/>
          <w:rFonts w:ascii="Times New Roman" w:hAnsi="Times New Roman" w:cs="Times New Roman"/>
          <w:sz w:val="24"/>
          <w:szCs w:val="24"/>
        </w:rPr>
      </w:pPr>
    </w:p>
    <w:p w14:paraId="02013074" w14:textId="41A63C03" w:rsidR="003D7172" w:rsidRDefault="00AD0531" w:rsidP="00AD0531">
      <w:pPr>
        <w:pStyle w:val="Heading2"/>
      </w:pPr>
      <w:commentRangeStart w:id="937"/>
      <w:commentRangeStart w:id="938"/>
      <w:r>
        <w:t xml:space="preserve">Part 2: Derive vegetation greenness time series </w:t>
      </w:r>
      <w:del w:id="939" w:author="Jakob Johann Assmann" w:date="2022-01-18T11:40:00Z">
        <w:r w:rsidDel="00552762">
          <w:delText xml:space="preserve">using </w:delText>
        </w:r>
      </w:del>
      <w:ins w:id="940" w:author="Jakob Johann Assmann" w:date="2022-01-18T11:40:00Z">
        <w:r w:rsidR="00552762">
          <w:t>from the raw</w:t>
        </w:r>
        <w:r w:rsidR="00552762">
          <w:t xml:space="preserve"> </w:t>
        </w:r>
      </w:ins>
      <w:r>
        <w:t>Landsat data</w:t>
      </w:r>
      <w:commentRangeEnd w:id="937"/>
      <w:r w:rsidR="00EB7B05">
        <w:rPr>
          <w:rStyle w:val="CommentReference"/>
          <w:rFonts w:asciiTheme="minorHAnsi" w:eastAsiaTheme="minorEastAsia" w:hAnsiTheme="minorHAnsi" w:cstheme="minorBidi"/>
          <w:i w:val="0"/>
        </w:rPr>
        <w:commentReference w:id="937"/>
      </w:r>
      <w:commentRangeEnd w:id="938"/>
      <w:r w:rsidR="00A94C0E">
        <w:rPr>
          <w:rStyle w:val="CommentReference"/>
          <w:rFonts w:asciiTheme="minorHAnsi" w:eastAsiaTheme="minorEastAsia" w:hAnsiTheme="minorHAnsi" w:cstheme="minorBidi"/>
          <w:i w:val="0"/>
        </w:rPr>
        <w:commentReference w:id="938"/>
      </w:r>
    </w:p>
    <w:p w14:paraId="7F47D8E6" w14:textId="75C106B7" w:rsidR="0094458F" w:rsidRDefault="00F07989" w:rsidP="0094458F">
      <w:pPr>
        <w:pStyle w:val="NoSpacing"/>
        <w:rPr>
          <w:ins w:id="941" w:author="Jakob Johann Assmann" w:date="2022-01-18T11:40:00Z"/>
          <w:rFonts w:ascii="Times New Roman" w:hAnsi="Times New Roman" w:cs="Times New Roman"/>
          <w:sz w:val="24"/>
          <w:szCs w:val="24"/>
        </w:rPr>
      </w:pPr>
      <w:ins w:id="942" w:author="Jakob Johann Assmann" w:date="2022-01-18T11:25:00Z">
        <w:r>
          <w:rPr>
            <w:rFonts w:ascii="Times New Roman" w:hAnsi="Times New Roman" w:cs="Times New Roman"/>
            <w:sz w:val="24"/>
            <w:szCs w:val="24"/>
          </w:rPr>
          <w:t>To derive the vegetation greenness time series from the</w:t>
        </w:r>
      </w:ins>
      <w:ins w:id="943" w:author="Jakob Johann Assmann" w:date="2022-01-18T11:00:00Z">
        <w:r w:rsidR="0094458F">
          <w:rPr>
            <w:rFonts w:ascii="Times New Roman" w:hAnsi="Times New Roman" w:cs="Times New Roman"/>
            <w:sz w:val="24"/>
            <w:szCs w:val="24"/>
          </w:rPr>
          <w:t xml:space="preserve"> raw exports </w:t>
        </w:r>
      </w:ins>
      <w:ins w:id="944" w:author="Jakob Johann Assmann" w:date="2022-01-18T11:25:00Z">
        <w:r>
          <w:rPr>
            <w:rFonts w:ascii="Times New Roman" w:hAnsi="Times New Roman" w:cs="Times New Roman"/>
            <w:sz w:val="24"/>
            <w:szCs w:val="24"/>
          </w:rPr>
          <w:t xml:space="preserve">of </w:t>
        </w:r>
      </w:ins>
      <w:ins w:id="945" w:author="Jakob Johann Assmann" w:date="2022-01-18T11:00:00Z">
        <w:r w:rsidR="0094458F">
          <w:rPr>
            <w:rFonts w:ascii="Times New Roman" w:hAnsi="Times New Roman" w:cs="Times New Roman"/>
            <w:sz w:val="24"/>
            <w:szCs w:val="24"/>
          </w:rPr>
          <w:t>Landsat time series</w:t>
        </w:r>
      </w:ins>
      <w:ins w:id="946" w:author="Jakob Johann Assmann" w:date="2022-01-18T14:15:00Z">
        <w:r w:rsidR="00FC5166">
          <w:rPr>
            <w:rFonts w:ascii="Times New Roman" w:hAnsi="Times New Roman" w:cs="Times New Roman"/>
            <w:sz w:val="24"/>
            <w:szCs w:val="24"/>
          </w:rPr>
          <w:t>,</w:t>
        </w:r>
      </w:ins>
      <w:ins w:id="947" w:author="Jakob Johann Assmann" w:date="2022-01-18T11:00:00Z">
        <w:r w:rsidR="0094458F">
          <w:rPr>
            <w:rFonts w:ascii="Times New Roman" w:hAnsi="Times New Roman" w:cs="Times New Roman"/>
            <w:sz w:val="24"/>
            <w:szCs w:val="24"/>
          </w:rPr>
          <w:t xml:space="preserve"> </w:t>
        </w:r>
      </w:ins>
      <w:ins w:id="948" w:author="Jakob Johann Assmann" w:date="2022-01-18T14:15:00Z">
        <w:r w:rsidR="00FC5166">
          <w:rPr>
            <w:rFonts w:ascii="Times New Roman" w:hAnsi="Times New Roman" w:cs="Times New Roman"/>
            <w:sz w:val="24"/>
            <w:szCs w:val="24"/>
          </w:rPr>
          <w:t>the records</w:t>
        </w:r>
      </w:ins>
      <w:ins w:id="949" w:author="Jakob Johann Assmann" w:date="2022-01-18T11:25:00Z">
        <w:r w:rsidR="0055286D">
          <w:rPr>
            <w:rFonts w:ascii="Times New Roman" w:hAnsi="Times New Roman" w:cs="Times New Roman"/>
            <w:sz w:val="24"/>
            <w:szCs w:val="24"/>
          </w:rPr>
          <w:t xml:space="preserve"> first need to be</w:t>
        </w:r>
      </w:ins>
      <w:ins w:id="950" w:author="Jakob Johann Assmann" w:date="2022-01-18T11:01:00Z">
        <w:r w:rsidR="0094458F">
          <w:rPr>
            <w:rFonts w:ascii="Times New Roman" w:hAnsi="Times New Roman" w:cs="Times New Roman"/>
            <w:sz w:val="24"/>
            <w:szCs w:val="24"/>
          </w:rPr>
          <w:t xml:space="preserve"> i</w:t>
        </w:r>
      </w:ins>
      <w:ins w:id="951" w:author="Jakob Johann Assmann" w:date="2022-01-18T11:02:00Z">
        <w:r w:rsidR="0094458F">
          <w:rPr>
            <w:rFonts w:ascii="Times New Roman" w:hAnsi="Times New Roman" w:cs="Times New Roman"/>
            <w:sz w:val="24"/>
            <w:szCs w:val="24"/>
          </w:rPr>
          <w:t>m</w:t>
        </w:r>
      </w:ins>
      <w:ins w:id="952" w:author="Jakob Johann Assmann" w:date="2022-01-18T11:01:00Z">
        <w:r w:rsidR="0094458F">
          <w:rPr>
            <w:rFonts w:ascii="Times New Roman" w:hAnsi="Times New Roman" w:cs="Times New Roman"/>
            <w:sz w:val="24"/>
            <w:szCs w:val="24"/>
          </w:rPr>
          <w:t xml:space="preserve">ported </w:t>
        </w:r>
      </w:ins>
      <w:ins w:id="953" w:author="Jakob Johann Assmann" w:date="2022-01-18T14:16:00Z">
        <w:r w:rsidR="00FC5166">
          <w:rPr>
            <w:rFonts w:ascii="Times New Roman" w:hAnsi="Times New Roman" w:cs="Times New Roman"/>
            <w:sz w:val="24"/>
            <w:szCs w:val="24"/>
          </w:rPr>
          <w:t xml:space="preserve">to R </w:t>
        </w:r>
      </w:ins>
      <w:ins w:id="954" w:author="Jakob Johann Assmann" w:date="2022-01-18T11:01:00Z">
        <w:r w:rsidR="0094458F">
          <w:rPr>
            <w:rFonts w:ascii="Times New Roman" w:hAnsi="Times New Roman" w:cs="Times New Roman"/>
            <w:sz w:val="24"/>
            <w:szCs w:val="24"/>
          </w:rPr>
          <w:t xml:space="preserve">as a </w:t>
        </w:r>
        <w:proofErr w:type="spellStart"/>
        <w:proofErr w:type="gramStart"/>
        <w:r w:rsidR="0094458F" w:rsidRPr="0094458F">
          <w:rPr>
            <w:rFonts w:ascii="Times New Roman" w:hAnsi="Times New Roman" w:cs="Times New Roman"/>
            <w:i/>
            <w:iCs/>
            <w:sz w:val="24"/>
            <w:szCs w:val="24"/>
            <w:rPrChange w:id="955" w:author="Jakob Johann Assmann" w:date="2022-01-18T11:01:00Z">
              <w:rPr>
                <w:rFonts w:ascii="Times New Roman" w:hAnsi="Times New Roman" w:cs="Times New Roman"/>
                <w:sz w:val="24"/>
                <w:szCs w:val="24"/>
              </w:rPr>
            </w:rPrChange>
          </w:rPr>
          <w:t>data.table</w:t>
        </w:r>
      </w:ins>
      <w:proofErr w:type="spellEnd"/>
      <w:proofErr w:type="gramEnd"/>
      <w:ins w:id="956" w:author="Jakob Johann Assmann" w:date="2022-01-18T11:02:00Z">
        <w:r w:rsidR="0094458F">
          <w:rPr>
            <w:rFonts w:ascii="Times New Roman" w:hAnsi="Times New Roman" w:cs="Times New Roman"/>
            <w:sz w:val="24"/>
            <w:szCs w:val="24"/>
          </w:rPr>
          <w:t xml:space="preserve"> object</w:t>
        </w:r>
      </w:ins>
      <w:ins w:id="957" w:author="Jakob Johann Assmann" w:date="2022-01-18T11:01:00Z">
        <w:r w:rsidR="0094458F">
          <w:rPr>
            <w:rFonts w:ascii="Times New Roman" w:hAnsi="Times New Roman" w:cs="Times New Roman"/>
            <w:sz w:val="24"/>
            <w:szCs w:val="24"/>
          </w:rPr>
          <w:t xml:space="preserve">, </w:t>
        </w:r>
      </w:ins>
      <w:ins w:id="958" w:author="Jakob Johann Assmann" w:date="2022-01-18T11:02:00Z">
        <w:r w:rsidR="0094458F">
          <w:rPr>
            <w:rFonts w:ascii="Times New Roman" w:hAnsi="Times New Roman" w:cs="Times New Roman"/>
            <w:sz w:val="24"/>
            <w:szCs w:val="24"/>
          </w:rPr>
          <w:t>re-</w:t>
        </w:r>
      </w:ins>
      <w:ins w:id="959" w:author="Jakob Johann Assmann" w:date="2022-01-18T11:01:00Z">
        <w:r w:rsidR="0094458F">
          <w:rPr>
            <w:rFonts w:ascii="Times New Roman" w:hAnsi="Times New Roman" w:cs="Times New Roman"/>
            <w:sz w:val="24"/>
            <w:szCs w:val="24"/>
          </w:rPr>
          <w:t xml:space="preserve">formatted using </w:t>
        </w:r>
        <w:proofErr w:type="spellStart"/>
        <w:r w:rsidR="0094458F" w:rsidRPr="0094458F">
          <w:rPr>
            <w:rFonts w:ascii="Times New Roman" w:hAnsi="Times New Roman" w:cs="Times New Roman"/>
            <w:i/>
            <w:iCs/>
            <w:sz w:val="24"/>
            <w:szCs w:val="24"/>
            <w:rPrChange w:id="960" w:author="Jakob Johann Assmann" w:date="2022-01-18T11:01:00Z">
              <w:rPr>
                <w:rFonts w:ascii="Times New Roman" w:hAnsi="Times New Roman" w:cs="Times New Roman"/>
                <w:sz w:val="24"/>
                <w:szCs w:val="24"/>
              </w:rPr>
            </w:rPrChange>
          </w:rPr>
          <w:t>lsat_general_prep</w:t>
        </w:r>
        <w:proofErr w:type="spellEnd"/>
        <w:r w:rsidR="0094458F" w:rsidRPr="0094458F">
          <w:rPr>
            <w:rFonts w:ascii="Times New Roman" w:hAnsi="Times New Roman" w:cs="Times New Roman"/>
            <w:i/>
            <w:iCs/>
            <w:sz w:val="24"/>
            <w:szCs w:val="24"/>
            <w:rPrChange w:id="961" w:author="Jakob Johann Assmann" w:date="2022-01-18T11:01:00Z">
              <w:rPr>
                <w:rFonts w:ascii="Times New Roman" w:hAnsi="Times New Roman" w:cs="Times New Roman"/>
                <w:sz w:val="24"/>
                <w:szCs w:val="24"/>
              </w:rPr>
            </w:rPrChange>
          </w:rPr>
          <w:t>()</w:t>
        </w:r>
        <w:r w:rsidR="0094458F">
          <w:rPr>
            <w:rFonts w:ascii="Times New Roman" w:hAnsi="Times New Roman" w:cs="Times New Roman"/>
            <w:sz w:val="24"/>
            <w:szCs w:val="24"/>
          </w:rPr>
          <w:t xml:space="preserve"> and cleaned </w:t>
        </w:r>
      </w:ins>
      <w:ins w:id="962" w:author="Jakob Johann Assmann" w:date="2022-01-18T11:02:00Z">
        <w:r w:rsidR="0094458F">
          <w:rPr>
            <w:rFonts w:ascii="Times New Roman" w:hAnsi="Times New Roman" w:cs="Times New Roman"/>
            <w:sz w:val="24"/>
            <w:szCs w:val="24"/>
          </w:rPr>
          <w:t xml:space="preserve">with </w:t>
        </w:r>
        <w:proofErr w:type="spellStart"/>
        <w:r w:rsidR="0094458F" w:rsidRPr="0094458F">
          <w:rPr>
            <w:rFonts w:ascii="Times New Roman" w:hAnsi="Times New Roman" w:cs="Times New Roman"/>
            <w:i/>
            <w:iCs/>
            <w:sz w:val="24"/>
            <w:szCs w:val="24"/>
            <w:rPrChange w:id="963" w:author="Jakob Johann Assmann" w:date="2022-01-18T11:02:00Z">
              <w:rPr>
                <w:rFonts w:ascii="Times New Roman" w:hAnsi="Times New Roman" w:cs="Times New Roman"/>
                <w:sz w:val="24"/>
                <w:szCs w:val="24"/>
              </w:rPr>
            </w:rPrChange>
          </w:rPr>
          <w:t>lsat_clean_data</w:t>
        </w:r>
        <w:proofErr w:type="spellEnd"/>
        <w:r w:rsidR="0094458F" w:rsidRPr="0094458F">
          <w:rPr>
            <w:rFonts w:ascii="Times New Roman" w:hAnsi="Times New Roman" w:cs="Times New Roman"/>
            <w:i/>
            <w:iCs/>
            <w:sz w:val="24"/>
            <w:szCs w:val="24"/>
            <w:rPrChange w:id="964" w:author="Jakob Johann Assmann" w:date="2022-01-18T11:02:00Z">
              <w:rPr>
                <w:rFonts w:ascii="Times New Roman" w:hAnsi="Times New Roman" w:cs="Times New Roman"/>
                <w:sz w:val="24"/>
                <w:szCs w:val="24"/>
              </w:rPr>
            </w:rPrChange>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w:t>
        </w:r>
      </w:ins>
      <w:ins w:id="965" w:author="Jakob Johann Assmann" w:date="2022-01-18T11:03:00Z">
        <w:r w:rsidR="0094458F">
          <w:rPr>
            <w:rFonts w:ascii="Times New Roman" w:hAnsi="Times New Roman" w:cs="Times New Roman"/>
            <w:sz w:val="24"/>
            <w:szCs w:val="24"/>
          </w:rPr>
          <w:t>, as well as radiometric and geometric errors (</w:t>
        </w:r>
      </w:ins>
      <w:ins w:id="966" w:author="Jakob Johann Assmann" w:date="2022-01-18T13:05:00Z">
        <w:r w:rsidR="000B4516">
          <w:rPr>
            <w:rFonts w:ascii="Times New Roman" w:hAnsi="Times New Roman" w:cs="Times New Roman"/>
            <w:sz w:val="24"/>
            <w:szCs w:val="24"/>
          </w:rPr>
          <w:t xml:space="preserve">Code </w:t>
        </w:r>
      </w:ins>
      <w:ins w:id="967" w:author="Jakob Johann Assmann" w:date="2022-01-18T11:03:00Z">
        <w:r w:rsidR="0094458F">
          <w:rPr>
            <w:rFonts w:ascii="Times New Roman" w:hAnsi="Times New Roman" w:cs="Times New Roman"/>
            <w:sz w:val="24"/>
            <w:szCs w:val="24"/>
          </w:rPr>
          <w:t xml:space="preserve">Box 2). </w:t>
        </w:r>
      </w:ins>
      <w:ins w:id="968" w:author="Jakob Johann Assmann" w:date="2022-01-18T14:16:00Z">
        <w:r w:rsidR="00FC5166">
          <w:rPr>
            <w:rFonts w:ascii="Times New Roman" w:hAnsi="Times New Roman" w:cs="Times New Roman"/>
            <w:sz w:val="24"/>
            <w:szCs w:val="24"/>
          </w:rPr>
          <w:t>F</w:t>
        </w:r>
        <w:r w:rsidR="00FC5166">
          <w:rPr>
            <w:rFonts w:ascii="Times New Roman" w:hAnsi="Times New Roman" w:cs="Times New Roman"/>
            <w:sz w:val="24"/>
            <w:szCs w:val="24"/>
          </w:rPr>
          <w:t xml:space="preserve">or the study area on </w:t>
        </w:r>
        <w:proofErr w:type="spellStart"/>
        <w:r w:rsidR="00FC5166">
          <w:rPr>
            <w:rFonts w:ascii="Times New Roman" w:hAnsi="Times New Roman" w:cs="Times New Roman"/>
            <w:sz w:val="24"/>
            <w:szCs w:val="24"/>
          </w:rPr>
          <w:t>Disko</w:t>
        </w:r>
        <w:proofErr w:type="spellEnd"/>
        <w:r w:rsidR="00FC5166">
          <w:rPr>
            <w:rFonts w:ascii="Times New Roman" w:hAnsi="Times New Roman" w:cs="Times New Roman"/>
            <w:sz w:val="24"/>
            <w:szCs w:val="24"/>
          </w:rPr>
          <w:t xml:space="preserve"> Island, </w:t>
        </w:r>
        <w:proofErr w:type="spellStart"/>
        <w:r w:rsidR="00FC5166" w:rsidRPr="008A57B2">
          <w:rPr>
            <w:rFonts w:ascii="Times New Roman" w:hAnsi="Times New Roman" w:cs="Times New Roman"/>
            <w:i/>
            <w:iCs/>
            <w:sz w:val="24"/>
            <w:szCs w:val="24"/>
          </w:rPr>
          <w:t>lsat_clean_</w:t>
        </w:r>
        <w:proofErr w:type="gramStart"/>
        <w:r w:rsidR="00FC5166" w:rsidRPr="008A57B2">
          <w:rPr>
            <w:rFonts w:ascii="Times New Roman" w:hAnsi="Times New Roman" w:cs="Times New Roman"/>
            <w:i/>
            <w:iCs/>
            <w:sz w:val="24"/>
            <w:szCs w:val="24"/>
          </w:rPr>
          <w:t>data</w:t>
        </w:r>
        <w:proofErr w:type="spellEnd"/>
        <w:r w:rsidR="00FC5166" w:rsidRPr="008A57B2">
          <w:rPr>
            <w:rFonts w:ascii="Times New Roman" w:hAnsi="Times New Roman" w:cs="Times New Roman"/>
            <w:i/>
            <w:iCs/>
            <w:sz w:val="24"/>
            <w:szCs w:val="24"/>
          </w:rPr>
          <w:t>(</w:t>
        </w:r>
        <w:proofErr w:type="gram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ins>
      <w:ins w:id="969" w:author="Jakob Johann Assmann" w:date="2022-01-18T11:05:00Z">
        <w:r w:rsidR="0094458F">
          <w:rPr>
            <w:rFonts w:ascii="Times New Roman" w:hAnsi="Times New Roman" w:cs="Times New Roman"/>
            <w:sz w:val="24"/>
            <w:szCs w:val="24"/>
          </w:rPr>
          <w:t>re</w:t>
        </w:r>
      </w:ins>
      <w:ins w:id="970" w:author="Jakob Johann Assmann" w:date="2022-01-18T11:04:00Z">
        <w:r w:rsidR="0094458F" w:rsidRPr="00817E57">
          <w:rPr>
            <w:rFonts w:ascii="Times New Roman" w:hAnsi="Times New Roman" w:cs="Times New Roman"/>
            <w:sz w:val="24"/>
            <w:szCs w:val="24"/>
          </w:rPr>
          <w:t xml:space="preserve">moved </w:t>
        </w:r>
        <w:r w:rsidR="0094458F" w:rsidRPr="0094458F">
          <w:rPr>
            <w:rFonts w:ascii="Times New Roman" w:hAnsi="Times New Roman" w:cs="Times New Roman"/>
            <w:sz w:val="24"/>
            <w:szCs w:val="24"/>
            <w:rPrChange w:id="971" w:author="Jakob Johann Assmann" w:date="2022-01-18T11:05:00Z">
              <w:rPr>
                <w:rFonts w:ascii="Times New Roman" w:hAnsi="Times New Roman" w:cs="Times New Roman"/>
                <w:i/>
                <w:iCs/>
                <w:sz w:val="24"/>
                <w:szCs w:val="24"/>
              </w:rPr>
            </w:rPrChange>
          </w:rPr>
          <w:t>1,817,683 of 2,452,693 observations (74.11%)</w:t>
        </w:r>
      </w:ins>
      <w:ins w:id="972" w:author="Jakob Johann Assmann" w:date="2022-01-18T14:16:00Z">
        <w:r w:rsidR="00FC5166">
          <w:rPr>
            <w:rFonts w:ascii="Times New Roman" w:hAnsi="Times New Roman" w:cs="Times New Roman"/>
            <w:sz w:val="24"/>
            <w:szCs w:val="24"/>
          </w:rPr>
          <w:t xml:space="preserve"> in the data cleaning process</w:t>
        </w:r>
      </w:ins>
      <w:ins w:id="973" w:author="Jakob Johann Assmann" w:date="2022-01-18T11:05:00Z">
        <w:r w:rsidR="0094458F">
          <w:rPr>
            <w:rFonts w:ascii="Times New Roman" w:hAnsi="Times New Roman" w:cs="Times New Roman"/>
            <w:sz w:val="24"/>
            <w:szCs w:val="24"/>
          </w:rPr>
          <w:t xml:space="preserve">. </w:t>
        </w:r>
      </w:ins>
      <w:ins w:id="974" w:author="Jakob Johann Assmann" w:date="2022-01-18T11:26:00Z">
        <w:r w:rsidR="0055286D">
          <w:rPr>
            <w:rFonts w:ascii="Times New Roman" w:hAnsi="Times New Roman" w:cs="Times New Roman"/>
            <w:sz w:val="24"/>
            <w:szCs w:val="24"/>
          </w:rPr>
          <w:t xml:space="preserve">The availability of Landsat observations for all </w:t>
        </w:r>
      </w:ins>
      <w:ins w:id="975" w:author="Jakob Johann Assmann" w:date="2022-01-18T11:28:00Z">
        <w:r w:rsidR="0055286D">
          <w:rPr>
            <w:rFonts w:ascii="Times New Roman" w:hAnsi="Times New Roman" w:cs="Times New Roman"/>
            <w:sz w:val="24"/>
            <w:szCs w:val="24"/>
          </w:rPr>
          <w:t>point locations (“</w:t>
        </w:r>
        <w:proofErr w:type="spellStart"/>
        <w:r w:rsidR="0055286D">
          <w:rPr>
            <w:rFonts w:ascii="Times New Roman" w:hAnsi="Times New Roman" w:cs="Times New Roman"/>
            <w:sz w:val="24"/>
            <w:szCs w:val="24"/>
          </w:rPr>
          <w:t>sample.ids</w:t>
        </w:r>
        <w:proofErr w:type="spellEnd"/>
        <w:r w:rsidR="0055286D">
          <w:rPr>
            <w:rFonts w:ascii="Times New Roman" w:hAnsi="Times New Roman" w:cs="Times New Roman"/>
            <w:sz w:val="24"/>
            <w:szCs w:val="24"/>
          </w:rPr>
          <w:t>”) in the remaining dataset</w:t>
        </w:r>
      </w:ins>
      <w:ins w:id="976" w:author="Jakob Johann Assmann" w:date="2022-01-18T11:26:00Z">
        <w:r w:rsidR="0055286D">
          <w:rPr>
            <w:rFonts w:ascii="Times New Roman" w:hAnsi="Times New Roman" w:cs="Times New Roman"/>
            <w:sz w:val="24"/>
            <w:szCs w:val="24"/>
          </w:rPr>
          <w:t xml:space="preserve"> </w:t>
        </w:r>
      </w:ins>
      <w:ins w:id="977" w:author="Jakob Johann Assmann" w:date="2022-01-18T11:27:00Z">
        <w:r w:rsidR="0055286D">
          <w:rPr>
            <w:rFonts w:ascii="Times New Roman" w:hAnsi="Times New Roman" w:cs="Times New Roman"/>
            <w:sz w:val="24"/>
            <w:szCs w:val="24"/>
          </w:rPr>
          <w:t xml:space="preserve">can then be visualized using </w:t>
        </w:r>
        <w:proofErr w:type="spellStart"/>
        <w:r w:rsidR="0055286D" w:rsidRPr="0055286D">
          <w:rPr>
            <w:rFonts w:ascii="Times New Roman" w:hAnsi="Times New Roman" w:cs="Times New Roman"/>
            <w:i/>
            <w:iCs/>
            <w:sz w:val="24"/>
            <w:szCs w:val="24"/>
            <w:rPrChange w:id="978" w:author="Jakob Johann Assmann" w:date="2022-01-18T11:27:00Z">
              <w:rPr>
                <w:rFonts w:ascii="Times New Roman" w:hAnsi="Times New Roman" w:cs="Times New Roman"/>
                <w:sz w:val="24"/>
                <w:szCs w:val="24"/>
              </w:rPr>
            </w:rPrChange>
          </w:rPr>
          <w:t>lsat_summarize_data_</w:t>
        </w:r>
        <w:proofErr w:type="gramStart"/>
        <w:r w:rsidR="0055286D" w:rsidRPr="0055286D">
          <w:rPr>
            <w:rFonts w:ascii="Times New Roman" w:hAnsi="Times New Roman" w:cs="Times New Roman"/>
            <w:i/>
            <w:iCs/>
            <w:sz w:val="24"/>
            <w:szCs w:val="24"/>
            <w:rPrChange w:id="979" w:author="Jakob Johann Assmann" w:date="2022-01-18T11:27:00Z">
              <w:rPr>
                <w:rFonts w:ascii="Times New Roman" w:hAnsi="Times New Roman" w:cs="Times New Roman"/>
                <w:sz w:val="24"/>
                <w:szCs w:val="24"/>
              </w:rPr>
            </w:rPrChange>
          </w:rPr>
          <w:t>avail</w:t>
        </w:r>
        <w:proofErr w:type="spellEnd"/>
        <w:r w:rsidR="0055286D" w:rsidRPr="0055286D">
          <w:rPr>
            <w:rFonts w:ascii="Times New Roman" w:hAnsi="Times New Roman" w:cs="Times New Roman"/>
            <w:sz w:val="24"/>
            <w:szCs w:val="24"/>
          </w:rPr>
          <w:t>(</w:t>
        </w:r>
        <w:proofErr w:type="gramEnd"/>
        <w:r w:rsidR="0055286D" w:rsidRPr="0055286D">
          <w:rPr>
            <w:rFonts w:ascii="Times New Roman" w:hAnsi="Times New Roman" w:cs="Times New Roman"/>
            <w:sz w:val="24"/>
            <w:szCs w:val="24"/>
          </w:rPr>
          <w:t>)</w:t>
        </w:r>
        <w:r w:rsidR="0055286D">
          <w:rPr>
            <w:rFonts w:ascii="Times New Roman" w:hAnsi="Times New Roman" w:cs="Times New Roman"/>
            <w:sz w:val="24"/>
            <w:szCs w:val="24"/>
          </w:rPr>
          <w:t>.</w:t>
        </w:r>
      </w:ins>
      <w:ins w:id="980" w:author="Jakob Johann Assmann" w:date="2022-01-18T11:28:00Z">
        <w:r w:rsidR="0055286D">
          <w:rPr>
            <w:rFonts w:ascii="Times New Roman" w:hAnsi="Times New Roman" w:cs="Times New Roman"/>
            <w:sz w:val="24"/>
            <w:szCs w:val="24"/>
          </w:rPr>
          <w:t xml:space="preserve"> In the case of the pixel </w:t>
        </w:r>
      </w:ins>
      <w:ins w:id="981" w:author="Jakob Johann Assmann" w:date="2022-01-18T13:06:00Z">
        <w:r w:rsidR="000B4516">
          <w:rPr>
            <w:rFonts w:ascii="Times New Roman" w:hAnsi="Times New Roman" w:cs="Times New Roman"/>
            <w:sz w:val="24"/>
            <w:szCs w:val="24"/>
          </w:rPr>
          <w:t>centers</w:t>
        </w:r>
      </w:ins>
      <w:ins w:id="982" w:author="Jakob Johann Assmann" w:date="2022-01-18T11:28:00Z">
        <w:r w:rsidR="0055286D">
          <w:rPr>
            <w:rFonts w:ascii="Times New Roman" w:hAnsi="Times New Roman" w:cs="Times New Roman"/>
            <w:sz w:val="24"/>
            <w:szCs w:val="24"/>
          </w:rPr>
          <w:t xml:space="preserve"> across the study area on </w:t>
        </w:r>
        <w:proofErr w:type="spellStart"/>
        <w:r w:rsidR="0055286D">
          <w:rPr>
            <w:rFonts w:ascii="Times New Roman" w:hAnsi="Times New Roman" w:cs="Times New Roman"/>
            <w:sz w:val="24"/>
            <w:szCs w:val="24"/>
          </w:rPr>
          <w:t>Disko</w:t>
        </w:r>
        <w:proofErr w:type="spellEnd"/>
        <w:r w:rsidR="0055286D">
          <w:rPr>
            <w:rFonts w:ascii="Times New Roman" w:hAnsi="Times New Roman" w:cs="Times New Roman"/>
            <w:sz w:val="24"/>
            <w:szCs w:val="24"/>
          </w:rPr>
          <w:t xml:space="preserve"> Island, the </w:t>
        </w:r>
      </w:ins>
      <w:ins w:id="983" w:author="Jakob Johann Assmann" w:date="2022-01-18T11:31:00Z">
        <w:r w:rsidR="00605B35">
          <w:rPr>
            <w:rFonts w:ascii="Times New Roman" w:hAnsi="Times New Roman" w:cs="Times New Roman"/>
            <w:sz w:val="24"/>
            <w:szCs w:val="24"/>
          </w:rPr>
          <w:t xml:space="preserve">number of observations </w:t>
        </w:r>
      </w:ins>
      <w:ins w:id="984" w:author="Jakob Johann Assmann" w:date="2022-01-18T14:17:00Z">
        <w:r w:rsidR="00FC5166">
          <w:rPr>
            <w:rFonts w:ascii="Times New Roman" w:hAnsi="Times New Roman" w:cs="Times New Roman"/>
            <w:sz w:val="24"/>
            <w:szCs w:val="24"/>
          </w:rPr>
          <w:t>is</w:t>
        </w:r>
      </w:ins>
      <w:ins w:id="985" w:author="Jakob Johann Assmann" w:date="2022-01-18T11:31:00Z">
        <w:r w:rsidR="00605B35">
          <w:rPr>
            <w:rFonts w:ascii="Times New Roman" w:hAnsi="Times New Roman" w:cs="Times New Roman"/>
            <w:sz w:val="24"/>
            <w:szCs w:val="24"/>
          </w:rPr>
          <w:t xml:space="preserve"> </w:t>
        </w:r>
      </w:ins>
      <w:ins w:id="986" w:author="Jakob Johann Assmann" w:date="2022-01-18T11:29:00Z">
        <w:r w:rsidR="0055286D">
          <w:rPr>
            <w:rFonts w:ascii="Times New Roman" w:hAnsi="Times New Roman" w:cs="Times New Roman"/>
            <w:sz w:val="24"/>
            <w:szCs w:val="24"/>
          </w:rPr>
          <w:t>poor before the year 2000</w:t>
        </w:r>
      </w:ins>
      <w:ins w:id="987" w:author="Jakob Johann Assmann" w:date="2022-01-18T11:36:00Z">
        <w:r w:rsidR="00605B35">
          <w:rPr>
            <w:rFonts w:ascii="Times New Roman" w:hAnsi="Times New Roman" w:cs="Times New Roman"/>
            <w:sz w:val="24"/>
            <w:szCs w:val="24"/>
          </w:rPr>
          <w:t xml:space="preserve"> </w:t>
        </w:r>
      </w:ins>
      <w:ins w:id="988" w:author="Jakob Johann Assmann" w:date="2022-01-18T14:17:00Z">
        <w:r w:rsidR="00FC5166">
          <w:rPr>
            <w:rFonts w:ascii="Times New Roman" w:hAnsi="Times New Roman" w:cs="Times New Roman"/>
            <w:sz w:val="24"/>
            <w:szCs w:val="24"/>
          </w:rPr>
          <w:t xml:space="preserve">- </w:t>
        </w:r>
      </w:ins>
      <w:ins w:id="989" w:author="Jakob Johann Assmann" w:date="2022-01-18T11:36:00Z">
        <w:r w:rsidR="00605B35">
          <w:rPr>
            <w:rFonts w:ascii="Times New Roman" w:hAnsi="Times New Roman" w:cs="Times New Roman"/>
            <w:sz w:val="24"/>
            <w:szCs w:val="24"/>
          </w:rPr>
          <w:t>as highlighted by the graph that is automatically generated by the function</w:t>
        </w:r>
      </w:ins>
      <w:ins w:id="990" w:author="Jakob Johann Assmann" w:date="2022-01-18T11:34:00Z">
        <w:r w:rsidR="00605B35">
          <w:rPr>
            <w:rFonts w:ascii="Times New Roman" w:hAnsi="Times New Roman" w:cs="Times New Roman"/>
            <w:sz w:val="24"/>
            <w:szCs w:val="24"/>
          </w:rPr>
          <w:t xml:space="preserve"> (Figure 3)</w:t>
        </w:r>
      </w:ins>
      <w:ins w:id="991" w:author="Jakob Johann Assmann" w:date="2022-01-18T11:29:00Z">
        <w:r w:rsidR="0055286D">
          <w:rPr>
            <w:rFonts w:ascii="Times New Roman" w:hAnsi="Times New Roman" w:cs="Times New Roman"/>
            <w:sz w:val="24"/>
            <w:szCs w:val="24"/>
          </w:rPr>
          <w:t xml:space="preserve">. </w:t>
        </w:r>
      </w:ins>
      <w:ins w:id="992" w:author="Jakob Johann Assmann" w:date="2022-01-18T11:32:00Z">
        <w:r w:rsidR="00605B35">
          <w:rPr>
            <w:rFonts w:ascii="Times New Roman" w:hAnsi="Times New Roman" w:cs="Times New Roman"/>
            <w:sz w:val="24"/>
            <w:szCs w:val="24"/>
          </w:rPr>
          <w:t>We</w:t>
        </w:r>
      </w:ins>
      <w:ins w:id="993" w:author="Jakob Johann Assmann" w:date="2022-01-18T14:17:00Z">
        <w:r w:rsidR="00FC5166">
          <w:rPr>
            <w:rFonts w:ascii="Times New Roman" w:hAnsi="Times New Roman" w:cs="Times New Roman"/>
            <w:sz w:val="24"/>
            <w:szCs w:val="24"/>
          </w:rPr>
          <w:t xml:space="preserve"> will</w:t>
        </w:r>
      </w:ins>
      <w:ins w:id="994" w:author="Jakob Johann Assmann" w:date="2022-01-18T11:32:00Z">
        <w:r w:rsidR="00605B35">
          <w:rPr>
            <w:rFonts w:ascii="Times New Roman" w:hAnsi="Times New Roman" w:cs="Times New Roman"/>
            <w:sz w:val="24"/>
            <w:szCs w:val="24"/>
          </w:rPr>
          <w:t xml:space="preserve"> ke</w:t>
        </w:r>
      </w:ins>
      <w:ins w:id="995" w:author="Jakob Johann Assmann" w:date="2022-01-18T11:36:00Z">
        <w:r w:rsidR="00605B35">
          <w:rPr>
            <w:rFonts w:ascii="Times New Roman" w:hAnsi="Times New Roman" w:cs="Times New Roman"/>
            <w:sz w:val="24"/>
            <w:szCs w:val="24"/>
          </w:rPr>
          <w:t>e</w:t>
        </w:r>
      </w:ins>
      <w:ins w:id="996" w:author="Jakob Johann Assmann" w:date="2022-01-18T11:32:00Z">
        <w:r w:rsidR="00605B35">
          <w:rPr>
            <w:rFonts w:ascii="Times New Roman" w:hAnsi="Times New Roman" w:cs="Times New Roman"/>
            <w:sz w:val="24"/>
            <w:szCs w:val="24"/>
          </w:rPr>
          <w:t xml:space="preserve">p this in mind </w:t>
        </w:r>
      </w:ins>
      <w:ins w:id="997" w:author="Jakob Johann Assmann" w:date="2022-01-18T11:36:00Z">
        <w:r w:rsidR="00605B35">
          <w:rPr>
            <w:rFonts w:ascii="Times New Roman" w:hAnsi="Times New Roman" w:cs="Times New Roman"/>
            <w:sz w:val="24"/>
            <w:szCs w:val="24"/>
          </w:rPr>
          <w:t>for the</w:t>
        </w:r>
      </w:ins>
      <w:ins w:id="998" w:author="Jakob Johann Assmann" w:date="2022-01-18T11:37:00Z">
        <w:r w:rsidR="00552762">
          <w:rPr>
            <w:rFonts w:ascii="Times New Roman" w:hAnsi="Times New Roman" w:cs="Times New Roman"/>
            <w:sz w:val="24"/>
            <w:szCs w:val="24"/>
          </w:rPr>
          <w:t xml:space="preserve"> analysis of the </w:t>
        </w:r>
      </w:ins>
      <w:ins w:id="999" w:author="Jakob Johann Assmann" w:date="2022-01-18T11:32:00Z">
        <w:r w:rsidR="00605B35">
          <w:rPr>
            <w:rFonts w:ascii="Times New Roman" w:hAnsi="Times New Roman" w:cs="Times New Roman"/>
            <w:sz w:val="24"/>
            <w:szCs w:val="24"/>
          </w:rPr>
          <w:t xml:space="preserve">greenness time-series </w:t>
        </w:r>
      </w:ins>
      <w:ins w:id="1000" w:author="Jakob Johann Assmann" w:date="2022-01-18T11:37:00Z">
        <w:r w:rsidR="00552762">
          <w:rPr>
            <w:rFonts w:ascii="Times New Roman" w:hAnsi="Times New Roman" w:cs="Times New Roman"/>
            <w:sz w:val="24"/>
            <w:szCs w:val="24"/>
          </w:rPr>
          <w:t xml:space="preserve">and </w:t>
        </w:r>
      </w:ins>
      <w:ins w:id="1001" w:author="Jakob Johann Assmann" w:date="2022-01-18T14:18:00Z">
        <w:r w:rsidR="00FC5166">
          <w:rPr>
            <w:rFonts w:ascii="Times New Roman" w:hAnsi="Times New Roman" w:cs="Times New Roman"/>
            <w:sz w:val="24"/>
            <w:szCs w:val="24"/>
          </w:rPr>
          <w:t>it</w:t>
        </w:r>
      </w:ins>
      <w:ins w:id="1002" w:author="Jakob Johann Assmann" w:date="2022-01-18T11:32:00Z">
        <w:r w:rsidR="00605B35">
          <w:rPr>
            <w:rFonts w:ascii="Times New Roman" w:hAnsi="Times New Roman" w:cs="Times New Roman"/>
            <w:sz w:val="24"/>
            <w:szCs w:val="24"/>
          </w:rPr>
          <w:t xml:space="preserve"> to the years between 2000 and 2020</w:t>
        </w:r>
      </w:ins>
      <w:ins w:id="1003" w:author="Jakob Johann Assmann" w:date="2022-01-18T14:18:00Z">
        <w:r w:rsidR="00FC5166">
          <w:rPr>
            <w:rFonts w:ascii="Times New Roman" w:hAnsi="Times New Roman" w:cs="Times New Roman"/>
            <w:sz w:val="24"/>
            <w:szCs w:val="24"/>
          </w:rPr>
          <w:t xml:space="preserve"> later on</w:t>
        </w:r>
      </w:ins>
      <w:ins w:id="1004" w:author="Jakob Johann Assmann" w:date="2022-01-18T11:32:00Z">
        <w:r w:rsidR="00605B35">
          <w:rPr>
            <w:rFonts w:ascii="Times New Roman" w:hAnsi="Times New Roman" w:cs="Times New Roman"/>
            <w:sz w:val="24"/>
            <w:szCs w:val="24"/>
          </w:rPr>
          <w:t xml:space="preserve">. </w:t>
        </w:r>
      </w:ins>
      <w:ins w:id="1005" w:author="Jakob Johann Assmann" w:date="2022-01-18T14:18:00Z">
        <w:r w:rsidR="00FC5166">
          <w:rPr>
            <w:rFonts w:ascii="Times New Roman" w:hAnsi="Times New Roman" w:cs="Times New Roman"/>
            <w:sz w:val="24"/>
            <w:szCs w:val="24"/>
          </w:rPr>
          <w:t>Finally,</w:t>
        </w:r>
      </w:ins>
      <w:ins w:id="1006" w:author="Jakob Johann Assmann" w:date="2022-01-18T11:38:00Z">
        <w:r w:rsidR="00552762">
          <w:rPr>
            <w:rFonts w:ascii="Times New Roman" w:hAnsi="Times New Roman" w:cs="Times New Roman"/>
            <w:sz w:val="24"/>
            <w:szCs w:val="24"/>
          </w:rPr>
          <w:t xml:space="preserve"> the NDVI is calculated using the </w:t>
        </w:r>
        <w:proofErr w:type="spellStart"/>
        <w:r w:rsidR="00552762" w:rsidRPr="00552762">
          <w:rPr>
            <w:rFonts w:ascii="Times New Roman" w:hAnsi="Times New Roman" w:cs="Times New Roman"/>
            <w:sz w:val="24"/>
            <w:szCs w:val="24"/>
          </w:rPr>
          <w:t>lsat_calc_spec_</w:t>
        </w:r>
        <w:proofErr w:type="gramStart"/>
        <w:r w:rsidR="00552762" w:rsidRPr="00552762">
          <w:rPr>
            <w:rFonts w:ascii="Times New Roman" w:hAnsi="Times New Roman" w:cs="Times New Roman"/>
            <w:sz w:val="24"/>
            <w:szCs w:val="24"/>
          </w:rPr>
          <w:t>index</w:t>
        </w:r>
        <w:proofErr w:type="spellEnd"/>
        <w:r w:rsidR="00552762">
          <w:rPr>
            <w:rFonts w:ascii="Times New Roman" w:hAnsi="Times New Roman" w:cs="Times New Roman"/>
            <w:sz w:val="24"/>
            <w:szCs w:val="24"/>
          </w:rPr>
          <w:t>(</w:t>
        </w:r>
        <w:proofErr w:type="gramEnd"/>
        <w:r w:rsidR="00552762">
          <w:rPr>
            <w:rFonts w:ascii="Times New Roman" w:hAnsi="Times New Roman" w:cs="Times New Roman"/>
            <w:sz w:val="24"/>
            <w:szCs w:val="24"/>
          </w:rPr>
          <w:t xml:space="preserve">) function and the dataset is ready for the sensor cross-calibration and phenological modelling. </w:t>
        </w:r>
      </w:ins>
    </w:p>
    <w:p w14:paraId="76DE02DF" w14:textId="77777777" w:rsidR="00552762" w:rsidRPr="00817E57" w:rsidRDefault="00552762" w:rsidP="0094458F">
      <w:pPr>
        <w:pStyle w:val="NoSpacing"/>
        <w:rPr>
          <w:ins w:id="1007" w:author="Jakob Johann Assmann" w:date="2022-01-18T11:04:00Z"/>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ins w:id="1008" w:author="Jakob Johann Assmann" w:date="2022-01-18T13:03:00Z">
        <w:r>
          <w:rPr>
            <w:rFonts w:ascii="Times New Roman" w:hAnsi="Times New Roman" w:cs="Times New Roman"/>
            <w:sz w:val="24"/>
            <w:szCs w:val="24"/>
          </w:rPr>
          <w:t xml:space="preserve">Code </w:t>
        </w:r>
      </w:ins>
      <w:ins w:id="1009" w:author="Jakob Johann Assmann" w:date="2022-01-18T11:39:00Z">
        <w:r w:rsidR="00552762">
          <w:rPr>
            <w:rFonts w:ascii="Times New Roman" w:hAnsi="Times New Roman" w:cs="Times New Roman"/>
            <w:sz w:val="24"/>
            <w:szCs w:val="24"/>
          </w:rPr>
          <w:t xml:space="preserve">Box 2: </w:t>
        </w:r>
      </w:ins>
      <w:ins w:id="1010" w:author="Jakob Johann Assmann" w:date="2022-01-18T13:05:00Z">
        <w:r>
          <w:rPr>
            <w:rFonts w:ascii="Times New Roman" w:hAnsi="Times New Roman" w:cs="Times New Roman"/>
            <w:sz w:val="24"/>
            <w:szCs w:val="24"/>
          </w:rPr>
          <w:t>Derived</w:t>
        </w:r>
      </w:ins>
      <w:ins w:id="1011" w:author="Jakob Johann Assmann" w:date="2022-01-18T11:39:00Z">
        <w:r w:rsidR="00552762">
          <w:rPr>
            <w:rFonts w:ascii="Times New Roman" w:hAnsi="Times New Roman" w:cs="Times New Roman"/>
            <w:sz w:val="24"/>
            <w:szCs w:val="24"/>
          </w:rPr>
          <w:t xml:space="preserve"> vegetation greenness time series </w:t>
        </w:r>
      </w:ins>
      <w:ins w:id="1012" w:author="Jakob Johann Assmann" w:date="2022-01-18T11:40:00Z">
        <w:r w:rsidR="00552762">
          <w:rPr>
            <w:rFonts w:ascii="Times New Roman" w:hAnsi="Times New Roman" w:cs="Times New Roman"/>
            <w:sz w:val="24"/>
            <w:szCs w:val="24"/>
          </w:rPr>
          <w:t>from the raw Landsat data</w:t>
        </w:r>
      </w:ins>
    </w:p>
    <w:p w14:paraId="3B3790DA"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ins w:id="1013" w:author="Jakob Johann Assmann" w:date="2022-01-18T13:04:00Z"/>
          <w:rFonts w:ascii="Consolas" w:hAnsi="Consolas" w:cs="Times New Roman"/>
          <w:sz w:val="20"/>
          <w:szCs w:val="20"/>
          <w:lang w:val="da-DK"/>
        </w:rPr>
      </w:pPr>
    </w:p>
    <w:p w14:paraId="5DF9B6DA" w14:textId="609124A4" w:rsidR="008A44EA" w:rsidRPr="000B4516"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1014" w:author="Jakob Johann Assmann" w:date="2022-01-18T13:06:00Z">
            <w:rPr>
              <w:rFonts w:ascii="Times New Roman" w:hAnsi="Times New Roman" w:cs="Times New Roman"/>
              <w:i/>
              <w:iCs/>
              <w:sz w:val="24"/>
              <w:szCs w:val="24"/>
            </w:rPr>
          </w:rPrChange>
        </w:rPr>
        <w:pPrChange w:id="1015" w:author="Jakob Johann Assmann" w:date="2022-01-18T13:03:00Z">
          <w:pPr>
            <w:pStyle w:val="NoSpacing"/>
          </w:pPr>
        </w:pPrChange>
      </w:pPr>
      <w:r w:rsidRPr="000B4516">
        <w:rPr>
          <w:rFonts w:ascii="Consolas" w:hAnsi="Consolas" w:cs="Times New Roman"/>
          <w:sz w:val="20"/>
          <w:szCs w:val="20"/>
          <w:lang w:val="en-GB"/>
          <w:rPrChange w:id="1016" w:author="Jakob Johann Assmann" w:date="2022-01-18T13:06:00Z">
            <w:rPr>
              <w:rFonts w:ascii="Times New Roman" w:hAnsi="Times New Roman" w:cs="Times New Roman"/>
              <w:i/>
              <w:iCs/>
              <w:sz w:val="24"/>
              <w:szCs w:val="24"/>
            </w:rPr>
          </w:rPrChange>
        </w:rPr>
        <w:t xml:space="preserve"># </w:t>
      </w:r>
      <w:del w:id="1017" w:author="Jakob Johann Assmann" w:date="2022-01-18T11:40:00Z">
        <w:r w:rsidRPr="000B4516" w:rsidDel="00552762">
          <w:rPr>
            <w:rFonts w:ascii="Consolas" w:hAnsi="Consolas" w:cs="Times New Roman"/>
            <w:sz w:val="20"/>
            <w:szCs w:val="20"/>
            <w:lang w:val="en-GB"/>
            <w:rPrChange w:id="1018" w:author="Jakob Johann Assmann" w:date="2022-01-18T13:06:00Z">
              <w:rPr>
                <w:rFonts w:ascii="Times New Roman" w:hAnsi="Times New Roman" w:cs="Times New Roman"/>
                <w:i/>
                <w:iCs/>
                <w:sz w:val="24"/>
                <w:szCs w:val="24"/>
              </w:rPr>
            </w:rPrChange>
          </w:rPr>
          <w:delText xml:space="preserve">Create a list of </w:delText>
        </w:r>
        <w:r w:rsidR="003C7D0B" w:rsidRPr="000B4516" w:rsidDel="00552762">
          <w:rPr>
            <w:rFonts w:ascii="Consolas" w:hAnsi="Consolas" w:cs="Times New Roman"/>
            <w:sz w:val="20"/>
            <w:szCs w:val="20"/>
            <w:lang w:val="en-GB"/>
            <w:rPrChange w:id="1019" w:author="Jakob Johann Assmann" w:date="2022-01-18T13:06:00Z">
              <w:rPr>
                <w:rFonts w:ascii="Times New Roman" w:hAnsi="Times New Roman" w:cs="Times New Roman"/>
                <w:i/>
                <w:iCs/>
                <w:sz w:val="24"/>
                <w:szCs w:val="24"/>
              </w:rPr>
            </w:rPrChange>
          </w:rPr>
          <w:delText>CSV</w:delText>
        </w:r>
        <w:r w:rsidRPr="000B4516" w:rsidDel="00552762">
          <w:rPr>
            <w:rFonts w:ascii="Consolas" w:hAnsi="Consolas" w:cs="Times New Roman"/>
            <w:sz w:val="20"/>
            <w:szCs w:val="20"/>
            <w:lang w:val="en-GB"/>
            <w:rPrChange w:id="1020" w:author="Jakob Johann Assmann" w:date="2022-01-18T13:06:00Z">
              <w:rPr>
                <w:rFonts w:ascii="Times New Roman" w:hAnsi="Times New Roman" w:cs="Times New Roman"/>
                <w:i/>
                <w:iCs/>
                <w:sz w:val="24"/>
                <w:szCs w:val="24"/>
              </w:rPr>
            </w:rPrChange>
          </w:rPr>
          <w:delText xml:space="preserve"> files exported from GEE and then read them into R as a data.table object</w:delText>
        </w:r>
      </w:del>
      <w:ins w:id="1021" w:author="Jakob Johann Assmann" w:date="2022-01-18T11:40:00Z">
        <w:r w:rsidR="00552762" w:rsidRPr="000B4516">
          <w:rPr>
            <w:rFonts w:ascii="Consolas" w:hAnsi="Consolas" w:cs="Times New Roman"/>
            <w:sz w:val="20"/>
            <w:szCs w:val="20"/>
            <w:lang w:val="en-GB"/>
            <w:rPrChange w:id="1022" w:author="Jakob Johann Assmann" w:date="2022-01-18T13:06:00Z">
              <w:rPr>
                <w:rFonts w:ascii="Times New Roman" w:hAnsi="Times New Roman" w:cs="Times New Roman"/>
                <w:i/>
                <w:iCs/>
                <w:sz w:val="24"/>
                <w:szCs w:val="24"/>
              </w:rPr>
            </w:rPrChange>
          </w:rPr>
          <w:t xml:space="preserve">Import CSV exported with GEE as </w:t>
        </w:r>
        <w:proofErr w:type="spellStart"/>
        <w:proofErr w:type="gramStart"/>
        <w:r w:rsidR="00552762" w:rsidRPr="000B4516">
          <w:rPr>
            <w:rFonts w:ascii="Consolas" w:hAnsi="Consolas" w:cs="Times New Roman"/>
            <w:sz w:val="20"/>
            <w:szCs w:val="20"/>
            <w:lang w:val="en-GB"/>
            <w:rPrChange w:id="1023" w:author="Jakob Johann Assmann" w:date="2022-01-18T13:06:00Z">
              <w:rPr>
                <w:rFonts w:ascii="Times New Roman" w:hAnsi="Times New Roman" w:cs="Times New Roman"/>
                <w:i/>
                <w:iCs/>
                <w:sz w:val="24"/>
                <w:szCs w:val="24"/>
              </w:rPr>
            </w:rPrChange>
          </w:rPr>
          <w:t>data.table</w:t>
        </w:r>
        <w:proofErr w:type="spellEnd"/>
        <w:proofErr w:type="gramEnd"/>
        <w:r w:rsidR="00552762" w:rsidRPr="000B4516">
          <w:rPr>
            <w:rFonts w:ascii="Consolas" w:hAnsi="Consolas" w:cs="Times New Roman"/>
            <w:sz w:val="20"/>
            <w:szCs w:val="20"/>
            <w:lang w:val="en-GB"/>
            <w:rPrChange w:id="1024" w:author="Jakob Johann Assmann" w:date="2022-01-18T13:06:00Z">
              <w:rPr>
                <w:rFonts w:ascii="Times New Roman" w:hAnsi="Times New Roman" w:cs="Times New Roman"/>
                <w:i/>
                <w:iCs/>
                <w:sz w:val="24"/>
                <w:szCs w:val="24"/>
              </w:rPr>
            </w:rPrChange>
          </w:rPr>
          <w:t xml:space="preserve"> </w:t>
        </w:r>
      </w:ins>
      <w:del w:id="1025" w:author="Jakob Johann Assmann" w:date="2022-01-18T11:41:00Z">
        <w:r w:rsidRPr="000B4516" w:rsidDel="00552762">
          <w:rPr>
            <w:rFonts w:ascii="Consolas" w:hAnsi="Consolas" w:cs="Times New Roman"/>
            <w:sz w:val="20"/>
            <w:szCs w:val="20"/>
            <w:lang w:val="en-GB"/>
            <w:rPrChange w:id="1026" w:author="Jakob Johann Assmann" w:date="2022-01-18T13:06:00Z">
              <w:rPr>
                <w:rFonts w:ascii="Times New Roman" w:hAnsi="Times New Roman" w:cs="Times New Roman"/>
                <w:i/>
                <w:iCs/>
                <w:sz w:val="24"/>
                <w:szCs w:val="24"/>
              </w:rPr>
            </w:rPrChange>
          </w:rPr>
          <w:delText xml:space="preserve"> </w:delText>
        </w:r>
      </w:del>
    </w:p>
    <w:p w14:paraId="4FE8B744" w14:textId="0476EBB2" w:rsidR="008A44EA"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027" w:author="Jakob Johann Assmann" w:date="2022-01-18T11:41:00Z">
            <w:rPr>
              <w:rFonts w:ascii="Consolas" w:hAnsi="Consolas" w:cs="Times New Roman"/>
              <w:sz w:val="20"/>
              <w:szCs w:val="20"/>
            </w:rPr>
          </w:rPrChange>
        </w:rPr>
        <w:pPrChange w:id="1028" w:author="Jakob Johann Assmann" w:date="2022-01-18T13:03:00Z">
          <w:pPr>
            <w:pStyle w:val="NoSpacing"/>
          </w:pPr>
        </w:pPrChange>
      </w:pPr>
      <w:proofErr w:type="spellStart"/>
      <w:proofErr w:type="gramStart"/>
      <w:r w:rsidRPr="00552762">
        <w:rPr>
          <w:rFonts w:ascii="Consolas" w:hAnsi="Consolas" w:cs="Times New Roman"/>
          <w:sz w:val="20"/>
          <w:szCs w:val="20"/>
          <w:lang w:val="da-DK"/>
          <w:rPrChange w:id="1029" w:author="Jakob Johann Assmann" w:date="2022-01-18T11:41:00Z">
            <w:rPr>
              <w:rFonts w:ascii="Consolas" w:hAnsi="Consolas" w:cs="Times New Roman"/>
              <w:sz w:val="20"/>
              <w:szCs w:val="20"/>
            </w:rPr>
          </w:rPrChange>
        </w:rPr>
        <w:t>data.files</w:t>
      </w:r>
      <w:proofErr w:type="spellEnd"/>
      <w:proofErr w:type="gramEnd"/>
      <w:r w:rsidRPr="00552762">
        <w:rPr>
          <w:rFonts w:ascii="Consolas" w:hAnsi="Consolas" w:cs="Times New Roman"/>
          <w:sz w:val="20"/>
          <w:szCs w:val="20"/>
          <w:lang w:val="da-DK"/>
          <w:rPrChange w:id="1030" w:author="Jakob Johann Assmann" w:date="2022-01-18T11:41:00Z">
            <w:rPr>
              <w:rFonts w:ascii="Consolas" w:hAnsi="Consolas" w:cs="Times New Roman"/>
              <w:sz w:val="20"/>
              <w:szCs w:val="20"/>
            </w:rPr>
          </w:rPrChange>
        </w:rPr>
        <w:t xml:space="preserve"> &lt;- </w:t>
      </w:r>
      <w:proofErr w:type="spellStart"/>
      <w:r w:rsidRPr="00552762">
        <w:rPr>
          <w:rFonts w:ascii="Consolas" w:hAnsi="Consolas" w:cs="Times New Roman"/>
          <w:sz w:val="20"/>
          <w:szCs w:val="20"/>
          <w:lang w:val="da-DK"/>
          <w:rPrChange w:id="1031" w:author="Jakob Johann Assmann" w:date="2022-01-18T11:41:00Z">
            <w:rPr>
              <w:rFonts w:ascii="Consolas" w:hAnsi="Consolas" w:cs="Times New Roman"/>
              <w:sz w:val="20"/>
              <w:szCs w:val="20"/>
            </w:rPr>
          </w:rPrChange>
        </w:rPr>
        <w:t>list.files</w:t>
      </w:r>
      <w:proofErr w:type="spellEnd"/>
      <w:r w:rsidRPr="00552762">
        <w:rPr>
          <w:rFonts w:ascii="Consolas" w:hAnsi="Consolas" w:cs="Times New Roman"/>
          <w:sz w:val="20"/>
          <w:szCs w:val="20"/>
          <w:lang w:val="da-DK"/>
          <w:rPrChange w:id="1032" w:author="Jakob Johann Assmann" w:date="2022-01-18T11:41:00Z">
            <w:rPr>
              <w:rFonts w:ascii="Consolas" w:hAnsi="Consolas" w:cs="Times New Roman"/>
              <w:sz w:val="20"/>
              <w:szCs w:val="20"/>
            </w:rPr>
          </w:rPrChange>
        </w:rPr>
        <w:t>(‘~/</w:t>
      </w:r>
      <w:proofErr w:type="spellStart"/>
      <w:r w:rsidRPr="00552762">
        <w:rPr>
          <w:rFonts w:ascii="Consolas" w:hAnsi="Consolas" w:cs="Times New Roman"/>
          <w:sz w:val="20"/>
          <w:szCs w:val="20"/>
          <w:lang w:val="da-DK"/>
          <w:rPrChange w:id="1033" w:author="Jakob Johann Assmann" w:date="2022-01-18T11:41:00Z">
            <w:rPr>
              <w:rFonts w:ascii="Consolas" w:hAnsi="Consolas" w:cs="Times New Roman"/>
              <w:sz w:val="20"/>
              <w:szCs w:val="20"/>
            </w:rPr>
          </w:rPrChange>
        </w:rPr>
        <w:t>earth_engine</w:t>
      </w:r>
      <w:proofErr w:type="spellEnd"/>
      <w:r w:rsidRPr="00552762">
        <w:rPr>
          <w:rFonts w:ascii="Consolas" w:hAnsi="Consolas" w:cs="Times New Roman"/>
          <w:sz w:val="20"/>
          <w:szCs w:val="20"/>
          <w:lang w:val="da-DK"/>
          <w:rPrChange w:id="1034" w:author="Jakob Johann Assmann" w:date="2022-01-18T11:41:00Z">
            <w:rPr>
              <w:rFonts w:ascii="Consolas" w:hAnsi="Consolas" w:cs="Times New Roman"/>
              <w:sz w:val="20"/>
              <w:szCs w:val="20"/>
            </w:rPr>
          </w:rPrChange>
        </w:rPr>
        <w:t>/</w:t>
      </w:r>
      <w:proofErr w:type="spellStart"/>
      <w:r w:rsidR="00AA2D22" w:rsidRPr="00552762">
        <w:rPr>
          <w:rFonts w:ascii="Consolas" w:hAnsi="Consolas" w:cs="Times New Roman"/>
          <w:sz w:val="20"/>
          <w:szCs w:val="20"/>
          <w:lang w:val="da-DK"/>
          <w:rPrChange w:id="1035" w:author="Jakob Johann Assmann" w:date="2022-01-18T11:41:00Z">
            <w:rPr>
              <w:rFonts w:ascii="Consolas" w:hAnsi="Consolas" w:cs="Times New Roman"/>
              <w:sz w:val="20"/>
              <w:szCs w:val="20"/>
            </w:rPr>
          </w:rPrChange>
        </w:rPr>
        <w:t>lsat_disko</w:t>
      </w:r>
      <w:proofErr w:type="spellEnd"/>
      <w:r w:rsidR="00AA2D22" w:rsidRPr="00552762">
        <w:rPr>
          <w:rFonts w:ascii="Consolas" w:hAnsi="Consolas" w:cs="Times New Roman"/>
          <w:sz w:val="20"/>
          <w:szCs w:val="20"/>
          <w:lang w:val="da-DK"/>
          <w:rPrChange w:id="1036" w:author="Jakob Johann Assmann" w:date="2022-01-18T11:41:00Z">
            <w:rPr>
              <w:rFonts w:ascii="Consolas" w:hAnsi="Consolas" w:cs="Times New Roman"/>
              <w:sz w:val="20"/>
              <w:szCs w:val="20"/>
            </w:rPr>
          </w:rPrChange>
        </w:rPr>
        <w:t>’</w:t>
      </w:r>
      <w:r w:rsidRPr="00552762">
        <w:rPr>
          <w:rFonts w:ascii="Consolas" w:hAnsi="Consolas" w:cs="Times New Roman"/>
          <w:sz w:val="20"/>
          <w:szCs w:val="20"/>
          <w:lang w:val="da-DK"/>
          <w:rPrChange w:id="1037" w:author="Jakob Johann Assmann" w:date="2022-01-18T11:41:00Z">
            <w:rPr>
              <w:rFonts w:ascii="Consolas" w:hAnsi="Consolas" w:cs="Times New Roman"/>
              <w:sz w:val="20"/>
              <w:szCs w:val="20"/>
            </w:rPr>
          </w:rPrChange>
        </w:rPr>
        <w:t xml:space="preserve">, </w:t>
      </w:r>
      <w:proofErr w:type="spellStart"/>
      <w:r w:rsidRPr="00552762">
        <w:rPr>
          <w:rFonts w:ascii="Consolas" w:hAnsi="Consolas" w:cs="Times New Roman"/>
          <w:sz w:val="20"/>
          <w:szCs w:val="20"/>
          <w:lang w:val="da-DK"/>
          <w:rPrChange w:id="1038" w:author="Jakob Johann Assmann" w:date="2022-01-18T11:41:00Z">
            <w:rPr>
              <w:rFonts w:ascii="Consolas" w:hAnsi="Consolas" w:cs="Times New Roman"/>
              <w:sz w:val="20"/>
              <w:szCs w:val="20"/>
            </w:rPr>
          </w:rPrChange>
        </w:rPr>
        <w:t>full.names</w:t>
      </w:r>
      <w:proofErr w:type="spellEnd"/>
      <w:r w:rsidRPr="00552762">
        <w:rPr>
          <w:rFonts w:ascii="Consolas" w:hAnsi="Consolas" w:cs="Times New Roman"/>
          <w:sz w:val="20"/>
          <w:szCs w:val="20"/>
          <w:lang w:val="da-DK"/>
          <w:rPrChange w:id="1039" w:author="Jakob Johann Assmann" w:date="2022-01-18T11:41:00Z">
            <w:rPr>
              <w:rFonts w:ascii="Consolas" w:hAnsi="Consolas" w:cs="Times New Roman"/>
              <w:sz w:val="20"/>
              <w:szCs w:val="20"/>
            </w:rPr>
          </w:rPrChange>
        </w:rPr>
        <w:t xml:space="preserve"> = T)</w:t>
      </w:r>
    </w:p>
    <w:p w14:paraId="2DCB7F06" w14:textId="77777777" w:rsidR="008A44EA"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040" w:author="Jakob Johann Assmann" w:date="2022-01-18T11:41:00Z">
            <w:rPr>
              <w:rFonts w:ascii="Consolas" w:hAnsi="Consolas" w:cs="Times New Roman"/>
              <w:sz w:val="20"/>
              <w:szCs w:val="20"/>
            </w:rPr>
          </w:rPrChange>
        </w:rPr>
        <w:pPrChange w:id="1041" w:author="Jakob Johann Assmann" w:date="2022-01-18T13:03:00Z">
          <w:pPr>
            <w:pStyle w:val="NoSpacing"/>
          </w:pPr>
        </w:pPrChange>
      </w:pPr>
      <w:proofErr w:type="spellStart"/>
      <w:proofErr w:type="gramStart"/>
      <w:r w:rsidRPr="00552762">
        <w:rPr>
          <w:rFonts w:ascii="Consolas" w:hAnsi="Consolas" w:cs="Times New Roman"/>
          <w:sz w:val="20"/>
          <w:szCs w:val="20"/>
          <w:lang w:val="da-DK"/>
          <w:rPrChange w:id="1042" w:author="Jakob Johann Assmann" w:date="2022-01-18T11:41:00Z">
            <w:rPr>
              <w:rFonts w:ascii="Consolas" w:hAnsi="Consolas" w:cs="Times New Roman"/>
              <w:sz w:val="20"/>
              <w:szCs w:val="20"/>
            </w:rPr>
          </w:rPrChange>
        </w:rPr>
        <w:t>lsat.dt</w:t>
      </w:r>
      <w:proofErr w:type="spellEnd"/>
      <w:proofErr w:type="gramEnd"/>
      <w:r w:rsidRPr="00552762">
        <w:rPr>
          <w:rFonts w:ascii="Consolas" w:hAnsi="Consolas" w:cs="Times New Roman"/>
          <w:sz w:val="20"/>
          <w:szCs w:val="20"/>
          <w:lang w:val="da-DK"/>
          <w:rPrChange w:id="1043" w:author="Jakob Johann Assmann" w:date="2022-01-18T11:41:00Z">
            <w:rPr>
              <w:rFonts w:ascii="Consolas" w:hAnsi="Consolas" w:cs="Times New Roman"/>
              <w:sz w:val="20"/>
              <w:szCs w:val="20"/>
            </w:rPr>
          </w:rPrChange>
        </w:rPr>
        <w:t xml:space="preserve"> &lt;- </w:t>
      </w:r>
      <w:proofErr w:type="spellStart"/>
      <w:r w:rsidRPr="00552762">
        <w:rPr>
          <w:rFonts w:ascii="Consolas" w:hAnsi="Consolas" w:cs="Times New Roman"/>
          <w:sz w:val="20"/>
          <w:szCs w:val="20"/>
          <w:lang w:val="da-DK"/>
          <w:rPrChange w:id="1044" w:author="Jakob Johann Assmann" w:date="2022-01-18T11:41:00Z">
            <w:rPr>
              <w:rFonts w:ascii="Consolas" w:hAnsi="Consolas" w:cs="Times New Roman"/>
              <w:sz w:val="20"/>
              <w:szCs w:val="20"/>
            </w:rPr>
          </w:rPrChange>
        </w:rPr>
        <w:t>do.call</w:t>
      </w:r>
      <w:proofErr w:type="spellEnd"/>
      <w:r w:rsidRPr="00552762">
        <w:rPr>
          <w:rFonts w:ascii="Consolas" w:hAnsi="Consolas" w:cs="Times New Roman"/>
          <w:sz w:val="20"/>
          <w:szCs w:val="20"/>
          <w:lang w:val="da-DK"/>
          <w:rPrChange w:id="1045" w:author="Jakob Johann Assmann" w:date="2022-01-18T11:41:00Z">
            <w:rPr>
              <w:rFonts w:ascii="Consolas" w:hAnsi="Consolas" w:cs="Times New Roman"/>
              <w:sz w:val="20"/>
              <w:szCs w:val="20"/>
            </w:rPr>
          </w:rPrChange>
        </w:rPr>
        <w:t>("</w:t>
      </w:r>
      <w:proofErr w:type="spellStart"/>
      <w:r w:rsidRPr="00552762">
        <w:rPr>
          <w:rFonts w:ascii="Consolas" w:hAnsi="Consolas" w:cs="Times New Roman"/>
          <w:sz w:val="20"/>
          <w:szCs w:val="20"/>
          <w:lang w:val="da-DK"/>
          <w:rPrChange w:id="1046" w:author="Jakob Johann Assmann" w:date="2022-01-18T11:41:00Z">
            <w:rPr>
              <w:rFonts w:ascii="Consolas" w:hAnsi="Consolas" w:cs="Times New Roman"/>
              <w:sz w:val="20"/>
              <w:szCs w:val="20"/>
            </w:rPr>
          </w:rPrChange>
        </w:rPr>
        <w:t>rbind</w:t>
      </w:r>
      <w:proofErr w:type="spellEnd"/>
      <w:r w:rsidRPr="00552762">
        <w:rPr>
          <w:rFonts w:ascii="Consolas" w:hAnsi="Consolas" w:cs="Times New Roman"/>
          <w:sz w:val="20"/>
          <w:szCs w:val="20"/>
          <w:lang w:val="da-DK"/>
          <w:rPrChange w:id="1047" w:author="Jakob Johann Assmann" w:date="2022-01-18T11:41:00Z">
            <w:rPr>
              <w:rFonts w:ascii="Consolas" w:hAnsi="Consolas" w:cs="Times New Roman"/>
              <w:sz w:val="20"/>
              <w:szCs w:val="20"/>
            </w:rPr>
          </w:rPrChange>
        </w:rPr>
        <w:t xml:space="preserve">", </w:t>
      </w:r>
      <w:proofErr w:type="spellStart"/>
      <w:r w:rsidRPr="00552762">
        <w:rPr>
          <w:rFonts w:ascii="Consolas" w:hAnsi="Consolas" w:cs="Times New Roman"/>
          <w:sz w:val="20"/>
          <w:szCs w:val="20"/>
          <w:lang w:val="da-DK"/>
          <w:rPrChange w:id="1048" w:author="Jakob Johann Assmann" w:date="2022-01-18T11:41:00Z">
            <w:rPr>
              <w:rFonts w:ascii="Consolas" w:hAnsi="Consolas" w:cs="Times New Roman"/>
              <w:sz w:val="20"/>
              <w:szCs w:val="20"/>
            </w:rPr>
          </w:rPrChange>
        </w:rPr>
        <w:t>lapply</w:t>
      </w:r>
      <w:proofErr w:type="spellEnd"/>
      <w:r w:rsidRPr="00552762">
        <w:rPr>
          <w:rFonts w:ascii="Consolas" w:hAnsi="Consolas" w:cs="Times New Roman"/>
          <w:sz w:val="20"/>
          <w:szCs w:val="20"/>
          <w:lang w:val="da-DK"/>
          <w:rPrChange w:id="1049" w:author="Jakob Johann Assmann" w:date="2022-01-18T11:41:00Z">
            <w:rPr>
              <w:rFonts w:ascii="Consolas" w:hAnsi="Consolas" w:cs="Times New Roman"/>
              <w:sz w:val="20"/>
              <w:szCs w:val="20"/>
            </w:rPr>
          </w:rPrChange>
        </w:rPr>
        <w:t>(</w:t>
      </w:r>
      <w:proofErr w:type="spellStart"/>
      <w:r w:rsidRPr="00552762">
        <w:rPr>
          <w:rFonts w:ascii="Consolas" w:hAnsi="Consolas" w:cs="Times New Roman"/>
          <w:sz w:val="20"/>
          <w:szCs w:val="20"/>
          <w:lang w:val="da-DK"/>
          <w:rPrChange w:id="1050" w:author="Jakob Johann Assmann" w:date="2022-01-18T11:41:00Z">
            <w:rPr>
              <w:rFonts w:ascii="Consolas" w:hAnsi="Consolas" w:cs="Times New Roman"/>
              <w:sz w:val="20"/>
              <w:szCs w:val="20"/>
            </w:rPr>
          </w:rPrChange>
        </w:rPr>
        <w:t>data.files</w:t>
      </w:r>
      <w:proofErr w:type="spellEnd"/>
      <w:r w:rsidRPr="00552762">
        <w:rPr>
          <w:rFonts w:ascii="Consolas" w:hAnsi="Consolas" w:cs="Times New Roman"/>
          <w:sz w:val="20"/>
          <w:szCs w:val="20"/>
          <w:lang w:val="da-DK"/>
          <w:rPrChange w:id="1051" w:author="Jakob Johann Assmann" w:date="2022-01-18T11:41:00Z">
            <w:rPr>
              <w:rFonts w:ascii="Consolas" w:hAnsi="Consolas" w:cs="Times New Roman"/>
              <w:sz w:val="20"/>
              <w:szCs w:val="20"/>
            </w:rPr>
          </w:rPrChange>
        </w:rPr>
        <w:t xml:space="preserve">, </w:t>
      </w:r>
      <w:proofErr w:type="spellStart"/>
      <w:r w:rsidRPr="00552762">
        <w:rPr>
          <w:rFonts w:ascii="Consolas" w:hAnsi="Consolas" w:cs="Times New Roman"/>
          <w:sz w:val="20"/>
          <w:szCs w:val="20"/>
          <w:lang w:val="da-DK"/>
          <w:rPrChange w:id="1052" w:author="Jakob Johann Assmann" w:date="2022-01-18T11:41:00Z">
            <w:rPr>
              <w:rFonts w:ascii="Consolas" w:hAnsi="Consolas" w:cs="Times New Roman"/>
              <w:sz w:val="20"/>
              <w:szCs w:val="20"/>
            </w:rPr>
          </w:rPrChange>
        </w:rPr>
        <w:t>fread</w:t>
      </w:r>
      <w:proofErr w:type="spellEnd"/>
      <w:r w:rsidRPr="00552762">
        <w:rPr>
          <w:rFonts w:ascii="Consolas" w:hAnsi="Consolas" w:cs="Times New Roman"/>
          <w:sz w:val="20"/>
          <w:szCs w:val="20"/>
          <w:lang w:val="da-DK"/>
          <w:rPrChange w:id="1053" w:author="Jakob Johann Assmann" w:date="2022-01-18T11:41:00Z">
            <w:rPr>
              <w:rFonts w:ascii="Consolas" w:hAnsi="Consolas" w:cs="Times New Roman"/>
              <w:sz w:val="20"/>
              <w:szCs w:val="20"/>
            </w:rPr>
          </w:rPrChange>
        </w:rPr>
        <w:t>))</w:t>
      </w:r>
    </w:p>
    <w:p w14:paraId="72D4E26B" w14:textId="77777777" w:rsidR="008A44EA"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054" w:author="Jakob Johann Assmann" w:date="2022-01-18T11:41:00Z">
            <w:rPr>
              <w:rFonts w:ascii="Times New Roman" w:hAnsi="Times New Roman" w:cs="Times New Roman"/>
              <w:sz w:val="24"/>
              <w:szCs w:val="24"/>
            </w:rPr>
          </w:rPrChange>
        </w:rPr>
        <w:pPrChange w:id="1055" w:author="Jakob Johann Assmann" w:date="2022-01-18T13:03:00Z">
          <w:pPr>
            <w:pStyle w:val="NoSpacing"/>
          </w:pPr>
        </w:pPrChange>
      </w:pPr>
    </w:p>
    <w:p w14:paraId="6BFF0985" w14:textId="1E2B4D72" w:rsidR="008A44EA"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Change w:id="1056" w:author="Jakob Johann Assmann" w:date="2022-01-18T11:42:00Z">
            <w:rPr>
              <w:rFonts w:ascii="Times New Roman" w:hAnsi="Times New Roman" w:cs="Times New Roman"/>
              <w:i/>
              <w:iCs/>
              <w:sz w:val="24"/>
              <w:szCs w:val="24"/>
            </w:rPr>
          </w:rPrChange>
        </w:rPr>
        <w:pPrChange w:id="1057" w:author="Jakob Johann Assmann" w:date="2022-01-18T13:03:00Z">
          <w:pPr>
            <w:pStyle w:val="NoSpacing"/>
          </w:pPr>
        </w:pPrChange>
      </w:pPr>
      <w:r w:rsidRPr="00552762">
        <w:rPr>
          <w:rFonts w:ascii="Consolas" w:hAnsi="Consolas" w:cs="Times New Roman"/>
          <w:sz w:val="20"/>
          <w:szCs w:val="20"/>
          <w:lang w:val="en-GB"/>
          <w:rPrChange w:id="1058" w:author="Jakob Johann Assmann" w:date="2022-01-18T11:42:00Z">
            <w:rPr>
              <w:rFonts w:ascii="Times New Roman" w:hAnsi="Times New Roman" w:cs="Times New Roman"/>
              <w:i/>
              <w:iCs/>
              <w:sz w:val="24"/>
              <w:szCs w:val="24"/>
            </w:rPr>
          </w:rPrChange>
        </w:rPr>
        <w:t xml:space="preserve"># </w:t>
      </w:r>
      <w:ins w:id="1059" w:author="Jakob Johann Assmann" w:date="2022-01-18T11:41:00Z">
        <w:r w:rsidR="00552762" w:rsidRPr="00552762">
          <w:rPr>
            <w:rFonts w:ascii="Consolas" w:hAnsi="Consolas" w:cs="Times New Roman"/>
            <w:sz w:val="20"/>
            <w:szCs w:val="20"/>
            <w:lang w:val="en-GB"/>
            <w:rPrChange w:id="1060" w:author="Jakob Johann Assmann" w:date="2022-01-18T11:42:00Z">
              <w:rPr>
                <w:rFonts w:ascii="Times New Roman" w:hAnsi="Times New Roman" w:cs="Times New Roman"/>
                <w:i/>
                <w:iCs/>
                <w:sz w:val="24"/>
                <w:szCs w:val="24"/>
              </w:rPr>
            </w:rPrChange>
          </w:rPr>
          <w:t>(Re-)</w:t>
        </w:r>
      </w:ins>
      <w:del w:id="1061" w:author="Jakob Johann Assmann" w:date="2022-01-18T11:41:00Z">
        <w:r w:rsidRPr="00552762" w:rsidDel="00552762">
          <w:rPr>
            <w:rFonts w:ascii="Consolas" w:hAnsi="Consolas" w:cs="Times New Roman"/>
            <w:sz w:val="20"/>
            <w:szCs w:val="20"/>
            <w:lang w:val="en-GB"/>
            <w:rPrChange w:id="1062" w:author="Jakob Johann Assmann" w:date="2022-01-18T11:42:00Z">
              <w:rPr>
                <w:rFonts w:ascii="Times New Roman" w:hAnsi="Times New Roman" w:cs="Times New Roman"/>
                <w:i/>
                <w:iCs/>
                <w:sz w:val="24"/>
                <w:szCs w:val="24"/>
              </w:rPr>
            </w:rPrChange>
          </w:rPr>
          <w:delText>F</w:delText>
        </w:r>
      </w:del>
      <w:ins w:id="1063" w:author="Jakob Johann Assmann" w:date="2022-01-18T11:41:00Z">
        <w:r w:rsidR="00552762" w:rsidRPr="00552762">
          <w:rPr>
            <w:rFonts w:ascii="Consolas" w:hAnsi="Consolas" w:cs="Times New Roman"/>
            <w:sz w:val="20"/>
            <w:szCs w:val="20"/>
            <w:lang w:val="en-GB"/>
            <w:rPrChange w:id="1064" w:author="Jakob Johann Assmann" w:date="2022-01-18T11:42:00Z">
              <w:rPr>
                <w:rFonts w:ascii="Times New Roman" w:hAnsi="Times New Roman" w:cs="Times New Roman"/>
                <w:i/>
                <w:iCs/>
                <w:sz w:val="24"/>
                <w:szCs w:val="24"/>
              </w:rPr>
            </w:rPrChange>
          </w:rPr>
          <w:t>f</w:t>
        </w:r>
      </w:ins>
      <w:r w:rsidRPr="00552762">
        <w:rPr>
          <w:rFonts w:ascii="Consolas" w:hAnsi="Consolas" w:cs="Times New Roman"/>
          <w:sz w:val="20"/>
          <w:szCs w:val="20"/>
          <w:lang w:val="en-GB"/>
          <w:rPrChange w:id="1065" w:author="Jakob Johann Assmann" w:date="2022-01-18T11:42:00Z">
            <w:rPr>
              <w:rFonts w:ascii="Times New Roman" w:hAnsi="Times New Roman" w:cs="Times New Roman"/>
              <w:i/>
              <w:iCs/>
              <w:sz w:val="24"/>
              <w:szCs w:val="24"/>
            </w:rPr>
          </w:rPrChange>
        </w:rPr>
        <w:t xml:space="preserve">ormat the </w:t>
      </w:r>
      <w:del w:id="1066" w:author="Jakob Johann Assmann" w:date="2022-01-18T11:41:00Z">
        <w:r w:rsidRPr="00552762" w:rsidDel="00552762">
          <w:rPr>
            <w:rFonts w:ascii="Consolas" w:hAnsi="Consolas" w:cs="Times New Roman"/>
            <w:sz w:val="20"/>
            <w:szCs w:val="20"/>
            <w:lang w:val="en-GB"/>
            <w:rPrChange w:id="1067" w:author="Jakob Johann Assmann" w:date="2022-01-18T11:42:00Z">
              <w:rPr>
                <w:rFonts w:ascii="Times New Roman" w:hAnsi="Times New Roman" w:cs="Times New Roman"/>
                <w:i/>
                <w:iCs/>
                <w:sz w:val="24"/>
                <w:szCs w:val="24"/>
              </w:rPr>
            </w:rPrChange>
          </w:rPr>
          <w:delText>exported</w:delText>
        </w:r>
      </w:del>
      <w:ins w:id="1068" w:author="Jakob Johann Assmann" w:date="2022-01-18T11:41:00Z">
        <w:r w:rsidR="00552762" w:rsidRPr="00552762">
          <w:rPr>
            <w:rFonts w:ascii="Consolas" w:hAnsi="Consolas" w:cs="Times New Roman"/>
            <w:sz w:val="20"/>
            <w:szCs w:val="20"/>
            <w:lang w:val="en-GB"/>
            <w:rPrChange w:id="1069" w:author="Jakob Johann Assmann" w:date="2022-01-18T11:42:00Z">
              <w:rPr>
                <w:rFonts w:ascii="Times New Roman" w:hAnsi="Times New Roman" w:cs="Times New Roman"/>
                <w:i/>
                <w:iCs/>
                <w:sz w:val="24"/>
                <w:szCs w:val="24"/>
              </w:rPr>
            </w:rPrChange>
          </w:rPr>
          <w:t>imported raw</w:t>
        </w:r>
      </w:ins>
      <w:r w:rsidRPr="00552762">
        <w:rPr>
          <w:rFonts w:ascii="Consolas" w:hAnsi="Consolas" w:cs="Times New Roman"/>
          <w:sz w:val="20"/>
          <w:szCs w:val="20"/>
          <w:lang w:val="en-GB"/>
          <w:rPrChange w:id="1070" w:author="Jakob Johann Assmann" w:date="2022-01-18T11:42:00Z">
            <w:rPr>
              <w:rFonts w:ascii="Times New Roman" w:hAnsi="Times New Roman" w:cs="Times New Roman"/>
              <w:i/>
              <w:iCs/>
              <w:sz w:val="24"/>
              <w:szCs w:val="24"/>
            </w:rPr>
          </w:rPrChange>
        </w:rPr>
        <w:t xml:space="preserve"> data</w:t>
      </w:r>
    </w:p>
    <w:p w14:paraId="321D2DD3" w14:textId="77777777" w:rsidR="008A44EA" w:rsidRPr="00CC62F7"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071" w:author="Jakob Johann Assmann" w:date="2022-01-17T12:34:00Z">
            <w:rPr>
              <w:rFonts w:ascii="Consolas" w:hAnsi="Consolas" w:cs="Times New Roman"/>
              <w:sz w:val="20"/>
              <w:szCs w:val="20"/>
            </w:rPr>
          </w:rPrChange>
        </w:rPr>
        <w:pPrChange w:id="1072" w:author="Jakob Johann Assmann" w:date="2022-01-18T13:03:00Z">
          <w:pPr>
            <w:pStyle w:val="NoSpacing"/>
          </w:pPr>
        </w:pPrChange>
      </w:pPr>
      <w:proofErr w:type="spellStart"/>
      <w:proofErr w:type="gramStart"/>
      <w:r w:rsidRPr="00CC62F7">
        <w:rPr>
          <w:rFonts w:ascii="Consolas" w:hAnsi="Consolas" w:cs="Times New Roman"/>
          <w:sz w:val="20"/>
          <w:szCs w:val="20"/>
          <w:lang w:val="da-DK"/>
          <w:rPrChange w:id="1073" w:author="Jakob Johann Assmann" w:date="2022-01-17T12:34:00Z">
            <w:rPr>
              <w:rFonts w:ascii="Consolas" w:hAnsi="Consolas" w:cs="Times New Roman"/>
              <w:sz w:val="20"/>
              <w:szCs w:val="20"/>
            </w:rPr>
          </w:rPrChange>
        </w:rPr>
        <w:t>lsat.dt</w:t>
      </w:r>
      <w:proofErr w:type="spellEnd"/>
      <w:proofErr w:type="gramEnd"/>
      <w:r w:rsidRPr="00CC62F7">
        <w:rPr>
          <w:rFonts w:ascii="Consolas" w:hAnsi="Consolas" w:cs="Times New Roman"/>
          <w:sz w:val="20"/>
          <w:szCs w:val="20"/>
          <w:lang w:val="da-DK"/>
          <w:rPrChange w:id="1074" w:author="Jakob Johann Assmann" w:date="2022-01-17T12:34:00Z">
            <w:rPr>
              <w:rFonts w:ascii="Consolas" w:hAnsi="Consolas" w:cs="Times New Roman"/>
              <w:sz w:val="20"/>
              <w:szCs w:val="20"/>
            </w:rPr>
          </w:rPrChange>
        </w:rPr>
        <w:t xml:space="preserve"> &lt;- </w:t>
      </w:r>
      <w:proofErr w:type="spellStart"/>
      <w:r w:rsidRPr="00CC62F7">
        <w:rPr>
          <w:rFonts w:ascii="Consolas" w:hAnsi="Consolas" w:cs="Times New Roman"/>
          <w:sz w:val="20"/>
          <w:szCs w:val="20"/>
          <w:lang w:val="da-DK"/>
          <w:rPrChange w:id="1075" w:author="Jakob Johann Assmann" w:date="2022-01-17T12:34:00Z">
            <w:rPr>
              <w:rFonts w:ascii="Consolas" w:hAnsi="Consolas" w:cs="Times New Roman"/>
              <w:sz w:val="20"/>
              <w:szCs w:val="20"/>
            </w:rPr>
          </w:rPrChange>
        </w:rPr>
        <w:t>lsat_general_prep</w:t>
      </w:r>
      <w:proofErr w:type="spellEnd"/>
      <w:r w:rsidRPr="00CC62F7">
        <w:rPr>
          <w:rFonts w:ascii="Consolas" w:hAnsi="Consolas" w:cs="Times New Roman"/>
          <w:sz w:val="20"/>
          <w:szCs w:val="20"/>
          <w:lang w:val="da-DK"/>
          <w:rPrChange w:id="1076" w:author="Jakob Johann Assmann" w:date="2022-01-17T12:34:00Z">
            <w:rPr>
              <w:rFonts w:ascii="Consolas" w:hAnsi="Consolas" w:cs="Times New Roman"/>
              <w:sz w:val="20"/>
              <w:szCs w:val="20"/>
            </w:rPr>
          </w:rPrChange>
        </w:rPr>
        <w:t>(</w:t>
      </w:r>
      <w:proofErr w:type="spellStart"/>
      <w:r w:rsidRPr="00CC62F7">
        <w:rPr>
          <w:rFonts w:ascii="Consolas" w:hAnsi="Consolas" w:cs="Times New Roman"/>
          <w:sz w:val="20"/>
          <w:szCs w:val="20"/>
          <w:lang w:val="da-DK"/>
          <w:rPrChange w:id="1077" w:author="Jakob Johann Assmann" w:date="2022-01-17T12:34:00Z">
            <w:rPr>
              <w:rFonts w:ascii="Consolas" w:hAnsi="Consolas" w:cs="Times New Roman"/>
              <w:sz w:val="20"/>
              <w:szCs w:val="20"/>
            </w:rPr>
          </w:rPrChange>
        </w:rPr>
        <w:t>lsat.dt</w:t>
      </w:r>
      <w:proofErr w:type="spellEnd"/>
      <w:r w:rsidRPr="00CC62F7">
        <w:rPr>
          <w:rFonts w:ascii="Consolas" w:hAnsi="Consolas" w:cs="Times New Roman"/>
          <w:sz w:val="20"/>
          <w:szCs w:val="20"/>
          <w:lang w:val="da-DK"/>
          <w:rPrChange w:id="1078" w:author="Jakob Johann Assmann" w:date="2022-01-17T12:34:00Z">
            <w:rPr>
              <w:rFonts w:ascii="Consolas" w:hAnsi="Consolas" w:cs="Times New Roman"/>
              <w:sz w:val="20"/>
              <w:szCs w:val="20"/>
            </w:rPr>
          </w:rPrChange>
        </w:rPr>
        <w:t>)</w:t>
      </w:r>
    </w:p>
    <w:p w14:paraId="2473D0E5" w14:textId="77777777" w:rsidR="008A44EA"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079" w:author="Jakob Johann Assmann" w:date="2022-01-18T11:41:00Z">
            <w:rPr>
              <w:rFonts w:ascii="Times New Roman" w:hAnsi="Times New Roman" w:cs="Times New Roman"/>
              <w:sz w:val="24"/>
              <w:szCs w:val="24"/>
            </w:rPr>
          </w:rPrChange>
        </w:rPr>
        <w:pPrChange w:id="1080" w:author="Jakob Johann Assmann" w:date="2022-01-18T13:03:00Z">
          <w:pPr>
            <w:pStyle w:val="NoSpacing"/>
          </w:pPr>
        </w:pPrChange>
      </w:pPr>
    </w:p>
    <w:p w14:paraId="0A21A17C" w14:textId="7B8B14E7" w:rsidR="008A44EA" w:rsidRPr="00552762" w:rsidDel="0055286D"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del w:id="1081" w:author="Jakob Johann Assmann" w:date="2022-01-18T11:26:00Z"/>
          <w:rFonts w:ascii="Consolas" w:hAnsi="Consolas" w:cs="Times New Roman"/>
          <w:sz w:val="20"/>
          <w:szCs w:val="20"/>
          <w:lang w:val="da-DK"/>
          <w:rPrChange w:id="1082" w:author="Jakob Johann Assmann" w:date="2022-01-18T11:41:00Z">
            <w:rPr>
              <w:del w:id="1083" w:author="Jakob Johann Assmann" w:date="2022-01-18T11:26:00Z"/>
              <w:rFonts w:ascii="Times New Roman" w:hAnsi="Times New Roman" w:cs="Times New Roman"/>
              <w:i/>
              <w:iCs/>
              <w:sz w:val="24"/>
              <w:szCs w:val="24"/>
            </w:rPr>
          </w:rPrChange>
        </w:rPr>
        <w:pPrChange w:id="1084" w:author="Jakob Johann Assmann" w:date="2022-01-18T13:03:00Z">
          <w:pPr>
            <w:pStyle w:val="NoSpacing"/>
          </w:pPr>
        </w:pPrChange>
      </w:pPr>
      <w:r w:rsidRPr="00552762">
        <w:rPr>
          <w:rFonts w:ascii="Consolas" w:hAnsi="Consolas" w:cs="Times New Roman"/>
          <w:sz w:val="20"/>
          <w:szCs w:val="20"/>
          <w:lang w:val="da-DK"/>
          <w:rPrChange w:id="1085" w:author="Jakob Johann Assmann" w:date="2022-01-18T11:41:00Z">
            <w:rPr>
              <w:rFonts w:ascii="Times New Roman" w:hAnsi="Times New Roman" w:cs="Times New Roman"/>
              <w:i/>
              <w:iCs/>
              <w:sz w:val="24"/>
              <w:szCs w:val="24"/>
            </w:rPr>
          </w:rPrChange>
        </w:rPr>
        <w:t># Clean data by filtering clouds, snow, and water, as well as radiometric and geometric errors.</w:t>
      </w:r>
    </w:p>
    <w:p w14:paraId="760E7D15" w14:textId="39560327" w:rsidR="00817E57"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086" w:author="Jakob Johann Assmann" w:date="2022-01-18T11:41:00Z">
            <w:rPr>
              <w:rFonts w:ascii="Times New Roman" w:hAnsi="Times New Roman" w:cs="Times New Roman"/>
              <w:i/>
              <w:iCs/>
              <w:sz w:val="24"/>
              <w:szCs w:val="24"/>
            </w:rPr>
          </w:rPrChange>
        </w:rPr>
        <w:pPrChange w:id="1087" w:author="Jakob Johann Assmann" w:date="2022-01-18T13:03:00Z">
          <w:pPr>
            <w:pStyle w:val="NoSpacing"/>
          </w:pPr>
        </w:pPrChange>
      </w:pPr>
      <w:del w:id="1088" w:author="Jakob Johann Assmann" w:date="2022-01-18T11:26:00Z">
        <w:r w:rsidRPr="00552762" w:rsidDel="0055286D">
          <w:rPr>
            <w:rFonts w:ascii="Consolas" w:hAnsi="Consolas" w:cs="Times New Roman"/>
            <w:sz w:val="20"/>
            <w:szCs w:val="20"/>
            <w:lang w:val="da-DK"/>
            <w:rPrChange w:id="1089" w:author="Jakob Johann Assmann" w:date="2022-01-18T11:41:00Z">
              <w:rPr>
                <w:rFonts w:ascii="Times New Roman" w:hAnsi="Times New Roman" w:cs="Times New Roman"/>
                <w:i/>
                <w:iCs/>
                <w:sz w:val="24"/>
                <w:szCs w:val="24"/>
              </w:rPr>
            </w:rPrChange>
          </w:rPr>
          <w:delText xml:space="preserve"># </w:delText>
        </w:r>
      </w:del>
      <w:del w:id="1090" w:author="Jakob Johann Assmann" w:date="2022-01-18T11:04:00Z">
        <w:r w:rsidRPr="00552762" w:rsidDel="0094458F">
          <w:rPr>
            <w:rFonts w:ascii="Consolas" w:hAnsi="Consolas" w:cs="Times New Roman"/>
            <w:sz w:val="20"/>
            <w:szCs w:val="20"/>
            <w:lang w:val="da-DK"/>
            <w:rPrChange w:id="1091" w:author="Jakob Johann Assmann" w:date="2022-01-18T11:41:00Z">
              <w:rPr>
                <w:rFonts w:ascii="Times New Roman" w:hAnsi="Times New Roman" w:cs="Times New Roman"/>
                <w:i/>
                <w:iCs/>
                <w:sz w:val="24"/>
                <w:szCs w:val="24"/>
              </w:rPr>
            </w:rPrChange>
          </w:rPr>
          <w:delText>This step</w:delText>
        </w:r>
        <w:r w:rsidR="00817E57" w:rsidRPr="00552762" w:rsidDel="0094458F">
          <w:rPr>
            <w:rFonts w:ascii="Consolas" w:hAnsi="Consolas" w:cs="Times New Roman"/>
            <w:sz w:val="20"/>
            <w:szCs w:val="20"/>
            <w:lang w:val="da-DK"/>
            <w:rPrChange w:id="1092" w:author="Jakob Johann Assmann" w:date="2022-01-18T11:41:00Z">
              <w:rPr>
                <w:rFonts w:ascii="Times New Roman" w:hAnsi="Times New Roman" w:cs="Times New Roman"/>
                <w:sz w:val="24"/>
                <w:szCs w:val="24"/>
              </w:rPr>
            </w:rPrChange>
          </w:rPr>
          <w:delText xml:space="preserve"> removed </w:delText>
        </w:r>
        <w:r w:rsidR="00817E57" w:rsidRPr="00552762" w:rsidDel="0094458F">
          <w:rPr>
            <w:rFonts w:ascii="Consolas" w:hAnsi="Consolas" w:cs="Times New Roman"/>
            <w:sz w:val="20"/>
            <w:szCs w:val="20"/>
            <w:lang w:val="da-DK"/>
            <w:rPrChange w:id="1093" w:author="Jakob Johann Assmann" w:date="2022-01-18T11:41:00Z">
              <w:rPr>
                <w:rFonts w:ascii="Times New Roman" w:hAnsi="Times New Roman" w:cs="Times New Roman"/>
                <w:i/>
                <w:iCs/>
                <w:sz w:val="24"/>
                <w:szCs w:val="24"/>
              </w:rPr>
            </w:rPrChange>
          </w:rPr>
          <w:delText>1,817,683 of 2,452,693 observations (74.11%)</w:delText>
        </w:r>
      </w:del>
    </w:p>
    <w:p w14:paraId="473CBFAE" w14:textId="77777777" w:rsidR="008A44EA"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094" w:author="Jakob Johann Assmann" w:date="2022-01-18T11:41:00Z">
            <w:rPr>
              <w:rFonts w:ascii="Consolas" w:hAnsi="Consolas" w:cs="Times New Roman"/>
              <w:sz w:val="20"/>
              <w:szCs w:val="20"/>
            </w:rPr>
          </w:rPrChange>
        </w:rPr>
        <w:pPrChange w:id="1095" w:author="Jakob Johann Assmann" w:date="2022-01-18T13:03:00Z">
          <w:pPr>
            <w:pStyle w:val="NoSpacing"/>
          </w:pPr>
        </w:pPrChange>
      </w:pPr>
      <w:proofErr w:type="spellStart"/>
      <w:proofErr w:type="gramStart"/>
      <w:r w:rsidRPr="00552762">
        <w:rPr>
          <w:rFonts w:ascii="Consolas" w:hAnsi="Consolas" w:cs="Times New Roman"/>
          <w:sz w:val="20"/>
          <w:szCs w:val="20"/>
          <w:lang w:val="da-DK"/>
          <w:rPrChange w:id="1096" w:author="Jakob Johann Assmann" w:date="2022-01-18T11:41:00Z">
            <w:rPr>
              <w:rFonts w:ascii="Consolas" w:hAnsi="Consolas" w:cs="Times New Roman"/>
              <w:sz w:val="20"/>
              <w:szCs w:val="20"/>
            </w:rPr>
          </w:rPrChange>
        </w:rPr>
        <w:t>lsat.dt</w:t>
      </w:r>
      <w:proofErr w:type="spellEnd"/>
      <w:proofErr w:type="gramEnd"/>
      <w:r w:rsidRPr="00552762">
        <w:rPr>
          <w:rFonts w:ascii="Consolas" w:hAnsi="Consolas" w:cs="Times New Roman"/>
          <w:sz w:val="20"/>
          <w:szCs w:val="20"/>
          <w:lang w:val="da-DK"/>
          <w:rPrChange w:id="1097" w:author="Jakob Johann Assmann" w:date="2022-01-18T11:41:00Z">
            <w:rPr>
              <w:rFonts w:ascii="Consolas" w:hAnsi="Consolas" w:cs="Times New Roman"/>
              <w:sz w:val="20"/>
              <w:szCs w:val="20"/>
            </w:rPr>
          </w:rPrChange>
        </w:rPr>
        <w:t xml:space="preserve"> &lt;- </w:t>
      </w:r>
      <w:proofErr w:type="spellStart"/>
      <w:r w:rsidRPr="00552762">
        <w:rPr>
          <w:rFonts w:ascii="Consolas" w:hAnsi="Consolas" w:cs="Times New Roman"/>
          <w:sz w:val="20"/>
          <w:szCs w:val="20"/>
          <w:lang w:val="da-DK"/>
          <w:rPrChange w:id="1098" w:author="Jakob Johann Assmann" w:date="2022-01-18T11:41:00Z">
            <w:rPr>
              <w:rFonts w:ascii="Consolas" w:hAnsi="Consolas" w:cs="Times New Roman"/>
              <w:sz w:val="20"/>
              <w:szCs w:val="20"/>
            </w:rPr>
          </w:rPrChange>
        </w:rPr>
        <w:t>lsat_clean_data</w:t>
      </w:r>
      <w:proofErr w:type="spellEnd"/>
      <w:r w:rsidRPr="00552762">
        <w:rPr>
          <w:rFonts w:ascii="Consolas" w:hAnsi="Consolas" w:cs="Times New Roman"/>
          <w:sz w:val="20"/>
          <w:szCs w:val="20"/>
          <w:lang w:val="da-DK"/>
          <w:rPrChange w:id="1099" w:author="Jakob Johann Assmann" w:date="2022-01-18T11:41:00Z">
            <w:rPr>
              <w:rFonts w:ascii="Consolas" w:hAnsi="Consolas" w:cs="Times New Roman"/>
              <w:sz w:val="20"/>
              <w:szCs w:val="20"/>
            </w:rPr>
          </w:rPrChange>
        </w:rPr>
        <w:t>(</w:t>
      </w:r>
      <w:proofErr w:type="spellStart"/>
      <w:r w:rsidRPr="00552762">
        <w:rPr>
          <w:rFonts w:ascii="Consolas" w:hAnsi="Consolas" w:cs="Times New Roman"/>
          <w:sz w:val="20"/>
          <w:szCs w:val="20"/>
          <w:lang w:val="da-DK"/>
          <w:rPrChange w:id="1100" w:author="Jakob Johann Assmann" w:date="2022-01-18T11:41:00Z">
            <w:rPr>
              <w:rFonts w:ascii="Consolas" w:hAnsi="Consolas" w:cs="Times New Roman"/>
              <w:sz w:val="20"/>
              <w:szCs w:val="20"/>
            </w:rPr>
          </w:rPrChange>
        </w:rPr>
        <w:t>lsat.dt</w:t>
      </w:r>
      <w:proofErr w:type="spellEnd"/>
      <w:r w:rsidRPr="00552762">
        <w:rPr>
          <w:rFonts w:ascii="Consolas" w:hAnsi="Consolas" w:cs="Times New Roman"/>
          <w:sz w:val="20"/>
          <w:szCs w:val="20"/>
          <w:lang w:val="da-DK"/>
          <w:rPrChange w:id="1101" w:author="Jakob Johann Assmann" w:date="2022-01-18T11:41:00Z">
            <w:rPr>
              <w:rFonts w:ascii="Consolas" w:hAnsi="Consolas" w:cs="Times New Roman"/>
              <w:sz w:val="20"/>
              <w:szCs w:val="20"/>
            </w:rPr>
          </w:rPrChange>
        </w:rPr>
        <w:t>)</w:t>
      </w:r>
    </w:p>
    <w:p w14:paraId="00924171" w14:textId="2E904B1F" w:rsidR="008A44EA" w:rsidRPr="00552762" w:rsidRDefault="008A44EA"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102" w:author="Jakob Johann Assmann" w:date="2022-01-18T11:41:00Z">
            <w:rPr>
              <w:rFonts w:ascii="Times New Roman" w:hAnsi="Times New Roman" w:cs="Times New Roman"/>
              <w:sz w:val="24"/>
              <w:szCs w:val="24"/>
            </w:rPr>
          </w:rPrChange>
        </w:rPr>
        <w:pPrChange w:id="1103" w:author="Jakob Johann Assmann" w:date="2022-01-18T13:03:00Z">
          <w:pPr>
            <w:pStyle w:val="NoSpacing"/>
          </w:pPr>
        </w:pPrChange>
      </w:pPr>
    </w:p>
    <w:p w14:paraId="066C6069" w14:textId="77777777" w:rsidR="00552762" w:rsidRDefault="006E6ACB" w:rsidP="000B4516">
      <w:pPr>
        <w:pStyle w:val="NoSpacing"/>
        <w:pBdr>
          <w:top w:val="single" w:sz="4" w:space="1" w:color="auto"/>
          <w:left w:val="single" w:sz="4" w:space="4" w:color="auto"/>
          <w:bottom w:val="single" w:sz="4" w:space="1" w:color="auto"/>
          <w:right w:val="single" w:sz="4" w:space="4" w:color="auto"/>
        </w:pBdr>
        <w:shd w:val="pct12" w:color="auto" w:fill="auto"/>
        <w:rPr>
          <w:ins w:id="1104" w:author="Jakob Johann Assmann" w:date="2022-01-18T11:42:00Z"/>
          <w:rFonts w:ascii="Consolas" w:hAnsi="Consolas" w:cs="Times New Roman"/>
          <w:sz w:val="20"/>
          <w:szCs w:val="20"/>
          <w:lang w:val="da-DK"/>
        </w:rPr>
        <w:pPrChange w:id="1105" w:author="Jakob Johann Assmann" w:date="2022-01-18T13:03:00Z">
          <w:pPr>
            <w:pStyle w:val="NoSpacing"/>
            <w:shd w:val="pct12" w:color="auto" w:fill="auto"/>
          </w:pPr>
        </w:pPrChange>
      </w:pPr>
      <w:r w:rsidRPr="00552762">
        <w:rPr>
          <w:rFonts w:ascii="Consolas" w:hAnsi="Consolas" w:cs="Times New Roman"/>
          <w:sz w:val="20"/>
          <w:szCs w:val="20"/>
          <w:lang w:val="da-DK"/>
          <w:rPrChange w:id="1106" w:author="Jakob Johann Assmann" w:date="2022-01-18T11:41:00Z">
            <w:rPr>
              <w:rFonts w:ascii="Times New Roman" w:hAnsi="Times New Roman" w:cs="Times New Roman"/>
              <w:i/>
              <w:iCs/>
              <w:sz w:val="24"/>
              <w:szCs w:val="24"/>
            </w:rPr>
          </w:rPrChange>
        </w:rPr>
        <w:t># Summarize the availability of Landsat data for each pixel</w:t>
      </w:r>
      <w:r w:rsidR="00B2614B" w:rsidRPr="00552762">
        <w:rPr>
          <w:rFonts w:ascii="Consolas" w:hAnsi="Consolas" w:cs="Times New Roman"/>
          <w:sz w:val="20"/>
          <w:szCs w:val="20"/>
          <w:lang w:val="da-DK"/>
          <w:rPrChange w:id="1107" w:author="Jakob Johann Assmann" w:date="2022-01-18T11:41:00Z">
            <w:rPr>
              <w:rFonts w:ascii="Times New Roman" w:hAnsi="Times New Roman" w:cs="Times New Roman"/>
              <w:i/>
              <w:iCs/>
              <w:sz w:val="24"/>
              <w:szCs w:val="24"/>
            </w:rPr>
          </w:rPrChange>
        </w:rPr>
        <w:t xml:space="preserve"> and </w:t>
      </w:r>
    </w:p>
    <w:p w14:paraId="24327BC6" w14:textId="02B5B845" w:rsidR="006E6ACB" w:rsidRPr="00552762" w:rsidRDefault="00552762"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108" w:author="Jakob Johann Assmann" w:date="2022-01-18T11:41:00Z">
            <w:rPr>
              <w:rFonts w:ascii="Times New Roman" w:hAnsi="Times New Roman" w:cs="Times New Roman"/>
              <w:i/>
              <w:iCs/>
              <w:sz w:val="24"/>
              <w:szCs w:val="24"/>
            </w:rPr>
          </w:rPrChange>
        </w:rPr>
        <w:pPrChange w:id="1109" w:author="Jakob Johann Assmann" w:date="2022-01-18T13:03:00Z">
          <w:pPr>
            <w:pStyle w:val="NoSpacing"/>
          </w:pPr>
        </w:pPrChange>
      </w:pPr>
      <w:ins w:id="1110" w:author="Jakob Johann Assmann" w:date="2022-01-18T11:42:00Z">
        <w:r>
          <w:rPr>
            <w:rFonts w:ascii="Consolas" w:hAnsi="Consolas" w:cs="Times New Roman"/>
            <w:sz w:val="20"/>
            <w:szCs w:val="20"/>
            <w:lang w:val="da-DK"/>
          </w:rPr>
          <w:t xml:space="preserve"># </w:t>
        </w:r>
      </w:ins>
      <w:commentRangeStart w:id="1111"/>
      <w:r w:rsidR="00B2614B" w:rsidRPr="00552762">
        <w:rPr>
          <w:rFonts w:ascii="Consolas" w:hAnsi="Consolas" w:cs="Times New Roman"/>
          <w:sz w:val="20"/>
          <w:szCs w:val="20"/>
          <w:lang w:val="da-DK"/>
          <w:rPrChange w:id="1112" w:author="Jakob Johann Assmann" w:date="2022-01-18T11:41:00Z">
            <w:rPr>
              <w:rFonts w:ascii="Times New Roman" w:hAnsi="Times New Roman" w:cs="Times New Roman"/>
              <w:i/>
              <w:iCs/>
              <w:sz w:val="24"/>
              <w:szCs w:val="24"/>
            </w:rPr>
          </w:rPrChange>
        </w:rPr>
        <w:t xml:space="preserve">save </w:t>
      </w:r>
      <w:commentRangeEnd w:id="1111"/>
      <w:r>
        <w:rPr>
          <w:rStyle w:val="CommentReference"/>
        </w:rPr>
        <w:commentReference w:id="1111"/>
      </w:r>
      <w:r w:rsidR="00B2614B" w:rsidRPr="00552762">
        <w:rPr>
          <w:rFonts w:ascii="Consolas" w:hAnsi="Consolas" w:cs="Times New Roman"/>
          <w:sz w:val="20"/>
          <w:szCs w:val="20"/>
          <w:lang w:val="da-DK"/>
          <w:rPrChange w:id="1113" w:author="Jakob Johann Assmann" w:date="2022-01-18T11:41:00Z">
            <w:rPr>
              <w:rFonts w:ascii="Times New Roman" w:hAnsi="Times New Roman" w:cs="Times New Roman"/>
              <w:i/>
              <w:iCs/>
              <w:sz w:val="24"/>
              <w:szCs w:val="24"/>
            </w:rPr>
          </w:rPrChange>
        </w:rPr>
        <w:t xml:space="preserve">output </w:t>
      </w:r>
      <w:proofErr w:type="spellStart"/>
      <w:r w:rsidR="00B2614B" w:rsidRPr="00552762">
        <w:rPr>
          <w:rFonts w:ascii="Consolas" w:hAnsi="Consolas" w:cs="Times New Roman"/>
          <w:sz w:val="20"/>
          <w:szCs w:val="20"/>
          <w:lang w:val="da-DK"/>
          <w:rPrChange w:id="1114" w:author="Jakob Johann Assmann" w:date="2022-01-18T11:41:00Z">
            <w:rPr>
              <w:rFonts w:ascii="Times New Roman" w:hAnsi="Times New Roman" w:cs="Times New Roman"/>
              <w:i/>
              <w:iCs/>
              <w:sz w:val="24"/>
              <w:szCs w:val="24"/>
            </w:rPr>
          </w:rPrChange>
        </w:rPr>
        <w:t>figure</w:t>
      </w:r>
      <w:proofErr w:type="spellEnd"/>
      <w:r w:rsidR="00B2614B" w:rsidRPr="00552762">
        <w:rPr>
          <w:rFonts w:ascii="Consolas" w:hAnsi="Consolas" w:cs="Times New Roman"/>
          <w:sz w:val="20"/>
          <w:szCs w:val="20"/>
          <w:lang w:val="da-DK"/>
          <w:rPrChange w:id="1115" w:author="Jakob Johann Assmann" w:date="2022-01-18T11:41:00Z">
            <w:rPr>
              <w:rFonts w:ascii="Times New Roman" w:hAnsi="Times New Roman" w:cs="Times New Roman"/>
              <w:i/>
              <w:iCs/>
              <w:sz w:val="24"/>
              <w:szCs w:val="24"/>
            </w:rPr>
          </w:rPrChange>
        </w:rPr>
        <w:t xml:space="preserve"> (</w:t>
      </w:r>
      <w:proofErr w:type="spellStart"/>
      <w:r w:rsidR="00B2614B" w:rsidRPr="00552762">
        <w:rPr>
          <w:rFonts w:ascii="Consolas" w:hAnsi="Consolas" w:cs="Times New Roman"/>
          <w:sz w:val="20"/>
          <w:szCs w:val="20"/>
          <w:lang w:val="da-DK"/>
          <w:rPrChange w:id="1116" w:author="Jakob Johann Assmann" w:date="2022-01-18T11:41:00Z">
            <w:rPr>
              <w:rFonts w:ascii="Times New Roman" w:hAnsi="Times New Roman" w:cs="Times New Roman"/>
              <w:i/>
              <w:iCs/>
              <w:sz w:val="24"/>
              <w:szCs w:val="24"/>
            </w:rPr>
          </w:rPrChange>
        </w:rPr>
        <w:t>Figure</w:t>
      </w:r>
      <w:proofErr w:type="spellEnd"/>
      <w:r w:rsidR="00B2614B" w:rsidRPr="00552762">
        <w:rPr>
          <w:rFonts w:ascii="Consolas" w:hAnsi="Consolas" w:cs="Times New Roman"/>
          <w:sz w:val="20"/>
          <w:szCs w:val="20"/>
          <w:lang w:val="da-DK"/>
          <w:rPrChange w:id="1117" w:author="Jakob Johann Assmann" w:date="2022-01-18T11:41:00Z">
            <w:rPr>
              <w:rFonts w:ascii="Times New Roman" w:hAnsi="Times New Roman" w:cs="Times New Roman"/>
              <w:i/>
              <w:iCs/>
              <w:sz w:val="24"/>
              <w:szCs w:val="24"/>
            </w:rPr>
          </w:rPrChange>
        </w:rPr>
        <w:t xml:space="preserve"> </w:t>
      </w:r>
      <w:r w:rsidR="00F84824" w:rsidRPr="00552762">
        <w:rPr>
          <w:rFonts w:ascii="Consolas" w:hAnsi="Consolas" w:cs="Times New Roman"/>
          <w:sz w:val="20"/>
          <w:szCs w:val="20"/>
          <w:lang w:val="da-DK"/>
          <w:rPrChange w:id="1118" w:author="Jakob Johann Assmann" w:date="2022-01-18T11:41:00Z">
            <w:rPr>
              <w:rFonts w:ascii="Times New Roman" w:hAnsi="Times New Roman" w:cs="Times New Roman"/>
              <w:i/>
              <w:iCs/>
              <w:sz w:val="24"/>
              <w:szCs w:val="24"/>
            </w:rPr>
          </w:rPrChange>
        </w:rPr>
        <w:t>3</w:t>
      </w:r>
      <w:r w:rsidR="00B2614B" w:rsidRPr="00552762">
        <w:rPr>
          <w:rFonts w:ascii="Consolas" w:hAnsi="Consolas" w:cs="Times New Roman"/>
          <w:sz w:val="20"/>
          <w:szCs w:val="20"/>
          <w:lang w:val="da-DK"/>
          <w:rPrChange w:id="1119" w:author="Jakob Johann Assmann" w:date="2022-01-18T11:41:00Z">
            <w:rPr>
              <w:rFonts w:ascii="Times New Roman" w:hAnsi="Times New Roman" w:cs="Times New Roman"/>
              <w:i/>
              <w:iCs/>
              <w:sz w:val="24"/>
              <w:szCs w:val="24"/>
            </w:rPr>
          </w:rPrChange>
        </w:rPr>
        <w:t xml:space="preserve">) </w:t>
      </w:r>
    </w:p>
    <w:p w14:paraId="709EB016" w14:textId="015EA42F" w:rsidR="006E6ACB" w:rsidRPr="00552762" w:rsidRDefault="006E6ACB"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Change w:id="1120" w:author="Jakob Johann Assmann" w:date="2022-01-18T11:41:00Z">
            <w:rPr>
              <w:rFonts w:ascii="Consolas" w:hAnsi="Consolas" w:cs="Times New Roman"/>
              <w:sz w:val="20"/>
              <w:szCs w:val="20"/>
            </w:rPr>
          </w:rPrChange>
        </w:rPr>
        <w:pPrChange w:id="1121" w:author="Jakob Johann Assmann" w:date="2022-01-18T13:03:00Z">
          <w:pPr>
            <w:pStyle w:val="NoSpacing"/>
          </w:pPr>
        </w:pPrChange>
      </w:pPr>
      <w:proofErr w:type="spellStart"/>
      <w:r w:rsidRPr="00552762">
        <w:rPr>
          <w:rFonts w:ascii="Consolas" w:hAnsi="Consolas" w:cs="Times New Roman"/>
          <w:sz w:val="20"/>
          <w:szCs w:val="20"/>
          <w:lang w:val="da-DK"/>
          <w:rPrChange w:id="1122" w:author="Jakob Johann Assmann" w:date="2022-01-18T11:41:00Z">
            <w:rPr>
              <w:rFonts w:ascii="Consolas" w:hAnsi="Consolas" w:cs="Times New Roman"/>
              <w:sz w:val="20"/>
              <w:szCs w:val="20"/>
            </w:rPr>
          </w:rPrChange>
        </w:rPr>
        <w:t>lsat_summarize_data_avail</w:t>
      </w:r>
      <w:proofErr w:type="spellEnd"/>
      <w:r w:rsidRPr="00552762">
        <w:rPr>
          <w:rFonts w:ascii="Consolas" w:hAnsi="Consolas" w:cs="Times New Roman"/>
          <w:sz w:val="20"/>
          <w:szCs w:val="20"/>
          <w:lang w:val="da-DK"/>
          <w:rPrChange w:id="1123" w:author="Jakob Johann Assmann" w:date="2022-01-18T11:41:00Z">
            <w:rPr>
              <w:rFonts w:ascii="Consolas" w:hAnsi="Consolas" w:cs="Times New Roman"/>
              <w:sz w:val="20"/>
              <w:szCs w:val="20"/>
            </w:rPr>
          </w:rPrChange>
        </w:rPr>
        <w:t>(</w:t>
      </w:r>
      <w:proofErr w:type="spellStart"/>
      <w:proofErr w:type="gramStart"/>
      <w:r w:rsidRPr="00552762">
        <w:rPr>
          <w:rFonts w:ascii="Consolas" w:hAnsi="Consolas" w:cs="Times New Roman"/>
          <w:sz w:val="20"/>
          <w:szCs w:val="20"/>
          <w:lang w:val="da-DK"/>
          <w:rPrChange w:id="1124" w:author="Jakob Johann Assmann" w:date="2022-01-18T11:41:00Z">
            <w:rPr>
              <w:rFonts w:ascii="Consolas" w:hAnsi="Consolas" w:cs="Times New Roman"/>
              <w:sz w:val="20"/>
              <w:szCs w:val="20"/>
            </w:rPr>
          </w:rPrChange>
        </w:rPr>
        <w:t>lsat.dt</w:t>
      </w:r>
      <w:proofErr w:type="spellEnd"/>
      <w:proofErr w:type="gramEnd"/>
      <w:r w:rsidRPr="00552762">
        <w:rPr>
          <w:rFonts w:ascii="Consolas" w:hAnsi="Consolas" w:cs="Times New Roman"/>
          <w:sz w:val="20"/>
          <w:szCs w:val="20"/>
          <w:lang w:val="da-DK"/>
          <w:rPrChange w:id="1125" w:author="Jakob Johann Assmann" w:date="2022-01-18T11:41:00Z">
            <w:rPr>
              <w:rFonts w:ascii="Consolas" w:hAnsi="Consolas" w:cs="Times New Roman"/>
              <w:sz w:val="20"/>
              <w:szCs w:val="20"/>
            </w:rPr>
          </w:rPrChange>
        </w:rPr>
        <w:t>)</w:t>
      </w:r>
    </w:p>
    <w:p w14:paraId="1E8926BD" w14:textId="1B9D4103" w:rsidR="006E6ACB" w:rsidRPr="00552762" w:rsidRDefault="006E6ACB" w:rsidP="000B4516">
      <w:pPr>
        <w:pStyle w:val="NoSpacing"/>
        <w:pBdr>
          <w:top w:val="single" w:sz="4" w:space="1" w:color="auto"/>
          <w:left w:val="single" w:sz="4" w:space="4" w:color="auto"/>
          <w:bottom w:val="single" w:sz="4" w:space="1" w:color="auto"/>
          <w:right w:val="single" w:sz="4" w:space="4" w:color="auto"/>
        </w:pBdr>
        <w:shd w:val="pct12" w:color="auto" w:fill="auto"/>
        <w:rPr>
          <w:ins w:id="1126" w:author="Jakob Johann Assmann" w:date="2022-01-18T11:39:00Z"/>
          <w:rFonts w:ascii="Consolas" w:hAnsi="Consolas" w:cs="Times New Roman"/>
          <w:sz w:val="20"/>
          <w:szCs w:val="20"/>
          <w:lang w:val="da-DK"/>
          <w:rPrChange w:id="1127" w:author="Jakob Johann Assmann" w:date="2022-01-18T11:41:00Z">
            <w:rPr>
              <w:ins w:id="1128" w:author="Jakob Johann Assmann" w:date="2022-01-18T11:39:00Z"/>
              <w:rFonts w:ascii="Times New Roman" w:hAnsi="Times New Roman" w:cs="Times New Roman"/>
              <w:sz w:val="24"/>
              <w:szCs w:val="24"/>
            </w:rPr>
          </w:rPrChange>
        </w:rPr>
        <w:pPrChange w:id="1129" w:author="Jakob Johann Assmann" w:date="2022-01-18T13:03:00Z">
          <w:pPr>
            <w:pStyle w:val="NoSpacing"/>
          </w:pPr>
        </w:pPrChange>
      </w:pPr>
    </w:p>
    <w:p w14:paraId="68E72303" w14:textId="77777777" w:rsidR="00552762" w:rsidRPr="00552762" w:rsidRDefault="00552762" w:rsidP="000B4516">
      <w:pPr>
        <w:pStyle w:val="NoSpacing"/>
        <w:pBdr>
          <w:top w:val="single" w:sz="4" w:space="1" w:color="auto"/>
          <w:left w:val="single" w:sz="4" w:space="4" w:color="auto"/>
          <w:bottom w:val="single" w:sz="4" w:space="1" w:color="auto"/>
          <w:right w:val="single" w:sz="4" w:space="4" w:color="auto"/>
        </w:pBdr>
        <w:shd w:val="pct12" w:color="auto" w:fill="auto"/>
        <w:rPr>
          <w:moveTo w:id="1130" w:author="Jakob Johann Assmann" w:date="2022-01-18T11:39:00Z"/>
          <w:rFonts w:ascii="Consolas" w:hAnsi="Consolas" w:cs="Times New Roman"/>
          <w:sz w:val="20"/>
          <w:szCs w:val="20"/>
          <w:lang w:val="da-DK"/>
          <w:rPrChange w:id="1131" w:author="Jakob Johann Assmann" w:date="2022-01-18T11:41:00Z">
            <w:rPr>
              <w:moveTo w:id="1132" w:author="Jakob Johann Assmann" w:date="2022-01-18T11:39:00Z"/>
              <w:rFonts w:ascii="Times New Roman" w:hAnsi="Times New Roman" w:cs="Times New Roman"/>
              <w:i/>
              <w:iCs/>
              <w:sz w:val="24"/>
              <w:szCs w:val="24"/>
            </w:rPr>
          </w:rPrChange>
        </w:rPr>
        <w:pPrChange w:id="1133" w:author="Jakob Johann Assmann" w:date="2022-01-18T13:03:00Z">
          <w:pPr>
            <w:pStyle w:val="NoSpacing"/>
          </w:pPr>
        </w:pPrChange>
      </w:pPr>
      <w:moveToRangeStart w:id="1134" w:author="Jakob Johann Assmann" w:date="2022-01-18T11:39:00Z" w:name="move93398369"/>
      <w:moveTo w:id="1135" w:author="Jakob Johann Assmann" w:date="2022-01-18T11:39:00Z">
        <w:r w:rsidRPr="00552762">
          <w:rPr>
            <w:rFonts w:ascii="Consolas" w:hAnsi="Consolas" w:cs="Times New Roman"/>
            <w:sz w:val="20"/>
            <w:szCs w:val="20"/>
            <w:lang w:val="da-DK"/>
            <w:rPrChange w:id="1136" w:author="Jakob Johann Assmann" w:date="2022-01-18T11:41:00Z">
              <w:rPr>
                <w:rFonts w:ascii="Times New Roman" w:hAnsi="Times New Roman" w:cs="Times New Roman"/>
                <w:i/>
                <w:iCs/>
                <w:sz w:val="24"/>
                <w:szCs w:val="24"/>
              </w:rPr>
            </w:rPrChange>
          </w:rPr>
          <w:t># Compute the Normalized Difference Vegetation Index (NDVI)</w:t>
        </w:r>
      </w:moveTo>
    </w:p>
    <w:p w14:paraId="06370F3F" w14:textId="7058D35B" w:rsidR="00552762" w:rsidRPr="00552762" w:rsidRDefault="00552762" w:rsidP="000B4516">
      <w:pPr>
        <w:pStyle w:val="NoSpacing"/>
        <w:pBdr>
          <w:top w:val="single" w:sz="4" w:space="1" w:color="auto"/>
          <w:left w:val="single" w:sz="4" w:space="4" w:color="auto"/>
          <w:bottom w:val="single" w:sz="4" w:space="1" w:color="auto"/>
          <w:right w:val="single" w:sz="4" w:space="4" w:color="auto"/>
        </w:pBdr>
        <w:shd w:val="pct12" w:color="auto" w:fill="auto"/>
        <w:rPr>
          <w:ins w:id="1137" w:author="Jakob Johann Assmann" w:date="2022-01-18T11:41:00Z"/>
          <w:rFonts w:ascii="Consolas" w:hAnsi="Consolas" w:cs="Times New Roman"/>
          <w:sz w:val="20"/>
          <w:szCs w:val="20"/>
          <w:lang w:val="da-DK"/>
          <w:rPrChange w:id="1138" w:author="Jakob Johann Assmann" w:date="2022-01-18T11:41:00Z">
            <w:rPr>
              <w:ins w:id="1139" w:author="Jakob Johann Assmann" w:date="2022-01-18T11:41:00Z"/>
              <w:rFonts w:ascii="Consolas" w:hAnsi="Consolas" w:cs="Times New Roman"/>
              <w:sz w:val="20"/>
              <w:szCs w:val="20"/>
            </w:rPr>
          </w:rPrChange>
        </w:rPr>
        <w:pPrChange w:id="1140" w:author="Jakob Johann Assmann" w:date="2022-01-18T13:03:00Z">
          <w:pPr>
            <w:pStyle w:val="NoSpacing"/>
            <w:shd w:val="pct12" w:color="auto" w:fill="auto"/>
          </w:pPr>
        </w:pPrChange>
      </w:pPr>
      <w:proofErr w:type="spellStart"/>
      <w:proofErr w:type="gramStart"/>
      <w:moveTo w:id="1141" w:author="Jakob Johann Assmann" w:date="2022-01-18T11:39:00Z">
        <w:r w:rsidRPr="00552762">
          <w:rPr>
            <w:rFonts w:ascii="Consolas" w:hAnsi="Consolas" w:cs="Times New Roman"/>
            <w:sz w:val="20"/>
            <w:szCs w:val="20"/>
            <w:lang w:val="da-DK"/>
            <w:rPrChange w:id="1142" w:author="Jakob Johann Assmann" w:date="2022-01-18T11:41:00Z">
              <w:rPr>
                <w:rFonts w:ascii="Consolas" w:hAnsi="Consolas" w:cs="Times New Roman"/>
                <w:sz w:val="20"/>
                <w:szCs w:val="20"/>
              </w:rPr>
            </w:rPrChange>
          </w:rPr>
          <w:t>lsat.dt</w:t>
        </w:r>
        <w:proofErr w:type="spellEnd"/>
        <w:proofErr w:type="gramEnd"/>
        <w:r w:rsidRPr="00552762">
          <w:rPr>
            <w:rFonts w:ascii="Consolas" w:hAnsi="Consolas" w:cs="Times New Roman"/>
            <w:sz w:val="20"/>
            <w:szCs w:val="20"/>
            <w:lang w:val="da-DK"/>
            <w:rPrChange w:id="1143" w:author="Jakob Johann Assmann" w:date="2022-01-18T11:41:00Z">
              <w:rPr>
                <w:rFonts w:ascii="Consolas" w:hAnsi="Consolas" w:cs="Times New Roman"/>
                <w:sz w:val="20"/>
                <w:szCs w:val="20"/>
              </w:rPr>
            </w:rPrChange>
          </w:rPr>
          <w:t xml:space="preserve"> &lt;- </w:t>
        </w:r>
        <w:proofErr w:type="spellStart"/>
        <w:r w:rsidRPr="00552762">
          <w:rPr>
            <w:rFonts w:ascii="Consolas" w:hAnsi="Consolas" w:cs="Times New Roman"/>
            <w:sz w:val="20"/>
            <w:szCs w:val="20"/>
            <w:lang w:val="da-DK"/>
            <w:rPrChange w:id="1144" w:author="Jakob Johann Assmann" w:date="2022-01-18T11:41:00Z">
              <w:rPr>
                <w:rFonts w:ascii="Consolas" w:hAnsi="Consolas" w:cs="Times New Roman"/>
                <w:sz w:val="20"/>
                <w:szCs w:val="20"/>
              </w:rPr>
            </w:rPrChange>
          </w:rPr>
          <w:t>lsat_calc_spec_index</w:t>
        </w:r>
        <w:proofErr w:type="spellEnd"/>
        <w:r w:rsidRPr="00552762">
          <w:rPr>
            <w:rFonts w:ascii="Consolas" w:hAnsi="Consolas" w:cs="Times New Roman"/>
            <w:sz w:val="20"/>
            <w:szCs w:val="20"/>
            <w:lang w:val="da-DK"/>
            <w:rPrChange w:id="1145" w:author="Jakob Johann Assmann" w:date="2022-01-18T11:41:00Z">
              <w:rPr>
                <w:rFonts w:ascii="Consolas" w:hAnsi="Consolas" w:cs="Times New Roman"/>
                <w:sz w:val="20"/>
                <w:szCs w:val="20"/>
              </w:rPr>
            </w:rPrChange>
          </w:rPr>
          <w:t>(</w:t>
        </w:r>
        <w:proofErr w:type="spellStart"/>
        <w:r w:rsidRPr="00552762">
          <w:rPr>
            <w:rFonts w:ascii="Consolas" w:hAnsi="Consolas" w:cs="Times New Roman"/>
            <w:sz w:val="20"/>
            <w:szCs w:val="20"/>
            <w:lang w:val="da-DK"/>
            <w:rPrChange w:id="1146" w:author="Jakob Johann Assmann" w:date="2022-01-18T11:41:00Z">
              <w:rPr>
                <w:rFonts w:ascii="Consolas" w:hAnsi="Consolas" w:cs="Times New Roman"/>
                <w:sz w:val="20"/>
                <w:szCs w:val="20"/>
              </w:rPr>
            </w:rPrChange>
          </w:rPr>
          <w:t>lsat.dt</w:t>
        </w:r>
        <w:proofErr w:type="spellEnd"/>
        <w:r w:rsidRPr="00552762">
          <w:rPr>
            <w:rFonts w:ascii="Consolas" w:hAnsi="Consolas" w:cs="Times New Roman"/>
            <w:sz w:val="20"/>
            <w:szCs w:val="20"/>
            <w:lang w:val="da-DK"/>
            <w:rPrChange w:id="1147" w:author="Jakob Johann Assmann" w:date="2022-01-18T11:41:00Z">
              <w:rPr>
                <w:rFonts w:ascii="Consolas" w:hAnsi="Consolas" w:cs="Times New Roman"/>
                <w:sz w:val="20"/>
                <w:szCs w:val="20"/>
              </w:rPr>
            </w:rPrChange>
          </w:rPr>
          <w:t xml:space="preserve">, </w:t>
        </w:r>
        <w:proofErr w:type="spellStart"/>
        <w:r w:rsidRPr="00552762">
          <w:rPr>
            <w:rFonts w:ascii="Consolas" w:hAnsi="Consolas" w:cs="Times New Roman"/>
            <w:sz w:val="20"/>
            <w:szCs w:val="20"/>
            <w:lang w:val="da-DK"/>
            <w:rPrChange w:id="1148" w:author="Jakob Johann Assmann" w:date="2022-01-18T11:41:00Z">
              <w:rPr>
                <w:rFonts w:ascii="Consolas" w:hAnsi="Consolas" w:cs="Times New Roman"/>
                <w:sz w:val="20"/>
                <w:szCs w:val="20"/>
              </w:rPr>
            </w:rPrChange>
          </w:rPr>
          <w:t>si</w:t>
        </w:r>
        <w:proofErr w:type="spellEnd"/>
        <w:r w:rsidRPr="00552762">
          <w:rPr>
            <w:rFonts w:ascii="Consolas" w:hAnsi="Consolas" w:cs="Times New Roman"/>
            <w:sz w:val="20"/>
            <w:szCs w:val="20"/>
            <w:lang w:val="da-DK"/>
            <w:rPrChange w:id="1149" w:author="Jakob Johann Assmann" w:date="2022-01-18T11:41:00Z">
              <w:rPr>
                <w:rFonts w:ascii="Consolas" w:hAnsi="Consolas" w:cs="Times New Roman"/>
                <w:sz w:val="20"/>
                <w:szCs w:val="20"/>
              </w:rPr>
            </w:rPrChange>
          </w:rPr>
          <w:t xml:space="preserve"> = '</w:t>
        </w:r>
        <w:proofErr w:type="spellStart"/>
        <w:r w:rsidRPr="00552762">
          <w:rPr>
            <w:rFonts w:ascii="Consolas" w:hAnsi="Consolas" w:cs="Times New Roman"/>
            <w:sz w:val="20"/>
            <w:szCs w:val="20"/>
            <w:lang w:val="da-DK"/>
            <w:rPrChange w:id="1150" w:author="Jakob Johann Assmann" w:date="2022-01-18T11:41:00Z">
              <w:rPr>
                <w:rFonts w:ascii="Consolas" w:hAnsi="Consolas" w:cs="Times New Roman"/>
                <w:sz w:val="20"/>
                <w:szCs w:val="20"/>
              </w:rPr>
            </w:rPrChange>
          </w:rPr>
          <w:t>ndvi</w:t>
        </w:r>
        <w:proofErr w:type="spellEnd"/>
        <w:r w:rsidRPr="00552762">
          <w:rPr>
            <w:rFonts w:ascii="Consolas" w:hAnsi="Consolas" w:cs="Times New Roman"/>
            <w:sz w:val="20"/>
            <w:szCs w:val="20"/>
            <w:lang w:val="da-DK"/>
            <w:rPrChange w:id="1151" w:author="Jakob Johann Assmann" w:date="2022-01-18T11:41:00Z">
              <w:rPr>
                <w:rFonts w:ascii="Consolas" w:hAnsi="Consolas" w:cs="Times New Roman"/>
                <w:sz w:val="20"/>
                <w:szCs w:val="20"/>
              </w:rPr>
            </w:rPrChange>
          </w:rPr>
          <w:t>')</w:t>
        </w:r>
      </w:moveTo>
    </w:p>
    <w:p w14:paraId="1AB13A3B" w14:textId="77777777" w:rsidR="00552762" w:rsidRPr="0094106D" w:rsidRDefault="00552762" w:rsidP="000B4516">
      <w:pPr>
        <w:pStyle w:val="NoSpacing"/>
        <w:pBdr>
          <w:top w:val="single" w:sz="4" w:space="1" w:color="auto"/>
          <w:left w:val="single" w:sz="4" w:space="4" w:color="auto"/>
          <w:bottom w:val="single" w:sz="4" w:space="1" w:color="auto"/>
          <w:right w:val="single" w:sz="4" w:space="4" w:color="auto"/>
        </w:pBdr>
        <w:shd w:val="pct12" w:color="auto" w:fill="auto"/>
        <w:rPr>
          <w:moveTo w:id="1152" w:author="Jakob Johann Assmann" w:date="2022-01-18T11:39:00Z"/>
          <w:rFonts w:ascii="Consolas" w:hAnsi="Consolas" w:cs="Times New Roman"/>
          <w:sz w:val="20"/>
          <w:szCs w:val="20"/>
        </w:rPr>
        <w:pPrChange w:id="1153" w:author="Jakob Johann Assmann" w:date="2022-01-18T13:03:00Z">
          <w:pPr>
            <w:pStyle w:val="NoSpacing"/>
          </w:pPr>
        </w:pPrChange>
      </w:pPr>
    </w:p>
    <w:moveToRangeEnd w:id="1134"/>
    <w:p w14:paraId="68ED6437" w14:textId="77777777" w:rsidR="00552762" w:rsidRDefault="00552762" w:rsidP="006E6ACB">
      <w:pPr>
        <w:pStyle w:val="NoSpacing"/>
        <w:rPr>
          <w:rFonts w:ascii="Times New Roman" w:hAnsi="Times New Roman" w:cs="Times New Roman"/>
          <w:sz w:val="24"/>
          <w:szCs w:val="24"/>
        </w:rPr>
      </w:pPr>
    </w:p>
    <w:p w14:paraId="5B2FEDD4" w14:textId="52D4D876" w:rsidR="006E6ACB" w:rsidRDefault="00723E3F" w:rsidP="006E6ACB">
      <w:pPr>
        <w:pStyle w:val="NoSpacing"/>
        <w:rPr>
          <w:rFonts w:ascii="Times New Roman" w:hAnsi="Times New Roman" w:cs="Times New Roman"/>
          <w:sz w:val="24"/>
          <w:szCs w:val="24"/>
        </w:rPr>
      </w:pPr>
      <w:r>
        <w:rPr>
          <w:noProof/>
        </w:rPr>
        <w:lastRenderedPageBreak/>
        <w:drawing>
          <wp:inline distT="0" distB="0" distL="0" distR="0" wp14:anchorId="069B3DCB" wp14:editId="4BCB56FC">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464C28AB" w:rsidR="006E6ACB" w:rsidRDefault="006E6ACB" w:rsidP="006E6AC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3</w:t>
      </w:r>
      <w:r>
        <w:rPr>
          <w:rFonts w:ascii="Times New Roman" w:hAnsi="Times New Roman" w:cs="Times New Roman"/>
          <w:sz w:val="24"/>
          <w:szCs w:val="24"/>
        </w:rPr>
        <w:t xml:space="preserve">. </w:t>
      </w:r>
      <w:r w:rsidR="00FD63E5">
        <w:rPr>
          <w:rFonts w:ascii="Times New Roman" w:hAnsi="Times New Roman" w:cs="Times New Roman"/>
          <w:sz w:val="24"/>
          <w:szCs w:val="24"/>
        </w:rPr>
        <w:t xml:space="preserve">Availability of </w:t>
      </w:r>
      <w:r w:rsidR="00817E57">
        <w:rPr>
          <w:rFonts w:ascii="Times New Roman" w:hAnsi="Times New Roman" w:cs="Times New Roman"/>
          <w:sz w:val="24"/>
          <w:szCs w:val="24"/>
        </w:rPr>
        <w:t xml:space="preserve">quality-screened summer </w:t>
      </w:r>
      <w:r w:rsidR="00B2614B">
        <w:rPr>
          <w:rFonts w:ascii="Times New Roman" w:hAnsi="Times New Roman" w:cs="Times New Roman"/>
          <w:sz w:val="24"/>
          <w:szCs w:val="24"/>
        </w:rPr>
        <w:t>Landsat satellite observation</w:t>
      </w:r>
      <w:r w:rsidR="00FD63E5">
        <w:rPr>
          <w:rFonts w:ascii="Times New Roman" w:hAnsi="Times New Roman" w:cs="Times New Roman"/>
          <w:sz w:val="24"/>
          <w:szCs w:val="24"/>
        </w:rPr>
        <w:t>s</w:t>
      </w:r>
      <w:r w:rsidR="003E6880">
        <w:rPr>
          <w:rFonts w:ascii="Times New Roman" w:hAnsi="Times New Roman" w:cs="Times New Roman"/>
          <w:sz w:val="24"/>
          <w:szCs w:val="24"/>
        </w:rPr>
        <w:t xml:space="preserve"> </w:t>
      </w:r>
      <w:r w:rsidR="00FD63E5">
        <w:rPr>
          <w:rFonts w:ascii="Times New Roman" w:hAnsi="Times New Roman" w:cs="Times New Roman"/>
          <w:sz w:val="24"/>
          <w:szCs w:val="24"/>
        </w:rPr>
        <w:t xml:space="preserve">through time </w:t>
      </w:r>
      <w:r w:rsidR="00FB6DC3">
        <w:rPr>
          <w:rFonts w:ascii="Times New Roman" w:hAnsi="Times New Roman" w:cs="Times New Roman"/>
          <w:sz w:val="24"/>
          <w:szCs w:val="24"/>
        </w:rPr>
        <w:t xml:space="preserve">pooled </w:t>
      </w:r>
      <w:r w:rsidR="00B2614B">
        <w:rPr>
          <w:rFonts w:ascii="Times New Roman" w:hAnsi="Times New Roman" w:cs="Times New Roman"/>
          <w:sz w:val="24"/>
          <w:szCs w:val="24"/>
        </w:rPr>
        <w:t>across all sample locations in the study area</w:t>
      </w:r>
      <w:r w:rsidR="00FB6DC3">
        <w:rPr>
          <w:rFonts w:ascii="Times New Roman" w:hAnsi="Times New Roman" w:cs="Times New Roman"/>
          <w:sz w:val="24"/>
          <w:szCs w:val="24"/>
        </w:rPr>
        <w:t xml:space="preserve"> on </w:t>
      </w:r>
      <w:proofErr w:type="spellStart"/>
      <w:r w:rsidR="00FB6DC3">
        <w:rPr>
          <w:rFonts w:ascii="Times New Roman" w:hAnsi="Times New Roman" w:cs="Times New Roman"/>
          <w:sz w:val="24"/>
          <w:szCs w:val="24"/>
        </w:rPr>
        <w:t>Disko</w:t>
      </w:r>
      <w:proofErr w:type="spellEnd"/>
      <w:r w:rsidR="00FB6DC3">
        <w:rPr>
          <w:rFonts w:ascii="Times New Roman" w:hAnsi="Times New Roman" w:cs="Times New Roman"/>
          <w:sz w:val="24"/>
          <w:szCs w:val="24"/>
        </w:rPr>
        <w:t xml:space="preserve"> Island</w:t>
      </w:r>
      <w:ins w:id="1154" w:author="Jakob Johann Assmann" w:date="2022-01-18T11:34:00Z">
        <w:r w:rsidR="00605B35">
          <w:rPr>
            <w:rFonts w:ascii="Times New Roman" w:hAnsi="Times New Roman" w:cs="Times New Roman"/>
            <w:sz w:val="24"/>
            <w:szCs w:val="24"/>
          </w:rPr>
          <w:t xml:space="preserve"> </w:t>
        </w:r>
      </w:ins>
      <w:ins w:id="1155" w:author="Jakob Johann Assmann" w:date="2022-01-18T11:35:00Z">
        <w:r w:rsidR="00605B35">
          <w:rPr>
            <w:rFonts w:ascii="Times New Roman" w:hAnsi="Times New Roman" w:cs="Times New Roman"/>
            <w:sz w:val="24"/>
            <w:szCs w:val="24"/>
          </w:rPr>
          <w:t xml:space="preserve">as </w:t>
        </w:r>
      </w:ins>
      <w:ins w:id="1156" w:author="Jakob Johann Assmann" w:date="2022-01-18T11:34:00Z">
        <w:r w:rsidR="00605B35">
          <w:rPr>
            <w:rFonts w:ascii="Times New Roman" w:hAnsi="Times New Roman" w:cs="Times New Roman"/>
            <w:sz w:val="24"/>
            <w:szCs w:val="24"/>
          </w:rPr>
          <w:t xml:space="preserve">returned by the </w:t>
        </w:r>
        <w:proofErr w:type="spellStart"/>
        <w:r w:rsidR="00605B35" w:rsidRPr="00605B35">
          <w:rPr>
            <w:rFonts w:ascii="Consolas" w:hAnsi="Consolas" w:cs="Times New Roman"/>
            <w:i/>
            <w:iCs/>
            <w:sz w:val="20"/>
            <w:szCs w:val="20"/>
            <w:rPrChange w:id="1157" w:author="Jakob Johann Assmann" w:date="2022-01-18T11:34:00Z">
              <w:rPr>
                <w:rFonts w:ascii="Consolas" w:hAnsi="Consolas" w:cs="Times New Roman"/>
                <w:sz w:val="20"/>
                <w:szCs w:val="20"/>
              </w:rPr>
            </w:rPrChange>
          </w:rPr>
          <w:t>lsat_summarize_data_</w:t>
        </w:r>
        <w:proofErr w:type="gramStart"/>
        <w:r w:rsidR="00605B35" w:rsidRPr="00605B35">
          <w:rPr>
            <w:rFonts w:ascii="Consolas" w:hAnsi="Consolas" w:cs="Times New Roman"/>
            <w:i/>
            <w:iCs/>
            <w:sz w:val="20"/>
            <w:szCs w:val="20"/>
            <w:rPrChange w:id="1158" w:author="Jakob Johann Assmann" w:date="2022-01-18T11:34:00Z">
              <w:rPr>
                <w:rFonts w:ascii="Consolas" w:hAnsi="Consolas" w:cs="Times New Roman"/>
                <w:sz w:val="20"/>
                <w:szCs w:val="20"/>
              </w:rPr>
            </w:rPrChange>
          </w:rPr>
          <w:t>avail</w:t>
        </w:r>
        <w:proofErr w:type="spellEnd"/>
        <w:r w:rsidR="00605B35" w:rsidRPr="00605B35">
          <w:rPr>
            <w:rFonts w:ascii="Times New Roman" w:hAnsi="Times New Roman" w:cs="Times New Roman"/>
            <w:i/>
            <w:iCs/>
            <w:sz w:val="24"/>
            <w:szCs w:val="24"/>
            <w:rPrChange w:id="1159" w:author="Jakob Johann Assmann" w:date="2022-01-18T11:34:00Z">
              <w:rPr>
                <w:rFonts w:ascii="Times New Roman" w:hAnsi="Times New Roman" w:cs="Times New Roman"/>
                <w:sz w:val="24"/>
                <w:szCs w:val="24"/>
              </w:rPr>
            </w:rPrChange>
          </w:rPr>
          <w:t>(</w:t>
        </w:r>
        <w:proofErr w:type="gramEnd"/>
        <w:r w:rsidR="00605B35" w:rsidRPr="00605B35">
          <w:rPr>
            <w:rFonts w:ascii="Times New Roman" w:hAnsi="Times New Roman" w:cs="Times New Roman"/>
            <w:i/>
            <w:iCs/>
            <w:sz w:val="24"/>
            <w:szCs w:val="24"/>
            <w:rPrChange w:id="1160" w:author="Jakob Johann Assmann" w:date="2022-01-18T11:34:00Z">
              <w:rPr>
                <w:rFonts w:ascii="Times New Roman" w:hAnsi="Times New Roman" w:cs="Times New Roman"/>
                <w:sz w:val="24"/>
                <w:szCs w:val="24"/>
              </w:rPr>
            </w:rPrChange>
          </w:rPr>
          <w:t>)</w:t>
        </w:r>
        <w:r w:rsidR="00605B35">
          <w:rPr>
            <w:rFonts w:ascii="Times New Roman" w:hAnsi="Times New Roman" w:cs="Times New Roman"/>
            <w:sz w:val="24"/>
            <w:szCs w:val="24"/>
          </w:rPr>
          <w:t xml:space="preserve"> function</w:t>
        </w:r>
      </w:ins>
      <w:r w:rsidR="00FB6DC3">
        <w:rPr>
          <w:rFonts w:ascii="Times New Roman" w:hAnsi="Times New Roman" w:cs="Times New Roman"/>
          <w:sz w:val="24"/>
          <w:szCs w:val="24"/>
        </w:rPr>
        <w:t xml:space="preserve">. </w:t>
      </w:r>
      <w:r w:rsidR="00D87B29">
        <w:rPr>
          <w:rFonts w:ascii="Times New Roman" w:hAnsi="Times New Roman" w:cs="Times New Roman"/>
          <w:sz w:val="24"/>
          <w:szCs w:val="24"/>
        </w:rPr>
        <w:t xml:space="preserve">Landsat 5, 7, and 8 were launched in </w:t>
      </w:r>
      <w:commentRangeStart w:id="1161"/>
      <w:r w:rsidR="00D87B29">
        <w:rPr>
          <w:rFonts w:ascii="Times New Roman" w:hAnsi="Times New Roman" w:cs="Times New Roman"/>
          <w:sz w:val="24"/>
          <w:szCs w:val="24"/>
        </w:rPr>
        <w:t>1984, 1999, and 2013, respectively</w:t>
      </w:r>
      <w:commentRangeEnd w:id="1161"/>
      <w:r w:rsidR="0055286D">
        <w:rPr>
          <w:rStyle w:val="CommentReference"/>
        </w:rPr>
        <w:commentReference w:id="1161"/>
      </w:r>
      <w:r w:rsidR="00D87B29">
        <w:rPr>
          <w:rFonts w:ascii="Times New Roman" w:hAnsi="Times New Roman" w:cs="Times New Roman"/>
          <w:sz w:val="24"/>
          <w:szCs w:val="24"/>
        </w:rPr>
        <w:t xml:space="preserve">. </w:t>
      </w:r>
      <w:commentRangeStart w:id="1162"/>
      <w:ins w:id="1163" w:author="Jakob Johann Assmann" w:date="2022-01-18T11:30:00Z">
        <w:r w:rsidR="0055286D">
          <w:rPr>
            <w:rFonts w:ascii="Times New Roman" w:hAnsi="Times New Roman" w:cs="Times New Roman"/>
            <w:sz w:val="24"/>
            <w:szCs w:val="24"/>
          </w:rPr>
          <w:t xml:space="preserve">The </w:t>
        </w:r>
      </w:ins>
      <w:ins w:id="1164" w:author="Jakob Johann Assmann" w:date="2022-01-18T11:35:00Z">
        <w:r w:rsidR="00605B35">
          <w:rPr>
            <w:rFonts w:ascii="Times New Roman" w:hAnsi="Times New Roman" w:cs="Times New Roman"/>
            <w:sz w:val="24"/>
            <w:szCs w:val="24"/>
          </w:rPr>
          <w:t xml:space="preserve">graph highlights a poor </w:t>
        </w:r>
      </w:ins>
      <w:ins w:id="1165" w:author="Jakob Johann Assmann" w:date="2022-01-18T11:30:00Z">
        <w:r w:rsidR="0055286D">
          <w:rPr>
            <w:rFonts w:ascii="Times New Roman" w:hAnsi="Times New Roman" w:cs="Times New Roman"/>
            <w:sz w:val="24"/>
            <w:szCs w:val="24"/>
          </w:rPr>
          <w:t xml:space="preserve">availability of observations </w:t>
        </w:r>
        <w:r w:rsidR="00605B35">
          <w:rPr>
            <w:rFonts w:ascii="Times New Roman" w:hAnsi="Times New Roman" w:cs="Times New Roman"/>
            <w:sz w:val="24"/>
            <w:szCs w:val="24"/>
          </w:rPr>
          <w:t xml:space="preserve">before the year 2000. </w:t>
        </w:r>
      </w:ins>
      <w:commentRangeEnd w:id="1162"/>
      <w:ins w:id="1166" w:author="Jakob Johann Assmann" w:date="2022-01-18T11:32:00Z">
        <w:r w:rsidR="00605B35">
          <w:rPr>
            <w:rStyle w:val="CommentReference"/>
          </w:rPr>
          <w:commentReference w:id="1162"/>
        </w:r>
      </w:ins>
    </w:p>
    <w:p w14:paraId="45F965B8" w14:textId="637F1BC3" w:rsidR="006E6ACB" w:rsidDel="00552762" w:rsidRDefault="006E6ACB" w:rsidP="006E6ACB">
      <w:pPr>
        <w:pStyle w:val="NoSpacing"/>
        <w:rPr>
          <w:del w:id="1167" w:author="Jakob Johann Assmann" w:date="2022-01-18T11:39:00Z"/>
          <w:rFonts w:ascii="Times New Roman" w:hAnsi="Times New Roman" w:cs="Times New Roman"/>
          <w:sz w:val="24"/>
          <w:szCs w:val="24"/>
        </w:rPr>
      </w:pPr>
    </w:p>
    <w:p w14:paraId="05E54D9E" w14:textId="71095F80" w:rsidR="008A44EA" w:rsidRPr="008A44EA" w:rsidDel="00552762" w:rsidRDefault="008A44EA" w:rsidP="008A44EA">
      <w:pPr>
        <w:pStyle w:val="NoSpacing"/>
        <w:rPr>
          <w:moveFrom w:id="1168" w:author="Jakob Johann Assmann" w:date="2022-01-18T11:39:00Z"/>
          <w:rFonts w:ascii="Times New Roman" w:hAnsi="Times New Roman" w:cs="Times New Roman"/>
          <w:i/>
          <w:iCs/>
          <w:sz w:val="24"/>
          <w:szCs w:val="24"/>
        </w:rPr>
      </w:pPr>
      <w:moveFromRangeStart w:id="1169" w:author="Jakob Johann Assmann" w:date="2022-01-18T11:39:00Z" w:name="move93398369"/>
      <w:moveFrom w:id="1170" w:author="Jakob Johann Assmann" w:date="2022-01-18T11:39:00Z">
        <w:r w:rsidRPr="008A44EA" w:rsidDel="00552762">
          <w:rPr>
            <w:rFonts w:ascii="Times New Roman" w:hAnsi="Times New Roman" w:cs="Times New Roman"/>
            <w:i/>
            <w:iCs/>
            <w:sz w:val="24"/>
            <w:szCs w:val="24"/>
          </w:rPr>
          <w:t># Compute the Normalized Difference Vegetation Index (NDVI)</w:t>
        </w:r>
      </w:moveFrom>
    </w:p>
    <w:p w14:paraId="26E9600C" w14:textId="2A836D69" w:rsidR="00692972" w:rsidRPr="0094106D" w:rsidDel="00552762" w:rsidRDefault="008A44EA" w:rsidP="008A44EA">
      <w:pPr>
        <w:pStyle w:val="NoSpacing"/>
        <w:rPr>
          <w:moveFrom w:id="1171" w:author="Jakob Johann Assmann" w:date="2022-01-18T11:39:00Z"/>
          <w:rFonts w:ascii="Consolas" w:hAnsi="Consolas" w:cs="Times New Roman"/>
          <w:sz w:val="20"/>
          <w:szCs w:val="20"/>
        </w:rPr>
      </w:pPr>
      <w:moveFrom w:id="1172" w:author="Jakob Johann Assmann" w:date="2022-01-18T11:39:00Z">
        <w:r w:rsidRPr="0094106D" w:rsidDel="00552762">
          <w:rPr>
            <w:rFonts w:ascii="Consolas" w:hAnsi="Consolas" w:cs="Times New Roman"/>
            <w:sz w:val="20"/>
            <w:szCs w:val="20"/>
          </w:rPr>
          <w:t xml:space="preserve">lsat.dt &lt;- lsat_calc_spec_index(lsat.dt, </w:t>
        </w:r>
        <w:r w:rsidR="008361F7" w:rsidRPr="0094106D" w:rsidDel="00552762">
          <w:rPr>
            <w:rFonts w:ascii="Consolas" w:hAnsi="Consolas" w:cs="Times New Roman"/>
            <w:sz w:val="20"/>
            <w:szCs w:val="20"/>
          </w:rPr>
          <w:t xml:space="preserve">si = </w:t>
        </w:r>
        <w:r w:rsidRPr="0094106D" w:rsidDel="00552762">
          <w:rPr>
            <w:rFonts w:ascii="Consolas" w:hAnsi="Consolas" w:cs="Times New Roman"/>
            <w:sz w:val="20"/>
            <w:szCs w:val="20"/>
          </w:rPr>
          <w:t>'ndvi')</w:t>
        </w:r>
      </w:moveFrom>
    </w:p>
    <w:moveFromRangeEnd w:id="1169"/>
    <w:p w14:paraId="537A1C5B" w14:textId="6865F756" w:rsidR="00941058" w:rsidRDefault="00941058" w:rsidP="008A44EA">
      <w:pPr>
        <w:pStyle w:val="NoSpacing"/>
        <w:rPr>
          <w:ins w:id="1173" w:author="Jakob Johann Assmann" w:date="2022-01-18T11:33:00Z"/>
          <w:rFonts w:ascii="Consolas" w:hAnsi="Consolas" w:cs="Times New Roman"/>
          <w:sz w:val="24"/>
          <w:szCs w:val="24"/>
        </w:rPr>
      </w:pPr>
    </w:p>
    <w:p w14:paraId="2ACE8532" w14:textId="2DF41E8A" w:rsidR="00605B35" w:rsidRPr="000B4516" w:rsidRDefault="00605B35" w:rsidP="008A44EA">
      <w:pPr>
        <w:pStyle w:val="NoSpacing"/>
        <w:rPr>
          <w:rFonts w:ascii="Times New Roman" w:hAnsi="Times New Roman" w:cs="Times New Roman"/>
          <w:i/>
          <w:iCs/>
          <w:sz w:val="24"/>
          <w:szCs w:val="24"/>
          <w:rPrChange w:id="1174" w:author="Jakob Johann Assmann" w:date="2022-01-18T13:05:00Z">
            <w:rPr>
              <w:rFonts w:ascii="Consolas" w:hAnsi="Consolas" w:cs="Times New Roman"/>
              <w:sz w:val="24"/>
              <w:szCs w:val="24"/>
            </w:rPr>
          </w:rPrChange>
        </w:rPr>
      </w:pPr>
      <w:commentRangeStart w:id="1175"/>
      <w:ins w:id="1176" w:author="Jakob Johann Assmann" w:date="2022-01-18T11:33:00Z">
        <w:r w:rsidRPr="000B4516">
          <w:rPr>
            <w:rFonts w:ascii="Times New Roman" w:hAnsi="Times New Roman" w:cs="Times New Roman"/>
            <w:i/>
            <w:iCs/>
            <w:sz w:val="24"/>
            <w:szCs w:val="24"/>
            <w:rPrChange w:id="1177" w:author="Jakob Johann Assmann" w:date="2022-01-18T13:05:00Z">
              <w:rPr>
                <w:rFonts w:ascii="Consolas" w:hAnsi="Consolas" w:cs="Times New Roman"/>
                <w:sz w:val="24"/>
                <w:szCs w:val="24"/>
              </w:rPr>
            </w:rPrChange>
          </w:rPr>
          <w:t>Part 3: Cross-calibration and phenological modelling</w:t>
        </w:r>
      </w:ins>
      <w:commentRangeEnd w:id="1175"/>
      <w:ins w:id="1178" w:author="Jakob Johann Assmann" w:date="2022-01-18T11:42:00Z">
        <w:r w:rsidR="000F793A" w:rsidRPr="000B4516">
          <w:rPr>
            <w:rFonts w:ascii="Times New Roman" w:hAnsi="Times New Roman" w:cs="Times New Roman"/>
            <w:i/>
            <w:iCs/>
            <w:sz w:val="24"/>
            <w:szCs w:val="24"/>
            <w:rPrChange w:id="1179" w:author="Jakob Johann Assmann" w:date="2022-01-18T13:05:00Z">
              <w:rPr>
                <w:rStyle w:val="CommentReference"/>
              </w:rPr>
            </w:rPrChange>
          </w:rPr>
          <w:commentReference w:id="1175"/>
        </w:r>
      </w:ins>
    </w:p>
    <w:p w14:paraId="6E20E907" w14:textId="5422525B" w:rsidR="00EC0F30" w:rsidRPr="006B0E2B" w:rsidRDefault="000F793A" w:rsidP="003A6063">
      <w:pPr>
        <w:pStyle w:val="NoSpacing"/>
        <w:rPr>
          <w:ins w:id="1180" w:author="Jakob Johann Assmann" w:date="2022-01-18T12:07:00Z"/>
          <w:rFonts w:ascii="Times New Roman" w:hAnsi="Times New Roman" w:cs="Times New Roman"/>
          <w:sz w:val="24"/>
          <w:szCs w:val="24"/>
        </w:rPr>
      </w:pPr>
      <w:ins w:id="1181" w:author="Jakob Johann Assmann" w:date="2022-01-18T11:44:00Z">
        <w:r>
          <w:rPr>
            <w:rFonts w:ascii="Times New Roman" w:hAnsi="Times New Roman" w:cs="Times New Roman"/>
            <w:sz w:val="24"/>
            <w:szCs w:val="24"/>
          </w:rPr>
          <w:t xml:space="preserve">The derived NDVI time series then need to be </w:t>
        </w:r>
      </w:ins>
      <w:ins w:id="1182" w:author="Jakob Johann Assmann" w:date="2022-01-18T11:56:00Z">
        <w:r w:rsidR="00695F3C">
          <w:rPr>
            <w:rFonts w:ascii="Times New Roman" w:hAnsi="Times New Roman" w:cs="Times New Roman"/>
            <w:sz w:val="24"/>
            <w:szCs w:val="24"/>
          </w:rPr>
          <w:t>calibrated</w:t>
        </w:r>
      </w:ins>
      <w:ins w:id="1183" w:author="Jakob Johann Assmann" w:date="2022-01-18T11:44:00Z">
        <w:r>
          <w:rPr>
            <w:rFonts w:ascii="Times New Roman" w:hAnsi="Times New Roman" w:cs="Times New Roman"/>
            <w:sz w:val="24"/>
            <w:szCs w:val="24"/>
          </w:rPr>
          <w:t xml:space="preserve"> across the different </w:t>
        </w:r>
        <w:proofErr w:type="spellStart"/>
        <w:r>
          <w:rPr>
            <w:rFonts w:ascii="Times New Roman" w:hAnsi="Times New Roman" w:cs="Times New Roman"/>
            <w:sz w:val="24"/>
            <w:szCs w:val="24"/>
          </w:rPr>
          <w:t>landsat</w:t>
        </w:r>
        <w:proofErr w:type="spellEnd"/>
        <w:r>
          <w:rPr>
            <w:rFonts w:ascii="Times New Roman" w:hAnsi="Times New Roman" w:cs="Times New Roman"/>
            <w:sz w:val="24"/>
            <w:szCs w:val="24"/>
          </w:rPr>
          <w:t xml:space="preserve"> sensors</w:t>
        </w:r>
      </w:ins>
      <w:ins w:id="1184" w:author="Jakob Johann Assmann" w:date="2022-01-18T14:19:00Z">
        <w:r w:rsidR="00FC5166">
          <w:rPr>
            <w:rFonts w:ascii="Times New Roman" w:hAnsi="Times New Roman" w:cs="Times New Roman"/>
            <w:sz w:val="24"/>
            <w:szCs w:val="24"/>
          </w:rPr>
          <w:t>,</w:t>
        </w:r>
      </w:ins>
      <w:ins w:id="1185" w:author="Jakob Johann Assmann" w:date="2022-01-18T11:44:00Z">
        <w:r>
          <w:rPr>
            <w:rFonts w:ascii="Times New Roman" w:hAnsi="Times New Roman" w:cs="Times New Roman"/>
            <w:sz w:val="24"/>
            <w:szCs w:val="24"/>
          </w:rPr>
          <w:t xml:space="preserve"> and </w:t>
        </w:r>
      </w:ins>
      <w:ins w:id="1186" w:author="Jakob Johann Assmann" w:date="2022-01-18T11:45:00Z">
        <w:r>
          <w:rPr>
            <w:rFonts w:ascii="Times New Roman" w:hAnsi="Times New Roman" w:cs="Times New Roman"/>
            <w:sz w:val="24"/>
            <w:szCs w:val="24"/>
          </w:rPr>
          <w:t xml:space="preserve">the peak-season NDVI estimated using the phenological </w:t>
        </w:r>
      </w:ins>
      <w:ins w:id="1187" w:author="Jakob Johann Assmann" w:date="2022-01-18T14:19:00Z">
        <w:r w:rsidR="00FC5166">
          <w:rPr>
            <w:rFonts w:ascii="Times New Roman" w:hAnsi="Times New Roman" w:cs="Times New Roman"/>
            <w:sz w:val="24"/>
            <w:szCs w:val="24"/>
          </w:rPr>
          <w:t>modelling approach</w:t>
        </w:r>
      </w:ins>
      <w:ins w:id="1188" w:author="Jakob Johann Assmann" w:date="2022-01-18T11:46:00Z">
        <w:r>
          <w:rPr>
            <w:rFonts w:ascii="Times New Roman" w:hAnsi="Times New Roman" w:cs="Times New Roman"/>
            <w:sz w:val="24"/>
            <w:szCs w:val="24"/>
          </w:rPr>
          <w:t xml:space="preserve"> (</w:t>
        </w:r>
      </w:ins>
      <w:ins w:id="1189" w:author="Jakob Johann Assmann" w:date="2022-01-18T13:05:00Z">
        <w:r w:rsidR="000B4516">
          <w:rPr>
            <w:rFonts w:ascii="Times New Roman" w:hAnsi="Times New Roman" w:cs="Times New Roman"/>
            <w:sz w:val="24"/>
            <w:szCs w:val="24"/>
          </w:rPr>
          <w:t xml:space="preserve">Code </w:t>
        </w:r>
      </w:ins>
      <w:ins w:id="1190" w:author="Jakob Johann Assmann" w:date="2022-01-18T11:46:00Z">
        <w:r>
          <w:rPr>
            <w:rFonts w:ascii="Times New Roman" w:hAnsi="Times New Roman" w:cs="Times New Roman"/>
            <w:sz w:val="24"/>
            <w:szCs w:val="24"/>
          </w:rPr>
          <w:t>Box 3)</w:t>
        </w:r>
      </w:ins>
      <w:ins w:id="1191" w:author="Jakob Johann Assmann" w:date="2022-01-18T11:45:00Z">
        <w:r>
          <w:rPr>
            <w:rFonts w:ascii="Times New Roman" w:hAnsi="Times New Roman" w:cs="Times New Roman"/>
            <w:sz w:val="24"/>
            <w:szCs w:val="24"/>
          </w:rPr>
          <w:t xml:space="preserve">. We start by cross calibrating the time-series using </w:t>
        </w:r>
        <w:proofErr w:type="spellStart"/>
        <w:r w:rsidRPr="000F793A">
          <w:rPr>
            <w:rFonts w:ascii="Times New Roman" w:hAnsi="Times New Roman" w:cs="Times New Roman"/>
            <w:i/>
            <w:iCs/>
            <w:sz w:val="24"/>
            <w:szCs w:val="24"/>
            <w:rPrChange w:id="1192" w:author="Jakob Johann Assmann" w:date="2022-01-18T11:45:00Z">
              <w:rPr>
                <w:rFonts w:ascii="Times New Roman" w:hAnsi="Times New Roman" w:cs="Times New Roman"/>
                <w:sz w:val="24"/>
                <w:szCs w:val="24"/>
              </w:rPr>
            </w:rPrChange>
          </w:rPr>
          <w:t>lsat_calibrate_</w:t>
        </w:r>
        <w:proofErr w:type="gramStart"/>
        <w:r w:rsidRPr="000F793A">
          <w:rPr>
            <w:rFonts w:ascii="Times New Roman" w:hAnsi="Times New Roman" w:cs="Times New Roman"/>
            <w:i/>
            <w:iCs/>
            <w:sz w:val="24"/>
            <w:szCs w:val="24"/>
            <w:rPrChange w:id="1193" w:author="Jakob Johann Assmann" w:date="2022-01-18T11:45:00Z">
              <w:rPr>
                <w:rFonts w:ascii="Times New Roman" w:hAnsi="Times New Roman" w:cs="Times New Roman"/>
                <w:sz w:val="24"/>
                <w:szCs w:val="24"/>
              </w:rPr>
            </w:rPrChange>
          </w:rPr>
          <w:t>rf</w:t>
        </w:r>
        <w:proofErr w:type="spellEnd"/>
        <w:r w:rsidRPr="000F793A">
          <w:rPr>
            <w:rFonts w:ascii="Times New Roman" w:hAnsi="Times New Roman" w:cs="Times New Roman"/>
            <w:i/>
            <w:iCs/>
            <w:sz w:val="24"/>
            <w:szCs w:val="24"/>
            <w:rPrChange w:id="1194" w:author="Jakob Johann Assmann" w:date="2022-01-18T11:46:00Z">
              <w:rPr>
                <w:rFonts w:ascii="Times New Roman" w:hAnsi="Times New Roman" w:cs="Times New Roman"/>
                <w:sz w:val="24"/>
                <w:szCs w:val="24"/>
              </w:rPr>
            </w:rPrChange>
          </w:rPr>
          <w:t>(</w:t>
        </w:r>
        <w:proofErr w:type="gramEnd"/>
        <w:r w:rsidRPr="000F793A">
          <w:rPr>
            <w:rFonts w:ascii="Times New Roman" w:hAnsi="Times New Roman" w:cs="Times New Roman"/>
            <w:i/>
            <w:iCs/>
            <w:sz w:val="24"/>
            <w:szCs w:val="24"/>
            <w:rPrChange w:id="1195" w:author="Jakob Johann Assmann" w:date="2022-01-18T11:46:00Z">
              <w:rPr>
                <w:rFonts w:ascii="Times New Roman" w:hAnsi="Times New Roman" w:cs="Times New Roman"/>
                <w:sz w:val="24"/>
                <w:szCs w:val="24"/>
              </w:rPr>
            </w:rPrChange>
          </w:rPr>
          <w:t>)</w:t>
        </w:r>
      </w:ins>
      <w:ins w:id="1196" w:author="Jakob Johann Assmann" w:date="2022-01-18T11:46:00Z">
        <w:r>
          <w:rPr>
            <w:rFonts w:ascii="Times New Roman" w:hAnsi="Times New Roman" w:cs="Times New Roman"/>
            <w:sz w:val="24"/>
            <w:szCs w:val="24"/>
          </w:rPr>
          <w:t xml:space="preserve">. As the number of observations in the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dataset is to</w:t>
        </w:r>
      </w:ins>
      <w:ins w:id="1197" w:author="Jakob Johann Assmann" w:date="2022-01-18T11:47:00Z">
        <w:r>
          <w:rPr>
            <w:rFonts w:ascii="Times New Roman" w:hAnsi="Times New Roman" w:cs="Times New Roman"/>
            <w:sz w:val="24"/>
            <w:szCs w:val="24"/>
          </w:rPr>
          <w:t>o</w:t>
        </w:r>
      </w:ins>
      <w:ins w:id="1198" w:author="Jakob Johann Assmann" w:date="2022-01-18T11:46:00Z">
        <w:r>
          <w:rPr>
            <w:rFonts w:ascii="Times New Roman" w:hAnsi="Times New Roman" w:cs="Times New Roman"/>
            <w:sz w:val="24"/>
            <w:szCs w:val="24"/>
          </w:rPr>
          <w:t xml:space="preserve"> small to calibrate the random forest models</w:t>
        </w:r>
      </w:ins>
      <w:ins w:id="1199" w:author="Jakob Johann Assmann" w:date="2022-01-18T11:56:00Z">
        <w:r w:rsidR="00695F3C">
          <w:rPr>
            <w:rFonts w:ascii="Times New Roman" w:hAnsi="Times New Roman" w:cs="Times New Roman"/>
            <w:sz w:val="24"/>
            <w:szCs w:val="24"/>
          </w:rPr>
          <w:t xml:space="preserve"> effectively</w:t>
        </w:r>
      </w:ins>
      <w:ins w:id="1200" w:author="Jakob Johann Assmann" w:date="2022-01-18T11:46:00Z">
        <w:r>
          <w:rPr>
            <w:rFonts w:ascii="Times New Roman" w:hAnsi="Times New Roman" w:cs="Times New Roman"/>
            <w:sz w:val="24"/>
            <w:szCs w:val="24"/>
          </w:rPr>
          <w:t>, we use the</w:t>
        </w:r>
      </w:ins>
      <w:ins w:id="1201" w:author="Jakob Johann Assmann" w:date="2022-01-18T11:47:00Z">
        <w:r>
          <w:rPr>
            <w:rFonts w:ascii="Times New Roman" w:hAnsi="Times New Roman" w:cs="Times New Roman"/>
            <w:sz w:val="24"/>
            <w:szCs w:val="24"/>
          </w:rPr>
          <w:t xml:space="preserve"> dataset</w:t>
        </w:r>
      </w:ins>
      <w:ins w:id="1202" w:author="Jakob Johann Assmann" w:date="2022-01-18T11:48:00Z">
        <w:r>
          <w:rPr>
            <w:rFonts w:ascii="Times New Roman" w:hAnsi="Times New Roman" w:cs="Times New Roman"/>
            <w:sz w:val="24"/>
            <w:szCs w:val="24"/>
          </w:rPr>
          <w:t xml:space="preserve"> of</w:t>
        </w:r>
      </w:ins>
      <w:ins w:id="1203" w:author="Jakob Johann Assmann" w:date="2022-01-18T11:46:00Z">
        <w:r>
          <w:rPr>
            <w:rFonts w:ascii="Times New Roman" w:hAnsi="Times New Roman" w:cs="Times New Roman"/>
            <w:sz w:val="24"/>
            <w:szCs w:val="24"/>
          </w:rPr>
          <w:t xml:space="preserve"> </w:t>
        </w:r>
      </w:ins>
      <w:ins w:id="1204" w:author="Jakob Johann Assmann" w:date="2022-01-18T11:47:00Z">
        <w:r>
          <w:rPr>
            <w:rFonts w:ascii="Times New Roman" w:hAnsi="Times New Roman" w:cs="Times New Roman"/>
            <w:sz w:val="24"/>
            <w:szCs w:val="24"/>
          </w:rPr>
          <w:t>high latitude observations shipped with the dataset</w:t>
        </w:r>
      </w:ins>
      <w:ins w:id="1205" w:author="Jakob Johann Assmann" w:date="2022-01-18T11:48:00Z">
        <w:r>
          <w:rPr>
            <w:rFonts w:ascii="Times New Roman" w:hAnsi="Times New Roman" w:cs="Times New Roman"/>
            <w:sz w:val="24"/>
            <w:szCs w:val="24"/>
          </w:rPr>
          <w:t xml:space="preserve"> for this purpose </w:t>
        </w:r>
        <w:commentRangeStart w:id="1206"/>
        <w:r>
          <w:rPr>
            <w:rFonts w:ascii="Times New Roman" w:hAnsi="Times New Roman" w:cs="Times New Roman"/>
            <w:sz w:val="24"/>
            <w:szCs w:val="24"/>
          </w:rPr>
          <w:t>to bolster up the observations</w:t>
        </w:r>
      </w:ins>
      <w:commentRangeEnd w:id="1206"/>
      <w:ins w:id="1207" w:author="Jakob Johann Assmann" w:date="2022-01-18T11:56:00Z">
        <w:r w:rsidR="00695F3C">
          <w:rPr>
            <w:rStyle w:val="CommentReference"/>
          </w:rPr>
          <w:commentReference w:id="1206"/>
        </w:r>
      </w:ins>
      <w:ins w:id="1208" w:author="Jakob Johann Assmann" w:date="2022-01-18T11:48:00Z">
        <w:r>
          <w:rPr>
            <w:rFonts w:ascii="Times New Roman" w:hAnsi="Times New Roman" w:cs="Times New Roman"/>
            <w:sz w:val="24"/>
            <w:szCs w:val="24"/>
          </w:rPr>
          <w:t xml:space="preserve">. </w:t>
        </w:r>
        <w:r w:rsidR="00695F3C">
          <w:rPr>
            <w:rFonts w:ascii="Times New Roman" w:hAnsi="Times New Roman" w:cs="Times New Roman"/>
            <w:sz w:val="24"/>
            <w:szCs w:val="24"/>
          </w:rPr>
          <w:t>T</w:t>
        </w:r>
      </w:ins>
      <w:ins w:id="1209" w:author="Jakob Johann Assmann" w:date="2022-01-18T11:49:00Z">
        <w:r w:rsidR="00695F3C">
          <w:rPr>
            <w:rFonts w:ascii="Times New Roman" w:hAnsi="Times New Roman" w:cs="Times New Roman"/>
            <w:sz w:val="24"/>
            <w:szCs w:val="24"/>
          </w:rPr>
          <w:t xml:space="preserve">he </w:t>
        </w:r>
      </w:ins>
      <w:ins w:id="1210" w:author="Jakob Johann Assmann" w:date="2022-01-18T14:19:00Z">
        <w:r w:rsidR="00FC5166">
          <w:rPr>
            <w:rFonts w:ascii="Times New Roman" w:hAnsi="Times New Roman" w:cs="Times New Roman"/>
            <w:sz w:val="24"/>
            <w:szCs w:val="24"/>
          </w:rPr>
          <w:t xml:space="preserve">function </w:t>
        </w:r>
      </w:ins>
      <w:commentRangeStart w:id="1211"/>
      <w:ins w:id="1212" w:author="Jakob Johann Assmann" w:date="2022-01-18T11:49:00Z">
        <w:r w:rsidR="00695F3C">
          <w:rPr>
            <w:rFonts w:ascii="Times New Roman" w:hAnsi="Times New Roman" w:cs="Times New Roman"/>
            <w:sz w:val="24"/>
            <w:szCs w:val="24"/>
          </w:rPr>
          <w:t>saves the models in a specified output dir</w:t>
        </w:r>
      </w:ins>
      <w:ins w:id="1213" w:author="Jakob Johann Assmann" w:date="2022-01-18T13:06:00Z">
        <w:r w:rsidR="000B4516">
          <w:rPr>
            <w:rFonts w:ascii="Times New Roman" w:hAnsi="Times New Roman" w:cs="Times New Roman"/>
            <w:sz w:val="24"/>
            <w:szCs w:val="24"/>
          </w:rPr>
          <w:t>ectory</w:t>
        </w:r>
      </w:ins>
      <w:ins w:id="1214" w:author="Jakob Johann Assmann" w:date="2022-01-18T11:49:00Z">
        <w:r w:rsidR="00695F3C">
          <w:rPr>
            <w:rFonts w:ascii="Times New Roman" w:hAnsi="Times New Roman" w:cs="Times New Roman"/>
            <w:sz w:val="24"/>
            <w:szCs w:val="24"/>
          </w:rPr>
          <w:t xml:space="preserve"> </w:t>
        </w:r>
      </w:ins>
      <w:commentRangeEnd w:id="1211"/>
      <w:ins w:id="1215" w:author="Jakob Johann Assmann" w:date="2022-01-18T14:19:00Z">
        <w:r w:rsidR="00FC5166">
          <w:rPr>
            <w:rStyle w:val="CommentReference"/>
          </w:rPr>
          <w:commentReference w:id="1211"/>
        </w:r>
      </w:ins>
      <w:ins w:id="1216" w:author="Jakob Johann Assmann" w:date="2022-01-18T11:49:00Z">
        <w:r w:rsidR="00695F3C">
          <w:rPr>
            <w:rFonts w:ascii="Times New Roman" w:hAnsi="Times New Roman" w:cs="Times New Roman"/>
            <w:sz w:val="24"/>
            <w:szCs w:val="24"/>
          </w:rPr>
          <w:t>and generates a series of graphs</w:t>
        </w:r>
      </w:ins>
      <w:ins w:id="1217" w:author="Jakob Johann Assmann" w:date="2022-01-18T11:50:00Z">
        <w:r w:rsidR="00695F3C">
          <w:rPr>
            <w:rFonts w:ascii="Times New Roman" w:hAnsi="Times New Roman" w:cs="Times New Roman"/>
            <w:sz w:val="24"/>
            <w:szCs w:val="24"/>
          </w:rPr>
          <w:t xml:space="preserve"> (Figure 4)</w:t>
        </w:r>
      </w:ins>
      <w:ins w:id="1218" w:author="Jakob Johann Assmann" w:date="2022-01-18T11:49:00Z">
        <w:r w:rsidR="00695F3C">
          <w:rPr>
            <w:rFonts w:ascii="Times New Roman" w:hAnsi="Times New Roman" w:cs="Times New Roman"/>
            <w:sz w:val="24"/>
            <w:szCs w:val="24"/>
          </w:rPr>
          <w:t xml:space="preserve"> and tabular data</w:t>
        </w:r>
      </w:ins>
      <w:ins w:id="1219" w:author="Jakob Johann Assmann" w:date="2022-01-18T11:50:00Z">
        <w:r w:rsidR="00695F3C">
          <w:rPr>
            <w:rFonts w:ascii="Times New Roman" w:hAnsi="Times New Roman" w:cs="Times New Roman"/>
            <w:sz w:val="24"/>
            <w:szCs w:val="24"/>
          </w:rPr>
          <w:t xml:space="preserve"> (Table 3) that help with evaluating the final model’s performance. As </w:t>
        </w:r>
      </w:ins>
      <w:ins w:id="1220" w:author="Jakob Johann Assmann" w:date="2022-01-18T12:03:00Z">
        <w:r w:rsidR="00EC0F30">
          <w:rPr>
            <w:rFonts w:ascii="Times New Roman" w:hAnsi="Times New Roman" w:cs="Times New Roman"/>
            <w:sz w:val="24"/>
            <w:szCs w:val="24"/>
          </w:rPr>
          <w:t>desired</w:t>
        </w:r>
      </w:ins>
      <w:ins w:id="1221" w:author="Jakob Johann Assmann" w:date="2022-01-18T12:00:00Z">
        <w:r w:rsidR="00143A07">
          <w:rPr>
            <w:rFonts w:ascii="Times New Roman" w:hAnsi="Times New Roman" w:cs="Times New Roman"/>
            <w:sz w:val="24"/>
            <w:szCs w:val="24"/>
          </w:rPr>
          <w:t>,</w:t>
        </w:r>
      </w:ins>
      <w:ins w:id="1222" w:author="Jakob Johann Assmann" w:date="2022-01-18T11:50:00Z">
        <w:r w:rsidR="00695F3C">
          <w:rPr>
            <w:rFonts w:ascii="Times New Roman" w:hAnsi="Times New Roman" w:cs="Times New Roman"/>
            <w:sz w:val="24"/>
            <w:szCs w:val="24"/>
          </w:rPr>
          <w:t xml:space="preserve"> the</w:t>
        </w:r>
      </w:ins>
      <w:ins w:id="1223" w:author="Jakob Johann Assmann" w:date="2022-01-18T11:58:00Z">
        <w:r w:rsidR="00143A07">
          <w:rPr>
            <w:rFonts w:ascii="Times New Roman" w:hAnsi="Times New Roman" w:cs="Times New Roman"/>
            <w:sz w:val="24"/>
            <w:szCs w:val="24"/>
          </w:rPr>
          <w:t xml:space="preserve"> </w:t>
        </w:r>
      </w:ins>
      <w:ins w:id="1224" w:author="Jakob Johann Assmann" w:date="2022-01-18T12:03:00Z">
        <w:r w:rsidR="00EC0F30">
          <w:rPr>
            <w:rFonts w:ascii="Times New Roman" w:hAnsi="Times New Roman" w:cs="Times New Roman"/>
            <w:sz w:val="24"/>
            <w:szCs w:val="24"/>
          </w:rPr>
          <w:t>calibration reduced the median bias</w:t>
        </w:r>
      </w:ins>
      <w:ins w:id="1225" w:author="Jakob Johann Assmann" w:date="2022-01-18T11:58:00Z">
        <w:r w:rsidR="00143A07">
          <w:rPr>
            <w:rFonts w:ascii="Times New Roman" w:hAnsi="Times New Roman" w:cs="Times New Roman"/>
            <w:sz w:val="24"/>
            <w:szCs w:val="24"/>
          </w:rPr>
          <w:t xml:space="preserve"> between</w:t>
        </w:r>
      </w:ins>
      <w:ins w:id="1226" w:author="Jakob Johann Assmann" w:date="2022-01-18T12:03:00Z">
        <w:r w:rsidR="00EC0F30">
          <w:rPr>
            <w:rFonts w:ascii="Times New Roman" w:hAnsi="Times New Roman" w:cs="Times New Roman"/>
            <w:sz w:val="24"/>
            <w:szCs w:val="24"/>
          </w:rPr>
          <w:t xml:space="preserve"> the</w:t>
        </w:r>
      </w:ins>
      <w:ins w:id="1227" w:author="Jakob Johann Assmann" w:date="2022-01-18T11:58:00Z">
        <w:r w:rsidR="00143A07">
          <w:rPr>
            <w:rFonts w:ascii="Times New Roman" w:hAnsi="Times New Roman" w:cs="Times New Roman"/>
            <w:sz w:val="24"/>
            <w:szCs w:val="24"/>
          </w:rPr>
          <w:t xml:space="preserve"> Landsat 7</w:t>
        </w:r>
      </w:ins>
      <w:ins w:id="1228" w:author="Jakob Johann Assmann" w:date="2022-01-18T12:03:00Z">
        <w:r w:rsidR="00EC0F30">
          <w:rPr>
            <w:rFonts w:ascii="Times New Roman" w:hAnsi="Times New Roman" w:cs="Times New Roman"/>
            <w:sz w:val="24"/>
            <w:szCs w:val="24"/>
          </w:rPr>
          <w:t xml:space="preserve"> observations</w:t>
        </w:r>
      </w:ins>
      <w:ins w:id="1229" w:author="Jakob Johann Assmann" w:date="2022-01-18T11:58:00Z">
        <w:r w:rsidR="00143A07">
          <w:rPr>
            <w:rFonts w:ascii="Times New Roman" w:hAnsi="Times New Roman" w:cs="Times New Roman"/>
            <w:sz w:val="24"/>
            <w:szCs w:val="24"/>
          </w:rPr>
          <w:t xml:space="preserve"> and the Landsat 5 and 8 observations </w:t>
        </w:r>
      </w:ins>
      <w:ins w:id="1230" w:author="Jakob Johann Assmann" w:date="2022-01-18T12:03:00Z">
        <w:r w:rsidR="00EC0F30">
          <w:rPr>
            <w:rFonts w:ascii="Times New Roman" w:hAnsi="Times New Roman" w:cs="Times New Roman"/>
            <w:sz w:val="24"/>
            <w:szCs w:val="24"/>
          </w:rPr>
          <w:t>visually (Figure 4) and statistically (Table 3)</w:t>
        </w:r>
      </w:ins>
      <w:ins w:id="1231" w:author="Jakob Johann Assmann" w:date="2022-01-18T12:00:00Z">
        <w:r w:rsidR="00143A07">
          <w:rPr>
            <w:rFonts w:ascii="Times New Roman" w:hAnsi="Times New Roman" w:cs="Times New Roman"/>
            <w:sz w:val="24"/>
            <w:szCs w:val="24"/>
          </w:rPr>
          <w:t>.</w:t>
        </w:r>
      </w:ins>
      <w:ins w:id="1232" w:author="Jakob Johann Assmann" w:date="2022-01-18T12:08:00Z">
        <w:r w:rsidR="00B35AFF">
          <w:rPr>
            <w:rFonts w:ascii="Times New Roman" w:hAnsi="Times New Roman" w:cs="Times New Roman"/>
            <w:sz w:val="24"/>
            <w:szCs w:val="24"/>
          </w:rPr>
          <w:t xml:space="preserve"> Next, we </w:t>
        </w:r>
      </w:ins>
      <w:ins w:id="1233" w:author="Jakob Johann Assmann" w:date="2022-01-18T12:09:00Z">
        <w:r w:rsidR="00B35AFF">
          <w:rPr>
            <w:rFonts w:ascii="Times New Roman" w:hAnsi="Times New Roman" w:cs="Times New Roman"/>
            <w:sz w:val="24"/>
            <w:szCs w:val="24"/>
          </w:rPr>
          <w:t>fit phenological models</w:t>
        </w:r>
      </w:ins>
      <w:ins w:id="1234" w:author="Jakob Johann Assmann" w:date="2022-01-18T12:10:00Z">
        <w:r w:rsidR="00B35AFF">
          <w:rPr>
            <w:rFonts w:ascii="Times New Roman" w:hAnsi="Times New Roman" w:cs="Times New Roman"/>
            <w:sz w:val="24"/>
            <w:szCs w:val="24"/>
          </w:rPr>
          <w:t xml:space="preserve"> to the calibrated </w:t>
        </w:r>
        <w:proofErr w:type="spellStart"/>
        <w:r w:rsidR="00B35AFF">
          <w:rPr>
            <w:rFonts w:ascii="Times New Roman" w:hAnsi="Times New Roman" w:cs="Times New Roman"/>
            <w:sz w:val="24"/>
            <w:szCs w:val="24"/>
          </w:rPr>
          <w:t>Di</w:t>
        </w:r>
      </w:ins>
      <w:ins w:id="1235" w:author="Jakob Johann Assmann" w:date="2022-01-18T13:06:00Z">
        <w:r w:rsidR="000B4516">
          <w:rPr>
            <w:rFonts w:ascii="Times New Roman" w:hAnsi="Times New Roman" w:cs="Times New Roman"/>
            <w:sz w:val="24"/>
            <w:szCs w:val="24"/>
          </w:rPr>
          <w:t>s</w:t>
        </w:r>
      </w:ins>
      <w:ins w:id="1236" w:author="Jakob Johann Assmann" w:date="2022-01-18T12:10:00Z">
        <w:r w:rsidR="00B35AFF">
          <w:rPr>
            <w:rFonts w:ascii="Times New Roman" w:hAnsi="Times New Roman" w:cs="Times New Roman"/>
            <w:sz w:val="24"/>
            <w:szCs w:val="24"/>
          </w:rPr>
          <w:t>ko</w:t>
        </w:r>
        <w:proofErr w:type="spellEnd"/>
        <w:r w:rsidR="00B35AFF">
          <w:rPr>
            <w:rFonts w:ascii="Times New Roman" w:hAnsi="Times New Roman" w:cs="Times New Roman"/>
            <w:sz w:val="24"/>
            <w:szCs w:val="24"/>
          </w:rPr>
          <w:t xml:space="preserve"> Island time series</w:t>
        </w:r>
      </w:ins>
      <w:ins w:id="1237" w:author="Jakob Johann Assmann" w:date="2022-01-18T12:09:00Z">
        <w:r w:rsidR="00B35AFF">
          <w:rPr>
            <w:rFonts w:ascii="Times New Roman" w:hAnsi="Times New Roman" w:cs="Times New Roman"/>
            <w:sz w:val="24"/>
            <w:szCs w:val="24"/>
          </w:rPr>
          <w:t xml:space="preserve"> using </w:t>
        </w:r>
        <w:proofErr w:type="spellStart"/>
        <w:r w:rsidR="00B35AFF" w:rsidRPr="00B35AFF">
          <w:rPr>
            <w:rFonts w:ascii="Times New Roman" w:hAnsi="Times New Roman" w:cs="Times New Roman"/>
            <w:i/>
            <w:iCs/>
            <w:sz w:val="24"/>
            <w:szCs w:val="24"/>
            <w:rPrChange w:id="1238" w:author="Jakob Johann Assmann" w:date="2022-01-18T12:09:00Z">
              <w:rPr>
                <w:rFonts w:ascii="Times New Roman" w:hAnsi="Times New Roman" w:cs="Times New Roman"/>
                <w:sz w:val="24"/>
                <w:szCs w:val="24"/>
              </w:rPr>
            </w:rPrChange>
          </w:rPr>
          <w:t>lsat_fit_phenological_</w:t>
        </w:r>
        <w:proofErr w:type="gramStart"/>
        <w:r w:rsidR="00B35AFF" w:rsidRPr="00B35AFF">
          <w:rPr>
            <w:rFonts w:ascii="Times New Roman" w:hAnsi="Times New Roman" w:cs="Times New Roman"/>
            <w:i/>
            <w:iCs/>
            <w:sz w:val="24"/>
            <w:szCs w:val="24"/>
            <w:rPrChange w:id="1239" w:author="Jakob Johann Assmann" w:date="2022-01-18T12:09:00Z">
              <w:rPr>
                <w:rFonts w:ascii="Times New Roman" w:hAnsi="Times New Roman" w:cs="Times New Roman"/>
                <w:sz w:val="24"/>
                <w:szCs w:val="24"/>
              </w:rPr>
            </w:rPrChange>
          </w:rPr>
          <w:t>curves</w:t>
        </w:r>
        <w:proofErr w:type="spellEnd"/>
        <w:r w:rsidR="00B35AFF" w:rsidRPr="00B35AFF">
          <w:rPr>
            <w:rFonts w:ascii="Times New Roman" w:hAnsi="Times New Roman" w:cs="Times New Roman"/>
            <w:i/>
            <w:iCs/>
            <w:sz w:val="24"/>
            <w:szCs w:val="24"/>
            <w:rPrChange w:id="1240" w:author="Jakob Johann Assmann" w:date="2022-01-18T12:09:00Z">
              <w:rPr>
                <w:rFonts w:ascii="Times New Roman" w:hAnsi="Times New Roman" w:cs="Times New Roman"/>
                <w:sz w:val="24"/>
                <w:szCs w:val="24"/>
              </w:rPr>
            </w:rPrChange>
          </w:rPr>
          <w:t>(</w:t>
        </w:r>
        <w:proofErr w:type="gramEnd"/>
        <w:r w:rsidR="00B35AFF" w:rsidRPr="00B35AFF">
          <w:rPr>
            <w:rFonts w:ascii="Times New Roman" w:hAnsi="Times New Roman" w:cs="Times New Roman"/>
            <w:i/>
            <w:iCs/>
            <w:sz w:val="24"/>
            <w:szCs w:val="24"/>
            <w:rPrChange w:id="1241" w:author="Jakob Johann Assmann" w:date="2022-01-18T12:09:00Z">
              <w:rPr>
                <w:rFonts w:ascii="Times New Roman" w:hAnsi="Times New Roman" w:cs="Times New Roman"/>
                <w:sz w:val="24"/>
                <w:szCs w:val="24"/>
              </w:rPr>
            </w:rPrChange>
          </w:rPr>
          <w:t>)</w:t>
        </w:r>
        <w:r w:rsidR="00B35AFF">
          <w:rPr>
            <w:rFonts w:ascii="Times New Roman" w:hAnsi="Times New Roman" w:cs="Times New Roman"/>
            <w:sz w:val="24"/>
            <w:szCs w:val="24"/>
          </w:rPr>
          <w:t xml:space="preserve"> to </w:t>
        </w:r>
      </w:ins>
      <w:ins w:id="1242" w:author="Jakob Johann Assmann" w:date="2022-01-18T12:11:00Z">
        <w:r w:rsidR="00B35AFF">
          <w:rPr>
            <w:rFonts w:ascii="Times New Roman" w:hAnsi="Times New Roman" w:cs="Times New Roman"/>
            <w:sz w:val="24"/>
            <w:szCs w:val="24"/>
          </w:rPr>
          <w:t>estimate t</w:t>
        </w:r>
      </w:ins>
      <w:ins w:id="1243" w:author="Jakob Johann Assmann" w:date="2022-01-18T12:09:00Z">
        <w:r w:rsidR="00B35AFF">
          <w:rPr>
            <w:rFonts w:ascii="Times New Roman" w:hAnsi="Times New Roman" w:cs="Times New Roman"/>
            <w:sz w:val="24"/>
            <w:szCs w:val="24"/>
          </w:rPr>
          <w:t xml:space="preserve">he peak-season NDVI. </w:t>
        </w:r>
      </w:ins>
      <w:ins w:id="1244" w:author="Jakob Johann Assmann" w:date="2022-01-18T12:10:00Z">
        <w:r w:rsidR="00B35AFF">
          <w:rPr>
            <w:rFonts w:ascii="Times New Roman" w:hAnsi="Times New Roman" w:cs="Times New Roman"/>
            <w:sz w:val="24"/>
            <w:szCs w:val="24"/>
          </w:rPr>
          <w:t xml:space="preserve">The function automatically returns </w:t>
        </w:r>
      </w:ins>
      <w:ins w:id="1245" w:author="Jakob Johann Assmann" w:date="2022-01-18T14:20:00Z">
        <w:r w:rsidR="00C10B1F">
          <w:rPr>
            <w:rFonts w:ascii="Times New Roman" w:hAnsi="Times New Roman" w:cs="Times New Roman"/>
            <w:sz w:val="24"/>
            <w:szCs w:val="24"/>
          </w:rPr>
          <w:t xml:space="preserve">nine </w:t>
        </w:r>
      </w:ins>
      <w:ins w:id="1246" w:author="Jakob Johann Assmann" w:date="2022-01-18T12:11:00Z">
        <w:r w:rsidR="00B35AFF">
          <w:rPr>
            <w:rFonts w:ascii="Times New Roman" w:hAnsi="Times New Roman" w:cs="Times New Roman"/>
            <w:sz w:val="24"/>
            <w:szCs w:val="24"/>
          </w:rPr>
          <w:t xml:space="preserve">plots of the fitted phenological curves for random sample locations in the dataset (Figure 5). </w:t>
        </w:r>
      </w:ins>
      <w:commentRangeStart w:id="1247"/>
      <w:ins w:id="1248" w:author="Jakob Johann Assmann" w:date="2022-01-18T12:13:00Z">
        <w:r w:rsidR="006B0E2B">
          <w:rPr>
            <w:rFonts w:ascii="Times New Roman" w:hAnsi="Times New Roman" w:cs="Times New Roman"/>
            <w:sz w:val="24"/>
            <w:szCs w:val="24"/>
          </w:rPr>
          <w:t>ADD A SENTENCE</w:t>
        </w:r>
        <w:commentRangeEnd w:id="1247"/>
        <w:r w:rsidR="006B0E2B">
          <w:rPr>
            <w:rStyle w:val="CommentReference"/>
          </w:rPr>
          <w:commentReference w:id="1247"/>
        </w:r>
        <w:r w:rsidR="006B0E2B">
          <w:rPr>
            <w:rFonts w:ascii="Times New Roman" w:hAnsi="Times New Roman" w:cs="Times New Roman"/>
            <w:sz w:val="24"/>
            <w:szCs w:val="24"/>
          </w:rPr>
          <w:t xml:space="preserve">. </w:t>
        </w:r>
      </w:ins>
      <w:ins w:id="1249" w:author="Jakob Johann Assmann" w:date="2022-01-18T12:14:00Z">
        <w:r w:rsidR="006B0E2B">
          <w:rPr>
            <w:rFonts w:ascii="Times New Roman" w:hAnsi="Times New Roman" w:cs="Times New Roman"/>
            <w:sz w:val="24"/>
            <w:szCs w:val="24"/>
          </w:rPr>
          <w:t xml:space="preserve">Once the models are fitted, the summary statistics (including the estimated max NDVI) are extracted using </w:t>
        </w:r>
        <w:proofErr w:type="spellStart"/>
        <w:r w:rsidR="006B0E2B" w:rsidRPr="006B0E2B">
          <w:rPr>
            <w:rFonts w:ascii="Times New Roman" w:hAnsi="Times New Roman" w:cs="Times New Roman"/>
            <w:i/>
            <w:iCs/>
            <w:sz w:val="24"/>
            <w:szCs w:val="24"/>
            <w:rPrChange w:id="1250" w:author="Jakob Johann Assmann" w:date="2022-01-18T12:14:00Z">
              <w:rPr>
                <w:rFonts w:ascii="Consolas" w:hAnsi="Consolas" w:cs="Times New Roman"/>
                <w:sz w:val="20"/>
                <w:szCs w:val="20"/>
              </w:rPr>
            </w:rPrChange>
          </w:rPr>
          <w:t>lsat_summarize_growing_</w:t>
        </w:r>
        <w:proofErr w:type="gramStart"/>
        <w:r w:rsidR="006B0E2B" w:rsidRPr="006B0E2B">
          <w:rPr>
            <w:rFonts w:ascii="Times New Roman" w:hAnsi="Times New Roman" w:cs="Times New Roman"/>
            <w:i/>
            <w:iCs/>
            <w:sz w:val="24"/>
            <w:szCs w:val="24"/>
            <w:rPrChange w:id="1251" w:author="Jakob Johann Assmann" w:date="2022-01-18T12:14:00Z">
              <w:rPr>
                <w:rFonts w:ascii="Consolas" w:hAnsi="Consolas" w:cs="Times New Roman"/>
                <w:sz w:val="20"/>
                <w:szCs w:val="20"/>
              </w:rPr>
            </w:rPrChange>
          </w:rPr>
          <w:t>seasons</w:t>
        </w:r>
        <w:proofErr w:type="spellEnd"/>
        <w:r w:rsidR="006B0E2B" w:rsidRPr="006B0E2B">
          <w:rPr>
            <w:rFonts w:ascii="Times New Roman" w:hAnsi="Times New Roman" w:cs="Times New Roman"/>
            <w:i/>
            <w:iCs/>
            <w:sz w:val="24"/>
            <w:szCs w:val="24"/>
            <w:rPrChange w:id="1252" w:author="Jakob Johann Assmann" w:date="2022-01-18T12:14:00Z">
              <w:rPr>
                <w:rFonts w:ascii="Consolas" w:hAnsi="Consolas" w:cs="Times New Roman"/>
                <w:sz w:val="20"/>
                <w:szCs w:val="20"/>
              </w:rPr>
            </w:rPrChange>
          </w:rPr>
          <w:t>(</w:t>
        </w:r>
        <w:proofErr w:type="gramEnd"/>
        <w:r w:rsidR="006B0E2B" w:rsidRPr="006B0E2B">
          <w:rPr>
            <w:rFonts w:ascii="Times New Roman" w:hAnsi="Times New Roman" w:cs="Times New Roman"/>
            <w:i/>
            <w:iCs/>
            <w:sz w:val="24"/>
            <w:szCs w:val="24"/>
            <w:rPrChange w:id="1253" w:author="Jakob Johann Assmann" w:date="2022-01-18T12:14:00Z">
              <w:rPr>
                <w:rFonts w:ascii="Consolas" w:hAnsi="Consolas" w:cs="Times New Roman"/>
                <w:sz w:val="20"/>
                <w:szCs w:val="20"/>
              </w:rPr>
            </w:rPrChange>
          </w:rPr>
          <w:t>)</w:t>
        </w:r>
        <w:r w:rsidR="006B0E2B">
          <w:rPr>
            <w:rFonts w:ascii="Times New Roman" w:hAnsi="Times New Roman" w:cs="Times New Roman"/>
            <w:sz w:val="24"/>
            <w:szCs w:val="24"/>
          </w:rPr>
          <w:t xml:space="preserve">. </w:t>
        </w:r>
      </w:ins>
      <w:commentRangeStart w:id="1254"/>
      <w:ins w:id="1255" w:author="Jakob Johann Assmann" w:date="2022-01-18T12:15:00Z">
        <w:r w:rsidR="006B0E2B">
          <w:rPr>
            <w:rFonts w:ascii="Times New Roman" w:hAnsi="Times New Roman" w:cs="Times New Roman"/>
            <w:sz w:val="24"/>
            <w:szCs w:val="24"/>
          </w:rPr>
          <w:t xml:space="preserve">The </w:t>
        </w:r>
        <w:proofErr w:type="spellStart"/>
        <w:r w:rsidR="006B0E2B" w:rsidRPr="006B0E2B">
          <w:rPr>
            <w:rFonts w:ascii="Times New Roman" w:hAnsi="Times New Roman" w:cs="Times New Roman"/>
            <w:i/>
            <w:iCs/>
            <w:sz w:val="24"/>
            <w:szCs w:val="24"/>
            <w:rPrChange w:id="1256" w:author="Jakob Johann Assmann" w:date="2022-01-18T12:15:00Z">
              <w:rPr>
                <w:rFonts w:ascii="Times New Roman" w:hAnsi="Times New Roman" w:cs="Times New Roman"/>
                <w:sz w:val="24"/>
                <w:szCs w:val="24"/>
              </w:rPr>
            </w:rPrChange>
          </w:rPr>
          <w:t>lsat_evaluate_phenological_</w:t>
        </w:r>
        <w:proofErr w:type="gramStart"/>
        <w:r w:rsidR="006B0E2B" w:rsidRPr="006B0E2B">
          <w:rPr>
            <w:rFonts w:ascii="Times New Roman" w:hAnsi="Times New Roman" w:cs="Times New Roman"/>
            <w:i/>
            <w:iCs/>
            <w:sz w:val="24"/>
            <w:szCs w:val="24"/>
            <w:rPrChange w:id="1257" w:author="Jakob Johann Assmann" w:date="2022-01-18T12:15:00Z">
              <w:rPr>
                <w:rFonts w:ascii="Times New Roman" w:hAnsi="Times New Roman" w:cs="Times New Roman"/>
                <w:sz w:val="24"/>
                <w:szCs w:val="24"/>
              </w:rPr>
            </w:rPrChange>
          </w:rPr>
          <w:t>max</w:t>
        </w:r>
        <w:proofErr w:type="spellEnd"/>
        <w:r w:rsidR="006B0E2B" w:rsidRPr="006B0E2B">
          <w:rPr>
            <w:rFonts w:ascii="Times New Roman" w:hAnsi="Times New Roman" w:cs="Times New Roman"/>
            <w:i/>
            <w:iCs/>
            <w:sz w:val="24"/>
            <w:szCs w:val="24"/>
            <w:rPrChange w:id="1258" w:author="Jakob Johann Assmann" w:date="2022-01-18T12:15:00Z">
              <w:rPr>
                <w:rFonts w:ascii="Times New Roman" w:hAnsi="Times New Roman" w:cs="Times New Roman"/>
                <w:sz w:val="24"/>
                <w:szCs w:val="24"/>
              </w:rPr>
            </w:rPrChange>
          </w:rPr>
          <w:t>(</w:t>
        </w:r>
        <w:proofErr w:type="gramEnd"/>
        <w:r w:rsidR="006B0E2B" w:rsidRPr="006B0E2B">
          <w:rPr>
            <w:rFonts w:ascii="Times New Roman" w:hAnsi="Times New Roman" w:cs="Times New Roman"/>
            <w:i/>
            <w:iCs/>
            <w:sz w:val="24"/>
            <w:szCs w:val="24"/>
            <w:rPrChange w:id="1259" w:author="Jakob Johann Assmann" w:date="2022-01-18T12:15:00Z">
              <w:rPr>
                <w:rFonts w:ascii="Times New Roman" w:hAnsi="Times New Roman" w:cs="Times New Roman"/>
                <w:sz w:val="24"/>
                <w:szCs w:val="24"/>
              </w:rPr>
            </w:rPrChange>
          </w:rPr>
          <w:t>)</w:t>
        </w:r>
        <w:r w:rsidR="006B0E2B">
          <w:rPr>
            <w:rFonts w:ascii="Times New Roman" w:hAnsi="Times New Roman" w:cs="Times New Roman"/>
            <w:sz w:val="24"/>
            <w:szCs w:val="24"/>
          </w:rPr>
          <w:t xml:space="preserve"> can be used to output a </w:t>
        </w:r>
      </w:ins>
      <w:ins w:id="1260" w:author="Jakob Johann Assmann" w:date="2022-01-18T12:18:00Z">
        <w:r w:rsidR="00DC5435">
          <w:rPr>
            <w:rFonts w:ascii="Times New Roman" w:hAnsi="Times New Roman" w:cs="Times New Roman"/>
            <w:sz w:val="24"/>
            <w:szCs w:val="24"/>
          </w:rPr>
          <w:t>graph</w:t>
        </w:r>
      </w:ins>
      <w:ins w:id="1261" w:author="Jakob Johann Assmann" w:date="2022-01-18T12:15:00Z">
        <w:r w:rsidR="006B0E2B">
          <w:rPr>
            <w:rFonts w:ascii="Times New Roman" w:hAnsi="Times New Roman" w:cs="Times New Roman"/>
            <w:sz w:val="24"/>
            <w:szCs w:val="24"/>
          </w:rPr>
          <w:t xml:space="preserve"> that allows for assessing the </w:t>
        </w:r>
      </w:ins>
      <w:ins w:id="1262" w:author="Jakob Johann Assmann" w:date="2022-01-18T12:18:00Z">
        <w:r w:rsidR="00DC5435">
          <w:rPr>
            <w:rFonts w:ascii="Times New Roman" w:hAnsi="Times New Roman" w:cs="Times New Roman"/>
            <w:sz w:val="24"/>
            <w:szCs w:val="24"/>
          </w:rPr>
          <w:t xml:space="preserve">performance of the modelled </w:t>
        </w:r>
      </w:ins>
      <w:ins w:id="1263" w:author="Jakob Johann Assmann" w:date="2022-01-18T12:19:00Z">
        <w:r w:rsidR="00DC5435">
          <w:rPr>
            <w:rFonts w:ascii="Times New Roman" w:hAnsi="Times New Roman" w:cs="Times New Roman"/>
            <w:sz w:val="24"/>
            <w:szCs w:val="24"/>
          </w:rPr>
          <w:t xml:space="preserve">max NDVI estimates </w:t>
        </w:r>
      </w:ins>
      <w:ins w:id="1264" w:author="Jakob Johann Assmann" w:date="2022-01-18T12:17:00Z">
        <w:r w:rsidR="006B0E2B">
          <w:rPr>
            <w:rFonts w:ascii="Times New Roman" w:hAnsi="Times New Roman" w:cs="Times New Roman"/>
            <w:sz w:val="24"/>
            <w:szCs w:val="24"/>
          </w:rPr>
          <w:t>(Figure 6)</w:t>
        </w:r>
      </w:ins>
      <w:ins w:id="1265" w:author="Jakob Johann Assmann" w:date="2022-01-18T12:16:00Z">
        <w:r w:rsidR="006B0E2B">
          <w:rPr>
            <w:rFonts w:ascii="Times New Roman" w:hAnsi="Times New Roman" w:cs="Times New Roman"/>
            <w:sz w:val="24"/>
            <w:szCs w:val="24"/>
          </w:rPr>
          <w:t xml:space="preserve">. In the case of this </w:t>
        </w:r>
        <w:proofErr w:type="spellStart"/>
        <w:r w:rsidR="006B0E2B">
          <w:rPr>
            <w:rFonts w:ascii="Times New Roman" w:hAnsi="Times New Roman" w:cs="Times New Roman"/>
            <w:sz w:val="24"/>
            <w:szCs w:val="24"/>
          </w:rPr>
          <w:t>Disko</w:t>
        </w:r>
        <w:proofErr w:type="spellEnd"/>
        <w:r w:rsidR="006B0E2B">
          <w:rPr>
            <w:rFonts w:ascii="Times New Roman" w:hAnsi="Times New Roman" w:cs="Times New Roman"/>
            <w:sz w:val="24"/>
            <w:szCs w:val="24"/>
          </w:rPr>
          <w:t xml:space="preserve"> Island dataset the </w:t>
        </w:r>
      </w:ins>
      <w:ins w:id="1266" w:author="Jakob Johann Assmann" w:date="2022-01-18T12:17:00Z">
        <w:r w:rsidR="006B0E2B">
          <w:rPr>
            <w:rFonts w:ascii="Times New Roman" w:hAnsi="Times New Roman" w:cs="Times New Roman"/>
            <w:sz w:val="24"/>
            <w:szCs w:val="24"/>
          </w:rPr>
          <w:t>max NDVI value</w:t>
        </w:r>
      </w:ins>
      <w:ins w:id="1267" w:author="Jakob Johann Assmann" w:date="2022-01-18T12:19:00Z">
        <w:r w:rsidR="00DC5435">
          <w:rPr>
            <w:rFonts w:ascii="Times New Roman" w:hAnsi="Times New Roman" w:cs="Times New Roman"/>
            <w:sz w:val="24"/>
            <w:szCs w:val="24"/>
          </w:rPr>
          <w:t xml:space="preserve"> derived from </w:t>
        </w:r>
      </w:ins>
      <w:ins w:id="1268" w:author="Jakob Johann Assmann" w:date="2022-01-18T12:22:00Z">
        <w:r w:rsidR="00DC5435">
          <w:rPr>
            <w:rFonts w:ascii="Times New Roman" w:hAnsi="Times New Roman" w:cs="Times New Roman"/>
            <w:sz w:val="24"/>
            <w:szCs w:val="24"/>
          </w:rPr>
          <w:t>o</w:t>
        </w:r>
      </w:ins>
      <w:ins w:id="1269" w:author="Jakob Johann Assmann" w:date="2022-01-18T12:17:00Z">
        <w:r w:rsidR="006B0E2B">
          <w:rPr>
            <w:rFonts w:ascii="Times New Roman" w:hAnsi="Times New Roman" w:cs="Times New Roman"/>
            <w:sz w:val="24"/>
            <w:szCs w:val="24"/>
          </w:rPr>
          <w:t>nly one or two observations</w:t>
        </w:r>
      </w:ins>
      <w:ins w:id="1270" w:author="Jakob Johann Assmann" w:date="2022-01-18T12:22:00Z">
        <w:r w:rsidR="00DC5435">
          <w:rPr>
            <w:rFonts w:ascii="Times New Roman" w:hAnsi="Times New Roman" w:cs="Times New Roman"/>
            <w:sz w:val="24"/>
            <w:szCs w:val="24"/>
          </w:rPr>
          <w:t xml:space="preserve"> per year is systematically underestimated</w:t>
        </w:r>
      </w:ins>
      <w:ins w:id="1271" w:author="Jakob Johann Assmann" w:date="2022-01-18T12:19:00Z">
        <w:r w:rsidR="00DC5435">
          <w:rPr>
            <w:rFonts w:ascii="Times New Roman" w:hAnsi="Times New Roman" w:cs="Times New Roman"/>
            <w:sz w:val="24"/>
            <w:szCs w:val="24"/>
          </w:rPr>
          <w:t xml:space="preserve"> when compared to the max NDV</w:t>
        </w:r>
      </w:ins>
      <w:ins w:id="1272" w:author="Jakob Johann Assmann" w:date="2022-01-18T12:20:00Z">
        <w:r w:rsidR="00DC5435">
          <w:rPr>
            <w:rFonts w:ascii="Times New Roman" w:hAnsi="Times New Roman" w:cs="Times New Roman"/>
            <w:sz w:val="24"/>
            <w:szCs w:val="24"/>
          </w:rPr>
          <w:t xml:space="preserve">I value derived </w:t>
        </w:r>
      </w:ins>
      <w:ins w:id="1273" w:author="Jakob Johann Assmann" w:date="2022-01-18T12:22:00Z">
        <w:r w:rsidR="00DC5435">
          <w:rPr>
            <w:rFonts w:ascii="Times New Roman" w:hAnsi="Times New Roman" w:cs="Times New Roman"/>
            <w:sz w:val="24"/>
            <w:szCs w:val="24"/>
          </w:rPr>
          <w:t xml:space="preserve">from larger numbers of observations </w:t>
        </w:r>
      </w:ins>
      <w:ins w:id="1274" w:author="Jakob Johann Assmann" w:date="2022-01-18T12:17:00Z">
        <w:r w:rsidR="006B0E2B">
          <w:rPr>
            <w:rFonts w:ascii="Times New Roman" w:hAnsi="Times New Roman" w:cs="Times New Roman"/>
            <w:sz w:val="24"/>
            <w:szCs w:val="24"/>
          </w:rPr>
          <w:t xml:space="preserve">(Figure 6). </w:t>
        </w:r>
      </w:ins>
      <w:commentRangeEnd w:id="1254"/>
      <w:ins w:id="1275" w:author="Jakob Johann Assmann" w:date="2022-01-18T12:22:00Z">
        <w:r w:rsidR="00DC5435">
          <w:rPr>
            <w:rStyle w:val="CommentReference"/>
          </w:rPr>
          <w:commentReference w:id="1254"/>
        </w:r>
      </w:ins>
      <w:ins w:id="1276" w:author="Jakob Johann Assmann" w:date="2022-01-18T12:23:00Z">
        <w:r w:rsidR="00DC5435">
          <w:rPr>
            <w:rFonts w:ascii="Times New Roman" w:hAnsi="Times New Roman" w:cs="Times New Roman"/>
            <w:sz w:val="24"/>
            <w:szCs w:val="24"/>
          </w:rPr>
          <w:t xml:space="preserve">The final step following the cross-calibration and phenological modelling is the time-series analysis. </w:t>
        </w:r>
      </w:ins>
    </w:p>
    <w:p w14:paraId="0F1E20E6" w14:textId="664131D0" w:rsidR="000F793A" w:rsidRPr="000F793A" w:rsidRDefault="00143A07" w:rsidP="003A6063">
      <w:pPr>
        <w:pStyle w:val="NoSpacing"/>
        <w:rPr>
          <w:ins w:id="1277" w:author="Jakob Johann Assmann" w:date="2022-01-18T11:43:00Z"/>
          <w:rFonts w:ascii="Times New Roman" w:hAnsi="Times New Roman" w:cs="Times New Roman"/>
          <w:sz w:val="24"/>
          <w:szCs w:val="24"/>
          <w:rPrChange w:id="1278" w:author="Jakob Johann Assmann" w:date="2022-01-18T11:46:00Z">
            <w:rPr>
              <w:ins w:id="1279" w:author="Jakob Johann Assmann" w:date="2022-01-18T11:43:00Z"/>
              <w:rFonts w:ascii="Times New Roman" w:hAnsi="Times New Roman" w:cs="Times New Roman"/>
              <w:i/>
              <w:iCs/>
              <w:sz w:val="24"/>
              <w:szCs w:val="24"/>
            </w:rPr>
          </w:rPrChange>
        </w:rPr>
      </w:pPr>
      <w:ins w:id="1280" w:author="Jakob Johann Assmann" w:date="2022-01-18T11:58:00Z">
        <w:r>
          <w:rPr>
            <w:rFonts w:ascii="Times New Roman" w:hAnsi="Times New Roman" w:cs="Times New Roman"/>
            <w:sz w:val="24"/>
            <w:szCs w:val="24"/>
          </w:rPr>
          <w:lastRenderedPageBreak/>
          <w:t xml:space="preserve"> </w:t>
        </w:r>
      </w:ins>
      <w:ins w:id="1281" w:author="Jakob Johann Assmann" w:date="2022-01-18T11:50:00Z">
        <w:r w:rsidR="00695F3C">
          <w:rPr>
            <w:rFonts w:ascii="Times New Roman" w:hAnsi="Times New Roman" w:cs="Times New Roman"/>
            <w:sz w:val="24"/>
            <w:szCs w:val="24"/>
          </w:rPr>
          <w:t xml:space="preserve">  </w:t>
        </w:r>
      </w:ins>
      <w:ins w:id="1282" w:author="Jakob Johann Assmann" w:date="2022-01-18T11:47:00Z">
        <w:r w:rsidR="000F793A">
          <w:rPr>
            <w:rFonts w:ascii="Times New Roman" w:hAnsi="Times New Roman" w:cs="Times New Roman"/>
            <w:sz w:val="24"/>
            <w:szCs w:val="24"/>
          </w:rPr>
          <w:t xml:space="preserve"> </w:t>
        </w:r>
      </w:ins>
    </w:p>
    <w:p w14:paraId="54E96BFB" w14:textId="5B12195A" w:rsidR="00DC5435" w:rsidRPr="00DC5435" w:rsidRDefault="000B4516" w:rsidP="003A6063">
      <w:pPr>
        <w:pStyle w:val="NoSpacing"/>
        <w:rPr>
          <w:ins w:id="1283" w:author="Jakob Johann Assmann" w:date="2022-01-18T12:24:00Z"/>
          <w:rFonts w:ascii="Times New Roman" w:hAnsi="Times New Roman" w:cs="Times New Roman"/>
          <w:sz w:val="24"/>
          <w:szCs w:val="24"/>
          <w:rPrChange w:id="1284" w:author="Jakob Johann Assmann" w:date="2022-01-18T12:24:00Z">
            <w:rPr>
              <w:ins w:id="1285" w:author="Jakob Johann Assmann" w:date="2022-01-18T12:24:00Z"/>
              <w:rFonts w:ascii="Times New Roman" w:hAnsi="Times New Roman" w:cs="Times New Roman"/>
              <w:i/>
              <w:iCs/>
              <w:sz w:val="24"/>
              <w:szCs w:val="24"/>
            </w:rPr>
          </w:rPrChange>
        </w:rPr>
      </w:pPr>
      <w:ins w:id="1286" w:author="Jakob Johann Assmann" w:date="2022-01-18T13:04:00Z">
        <w:r>
          <w:rPr>
            <w:rFonts w:ascii="Times New Roman" w:hAnsi="Times New Roman" w:cs="Times New Roman"/>
            <w:sz w:val="24"/>
            <w:szCs w:val="24"/>
          </w:rPr>
          <w:t xml:space="preserve">Code </w:t>
        </w:r>
      </w:ins>
      <w:ins w:id="1287" w:author="Jakob Johann Assmann" w:date="2022-01-18T12:24:00Z">
        <w:r w:rsidR="00DC5435">
          <w:rPr>
            <w:rFonts w:ascii="Times New Roman" w:hAnsi="Times New Roman" w:cs="Times New Roman"/>
            <w:sz w:val="24"/>
            <w:szCs w:val="24"/>
          </w:rPr>
          <w:t>Box 3: Cro</w:t>
        </w:r>
      </w:ins>
      <w:ins w:id="1288" w:author="Jakob Johann Assmann" w:date="2022-01-18T13:06:00Z">
        <w:r>
          <w:rPr>
            <w:rFonts w:ascii="Times New Roman" w:hAnsi="Times New Roman" w:cs="Times New Roman"/>
            <w:sz w:val="24"/>
            <w:szCs w:val="24"/>
          </w:rPr>
          <w:t>s</w:t>
        </w:r>
      </w:ins>
      <w:ins w:id="1289" w:author="Jakob Johann Assmann" w:date="2022-01-18T12:24:00Z">
        <w:r w:rsidR="00DC5435">
          <w:rPr>
            <w:rFonts w:ascii="Times New Roman" w:hAnsi="Times New Roman" w:cs="Times New Roman"/>
            <w:sz w:val="24"/>
            <w:szCs w:val="24"/>
          </w:rPr>
          <w:t xml:space="preserve">s-calibration and phenological modelling </w:t>
        </w:r>
      </w:ins>
    </w:p>
    <w:p w14:paraId="01B15DB1"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ins w:id="1290" w:author="Jakob Johann Assmann" w:date="2022-01-18T13:04:00Z"/>
          <w:rFonts w:ascii="Consolas" w:hAnsi="Consolas" w:cs="Times New Roman"/>
          <w:sz w:val="20"/>
          <w:szCs w:val="20"/>
        </w:rPr>
      </w:pPr>
    </w:p>
    <w:p w14:paraId="68C11F71" w14:textId="6E425485" w:rsidR="00DC5435" w:rsidRDefault="003A6063" w:rsidP="000B4516">
      <w:pPr>
        <w:pStyle w:val="NoSpacing"/>
        <w:pBdr>
          <w:top w:val="single" w:sz="4" w:space="1" w:color="auto"/>
          <w:left w:val="single" w:sz="4" w:space="4" w:color="auto"/>
          <w:bottom w:val="single" w:sz="4" w:space="1" w:color="auto"/>
          <w:right w:val="single" w:sz="4" w:space="4" w:color="auto"/>
        </w:pBdr>
        <w:shd w:val="pct12" w:color="auto" w:fill="auto"/>
        <w:rPr>
          <w:ins w:id="1291" w:author="Jakob Johann Assmann" w:date="2022-01-18T12:25:00Z"/>
          <w:rFonts w:ascii="Consolas" w:hAnsi="Consolas" w:cs="Times New Roman"/>
          <w:sz w:val="20"/>
          <w:szCs w:val="20"/>
        </w:rPr>
        <w:pPrChange w:id="1292" w:author="Jakob Johann Assmann" w:date="2022-01-18T13:02:00Z">
          <w:pPr>
            <w:pStyle w:val="NoSpacing"/>
            <w:shd w:val="pct12" w:color="auto" w:fill="auto"/>
          </w:pPr>
        </w:pPrChange>
      </w:pPr>
      <w:r w:rsidRPr="00DC5435">
        <w:rPr>
          <w:rFonts w:ascii="Consolas" w:hAnsi="Consolas" w:cs="Times New Roman"/>
          <w:sz w:val="20"/>
          <w:szCs w:val="20"/>
          <w:rPrChange w:id="1293" w:author="Jakob Johann Assmann" w:date="2022-01-18T12:25:00Z">
            <w:rPr>
              <w:rFonts w:ascii="Times New Roman" w:hAnsi="Times New Roman" w:cs="Times New Roman"/>
              <w:i/>
              <w:iCs/>
              <w:sz w:val="24"/>
              <w:szCs w:val="24"/>
            </w:rPr>
          </w:rPrChange>
        </w:rPr>
        <w:t xml:space="preserve"># Cross-calibrate NDVI among sensors using random forest models </w:t>
      </w:r>
    </w:p>
    <w:p w14:paraId="698BD5CC" w14:textId="161CD6DF" w:rsidR="003A6063"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1294" w:author="Jakob Johann Assmann" w:date="2022-01-18T12:25:00Z">
            <w:rPr>
              <w:rFonts w:ascii="Times New Roman" w:hAnsi="Times New Roman" w:cs="Times New Roman"/>
              <w:i/>
              <w:iCs/>
              <w:sz w:val="24"/>
              <w:szCs w:val="24"/>
            </w:rPr>
          </w:rPrChange>
        </w:rPr>
        <w:pPrChange w:id="1295" w:author="Jakob Johann Assmann" w:date="2022-01-18T13:02:00Z">
          <w:pPr>
            <w:pStyle w:val="NoSpacing"/>
          </w:pPr>
        </w:pPrChange>
      </w:pPr>
      <w:ins w:id="1296" w:author="Jakob Johann Assmann" w:date="2022-01-18T12:25:00Z">
        <w:r>
          <w:rPr>
            <w:rFonts w:ascii="Consolas" w:hAnsi="Consolas" w:cs="Times New Roman"/>
            <w:sz w:val="20"/>
            <w:szCs w:val="20"/>
          </w:rPr>
          <w:t xml:space="preserve"># Outputs in </w:t>
        </w:r>
      </w:ins>
      <w:del w:id="1297" w:author="Jakob Johann Assmann" w:date="2022-01-18T12:25:00Z">
        <w:r w:rsidR="00AF2E38" w:rsidRPr="00DC5435" w:rsidDel="00DC5435">
          <w:rPr>
            <w:rFonts w:ascii="Consolas" w:hAnsi="Consolas" w:cs="Times New Roman"/>
            <w:sz w:val="20"/>
            <w:szCs w:val="20"/>
            <w:rPrChange w:id="1298" w:author="Jakob Johann Assmann" w:date="2022-01-18T12:25:00Z">
              <w:rPr>
                <w:rFonts w:ascii="Times New Roman" w:hAnsi="Times New Roman" w:cs="Times New Roman"/>
                <w:i/>
                <w:iCs/>
                <w:sz w:val="24"/>
                <w:szCs w:val="24"/>
              </w:rPr>
            </w:rPrChange>
          </w:rPr>
          <w:delText>(</w:delText>
        </w:r>
      </w:del>
      <w:r w:rsidR="00AF2E38" w:rsidRPr="00DC5435">
        <w:rPr>
          <w:rFonts w:ascii="Consolas" w:hAnsi="Consolas" w:cs="Times New Roman"/>
          <w:sz w:val="20"/>
          <w:szCs w:val="20"/>
          <w:rPrChange w:id="1299" w:author="Jakob Johann Assmann" w:date="2022-01-18T12:25:00Z">
            <w:rPr>
              <w:rFonts w:ascii="Times New Roman" w:hAnsi="Times New Roman" w:cs="Times New Roman"/>
              <w:i/>
              <w:iCs/>
              <w:sz w:val="24"/>
              <w:szCs w:val="24"/>
            </w:rPr>
          </w:rPrChange>
        </w:rPr>
        <w:t xml:space="preserve">Figure </w:t>
      </w:r>
      <w:r w:rsidR="00CD5E51" w:rsidRPr="00DC5435">
        <w:rPr>
          <w:rFonts w:ascii="Consolas" w:hAnsi="Consolas" w:cs="Times New Roman"/>
          <w:sz w:val="20"/>
          <w:szCs w:val="20"/>
          <w:rPrChange w:id="1300" w:author="Jakob Johann Assmann" w:date="2022-01-18T12:25:00Z">
            <w:rPr>
              <w:rFonts w:ascii="Times New Roman" w:hAnsi="Times New Roman" w:cs="Times New Roman"/>
              <w:i/>
              <w:iCs/>
              <w:sz w:val="24"/>
              <w:szCs w:val="24"/>
            </w:rPr>
          </w:rPrChange>
        </w:rPr>
        <w:t>4</w:t>
      </w:r>
      <w:r w:rsidR="00AF2E38" w:rsidRPr="00DC5435">
        <w:rPr>
          <w:rFonts w:ascii="Consolas" w:hAnsi="Consolas" w:cs="Times New Roman"/>
          <w:sz w:val="20"/>
          <w:szCs w:val="20"/>
          <w:rPrChange w:id="1301" w:author="Jakob Johann Assmann" w:date="2022-01-18T12:25:00Z">
            <w:rPr>
              <w:rFonts w:ascii="Times New Roman" w:hAnsi="Times New Roman" w:cs="Times New Roman"/>
              <w:i/>
              <w:iCs/>
              <w:sz w:val="24"/>
              <w:szCs w:val="24"/>
            </w:rPr>
          </w:rPrChange>
        </w:rPr>
        <w:t xml:space="preserve"> and Table </w:t>
      </w:r>
      <w:r w:rsidR="00CD5E51" w:rsidRPr="00DC5435">
        <w:rPr>
          <w:rFonts w:ascii="Consolas" w:hAnsi="Consolas" w:cs="Times New Roman"/>
          <w:sz w:val="20"/>
          <w:szCs w:val="20"/>
          <w:rPrChange w:id="1302" w:author="Jakob Johann Assmann" w:date="2022-01-18T12:25:00Z">
            <w:rPr>
              <w:rFonts w:ascii="Times New Roman" w:hAnsi="Times New Roman" w:cs="Times New Roman"/>
              <w:i/>
              <w:iCs/>
              <w:sz w:val="24"/>
              <w:szCs w:val="24"/>
            </w:rPr>
          </w:rPrChange>
        </w:rPr>
        <w:t>3</w:t>
      </w:r>
      <w:del w:id="1303" w:author="Jakob Johann Assmann" w:date="2022-01-18T12:25:00Z">
        <w:r w:rsidR="00AF2E38" w:rsidRPr="00DC5435" w:rsidDel="00DC5435">
          <w:rPr>
            <w:rFonts w:ascii="Consolas" w:hAnsi="Consolas" w:cs="Times New Roman"/>
            <w:sz w:val="20"/>
            <w:szCs w:val="20"/>
            <w:rPrChange w:id="1304" w:author="Jakob Johann Assmann" w:date="2022-01-18T12:25:00Z">
              <w:rPr>
                <w:rFonts w:ascii="Times New Roman" w:hAnsi="Times New Roman" w:cs="Times New Roman"/>
                <w:i/>
                <w:iCs/>
                <w:sz w:val="24"/>
                <w:szCs w:val="24"/>
              </w:rPr>
            </w:rPrChange>
          </w:rPr>
          <w:delText>)</w:delText>
        </w:r>
      </w:del>
      <w:ins w:id="1305" w:author="Jakob Johann Assmann" w:date="2022-01-18T12:25:00Z">
        <w:r>
          <w:rPr>
            <w:rFonts w:ascii="Consolas" w:hAnsi="Consolas" w:cs="Times New Roman"/>
            <w:sz w:val="20"/>
            <w:szCs w:val="20"/>
          </w:rPr>
          <w:t>.</w:t>
        </w:r>
      </w:ins>
      <w:r w:rsidR="003A6063" w:rsidRPr="00DC5435">
        <w:rPr>
          <w:rFonts w:ascii="Consolas" w:hAnsi="Consolas" w:cs="Times New Roman"/>
          <w:sz w:val="20"/>
          <w:szCs w:val="20"/>
          <w:rPrChange w:id="1306" w:author="Jakob Johann Assmann" w:date="2022-01-18T12:25:00Z">
            <w:rPr>
              <w:rFonts w:ascii="Times New Roman" w:hAnsi="Times New Roman" w:cs="Times New Roman"/>
              <w:i/>
              <w:iCs/>
              <w:sz w:val="24"/>
              <w:szCs w:val="24"/>
            </w:rPr>
          </w:rPrChange>
        </w:rPr>
        <w:t xml:space="preserve"> </w:t>
      </w:r>
    </w:p>
    <w:p w14:paraId="7A38783E" w14:textId="7545BA68" w:rsidR="00DC5435"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ins w:id="1307" w:author="Jakob Johann Assmann" w:date="2022-01-18T12:25:00Z"/>
          <w:rFonts w:ascii="Consolas" w:hAnsi="Consolas" w:cs="Times New Roman"/>
          <w:sz w:val="20"/>
          <w:szCs w:val="20"/>
        </w:rPr>
        <w:pPrChange w:id="1308" w:author="Jakob Johann Assmann" w:date="2022-01-18T13:02:00Z">
          <w:pPr>
            <w:pStyle w:val="NoSpacing"/>
            <w:shd w:val="pct12" w:color="auto" w:fill="auto"/>
          </w:pPr>
        </w:pPrChange>
      </w:pPr>
      <w:proofErr w:type="spellStart"/>
      <w:r w:rsidRPr="0094106D">
        <w:rPr>
          <w:rFonts w:ascii="Consolas" w:hAnsi="Consolas" w:cs="Times New Roman"/>
          <w:sz w:val="20"/>
          <w:szCs w:val="20"/>
        </w:rPr>
        <w:t>L</w:t>
      </w:r>
      <w:r w:rsidR="000113B1" w:rsidRPr="0094106D">
        <w:rPr>
          <w:rFonts w:ascii="Consolas" w:hAnsi="Consolas" w:cs="Times New Roman"/>
          <w:sz w:val="20"/>
          <w:szCs w:val="20"/>
        </w:rPr>
        <w:t>sat.dt</w:t>
      </w:r>
      <w:proofErr w:type="spellEnd"/>
      <w:r w:rsidR="000113B1" w:rsidRPr="0094106D">
        <w:rPr>
          <w:rFonts w:ascii="Consolas" w:hAnsi="Consolas" w:cs="Times New Roman"/>
          <w:sz w:val="20"/>
          <w:szCs w:val="20"/>
        </w:rPr>
        <w:t xml:space="preserve"> &lt;- </w:t>
      </w:r>
      <w:proofErr w:type="spellStart"/>
      <w:r w:rsidR="000113B1" w:rsidRPr="0094106D">
        <w:rPr>
          <w:rFonts w:ascii="Consolas" w:hAnsi="Consolas" w:cs="Times New Roman"/>
          <w:sz w:val="20"/>
          <w:szCs w:val="20"/>
        </w:rPr>
        <w:t>lsat_calibrate_</w:t>
      </w:r>
      <w:proofErr w:type="gramStart"/>
      <w:r w:rsidR="000113B1" w:rsidRPr="0094106D">
        <w:rPr>
          <w:rFonts w:ascii="Consolas" w:hAnsi="Consolas" w:cs="Times New Roman"/>
          <w:sz w:val="20"/>
          <w:szCs w:val="20"/>
        </w:rPr>
        <w:t>rf</w:t>
      </w:r>
      <w:proofErr w:type="spellEnd"/>
      <w:r w:rsidR="000113B1" w:rsidRPr="0094106D">
        <w:rPr>
          <w:rFonts w:ascii="Consolas" w:hAnsi="Consolas" w:cs="Times New Roman"/>
          <w:sz w:val="20"/>
          <w:szCs w:val="20"/>
        </w:rPr>
        <w:t>(</w:t>
      </w:r>
      <w:proofErr w:type="gramEnd"/>
    </w:p>
    <w:p w14:paraId="00C9E856" w14:textId="77777777"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09" w:author="Jakob Johann Assmann" w:date="2022-01-18T12:25:00Z"/>
          <w:rFonts w:ascii="Consolas" w:hAnsi="Consolas" w:cs="Times New Roman"/>
          <w:sz w:val="20"/>
          <w:szCs w:val="20"/>
          <w:lang w:val="da-DK"/>
          <w:rPrChange w:id="1310" w:author="Jakob Johann Assmann" w:date="2022-01-18T12:25:00Z">
            <w:rPr>
              <w:ins w:id="1311" w:author="Jakob Johann Assmann" w:date="2022-01-18T12:25:00Z"/>
              <w:rFonts w:ascii="Consolas" w:hAnsi="Consolas" w:cs="Times New Roman"/>
              <w:sz w:val="20"/>
              <w:szCs w:val="20"/>
            </w:rPr>
          </w:rPrChange>
        </w:rPr>
        <w:pPrChange w:id="1312" w:author="Jakob Johann Assmann" w:date="2022-01-18T13:02:00Z">
          <w:pPr>
            <w:pStyle w:val="NoSpacing"/>
            <w:shd w:val="pct12" w:color="auto" w:fill="auto"/>
          </w:pPr>
        </w:pPrChange>
      </w:pPr>
      <w:ins w:id="1313" w:author="Jakob Johann Assmann" w:date="2022-01-18T12:25:00Z">
        <w:r w:rsidRPr="000B4516">
          <w:rPr>
            <w:rFonts w:ascii="Consolas" w:hAnsi="Consolas" w:cs="Times New Roman"/>
            <w:sz w:val="20"/>
            <w:szCs w:val="20"/>
            <w:lang w:val="en-GB"/>
            <w:rPrChange w:id="1314" w:author="Jakob Johann Assmann" w:date="2022-01-18T13:04:00Z">
              <w:rPr>
                <w:rFonts w:ascii="Consolas" w:hAnsi="Consolas" w:cs="Times New Roman"/>
                <w:sz w:val="20"/>
                <w:szCs w:val="20"/>
              </w:rPr>
            </w:rPrChange>
          </w:rPr>
          <w:t xml:space="preserve">  </w:t>
        </w:r>
      </w:ins>
      <w:proofErr w:type="spellStart"/>
      <w:proofErr w:type="gramStart"/>
      <w:r w:rsidR="000113B1" w:rsidRPr="00DC5435">
        <w:rPr>
          <w:rFonts w:ascii="Consolas" w:hAnsi="Consolas" w:cs="Times New Roman"/>
          <w:sz w:val="20"/>
          <w:szCs w:val="20"/>
          <w:lang w:val="da-DK"/>
          <w:rPrChange w:id="1315" w:author="Jakob Johann Assmann" w:date="2022-01-18T12:25:00Z">
            <w:rPr>
              <w:rFonts w:ascii="Consolas" w:hAnsi="Consolas" w:cs="Times New Roman"/>
              <w:sz w:val="20"/>
              <w:szCs w:val="20"/>
            </w:rPr>
          </w:rPrChange>
        </w:rPr>
        <w:t>lsat.dt</w:t>
      </w:r>
      <w:proofErr w:type="spellEnd"/>
      <w:proofErr w:type="gramEnd"/>
      <w:r w:rsidR="000113B1" w:rsidRPr="00DC5435">
        <w:rPr>
          <w:rFonts w:ascii="Consolas" w:hAnsi="Consolas" w:cs="Times New Roman"/>
          <w:sz w:val="20"/>
          <w:szCs w:val="20"/>
          <w:lang w:val="da-DK"/>
          <w:rPrChange w:id="1316" w:author="Jakob Johann Assmann" w:date="2022-01-18T12:25:00Z">
            <w:rPr>
              <w:rFonts w:ascii="Consolas" w:hAnsi="Consolas" w:cs="Times New Roman"/>
              <w:sz w:val="20"/>
              <w:szCs w:val="20"/>
            </w:rPr>
          </w:rPrChange>
        </w:rPr>
        <w:t xml:space="preserve">, </w:t>
      </w:r>
    </w:p>
    <w:p w14:paraId="3E85A031" w14:textId="77777777"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17" w:author="Jakob Johann Assmann" w:date="2022-01-18T12:25:00Z"/>
          <w:rFonts w:ascii="Consolas" w:hAnsi="Consolas" w:cs="Times New Roman"/>
          <w:sz w:val="20"/>
          <w:szCs w:val="20"/>
          <w:lang w:val="da-DK"/>
          <w:rPrChange w:id="1318" w:author="Jakob Johann Assmann" w:date="2022-01-18T12:25:00Z">
            <w:rPr>
              <w:ins w:id="1319" w:author="Jakob Johann Assmann" w:date="2022-01-18T12:25:00Z"/>
              <w:rFonts w:ascii="Consolas" w:hAnsi="Consolas" w:cs="Times New Roman"/>
              <w:sz w:val="20"/>
              <w:szCs w:val="20"/>
            </w:rPr>
          </w:rPrChange>
        </w:rPr>
        <w:pPrChange w:id="1320" w:author="Jakob Johann Assmann" w:date="2022-01-18T13:02:00Z">
          <w:pPr>
            <w:pStyle w:val="NoSpacing"/>
            <w:shd w:val="pct12" w:color="auto" w:fill="auto"/>
          </w:pPr>
        </w:pPrChange>
      </w:pPr>
      <w:ins w:id="1321" w:author="Jakob Johann Assmann" w:date="2022-01-18T12:25:00Z">
        <w:r w:rsidRPr="00DC5435">
          <w:rPr>
            <w:rFonts w:ascii="Consolas" w:hAnsi="Consolas" w:cs="Times New Roman"/>
            <w:sz w:val="20"/>
            <w:szCs w:val="20"/>
            <w:lang w:val="da-DK"/>
            <w:rPrChange w:id="1322" w:author="Jakob Johann Assmann" w:date="2022-01-18T12:25:00Z">
              <w:rPr>
                <w:rFonts w:ascii="Consolas" w:hAnsi="Consolas" w:cs="Times New Roman"/>
                <w:sz w:val="20"/>
                <w:szCs w:val="20"/>
              </w:rPr>
            </w:rPrChange>
          </w:rPr>
          <w:t xml:space="preserve">  </w:t>
        </w:r>
      </w:ins>
      <w:r w:rsidR="000113B1" w:rsidRPr="00DC5435">
        <w:rPr>
          <w:rFonts w:ascii="Consolas" w:hAnsi="Consolas" w:cs="Times New Roman"/>
          <w:sz w:val="20"/>
          <w:szCs w:val="20"/>
          <w:lang w:val="da-DK"/>
          <w:rPrChange w:id="1323" w:author="Jakob Johann Assmann" w:date="2022-01-18T12:25:00Z">
            <w:rPr>
              <w:rFonts w:ascii="Consolas" w:hAnsi="Consolas" w:cs="Times New Roman"/>
              <w:sz w:val="20"/>
              <w:szCs w:val="20"/>
            </w:rPr>
          </w:rPrChange>
        </w:rPr>
        <w:t xml:space="preserve">band.or.si = </w:t>
      </w:r>
      <w:del w:id="1324" w:author="Jakob Johann Assmann" w:date="2022-01-18T12:25:00Z">
        <w:r w:rsidR="000113B1" w:rsidRPr="00DC5435" w:rsidDel="00DC5435">
          <w:rPr>
            <w:rFonts w:ascii="Consolas" w:hAnsi="Consolas" w:cs="Times New Roman"/>
            <w:sz w:val="20"/>
            <w:szCs w:val="20"/>
            <w:lang w:val="da-DK"/>
            <w:rPrChange w:id="1325" w:author="Jakob Johann Assmann" w:date="2022-01-18T12:25:00Z">
              <w:rPr>
                <w:rFonts w:ascii="Consolas" w:hAnsi="Consolas" w:cs="Times New Roman"/>
                <w:sz w:val="20"/>
                <w:szCs w:val="20"/>
              </w:rPr>
            </w:rPrChange>
          </w:rPr>
          <w:delText>'</w:delText>
        </w:r>
      </w:del>
      <w:ins w:id="1326" w:author="Jakob Johann Assmann" w:date="2022-01-18T12:25:00Z">
        <w:r w:rsidRPr="00DC5435">
          <w:rPr>
            <w:rFonts w:ascii="Consolas" w:hAnsi="Consolas" w:cs="Times New Roman"/>
            <w:sz w:val="20"/>
            <w:szCs w:val="20"/>
            <w:lang w:val="da-DK"/>
            <w:rPrChange w:id="1327" w:author="Jakob Johann Assmann" w:date="2022-01-18T12:25:00Z">
              <w:rPr>
                <w:rFonts w:ascii="Consolas" w:hAnsi="Consolas" w:cs="Times New Roman"/>
                <w:sz w:val="20"/>
                <w:szCs w:val="20"/>
              </w:rPr>
            </w:rPrChange>
          </w:rPr>
          <w:t>‘</w:t>
        </w:r>
      </w:ins>
      <w:proofErr w:type="spellStart"/>
      <w:r w:rsidR="000113B1" w:rsidRPr="00DC5435">
        <w:rPr>
          <w:rFonts w:ascii="Consolas" w:hAnsi="Consolas" w:cs="Times New Roman"/>
          <w:sz w:val="20"/>
          <w:szCs w:val="20"/>
          <w:lang w:val="da-DK"/>
          <w:rPrChange w:id="1328" w:author="Jakob Johann Assmann" w:date="2022-01-18T12:25:00Z">
            <w:rPr>
              <w:rFonts w:ascii="Consolas" w:hAnsi="Consolas" w:cs="Times New Roman"/>
              <w:sz w:val="20"/>
              <w:szCs w:val="20"/>
            </w:rPr>
          </w:rPrChange>
        </w:rPr>
        <w:t>ndvi</w:t>
      </w:r>
      <w:proofErr w:type="spellEnd"/>
      <w:del w:id="1329" w:author="Jakob Johann Assmann" w:date="2022-01-18T12:25:00Z">
        <w:r w:rsidR="000113B1" w:rsidRPr="00DC5435" w:rsidDel="00DC5435">
          <w:rPr>
            <w:rFonts w:ascii="Consolas" w:hAnsi="Consolas" w:cs="Times New Roman"/>
            <w:sz w:val="20"/>
            <w:szCs w:val="20"/>
            <w:lang w:val="da-DK"/>
            <w:rPrChange w:id="1330" w:author="Jakob Johann Assmann" w:date="2022-01-18T12:25:00Z">
              <w:rPr>
                <w:rFonts w:ascii="Consolas" w:hAnsi="Consolas" w:cs="Times New Roman"/>
                <w:sz w:val="20"/>
                <w:szCs w:val="20"/>
              </w:rPr>
            </w:rPrChange>
          </w:rPr>
          <w:delText>'</w:delText>
        </w:r>
      </w:del>
      <w:ins w:id="1331" w:author="Jakob Johann Assmann" w:date="2022-01-18T12:25:00Z">
        <w:r w:rsidRPr="00DC5435">
          <w:rPr>
            <w:rFonts w:ascii="Consolas" w:hAnsi="Consolas" w:cs="Times New Roman"/>
            <w:sz w:val="20"/>
            <w:szCs w:val="20"/>
            <w:lang w:val="da-DK"/>
            <w:rPrChange w:id="1332" w:author="Jakob Johann Assmann" w:date="2022-01-18T12:25:00Z">
              <w:rPr>
                <w:rFonts w:ascii="Consolas" w:hAnsi="Consolas" w:cs="Times New Roman"/>
                <w:sz w:val="20"/>
                <w:szCs w:val="20"/>
              </w:rPr>
            </w:rPrChange>
          </w:rPr>
          <w:t>’,</w:t>
        </w:r>
      </w:ins>
    </w:p>
    <w:p w14:paraId="5EFA51D5" w14:textId="77777777"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33" w:author="Jakob Johann Assmann" w:date="2022-01-18T12:25:00Z"/>
          <w:rFonts w:ascii="Consolas" w:hAnsi="Consolas" w:cs="Times New Roman"/>
          <w:sz w:val="20"/>
          <w:szCs w:val="20"/>
          <w:lang w:val="da-DK"/>
        </w:rPr>
        <w:pPrChange w:id="1334" w:author="Jakob Johann Assmann" w:date="2022-01-18T13:02:00Z">
          <w:pPr>
            <w:pStyle w:val="NoSpacing"/>
            <w:shd w:val="pct12" w:color="auto" w:fill="auto"/>
          </w:pPr>
        </w:pPrChange>
      </w:pPr>
      <w:ins w:id="1335" w:author="Jakob Johann Assmann" w:date="2022-01-18T12:25:00Z">
        <w:r w:rsidRPr="00DC5435">
          <w:rPr>
            <w:rFonts w:ascii="Consolas" w:hAnsi="Consolas" w:cs="Times New Roman"/>
            <w:sz w:val="20"/>
            <w:szCs w:val="20"/>
            <w:lang w:val="da-DK"/>
            <w:rPrChange w:id="1336" w:author="Jakob Johann Assmann" w:date="2022-01-18T12:25:00Z">
              <w:rPr>
                <w:rFonts w:ascii="Consolas" w:hAnsi="Consolas" w:cs="Times New Roman"/>
                <w:sz w:val="20"/>
                <w:szCs w:val="20"/>
              </w:rPr>
            </w:rPrChange>
          </w:rPr>
          <w:t xml:space="preserve">  </w:t>
        </w:r>
      </w:ins>
      <w:del w:id="1337" w:author="Jakob Johann Assmann" w:date="2022-01-18T12:25:00Z">
        <w:r w:rsidR="000113B1" w:rsidRPr="00DC5435" w:rsidDel="00DC5435">
          <w:rPr>
            <w:rFonts w:ascii="Consolas" w:hAnsi="Consolas" w:cs="Times New Roman"/>
            <w:sz w:val="20"/>
            <w:szCs w:val="20"/>
            <w:lang w:val="da-DK"/>
            <w:rPrChange w:id="1338" w:author="Jakob Johann Assmann" w:date="2022-01-18T12:25:00Z">
              <w:rPr>
                <w:rFonts w:ascii="Consolas" w:hAnsi="Consolas" w:cs="Times New Roman"/>
                <w:sz w:val="20"/>
                <w:szCs w:val="20"/>
              </w:rPr>
            </w:rPrChange>
          </w:rPr>
          <w:delText xml:space="preserve"> </w:delText>
        </w:r>
      </w:del>
      <w:proofErr w:type="spellStart"/>
      <w:proofErr w:type="gramStart"/>
      <w:r w:rsidR="000113B1" w:rsidRPr="00DC5435">
        <w:rPr>
          <w:rFonts w:ascii="Consolas" w:hAnsi="Consolas" w:cs="Times New Roman"/>
          <w:sz w:val="20"/>
          <w:szCs w:val="20"/>
          <w:lang w:val="da-DK"/>
          <w:rPrChange w:id="1339" w:author="Jakob Johann Assmann" w:date="2022-01-18T12:25:00Z">
            <w:rPr>
              <w:rFonts w:ascii="Consolas" w:hAnsi="Consolas" w:cs="Times New Roman"/>
              <w:sz w:val="20"/>
              <w:szCs w:val="20"/>
            </w:rPr>
          </w:rPrChange>
        </w:rPr>
        <w:t>train.with</w:t>
      </w:r>
      <w:proofErr w:type="gramEnd"/>
      <w:r w:rsidR="000113B1" w:rsidRPr="00DC5435">
        <w:rPr>
          <w:rFonts w:ascii="Consolas" w:hAnsi="Consolas" w:cs="Times New Roman"/>
          <w:sz w:val="20"/>
          <w:szCs w:val="20"/>
          <w:lang w:val="da-DK"/>
          <w:rPrChange w:id="1340" w:author="Jakob Johann Assmann" w:date="2022-01-18T12:25:00Z">
            <w:rPr>
              <w:rFonts w:ascii="Consolas" w:hAnsi="Consolas" w:cs="Times New Roman"/>
              <w:sz w:val="20"/>
              <w:szCs w:val="20"/>
            </w:rPr>
          </w:rPrChange>
        </w:rPr>
        <w:t>.highlat.data</w:t>
      </w:r>
      <w:proofErr w:type="spellEnd"/>
      <w:r w:rsidR="000113B1" w:rsidRPr="00DC5435">
        <w:rPr>
          <w:rFonts w:ascii="Consolas" w:hAnsi="Consolas" w:cs="Times New Roman"/>
          <w:sz w:val="20"/>
          <w:szCs w:val="20"/>
          <w:lang w:val="da-DK"/>
          <w:rPrChange w:id="1341" w:author="Jakob Johann Assmann" w:date="2022-01-18T12:25:00Z">
            <w:rPr>
              <w:rFonts w:ascii="Consolas" w:hAnsi="Consolas" w:cs="Times New Roman"/>
              <w:sz w:val="20"/>
              <w:szCs w:val="20"/>
            </w:rPr>
          </w:rPrChange>
        </w:rPr>
        <w:t xml:space="preserve"> = T, </w:t>
      </w:r>
    </w:p>
    <w:p w14:paraId="4CD94711" w14:textId="76BEA345"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42" w:author="Jakob Johann Assmann" w:date="2022-01-18T12:26:00Z"/>
          <w:rFonts w:ascii="Consolas" w:hAnsi="Consolas" w:cs="Times New Roman"/>
          <w:sz w:val="20"/>
          <w:szCs w:val="20"/>
          <w:lang w:val="en-GB"/>
          <w:rPrChange w:id="1343" w:author="Jakob Johann Assmann" w:date="2022-01-18T12:26:00Z">
            <w:rPr>
              <w:ins w:id="1344" w:author="Jakob Johann Assmann" w:date="2022-01-18T12:26:00Z"/>
              <w:rFonts w:ascii="Consolas" w:hAnsi="Consolas" w:cs="Times New Roman"/>
              <w:sz w:val="20"/>
              <w:szCs w:val="20"/>
              <w:lang w:val="da-DK"/>
            </w:rPr>
          </w:rPrChange>
        </w:rPr>
        <w:pPrChange w:id="1345" w:author="Jakob Johann Assmann" w:date="2022-01-18T13:02:00Z">
          <w:pPr>
            <w:pStyle w:val="NoSpacing"/>
            <w:shd w:val="pct12" w:color="auto" w:fill="auto"/>
          </w:pPr>
        </w:pPrChange>
      </w:pPr>
      <w:ins w:id="1346" w:author="Jakob Johann Assmann" w:date="2022-01-18T12:26:00Z">
        <w:r w:rsidRPr="00DC5435">
          <w:rPr>
            <w:rFonts w:ascii="Consolas" w:hAnsi="Consolas" w:cs="Times New Roman"/>
            <w:sz w:val="20"/>
            <w:szCs w:val="20"/>
            <w:lang w:val="en-GB"/>
            <w:rPrChange w:id="1347" w:author="Jakob Johann Assmann" w:date="2022-01-18T12:26:00Z">
              <w:rPr>
                <w:rFonts w:ascii="Consolas" w:hAnsi="Consolas" w:cs="Times New Roman"/>
                <w:sz w:val="20"/>
                <w:szCs w:val="20"/>
                <w:lang w:val="da-DK"/>
              </w:rPr>
            </w:rPrChange>
          </w:rPr>
          <w:t xml:space="preserve">  </w:t>
        </w:r>
      </w:ins>
      <w:proofErr w:type="spellStart"/>
      <w:r w:rsidR="000113B1" w:rsidRPr="00DC5435">
        <w:rPr>
          <w:rFonts w:ascii="Consolas" w:hAnsi="Consolas" w:cs="Times New Roman"/>
          <w:sz w:val="20"/>
          <w:szCs w:val="20"/>
          <w:lang w:val="en-GB"/>
          <w:rPrChange w:id="1348" w:author="Jakob Johann Assmann" w:date="2022-01-18T12:26:00Z">
            <w:rPr>
              <w:rFonts w:ascii="Consolas" w:hAnsi="Consolas" w:cs="Times New Roman"/>
              <w:sz w:val="20"/>
              <w:szCs w:val="20"/>
            </w:rPr>
          </w:rPrChange>
        </w:rPr>
        <w:t>outdir</w:t>
      </w:r>
      <w:proofErr w:type="spellEnd"/>
      <w:r w:rsidR="000113B1" w:rsidRPr="00DC5435">
        <w:rPr>
          <w:rFonts w:ascii="Consolas" w:hAnsi="Consolas" w:cs="Times New Roman"/>
          <w:sz w:val="20"/>
          <w:szCs w:val="20"/>
          <w:lang w:val="en-GB"/>
          <w:rPrChange w:id="1349" w:author="Jakob Johann Assmann" w:date="2022-01-18T12:26:00Z">
            <w:rPr>
              <w:rFonts w:ascii="Consolas" w:hAnsi="Consolas" w:cs="Times New Roman"/>
              <w:sz w:val="20"/>
              <w:szCs w:val="20"/>
            </w:rPr>
          </w:rPrChange>
        </w:rPr>
        <w:t xml:space="preserve"> = </w:t>
      </w:r>
      <w:del w:id="1350" w:author="Jakob Johann Assmann" w:date="2022-01-18T13:04:00Z">
        <w:r w:rsidR="000113B1" w:rsidRPr="00DC5435" w:rsidDel="000B4516">
          <w:rPr>
            <w:rFonts w:ascii="Consolas" w:hAnsi="Consolas" w:cs="Times New Roman"/>
            <w:sz w:val="20"/>
            <w:szCs w:val="20"/>
            <w:lang w:val="en-GB"/>
            <w:rPrChange w:id="1351" w:author="Jakob Johann Assmann" w:date="2022-01-18T12:26:00Z">
              <w:rPr>
                <w:rFonts w:ascii="Consolas" w:hAnsi="Consolas" w:cs="Times New Roman"/>
                <w:sz w:val="20"/>
                <w:szCs w:val="20"/>
              </w:rPr>
            </w:rPrChange>
          </w:rPr>
          <w:delText>'</w:delText>
        </w:r>
      </w:del>
      <w:ins w:id="1352" w:author="Jakob Johann Assmann" w:date="2022-01-18T13:04:00Z">
        <w:r w:rsidR="000B4516">
          <w:rPr>
            <w:rFonts w:ascii="Consolas" w:hAnsi="Consolas" w:cs="Times New Roman"/>
            <w:sz w:val="20"/>
            <w:szCs w:val="20"/>
            <w:lang w:val="en-GB"/>
          </w:rPr>
          <w:t>‘</w:t>
        </w:r>
      </w:ins>
      <w:r w:rsidR="000113B1" w:rsidRPr="00DC5435">
        <w:rPr>
          <w:rFonts w:ascii="Consolas" w:hAnsi="Consolas" w:cs="Times New Roman"/>
          <w:sz w:val="20"/>
          <w:szCs w:val="20"/>
          <w:lang w:val="en-GB"/>
          <w:rPrChange w:id="1353" w:author="Jakob Johann Assmann" w:date="2022-01-18T12:26:00Z">
            <w:rPr>
              <w:rFonts w:ascii="Consolas" w:hAnsi="Consolas" w:cs="Times New Roman"/>
              <w:sz w:val="20"/>
              <w:szCs w:val="20"/>
            </w:rPr>
          </w:rPrChange>
        </w:rPr>
        <w:t>output/</w:t>
      </w:r>
      <w:proofErr w:type="spellStart"/>
      <w:r w:rsidR="000113B1" w:rsidRPr="00DC5435">
        <w:rPr>
          <w:rFonts w:ascii="Consolas" w:hAnsi="Consolas" w:cs="Times New Roman"/>
          <w:sz w:val="20"/>
          <w:szCs w:val="20"/>
          <w:lang w:val="en-GB"/>
          <w:rPrChange w:id="1354" w:author="Jakob Johann Assmann" w:date="2022-01-18T12:26:00Z">
            <w:rPr>
              <w:rFonts w:ascii="Consolas" w:hAnsi="Consolas" w:cs="Times New Roman"/>
              <w:sz w:val="20"/>
              <w:szCs w:val="20"/>
            </w:rPr>
          </w:rPrChange>
        </w:rPr>
        <w:t>ndvi_xcal_smry</w:t>
      </w:r>
      <w:proofErr w:type="spellEnd"/>
      <w:r w:rsidR="000113B1" w:rsidRPr="00DC5435">
        <w:rPr>
          <w:rFonts w:ascii="Consolas" w:hAnsi="Consolas" w:cs="Times New Roman"/>
          <w:sz w:val="20"/>
          <w:szCs w:val="20"/>
          <w:lang w:val="en-GB"/>
          <w:rPrChange w:id="1355" w:author="Jakob Johann Assmann" w:date="2022-01-18T12:26:00Z">
            <w:rPr>
              <w:rFonts w:ascii="Consolas" w:hAnsi="Consolas" w:cs="Times New Roman"/>
              <w:sz w:val="20"/>
              <w:szCs w:val="20"/>
            </w:rPr>
          </w:rPrChange>
        </w:rPr>
        <w:t>/</w:t>
      </w:r>
      <w:del w:id="1356" w:author="Jakob Johann Assmann" w:date="2022-01-18T13:04:00Z">
        <w:r w:rsidR="000113B1" w:rsidRPr="00DC5435" w:rsidDel="000B4516">
          <w:rPr>
            <w:rFonts w:ascii="Consolas" w:hAnsi="Consolas" w:cs="Times New Roman"/>
            <w:sz w:val="20"/>
            <w:szCs w:val="20"/>
            <w:lang w:val="en-GB"/>
            <w:rPrChange w:id="1357" w:author="Jakob Johann Assmann" w:date="2022-01-18T12:26:00Z">
              <w:rPr>
                <w:rFonts w:ascii="Consolas" w:hAnsi="Consolas" w:cs="Times New Roman"/>
                <w:sz w:val="20"/>
                <w:szCs w:val="20"/>
              </w:rPr>
            </w:rPrChange>
          </w:rPr>
          <w:delText>'</w:delText>
        </w:r>
      </w:del>
      <w:ins w:id="1358" w:author="Jakob Johann Assmann" w:date="2022-01-18T13:04:00Z">
        <w:r w:rsidR="000B4516">
          <w:rPr>
            <w:rFonts w:ascii="Consolas" w:hAnsi="Consolas" w:cs="Times New Roman"/>
            <w:sz w:val="20"/>
            <w:szCs w:val="20"/>
            <w:lang w:val="en-GB"/>
          </w:rPr>
          <w:t>’</w:t>
        </w:r>
      </w:ins>
      <w:r w:rsidR="000113B1" w:rsidRPr="00DC5435">
        <w:rPr>
          <w:rFonts w:ascii="Consolas" w:hAnsi="Consolas" w:cs="Times New Roman"/>
          <w:sz w:val="20"/>
          <w:szCs w:val="20"/>
          <w:lang w:val="en-GB"/>
          <w:rPrChange w:id="1359" w:author="Jakob Johann Assmann" w:date="2022-01-18T12:26:00Z">
            <w:rPr>
              <w:rFonts w:ascii="Consolas" w:hAnsi="Consolas" w:cs="Times New Roman"/>
              <w:sz w:val="20"/>
              <w:szCs w:val="20"/>
            </w:rPr>
          </w:rPrChange>
        </w:rPr>
        <w:t xml:space="preserve">, </w:t>
      </w:r>
    </w:p>
    <w:p w14:paraId="75C6EB33" w14:textId="2107D148" w:rsidR="003A6063"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60" w:author="Jakob Johann Assmann" w:date="2022-01-18T12:24:00Z"/>
          <w:rFonts w:ascii="Consolas" w:hAnsi="Consolas" w:cs="Times New Roman"/>
          <w:sz w:val="20"/>
          <w:szCs w:val="20"/>
          <w:lang w:val="da-DK"/>
          <w:rPrChange w:id="1361" w:author="Jakob Johann Assmann" w:date="2022-01-18T12:25:00Z">
            <w:rPr>
              <w:ins w:id="1362" w:author="Jakob Johann Assmann" w:date="2022-01-18T12:24:00Z"/>
              <w:rFonts w:ascii="Consolas" w:hAnsi="Consolas" w:cs="Times New Roman"/>
              <w:sz w:val="20"/>
              <w:szCs w:val="20"/>
            </w:rPr>
          </w:rPrChange>
        </w:rPr>
        <w:pPrChange w:id="1363" w:author="Jakob Johann Assmann" w:date="2022-01-18T13:02:00Z">
          <w:pPr>
            <w:pStyle w:val="NoSpacing"/>
          </w:pPr>
        </w:pPrChange>
      </w:pPr>
      <w:ins w:id="1364" w:author="Jakob Johann Assmann" w:date="2022-01-18T12:26:00Z">
        <w:r w:rsidRPr="00DC5435">
          <w:rPr>
            <w:rFonts w:ascii="Consolas" w:hAnsi="Consolas" w:cs="Times New Roman"/>
            <w:sz w:val="20"/>
            <w:szCs w:val="20"/>
            <w:lang w:val="en-GB"/>
            <w:rPrChange w:id="1365" w:author="Jakob Johann Assmann" w:date="2022-01-18T12:26:00Z">
              <w:rPr>
                <w:rFonts w:ascii="Consolas" w:hAnsi="Consolas" w:cs="Times New Roman"/>
                <w:sz w:val="20"/>
                <w:szCs w:val="20"/>
                <w:lang w:val="da-DK"/>
              </w:rPr>
            </w:rPrChange>
          </w:rPr>
          <w:t xml:space="preserve">  </w:t>
        </w:r>
      </w:ins>
      <w:proofErr w:type="spellStart"/>
      <w:r w:rsidR="000113B1" w:rsidRPr="00DC5435">
        <w:rPr>
          <w:rFonts w:ascii="Consolas" w:hAnsi="Consolas" w:cs="Times New Roman"/>
          <w:sz w:val="20"/>
          <w:szCs w:val="20"/>
          <w:lang w:val="da-DK"/>
          <w:rPrChange w:id="1366" w:author="Jakob Johann Assmann" w:date="2022-01-18T12:25:00Z">
            <w:rPr>
              <w:rFonts w:ascii="Consolas" w:hAnsi="Consolas" w:cs="Times New Roman"/>
              <w:sz w:val="20"/>
              <w:szCs w:val="20"/>
            </w:rPr>
          </w:rPrChange>
        </w:rPr>
        <w:t>overwrite.col</w:t>
      </w:r>
      <w:proofErr w:type="spellEnd"/>
      <w:r w:rsidR="000113B1" w:rsidRPr="00DC5435">
        <w:rPr>
          <w:rFonts w:ascii="Consolas" w:hAnsi="Consolas" w:cs="Times New Roman"/>
          <w:sz w:val="20"/>
          <w:szCs w:val="20"/>
          <w:lang w:val="da-DK"/>
          <w:rPrChange w:id="1367" w:author="Jakob Johann Assmann" w:date="2022-01-18T12:25:00Z">
            <w:rPr>
              <w:rFonts w:ascii="Consolas" w:hAnsi="Consolas" w:cs="Times New Roman"/>
              <w:sz w:val="20"/>
              <w:szCs w:val="20"/>
            </w:rPr>
          </w:rPrChange>
        </w:rPr>
        <w:t xml:space="preserve"> = T)</w:t>
      </w:r>
    </w:p>
    <w:p w14:paraId="0168416D" w14:textId="77777777"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68" w:author="Jakob Johann Assmann" w:date="2022-01-18T12:24:00Z"/>
          <w:rFonts w:ascii="Consolas" w:hAnsi="Consolas" w:cs="Times New Roman"/>
          <w:sz w:val="20"/>
          <w:szCs w:val="20"/>
          <w:lang w:val="da-DK"/>
          <w:rPrChange w:id="1369" w:author="Jakob Johann Assmann" w:date="2022-01-18T12:25:00Z">
            <w:rPr>
              <w:ins w:id="1370" w:author="Jakob Johann Assmann" w:date="2022-01-18T12:24:00Z"/>
              <w:rFonts w:ascii="Times New Roman" w:hAnsi="Times New Roman" w:cs="Times New Roman"/>
              <w:i/>
              <w:iCs/>
              <w:sz w:val="24"/>
              <w:szCs w:val="24"/>
            </w:rPr>
          </w:rPrChange>
        </w:rPr>
        <w:pPrChange w:id="1371" w:author="Jakob Johann Assmann" w:date="2022-01-18T13:02:00Z">
          <w:pPr>
            <w:pStyle w:val="NoSpacing"/>
          </w:pPr>
        </w:pPrChange>
      </w:pPr>
    </w:p>
    <w:p w14:paraId="539AA230" w14:textId="77777777"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72" w:author="Jakob Johann Assmann" w:date="2022-01-18T12:26:00Z"/>
          <w:rFonts w:ascii="Consolas" w:hAnsi="Consolas" w:cs="Times New Roman"/>
          <w:sz w:val="20"/>
          <w:szCs w:val="20"/>
        </w:rPr>
        <w:pPrChange w:id="1373" w:author="Jakob Johann Assmann" w:date="2022-01-18T13:02:00Z">
          <w:pPr>
            <w:pStyle w:val="NoSpacing"/>
            <w:shd w:val="pct12" w:color="auto" w:fill="auto"/>
          </w:pPr>
        </w:pPrChange>
      </w:pPr>
      <w:ins w:id="1374" w:author="Jakob Johann Assmann" w:date="2022-01-18T12:24:00Z">
        <w:r w:rsidRPr="00DC5435">
          <w:rPr>
            <w:rFonts w:ascii="Consolas" w:hAnsi="Consolas" w:cs="Times New Roman"/>
            <w:sz w:val="20"/>
            <w:szCs w:val="20"/>
            <w:rPrChange w:id="1375" w:author="Jakob Johann Assmann" w:date="2022-01-18T12:25:00Z">
              <w:rPr>
                <w:rFonts w:ascii="Times New Roman" w:hAnsi="Times New Roman" w:cs="Times New Roman"/>
                <w:i/>
                <w:iCs/>
                <w:sz w:val="24"/>
                <w:szCs w:val="24"/>
              </w:rPr>
            </w:rPrChange>
          </w:rPr>
          <w:t xml:space="preserve"># Fit phenological models (cubic splines) to time series at </w:t>
        </w:r>
      </w:ins>
    </w:p>
    <w:p w14:paraId="119BA21E" w14:textId="4AF22816"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76" w:author="Jakob Johann Assmann" w:date="2022-01-18T12:24:00Z"/>
          <w:rFonts w:ascii="Consolas" w:hAnsi="Consolas" w:cs="Times New Roman"/>
          <w:sz w:val="20"/>
          <w:szCs w:val="20"/>
          <w:rPrChange w:id="1377" w:author="Jakob Johann Assmann" w:date="2022-01-18T12:25:00Z">
            <w:rPr>
              <w:ins w:id="1378" w:author="Jakob Johann Assmann" w:date="2022-01-18T12:24:00Z"/>
              <w:rFonts w:ascii="Times New Roman" w:hAnsi="Times New Roman" w:cs="Times New Roman"/>
              <w:i/>
              <w:iCs/>
              <w:sz w:val="24"/>
              <w:szCs w:val="24"/>
            </w:rPr>
          </w:rPrChange>
        </w:rPr>
        <w:pPrChange w:id="1379" w:author="Jakob Johann Assmann" w:date="2022-01-18T13:02:00Z">
          <w:pPr>
            <w:pStyle w:val="NoSpacing"/>
          </w:pPr>
        </w:pPrChange>
      </w:pPr>
      <w:ins w:id="1380" w:author="Jakob Johann Assmann" w:date="2022-01-18T12:26:00Z">
        <w:r>
          <w:rPr>
            <w:rFonts w:ascii="Consolas" w:hAnsi="Consolas" w:cs="Times New Roman"/>
            <w:sz w:val="20"/>
            <w:szCs w:val="20"/>
          </w:rPr>
          <w:t xml:space="preserve"># </w:t>
        </w:r>
      </w:ins>
      <w:proofErr w:type="gramStart"/>
      <w:ins w:id="1381" w:author="Jakob Johann Assmann" w:date="2022-01-18T12:24:00Z">
        <w:r w:rsidRPr="00DC5435">
          <w:rPr>
            <w:rFonts w:ascii="Consolas" w:hAnsi="Consolas" w:cs="Times New Roman"/>
            <w:sz w:val="20"/>
            <w:szCs w:val="20"/>
            <w:rPrChange w:id="1382" w:author="Jakob Johann Assmann" w:date="2022-01-18T12:25:00Z">
              <w:rPr>
                <w:rFonts w:ascii="Times New Roman" w:hAnsi="Times New Roman" w:cs="Times New Roman"/>
                <w:i/>
                <w:iCs/>
                <w:sz w:val="24"/>
                <w:szCs w:val="24"/>
              </w:rPr>
            </w:rPrChange>
          </w:rPr>
          <w:t>each</w:t>
        </w:r>
        <w:proofErr w:type="gramEnd"/>
        <w:r w:rsidRPr="00DC5435">
          <w:rPr>
            <w:rFonts w:ascii="Consolas" w:hAnsi="Consolas" w:cs="Times New Roman"/>
            <w:sz w:val="20"/>
            <w:szCs w:val="20"/>
            <w:rPrChange w:id="1383" w:author="Jakob Johann Assmann" w:date="2022-01-18T12:25:00Z">
              <w:rPr>
                <w:rFonts w:ascii="Times New Roman" w:hAnsi="Times New Roman" w:cs="Times New Roman"/>
                <w:i/>
                <w:iCs/>
                <w:sz w:val="24"/>
                <w:szCs w:val="24"/>
              </w:rPr>
            </w:rPrChange>
          </w:rPr>
          <w:t xml:space="preserve"> sample location (Figure 5)</w:t>
        </w:r>
      </w:ins>
    </w:p>
    <w:p w14:paraId="1AA71DC3" w14:textId="2DED06DD" w:rsidR="00DC5435" w:rsidRPr="00AA2D22"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84" w:author="Jakob Johann Assmann" w:date="2022-01-18T12:24:00Z"/>
          <w:rFonts w:ascii="Consolas" w:hAnsi="Consolas" w:cs="Times New Roman"/>
          <w:sz w:val="20"/>
          <w:szCs w:val="20"/>
        </w:rPr>
        <w:pPrChange w:id="1385" w:author="Jakob Johann Assmann" w:date="2022-01-18T13:02:00Z">
          <w:pPr>
            <w:pStyle w:val="NoSpacing"/>
          </w:pPr>
        </w:pPrChange>
      </w:pPr>
      <w:proofErr w:type="spellStart"/>
      <w:proofErr w:type="gramStart"/>
      <w:ins w:id="1386" w:author="Jakob Johann Assmann" w:date="2022-01-18T12:24:00Z">
        <w:r w:rsidRPr="00AA2D22">
          <w:rPr>
            <w:rFonts w:ascii="Consolas" w:hAnsi="Consolas" w:cs="Times New Roman"/>
            <w:sz w:val="20"/>
            <w:szCs w:val="20"/>
          </w:rPr>
          <w:t>lsat.pheno</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ins>
      <w:ins w:id="1387" w:author="Jakob Johann Assmann" w:date="2022-01-18T13:04:00Z">
        <w:r w:rsidR="000B4516">
          <w:rPr>
            <w:rFonts w:ascii="Consolas" w:hAnsi="Consolas" w:cs="Times New Roman"/>
            <w:sz w:val="20"/>
            <w:szCs w:val="20"/>
          </w:rPr>
          <w:t>‘</w:t>
        </w:r>
      </w:ins>
      <w:proofErr w:type="spellStart"/>
      <w:ins w:id="1388" w:author="Jakob Johann Assmann" w:date="2022-01-18T12:24:00Z">
        <w:r w:rsidRPr="00AA2D22">
          <w:rPr>
            <w:rFonts w:ascii="Consolas" w:hAnsi="Consolas" w:cs="Times New Roman"/>
            <w:sz w:val="20"/>
            <w:szCs w:val="20"/>
          </w:rPr>
          <w:t>ndvi</w:t>
        </w:r>
      </w:ins>
      <w:proofErr w:type="spellEnd"/>
      <w:ins w:id="1389" w:author="Jakob Johann Assmann" w:date="2022-01-18T13:04:00Z">
        <w:r w:rsidR="000B4516">
          <w:rPr>
            <w:rFonts w:ascii="Consolas" w:hAnsi="Consolas" w:cs="Times New Roman"/>
            <w:sz w:val="20"/>
            <w:szCs w:val="20"/>
          </w:rPr>
          <w:t>’</w:t>
        </w:r>
      </w:ins>
      <w:ins w:id="1390" w:author="Jakob Johann Assmann" w:date="2022-01-18T12:24:00Z">
        <w:r w:rsidRPr="00AA2D22">
          <w:rPr>
            <w:rFonts w:ascii="Consolas" w:hAnsi="Consolas" w:cs="Times New Roman"/>
            <w:sz w:val="20"/>
            <w:szCs w:val="20"/>
          </w:rPr>
          <w:t>)</w:t>
        </w:r>
      </w:ins>
    </w:p>
    <w:p w14:paraId="182D728C" w14:textId="77777777"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91" w:author="Jakob Johann Assmann" w:date="2022-01-18T12:24:00Z"/>
          <w:rFonts w:ascii="Consolas" w:hAnsi="Consolas" w:cs="Times New Roman"/>
          <w:sz w:val="20"/>
          <w:szCs w:val="20"/>
          <w:rPrChange w:id="1392" w:author="Jakob Johann Assmann" w:date="2022-01-18T12:25:00Z">
            <w:rPr>
              <w:ins w:id="1393" w:author="Jakob Johann Assmann" w:date="2022-01-18T12:24:00Z"/>
              <w:rFonts w:ascii="Times New Roman" w:hAnsi="Times New Roman" w:cs="Times New Roman"/>
              <w:sz w:val="24"/>
              <w:szCs w:val="24"/>
            </w:rPr>
          </w:rPrChange>
        </w:rPr>
        <w:pPrChange w:id="1394" w:author="Jakob Johann Assmann" w:date="2022-01-18T13:02:00Z">
          <w:pPr>
            <w:pStyle w:val="NoSpacing"/>
          </w:pPr>
        </w:pPrChange>
      </w:pPr>
    </w:p>
    <w:p w14:paraId="22901AE3" w14:textId="77777777"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395" w:author="Jakob Johann Assmann" w:date="2022-01-18T12:24:00Z"/>
          <w:rFonts w:ascii="Consolas" w:hAnsi="Consolas" w:cs="Times New Roman"/>
          <w:sz w:val="20"/>
          <w:szCs w:val="20"/>
          <w:rPrChange w:id="1396" w:author="Jakob Johann Assmann" w:date="2022-01-18T12:25:00Z">
            <w:rPr>
              <w:ins w:id="1397" w:author="Jakob Johann Assmann" w:date="2022-01-18T12:24:00Z"/>
              <w:rFonts w:ascii="Times New Roman" w:hAnsi="Times New Roman" w:cs="Times New Roman"/>
              <w:i/>
              <w:iCs/>
              <w:sz w:val="24"/>
              <w:szCs w:val="24"/>
            </w:rPr>
          </w:rPrChange>
        </w:rPr>
        <w:pPrChange w:id="1398" w:author="Jakob Johann Assmann" w:date="2022-01-18T13:02:00Z">
          <w:pPr>
            <w:pStyle w:val="NoSpacing"/>
          </w:pPr>
        </w:pPrChange>
      </w:pPr>
      <w:ins w:id="1399" w:author="Jakob Johann Assmann" w:date="2022-01-18T12:24:00Z">
        <w:r w:rsidRPr="00DC5435">
          <w:rPr>
            <w:rFonts w:ascii="Consolas" w:hAnsi="Consolas" w:cs="Times New Roman"/>
            <w:sz w:val="20"/>
            <w:szCs w:val="20"/>
            <w:rPrChange w:id="1400" w:author="Jakob Johann Assmann" w:date="2022-01-18T12:25:00Z">
              <w:rPr>
                <w:rFonts w:ascii="Times New Roman" w:hAnsi="Times New Roman" w:cs="Times New Roman"/>
                <w:i/>
                <w:iCs/>
                <w:sz w:val="24"/>
                <w:szCs w:val="24"/>
              </w:rPr>
            </w:rPrChange>
          </w:rPr>
          <w:t># Summarize spectral characteristics for each growing season</w:t>
        </w:r>
      </w:ins>
    </w:p>
    <w:p w14:paraId="0D642885" w14:textId="77B1F436" w:rsidR="00DC5435" w:rsidRPr="00AA2D22"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401" w:author="Jakob Johann Assmann" w:date="2022-01-18T12:24:00Z"/>
          <w:rFonts w:ascii="Consolas" w:hAnsi="Consolas" w:cs="Times New Roman"/>
          <w:sz w:val="20"/>
          <w:szCs w:val="20"/>
        </w:rPr>
        <w:pPrChange w:id="1402" w:author="Jakob Johann Assmann" w:date="2022-01-18T13:02:00Z">
          <w:pPr>
            <w:pStyle w:val="NoSpacing"/>
          </w:pPr>
        </w:pPrChange>
      </w:pPr>
      <w:proofErr w:type="spellStart"/>
      <w:proofErr w:type="gramStart"/>
      <w:ins w:id="1403" w:author="Jakob Johann Assmann" w:date="2022-01-18T12:24:00Z">
        <w:r w:rsidRPr="00AA2D22">
          <w:rPr>
            <w:rFonts w:ascii="Consolas" w:hAnsi="Consolas" w:cs="Times New Roman"/>
            <w:sz w:val="20"/>
            <w:szCs w:val="20"/>
          </w:rPr>
          <w:t>lsat.gs.dt</w:t>
        </w:r>
        <w:proofErr w:type="spellEnd"/>
        <w:proofErr w:type="gram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ins>
      <w:ins w:id="1404" w:author="Jakob Johann Assmann" w:date="2022-01-18T13:04:00Z">
        <w:r w:rsidR="000B4516">
          <w:rPr>
            <w:rFonts w:ascii="Consolas" w:hAnsi="Consolas" w:cs="Times New Roman"/>
            <w:sz w:val="20"/>
            <w:szCs w:val="20"/>
          </w:rPr>
          <w:t>‘</w:t>
        </w:r>
      </w:ins>
      <w:proofErr w:type="spellStart"/>
      <w:ins w:id="1405" w:author="Jakob Johann Assmann" w:date="2022-01-18T12:24:00Z">
        <w:r w:rsidRPr="00AA2D22">
          <w:rPr>
            <w:rFonts w:ascii="Consolas" w:hAnsi="Consolas" w:cs="Times New Roman"/>
            <w:sz w:val="20"/>
            <w:szCs w:val="20"/>
          </w:rPr>
          <w:t>ndvi</w:t>
        </w:r>
      </w:ins>
      <w:proofErr w:type="spellEnd"/>
      <w:ins w:id="1406" w:author="Jakob Johann Assmann" w:date="2022-01-18T13:04:00Z">
        <w:r w:rsidR="000B4516">
          <w:rPr>
            <w:rFonts w:ascii="Consolas" w:hAnsi="Consolas" w:cs="Times New Roman"/>
            <w:sz w:val="20"/>
            <w:szCs w:val="20"/>
          </w:rPr>
          <w:t>’</w:t>
        </w:r>
      </w:ins>
      <w:ins w:id="1407" w:author="Jakob Johann Assmann" w:date="2022-01-18T12:24:00Z">
        <w:r w:rsidRPr="00AA2D22">
          <w:rPr>
            <w:rFonts w:ascii="Consolas" w:hAnsi="Consolas" w:cs="Times New Roman"/>
            <w:sz w:val="20"/>
            <w:szCs w:val="20"/>
          </w:rPr>
          <w:t>)</w:t>
        </w:r>
      </w:ins>
    </w:p>
    <w:p w14:paraId="567336AE" w14:textId="77777777"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408" w:author="Jakob Johann Assmann" w:date="2022-01-18T12:24:00Z"/>
          <w:rFonts w:ascii="Consolas" w:hAnsi="Consolas" w:cs="Times New Roman"/>
          <w:sz w:val="20"/>
          <w:szCs w:val="20"/>
          <w:rPrChange w:id="1409" w:author="Jakob Johann Assmann" w:date="2022-01-18T12:25:00Z">
            <w:rPr>
              <w:ins w:id="1410" w:author="Jakob Johann Assmann" w:date="2022-01-18T12:24:00Z"/>
              <w:rFonts w:ascii="Times New Roman" w:hAnsi="Times New Roman" w:cs="Times New Roman"/>
              <w:sz w:val="24"/>
              <w:szCs w:val="24"/>
            </w:rPr>
          </w:rPrChange>
        </w:rPr>
        <w:pPrChange w:id="1411" w:author="Jakob Johann Assmann" w:date="2022-01-18T13:02:00Z">
          <w:pPr>
            <w:pStyle w:val="NoSpacing"/>
          </w:pPr>
        </w:pPrChange>
      </w:pPr>
    </w:p>
    <w:p w14:paraId="1D058C2D" w14:textId="77777777" w:rsidR="00DC5435" w:rsidRP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412" w:author="Jakob Johann Assmann" w:date="2022-01-18T12:24:00Z"/>
          <w:rFonts w:ascii="Consolas" w:hAnsi="Consolas" w:cs="Times New Roman"/>
          <w:sz w:val="20"/>
          <w:szCs w:val="20"/>
          <w:rPrChange w:id="1413" w:author="Jakob Johann Assmann" w:date="2022-01-18T12:25:00Z">
            <w:rPr>
              <w:ins w:id="1414" w:author="Jakob Johann Assmann" w:date="2022-01-18T12:24:00Z"/>
              <w:rFonts w:ascii="Times New Roman" w:hAnsi="Times New Roman" w:cs="Times New Roman"/>
              <w:i/>
              <w:iCs/>
              <w:sz w:val="24"/>
              <w:szCs w:val="24"/>
            </w:rPr>
          </w:rPrChange>
        </w:rPr>
        <w:pPrChange w:id="1415" w:author="Jakob Johann Assmann" w:date="2022-01-18T13:02:00Z">
          <w:pPr>
            <w:pStyle w:val="NoSpacing"/>
          </w:pPr>
        </w:pPrChange>
      </w:pPr>
      <w:ins w:id="1416" w:author="Jakob Johann Assmann" w:date="2022-01-18T12:24:00Z">
        <w:r w:rsidRPr="00DC5435">
          <w:rPr>
            <w:rFonts w:ascii="Consolas" w:hAnsi="Consolas" w:cs="Times New Roman"/>
            <w:sz w:val="20"/>
            <w:szCs w:val="20"/>
            <w:rPrChange w:id="1417" w:author="Jakob Johann Assmann" w:date="2022-01-18T12:25:00Z">
              <w:rPr>
                <w:rFonts w:ascii="Times New Roman" w:hAnsi="Times New Roman" w:cs="Times New Roman"/>
                <w:i/>
                <w:iCs/>
                <w:sz w:val="24"/>
                <w:szCs w:val="24"/>
              </w:rPr>
            </w:rPrChange>
          </w:rPr>
          <w:t># Evaluate the estimates of annual maximum NDVI (Figure 6)</w:t>
        </w:r>
      </w:ins>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ins w:id="1418" w:author="Jakob Johann Assmann" w:date="2022-01-18T13:04:00Z"/>
          <w:rFonts w:ascii="Consolas" w:hAnsi="Consolas" w:cs="Times New Roman"/>
          <w:sz w:val="20"/>
          <w:szCs w:val="20"/>
        </w:rPr>
      </w:pPr>
      <w:proofErr w:type="spellStart"/>
      <w:proofErr w:type="gramStart"/>
      <w:ins w:id="1419" w:author="Jakob Johann Assmann" w:date="2022-01-18T12:24:00Z">
        <w:r w:rsidRPr="00AA2D22">
          <w:rPr>
            <w:rFonts w:ascii="Consolas" w:hAnsi="Consolas" w:cs="Times New Roman"/>
            <w:sz w:val="20"/>
            <w:szCs w:val="20"/>
          </w:rPr>
          <w:t>lsat.eval</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ins>
      <w:ins w:id="1420" w:author="Jakob Johann Assmann" w:date="2022-01-18T13:04:00Z">
        <w:r w:rsidR="000B4516">
          <w:rPr>
            <w:rFonts w:ascii="Consolas" w:hAnsi="Consolas" w:cs="Times New Roman"/>
            <w:sz w:val="20"/>
            <w:szCs w:val="20"/>
          </w:rPr>
          <w:t>‘</w:t>
        </w:r>
      </w:ins>
      <w:proofErr w:type="spellStart"/>
      <w:ins w:id="1421" w:author="Jakob Johann Assmann" w:date="2022-01-18T12:24:00Z">
        <w:r w:rsidRPr="00AA2D22">
          <w:rPr>
            <w:rFonts w:ascii="Consolas" w:hAnsi="Consolas" w:cs="Times New Roman"/>
            <w:sz w:val="20"/>
            <w:szCs w:val="20"/>
          </w:rPr>
          <w:t>ndvi</w:t>
        </w:r>
      </w:ins>
      <w:proofErr w:type="spellEnd"/>
      <w:ins w:id="1422" w:author="Jakob Johann Assmann" w:date="2022-01-18T13:04:00Z">
        <w:r w:rsidR="000B4516">
          <w:rPr>
            <w:rFonts w:ascii="Consolas" w:hAnsi="Consolas" w:cs="Times New Roman"/>
            <w:sz w:val="20"/>
            <w:szCs w:val="20"/>
          </w:rPr>
          <w:t>’</w:t>
        </w:r>
      </w:ins>
      <w:ins w:id="1423" w:author="Jakob Johann Assmann" w:date="2022-01-18T12:24:00Z">
        <w:r w:rsidRPr="00AA2D22">
          <w:rPr>
            <w:rFonts w:ascii="Consolas" w:hAnsi="Consolas" w:cs="Times New Roman"/>
            <w:sz w:val="20"/>
            <w:szCs w:val="20"/>
          </w:rPr>
          <w:t>)</w:t>
        </w:r>
      </w:ins>
    </w:p>
    <w:p w14:paraId="71D285F0" w14:textId="77777777" w:rsidR="000B4516" w:rsidRP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1424" w:author="Jakob Johann Assmann" w:date="2022-01-18T13:04:00Z">
            <w:rPr>
              <w:rFonts w:ascii="Times New Roman" w:hAnsi="Times New Roman" w:cs="Times New Roman"/>
              <w:sz w:val="28"/>
              <w:szCs w:val="28"/>
            </w:rPr>
          </w:rPrChange>
        </w:rPr>
        <w:pPrChange w:id="1425" w:author="Jakob Johann Assmann" w:date="2022-01-18T13:02:00Z">
          <w:pPr>
            <w:pStyle w:val="NoSpacing"/>
          </w:pPr>
        </w:pPrChange>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70A2FAB9" w:rsidR="00AF2E38" w:rsidRDefault="00AF2E38" w:rsidP="000113B1">
      <w:pPr>
        <w:pStyle w:val="NoSpacing"/>
        <w:rPr>
          <w:rFonts w:ascii="Times New Roman" w:hAnsi="Times New Roman" w:cs="Times New Roman"/>
          <w:sz w:val="24"/>
          <w:szCs w:val="24"/>
          <w:highlight w:val="yellow"/>
        </w:rPr>
      </w:pPr>
      <w:r>
        <w:rPr>
          <w:noProof/>
        </w:rPr>
        <w:lastRenderedPageBreak/>
        <w:drawing>
          <wp:inline distT="0" distB="0" distL="0" distR="0" wp14:anchorId="18A48872" wp14:editId="73E031B5">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7503A127" w14:textId="389DC583" w:rsidR="000B1752" w:rsidRDefault="000113B1" w:rsidP="000113B1">
      <w:pPr>
        <w:pStyle w:val="NoSpacing"/>
        <w:rPr>
          <w:rFonts w:ascii="Times New Roman" w:hAnsi="Times New Roman" w:cs="Times New Roman"/>
          <w:sz w:val="24"/>
          <w:szCs w:val="24"/>
        </w:rPr>
      </w:pPr>
      <w:commentRangeStart w:id="1426"/>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commentRangeEnd w:id="1426"/>
      <w:r w:rsidR="00EC0F30">
        <w:rPr>
          <w:rStyle w:val="CommentReference"/>
        </w:rPr>
        <w:commentReference w:id="1426"/>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6B39FCD5" w14:textId="7F2903D1" w:rsidR="003A6063" w:rsidRPr="003A6063" w:rsidDel="00DC5435" w:rsidRDefault="003A6063" w:rsidP="003A6063">
      <w:pPr>
        <w:pStyle w:val="NoSpacing"/>
        <w:rPr>
          <w:moveFrom w:id="1427" w:author="Jakob Johann Assmann" w:date="2022-01-18T12:24:00Z"/>
          <w:rFonts w:ascii="Times New Roman" w:hAnsi="Times New Roman" w:cs="Times New Roman"/>
          <w:i/>
          <w:iCs/>
          <w:sz w:val="24"/>
          <w:szCs w:val="24"/>
        </w:rPr>
      </w:pPr>
      <w:moveFromRangeStart w:id="1428" w:author="Jakob Johann Assmann" w:date="2022-01-18T12:24:00Z" w:name="move93401058"/>
      <w:moveFrom w:id="1429" w:author="Jakob Johann Assmann" w:date="2022-01-18T12:24:00Z">
        <w:r w:rsidRPr="003A6063" w:rsidDel="00DC5435">
          <w:rPr>
            <w:rFonts w:ascii="Times New Roman" w:hAnsi="Times New Roman" w:cs="Times New Roman"/>
            <w:i/>
            <w:iCs/>
            <w:sz w:val="24"/>
            <w:szCs w:val="24"/>
          </w:rPr>
          <w:t># Fit phenological models (cubic splines) to time series</w:t>
        </w:r>
        <w:r w:rsidR="00EF290A" w:rsidDel="00DC5435">
          <w:rPr>
            <w:rFonts w:ascii="Times New Roman" w:hAnsi="Times New Roman" w:cs="Times New Roman"/>
            <w:i/>
            <w:iCs/>
            <w:sz w:val="24"/>
            <w:szCs w:val="24"/>
          </w:rPr>
          <w:t xml:space="preserve"> </w:t>
        </w:r>
        <w:r w:rsidR="008251A3" w:rsidDel="00DC5435">
          <w:rPr>
            <w:rFonts w:ascii="Times New Roman" w:hAnsi="Times New Roman" w:cs="Times New Roman"/>
            <w:i/>
            <w:iCs/>
            <w:sz w:val="24"/>
            <w:szCs w:val="24"/>
          </w:rPr>
          <w:t xml:space="preserve">at each sample location </w:t>
        </w:r>
        <w:r w:rsidR="00EF290A" w:rsidDel="00DC5435">
          <w:rPr>
            <w:rFonts w:ascii="Times New Roman" w:hAnsi="Times New Roman" w:cs="Times New Roman"/>
            <w:i/>
            <w:iCs/>
            <w:sz w:val="24"/>
            <w:szCs w:val="24"/>
          </w:rPr>
          <w:t xml:space="preserve">(Figure </w:t>
        </w:r>
        <w:r w:rsidR="00885AA9" w:rsidDel="00DC5435">
          <w:rPr>
            <w:rFonts w:ascii="Times New Roman" w:hAnsi="Times New Roman" w:cs="Times New Roman"/>
            <w:i/>
            <w:iCs/>
            <w:sz w:val="24"/>
            <w:szCs w:val="24"/>
          </w:rPr>
          <w:t>5</w:t>
        </w:r>
        <w:r w:rsidR="00EF290A" w:rsidDel="00DC5435">
          <w:rPr>
            <w:rFonts w:ascii="Times New Roman" w:hAnsi="Times New Roman" w:cs="Times New Roman"/>
            <w:i/>
            <w:iCs/>
            <w:sz w:val="24"/>
            <w:szCs w:val="24"/>
          </w:rPr>
          <w:t>)</w:t>
        </w:r>
      </w:moveFrom>
    </w:p>
    <w:p w14:paraId="2AA57A94" w14:textId="68E77290" w:rsidR="003A6063" w:rsidRPr="00AA2D22" w:rsidDel="00DC5435" w:rsidRDefault="003A6063" w:rsidP="003A6063">
      <w:pPr>
        <w:pStyle w:val="NoSpacing"/>
        <w:rPr>
          <w:moveFrom w:id="1430" w:author="Jakob Johann Assmann" w:date="2022-01-18T12:24:00Z"/>
          <w:rFonts w:ascii="Consolas" w:hAnsi="Consolas" w:cs="Times New Roman"/>
          <w:sz w:val="20"/>
          <w:szCs w:val="20"/>
        </w:rPr>
      </w:pPr>
      <w:moveFrom w:id="1431" w:author="Jakob Johann Assmann" w:date="2022-01-18T12:24:00Z">
        <w:r w:rsidRPr="00AA2D22" w:rsidDel="00DC5435">
          <w:rPr>
            <w:rFonts w:ascii="Consolas" w:hAnsi="Consolas" w:cs="Times New Roman"/>
            <w:sz w:val="20"/>
            <w:szCs w:val="20"/>
          </w:rPr>
          <w:t>lsat.pheno.dt &lt;- lsat_fit_phenological_curves(lsat.dt, si = 'ndvi')</w:t>
        </w:r>
      </w:moveFrom>
    </w:p>
    <w:moveFromRangeEnd w:id="1428"/>
    <w:p w14:paraId="7B661930" w14:textId="03455D6D" w:rsidR="00A70F9A" w:rsidRDefault="00A70F9A" w:rsidP="003A6063">
      <w:pPr>
        <w:pStyle w:val="NoSpacing"/>
        <w:rPr>
          <w:rFonts w:ascii="Times New Roman" w:hAnsi="Times New Roman" w:cs="Times New Roman"/>
          <w:sz w:val="24"/>
          <w:szCs w:val="24"/>
        </w:rPr>
      </w:pPr>
    </w:p>
    <w:p w14:paraId="171DD0E1" w14:textId="526D24BB" w:rsidR="005937E1" w:rsidRDefault="00F97AC9" w:rsidP="003A6063">
      <w:pPr>
        <w:pStyle w:val="NoSpacing"/>
        <w:rPr>
          <w:rFonts w:ascii="Times New Roman" w:hAnsi="Times New Roman" w:cs="Times New Roman"/>
          <w:sz w:val="24"/>
          <w:szCs w:val="24"/>
        </w:rPr>
      </w:pPr>
      <w:r>
        <w:rPr>
          <w:noProof/>
        </w:rPr>
        <w:drawing>
          <wp:inline distT="0" distB="0" distL="0" distR="0" wp14:anchorId="04618D67" wp14:editId="6C30C7B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2456A1" w14:textId="338AF545" w:rsidR="009352DA" w:rsidRDefault="00E711A1" w:rsidP="003A6063">
      <w:pPr>
        <w:pStyle w:val="NoSpacing"/>
        <w:rPr>
          <w:rFonts w:ascii="Times New Roman" w:hAnsi="Times New Roman" w:cs="Times New Roman"/>
          <w:sz w:val="24"/>
          <w:szCs w:val="24"/>
        </w:rPr>
      </w:pPr>
      <w:commentRangeStart w:id="1432"/>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commentRangeEnd w:id="1432"/>
      <w:r w:rsidR="00B35AFF">
        <w:rPr>
          <w:rStyle w:val="CommentReference"/>
        </w:rPr>
        <w:commentReference w:id="1432"/>
      </w:r>
      <w:r w:rsidRPr="009861B2">
        <w:rPr>
          <w:rFonts w:ascii="Times New Roman" w:hAnsi="Times New Roman" w:cs="Times New Roman"/>
          <w:sz w:val="24"/>
          <w:szCs w:val="24"/>
        </w:rPr>
        <w:t xml:space="preserve">. </w:t>
      </w:r>
      <w:r w:rsidR="00EF2C33" w:rsidRPr="009861B2">
        <w:rPr>
          <w:rFonts w:ascii="Times New Roman" w:hAnsi="Times New Roman" w:cs="Times New Roman"/>
          <w:sz w:val="24"/>
          <w:szCs w:val="24"/>
        </w:rPr>
        <w:t>Examples</w:t>
      </w:r>
      <w:r w:rsidR="009861B2">
        <w:rPr>
          <w:rFonts w:ascii="Times New Roman" w:hAnsi="Times New Roman" w:cs="Times New Roman"/>
          <w:sz w:val="24"/>
          <w:szCs w:val="24"/>
        </w:rPr>
        <w:t xml:space="preserve"> of Landsat satellite observations and annual phenological curves for nine random sample locations from the study area of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p>
    <w:p w14:paraId="0940821E" w14:textId="77777777" w:rsidR="00DC5435" w:rsidRDefault="00DC5435" w:rsidP="00DC5435">
      <w:pPr>
        <w:pStyle w:val="NoSpacing"/>
        <w:rPr>
          <w:ins w:id="1433" w:author="Jakob Johann Assmann" w:date="2022-01-18T12:24:00Z"/>
          <w:rFonts w:ascii="Times New Roman" w:hAnsi="Times New Roman" w:cs="Times New Roman"/>
          <w:i/>
          <w:iCs/>
          <w:sz w:val="24"/>
          <w:szCs w:val="24"/>
        </w:rPr>
      </w:pPr>
    </w:p>
    <w:p w14:paraId="2B567EDF" w14:textId="3EB2F8D2" w:rsidR="00DC5435" w:rsidRPr="003A6063" w:rsidDel="00DC5435" w:rsidRDefault="00DC5435" w:rsidP="00DC5435">
      <w:pPr>
        <w:pStyle w:val="NoSpacing"/>
        <w:rPr>
          <w:del w:id="1434" w:author="Jakob Johann Assmann" w:date="2022-01-18T12:24:00Z"/>
          <w:moveTo w:id="1435" w:author="Jakob Johann Assmann" w:date="2022-01-18T12:24:00Z"/>
          <w:rFonts w:ascii="Times New Roman" w:hAnsi="Times New Roman" w:cs="Times New Roman"/>
          <w:i/>
          <w:iCs/>
          <w:sz w:val="24"/>
          <w:szCs w:val="24"/>
        </w:rPr>
      </w:pPr>
      <w:moveToRangeStart w:id="1436" w:author="Jakob Johann Assmann" w:date="2022-01-18T12:24:00Z" w:name="move93401058"/>
      <w:moveTo w:id="1437" w:author="Jakob Johann Assmann" w:date="2022-01-18T12:24:00Z">
        <w:del w:id="1438" w:author="Jakob Johann Assmann" w:date="2022-01-18T12:24:00Z">
          <w:r w:rsidRPr="003A6063" w:rsidDel="00DC5435">
            <w:rPr>
              <w:rFonts w:ascii="Times New Roman" w:hAnsi="Times New Roman" w:cs="Times New Roman"/>
              <w:i/>
              <w:iCs/>
              <w:sz w:val="24"/>
              <w:szCs w:val="24"/>
            </w:rPr>
            <w:delText># Fit phenological models (cubic splines) to time series</w:delText>
          </w:r>
          <w:r w:rsidDel="00DC5435">
            <w:rPr>
              <w:rFonts w:ascii="Times New Roman" w:hAnsi="Times New Roman" w:cs="Times New Roman"/>
              <w:i/>
              <w:iCs/>
              <w:sz w:val="24"/>
              <w:szCs w:val="24"/>
            </w:rPr>
            <w:delText xml:space="preserve"> at each sample location (Figure 5)</w:delText>
          </w:r>
        </w:del>
      </w:moveTo>
    </w:p>
    <w:p w14:paraId="304DF725" w14:textId="3BB80C40" w:rsidR="00DC5435" w:rsidRPr="00AA2D22" w:rsidDel="00DC5435" w:rsidRDefault="00DC5435" w:rsidP="00DC5435">
      <w:pPr>
        <w:pStyle w:val="NoSpacing"/>
        <w:rPr>
          <w:del w:id="1439" w:author="Jakob Johann Assmann" w:date="2022-01-18T12:24:00Z"/>
          <w:moveTo w:id="1440" w:author="Jakob Johann Assmann" w:date="2022-01-18T12:24:00Z"/>
          <w:rFonts w:ascii="Consolas" w:hAnsi="Consolas" w:cs="Times New Roman"/>
          <w:sz w:val="20"/>
          <w:szCs w:val="20"/>
        </w:rPr>
      </w:pPr>
      <w:moveTo w:id="1441" w:author="Jakob Johann Assmann" w:date="2022-01-18T12:24:00Z">
        <w:del w:id="1442" w:author="Jakob Johann Assmann" w:date="2022-01-18T12:24:00Z">
          <w:r w:rsidRPr="00AA2D22" w:rsidDel="00DC5435">
            <w:rPr>
              <w:rFonts w:ascii="Consolas" w:hAnsi="Consolas" w:cs="Times New Roman"/>
              <w:sz w:val="20"/>
              <w:szCs w:val="20"/>
            </w:rPr>
            <w:delText>lsat.pheno.dt &lt;- lsat_fit_phenological_curves(lsat.dt, si = 'ndvi')</w:delText>
          </w:r>
        </w:del>
      </w:moveTo>
    </w:p>
    <w:moveToRangeEnd w:id="1436"/>
    <w:p w14:paraId="5DA07289" w14:textId="3B792D2F" w:rsidR="009352DA" w:rsidRPr="003A6063" w:rsidDel="00DC5435" w:rsidRDefault="009352DA" w:rsidP="003A6063">
      <w:pPr>
        <w:pStyle w:val="NoSpacing"/>
        <w:rPr>
          <w:del w:id="1443" w:author="Jakob Johann Assmann" w:date="2022-01-18T12:24:00Z"/>
          <w:rFonts w:ascii="Times New Roman" w:hAnsi="Times New Roman" w:cs="Times New Roman"/>
          <w:sz w:val="24"/>
          <w:szCs w:val="24"/>
        </w:rPr>
      </w:pPr>
    </w:p>
    <w:p w14:paraId="5736DD5C" w14:textId="1228A8AC" w:rsidR="003A6063" w:rsidRPr="003A6063" w:rsidDel="00DC5435" w:rsidRDefault="003A6063" w:rsidP="003A6063">
      <w:pPr>
        <w:pStyle w:val="NoSpacing"/>
        <w:rPr>
          <w:del w:id="1444" w:author="Jakob Johann Assmann" w:date="2022-01-18T12:24:00Z"/>
          <w:rFonts w:ascii="Times New Roman" w:hAnsi="Times New Roman" w:cs="Times New Roman"/>
          <w:i/>
          <w:iCs/>
          <w:sz w:val="24"/>
          <w:szCs w:val="24"/>
        </w:rPr>
      </w:pPr>
      <w:del w:id="1445" w:author="Jakob Johann Assmann" w:date="2022-01-18T12:24:00Z">
        <w:r w:rsidRPr="003A6063" w:rsidDel="00DC5435">
          <w:rPr>
            <w:rFonts w:ascii="Times New Roman" w:hAnsi="Times New Roman" w:cs="Times New Roman"/>
            <w:i/>
            <w:iCs/>
            <w:sz w:val="24"/>
            <w:szCs w:val="24"/>
          </w:rPr>
          <w:delText xml:space="preserve"># Summarize </w:delText>
        </w:r>
        <w:r w:rsidDel="00DC5435">
          <w:rPr>
            <w:rFonts w:ascii="Times New Roman" w:hAnsi="Times New Roman" w:cs="Times New Roman"/>
            <w:i/>
            <w:iCs/>
            <w:sz w:val="24"/>
            <w:szCs w:val="24"/>
          </w:rPr>
          <w:delText>spectral characteristics</w:delText>
        </w:r>
        <w:r w:rsidRPr="003A6063" w:rsidDel="00DC5435">
          <w:rPr>
            <w:rFonts w:ascii="Times New Roman" w:hAnsi="Times New Roman" w:cs="Times New Roman"/>
            <w:i/>
            <w:iCs/>
            <w:sz w:val="24"/>
            <w:szCs w:val="24"/>
          </w:rPr>
          <w:delText xml:space="preserve"> </w:delText>
        </w:r>
        <w:r w:rsidR="00BC4C4C" w:rsidDel="00DC5435">
          <w:rPr>
            <w:rFonts w:ascii="Times New Roman" w:hAnsi="Times New Roman" w:cs="Times New Roman"/>
            <w:i/>
            <w:iCs/>
            <w:sz w:val="24"/>
            <w:szCs w:val="24"/>
          </w:rPr>
          <w:delText xml:space="preserve">for </w:delText>
        </w:r>
        <w:r w:rsidDel="00DC5435">
          <w:rPr>
            <w:rFonts w:ascii="Times New Roman" w:hAnsi="Times New Roman" w:cs="Times New Roman"/>
            <w:i/>
            <w:iCs/>
            <w:sz w:val="24"/>
            <w:szCs w:val="24"/>
          </w:rPr>
          <w:delText xml:space="preserve">each </w:delText>
        </w:r>
        <w:r w:rsidRPr="003A6063" w:rsidDel="00DC5435">
          <w:rPr>
            <w:rFonts w:ascii="Times New Roman" w:hAnsi="Times New Roman" w:cs="Times New Roman"/>
            <w:i/>
            <w:iCs/>
            <w:sz w:val="24"/>
            <w:szCs w:val="24"/>
          </w:rPr>
          <w:delText>growing season</w:delText>
        </w:r>
      </w:del>
    </w:p>
    <w:p w14:paraId="6ED6EB82" w14:textId="1B2F64C1" w:rsidR="003A6063" w:rsidRPr="00AA2D22" w:rsidDel="00DC5435" w:rsidRDefault="003A6063" w:rsidP="003A6063">
      <w:pPr>
        <w:pStyle w:val="NoSpacing"/>
        <w:rPr>
          <w:del w:id="1446" w:author="Jakob Johann Assmann" w:date="2022-01-18T12:24:00Z"/>
          <w:rFonts w:ascii="Consolas" w:hAnsi="Consolas" w:cs="Times New Roman"/>
          <w:sz w:val="20"/>
          <w:szCs w:val="20"/>
        </w:rPr>
      </w:pPr>
      <w:del w:id="1447" w:author="Jakob Johann Assmann" w:date="2022-01-18T12:24:00Z">
        <w:r w:rsidRPr="00AA2D22" w:rsidDel="00DC5435">
          <w:rPr>
            <w:rFonts w:ascii="Consolas" w:hAnsi="Consolas" w:cs="Times New Roman"/>
            <w:sz w:val="20"/>
            <w:szCs w:val="20"/>
          </w:rPr>
          <w:delText>lsat.gs.dt &lt;- lsat_summarize_growing_seasons(lsat.pheno.dt, si = 'ndvi')</w:delText>
        </w:r>
      </w:del>
    </w:p>
    <w:p w14:paraId="4615D94E" w14:textId="0439135D" w:rsidR="003A6063" w:rsidRPr="003A6063" w:rsidDel="00DC5435" w:rsidRDefault="003A6063" w:rsidP="003A6063">
      <w:pPr>
        <w:pStyle w:val="NoSpacing"/>
        <w:rPr>
          <w:del w:id="1448" w:author="Jakob Johann Assmann" w:date="2022-01-18T12:24:00Z"/>
          <w:rFonts w:ascii="Times New Roman" w:hAnsi="Times New Roman" w:cs="Times New Roman"/>
          <w:sz w:val="24"/>
          <w:szCs w:val="24"/>
        </w:rPr>
      </w:pPr>
    </w:p>
    <w:p w14:paraId="4F3E6192" w14:textId="69F92C20" w:rsidR="003A6063" w:rsidRPr="003A6063" w:rsidDel="00DC5435" w:rsidRDefault="003A6063" w:rsidP="003A6063">
      <w:pPr>
        <w:pStyle w:val="NoSpacing"/>
        <w:rPr>
          <w:del w:id="1449" w:author="Jakob Johann Assmann" w:date="2022-01-18T12:24:00Z"/>
          <w:rFonts w:ascii="Times New Roman" w:hAnsi="Times New Roman" w:cs="Times New Roman"/>
          <w:i/>
          <w:iCs/>
          <w:sz w:val="24"/>
          <w:szCs w:val="24"/>
        </w:rPr>
      </w:pPr>
      <w:del w:id="1450" w:author="Jakob Johann Assmann" w:date="2022-01-18T12:24:00Z">
        <w:r w:rsidRPr="003A6063" w:rsidDel="00DC5435">
          <w:rPr>
            <w:rFonts w:ascii="Times New Roman" w:hAnsi="Times New Roman" w:cs="Times New Roman"/>
            <w:i/>
            <w:iCs/>
            <w:sz w:val="24"/>
            <w:szCs w:val="24"/>
          </w:rPr>
          <w:delText># Evaluate the estimates of annual maximum NDVI</w:delText>
        </w:r>
        <w:r w:rsidR="008361F7" w:rsidDel="00DC5435">
          <w:rPr>
            <w:rFonts w:ascii="Times New Roman" w:hAnsi="Times New Roman" w:cs="Times New Roman"/>
            <w:i/>
            <w:iCs/>
            <w:sz w:val="24"/>
            <w:szCs w:val="24"/>
          </w:rPr>
          <w:delText xml:space="preserve"> (Figure </w:delText>
        </w:r>
        <w:r w:rsidR="00885AA9" w:rsidDel="00DC5435">
          <w:rPr>
            <w:rFonts w:ascii="Times New Roman" w:hAnsi="Times New Roman" w:cs="Times New Roman"/>
            <w:i/>
            <w:iCs/>
            <w:sz w:val="24"/>
            <w:szCs w:val="24"/>
          </w:rPr>
          <w:delText>6</w:delText>
        </w:r>
        <w:r w:rsidR="008361F7" w:rsidDel="00DC5435">
          <w:rPr>
            <w:rFonts w:ascii="Times New Roman" w:hAnsi="Times New Roman" w:cs="Times New Roman"/>
            <w:i/>
            <w:iCs/>
            <w:sz w:val="24"/>
            <w:szCs w:val="24"/>
          </w:rPr>
          <w:delText>)</w:delText>
        </w:r>
      </w:del>
    </w:p>
    <w:p w14:paraId="27320EE2" w14:textId="123E2931" w:rsidR="003A6063" w:rsidRPr="00AA2D22" w:rsidDel="00DC5435" w:rsidRDefault="003A6063" w:rsidP="003A6063">
      <w:pPr>
        <w:pStyle w:val="NoSpacing"/>
        <w:rPr>
          <w:del w:id="1451" w:author="Jakob Johann Assmann" w:date="2022-01-18T12:24:00Z"/>
          <w:rFonts w:ascii="Consolas" w:hAnsi="Consolas" w:cs="Times New Roman"/>
          <w:sz w:val="20"/>
          <w:szCs w:val="20"/>
        </w:rPr>
      </w:pPr>
      <w:del w:id="1452" w:author="Jakob Johann Assmann" w:date="2022-01-18T12:24:00Z">
        <w:r w:rsidRPr="00AA2D22" w:rsidDel="00DC5435">
          <w:rPr>
            <w:rFonts w:ascii="Consolas" w:hAnsi="Consolas" w:cs="Times New Roman"/>
            <w:sz w:val="20"/>
            <w:szCs w:val="20"/>
          </w:rPr>
          <w:delText>lsat.eval.dt &lt;- lsat_evaluate_phenological_max(lsat.pheno.dt, si = 'ndvi')</w:delText>
        </w:r>
      </w:del>
    </w:p>
    <w:p w14:paraId="4671BCB5" w14:textId="690CE464" w:rsidR="003A6063" w:rsidRDefault="003A6063" w:rsidP="003A6063">
      <w:pPr>
        <w:pStyle w:val="NoSpacing"/>
        <w:rPr>
          <w:rFonts w:ascii="Times New Roman" w:hAnsi="Times New Roman" w:cs="Times New Roman"/>
          <w:sz w:val="24"/>
          <w:szCs w:val="24"/>
        </w:rPr>
      </w:pPr>
    </w:p>
    <w:p w14:paraId="2EA2B02A" w14:textId="0FBDE32C" w:rsidR="006370FB" w:rsidRDefault="006370FB" w:rsidP="003A6063">
      <w:pPr>
        <w:pStyle w:val="NoSpacing"/>
        <w:rPr>
          <w:rFonts w:ascii="Times New Roman" w:hAnsi="Times New Roman" w:cs="Times New Roman"/>
          <w:sz w:val="24"/>
          <w:szCs w:val="24"/>
        </w:rPr>
      </w:pPr>
      <w:r>
        <w:rPr>
          <w:noProof/>
        </w:rPr>
        <w:lastRenderedPageBreak/>
        <w:drawing>
          <wp:inline distT="0" distB="0" distL="0" distR="0" wp14:anchorId="219636AA" wp14:editId="6B75B81D">
            <wp:extent cx="5486400" cy="365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53EF88" w14:textId="61137FBA" w:rsidR="006370FB" w:rsidRDefault="006370FB" w:rsidP="003A6063">
      <w:pPr>
        <w:pStyle w:val="NoSpacing"/>
        <w:rPr>
          <w:rFonts w:ascii="Times New Roman" w:hAnsi="Times New Roman" w:cs="Times New Roman"/>
          <w:sz w:val="24"/>
          <w:szCs w:val="24"/>
        </w:rPr>
      </w:pPr>
      <w:commentRangeStart w:id="1453"/>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commentRangeEnd w:id="1453"/>
      <w:r w:rsidR="0065309B">
        <w:rPr>
          <w:rStyle w:val="CommentReference"/>
        </w:rPr>
        <w:commentReference w:id="1453"/>
      </w:r>
      <w:r>
        <w:rPr>
          <w:rFonts w:ascii="Times New Roman" w:hAnsi="Times New Roman" w:cs="Times New Roman"/>
          <w:sz w:val="24"/>
          <w:szCs w:val="24"/>
        </w:rPr>
        <w:t xml:space="preserve">Summary of how </w:t>
      </w:r>
      <w:commentRangeStart w:id="1454"/>
      <w:r>
        <w:rPr>
          <w:rFonts w:ascii="Times New Roman" w:hAnsi="Times New Roman" w:cs="Times New Roman"/>
          <w:sz w:val="24"/>
          <w:szCs w:val="24"/>
        </w:rPr>
        <w:t xml:space="preserve">raw </w:t>
      </w:r>
      <w:commentRangeEnd w:id="1454"/>
      <w:r w:rsidR="0065309B">
        <w:rPr>
          <w:rStyle w:val="CommentReference"/>
        </w:rPr>
        <w:commentReference w:id="1454"/>
      </w:r>
      <w:r>
        <w:rPr>
          <w:rFonts w:ascii="Times New Roman" w:hAnsi="Times New Roman" w:cs="Times New Roman"/>
          <w:sz w:val="24"/>
          <w:szCs w:val="24"/>
        </w:rPr>
        <w:t xml:space="preserve">and modeled estimates of </w:t>
      </w:r>
      <w:proofErr w:type="spellStart"/>
      <w:r>
        <w:rPr>
          <w:rFonts w:ascii="Times New Roman" w:hAnsi="Times New Roman" w:cs="Times New Roman"/>
          <w:sz w:val="24"/>
          <w:szCs w:val="24"/>
        </w:rPr>
        <w:t>NDVI</w:t>
      </w:r>
      <w:r w:rsidRPr="00C409DA">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vary with the number of Landsat satellite observations that are available in a given growing season</w:t>
      </w:r>
      <w:r w:rsidR="00C409DA">
        <w:rPr>
          <w:rFonts w:ascii="Times New Roman" w:hAnsi="Times New Roman" w:cs="Times New Roman"/>
          <w:sz w:val="24"/>
          <w:szCs w:val="24"/>
        </w:rPr>
        <w:t>. When only one or two observations are available</w:t>
      </w:r>
      <w:r w:rsidR="00021EA0">
        <w:rPr>
          <w:rFonts w:ascii="Times New Roman" w:hAnsi="Times New Roman" w:cs="Times New Roman"/>
          <w:sz w:val="24"/>
          <w:szCs w:val="24"/>
        </w:rPr>
        <w:t xml:space="preserve"> from a growing season</w:t>
      </w:r>
      <w:r w:rsidR="00C409DA">
        <w:rPr>
          <w:rFonts w:ascii="Times New Roman" w:hAnsi="Times New Roman" w:cs="Times New Roman"/>
          <w:sz w:val="24"/>
          <w:szCs w:val="24"/>
        </w:rPr>
        <w:t xml:space="preserve">, then </w:t>
      </w:r>
      <w:proofErr w:type="spellStart"/>
      <w:r w:rsidR="00C409DA">
        <w:rPr>
          <w:rFonts w:ascii="Times New Roman" w:hAnsi="Times New Roman" w:cs="Times New Roman"/>
          <w:sz w:val="24"/>
          <w:szCs w:val="24"/>
        </w:rPr>
        <w:t>NDVI</w:t>
      </w:r>
      <w:r w:rsidR="00C409DA" w:rsidRPr="00C409DA">
        <w:rPr>
          <w:rFonts w:ascii="Times New Roman" w:hAnsi="Times New Roman" w:cs="Times New Roman"/>
          <w:sz w:val="24"/>
          <w:szCs w:val="24"/>
          <w:vertAlign w:val="subscript"/>
        </w:rPr>
        <w:t>max</w:t>
      </w:r>
      <w:proofErr w:type="spellEnd"/>
      <w:r w:rsidR="00C409DA">
        <w:rPr>
          <w:rFonts w:ascii="Times New Roman" w:hAnsi="Times New Roman" w:cs="Times New Roman"/>
          <w:sz w:val="24"/>
          <w:szCs w:val="24"/>
        </w:rPr>
        <w:t xml:space="preserve"> </w:t>
      </w:r>
      <w:r w:rsidR="00021EA0">
        <w:rPr>
          <w:rFonts w:ascii="Times New Roman" w:hAnsi="Times New Roman" w:cs="Times New Roman"/>
          <w:sz w:val="24"/>
          <w:szCs w:val="24"/>
        </w:rPr>
        <w:t xml:space="preserve">tends to be </w:t>
      </w:r>
      <w:r w:rsidR="00C409DA">
        <w:rPr>
          <w:rFonts w:ascii="Times New Roman" w:hAnsi="Times New Roman" w:cs="Times New Roman"/>
          <w:sz w:val="24"/>
          <w:szCs w:val="24"/>
        </w:rPr>
        <w:t xml:space="preserve">systematically underestimated using raw </w:t>
      </w:r>
      <w:r w:rsidR="00021EA0">
        <w:rPr>
          <w:rFonts w:ascii="Times New Roman" w:hAnsi="Times New Roman" w:cs="Times New Roman"/>
          <w:sz w:val="24"/>
          <w:szCs w:val="24"/>
        </w:rPr>
        <w:t xml:space="preserve">data </w:t>
      </w:r>
      <w:r w:rsidR="00C409DA">
        <w:rPr>
          <w:rFonts w:ascii="Times New Roman" w:hAnsi="Times New Roman" w:cs="Times New Roman"/>
          <w:sz w:val="24"/>
          <w:szCs w:val="24"/>
        </w:rPr>
        <w:t xml:space="preserve">but not when using </w:t>
      </w:r>
      <w:proofErr w:type="spellStart"/>
      <w:r w:rsidR="00021EA0">
        <w:rPr>
          <w:rFonts w:ascii="Times New Roman" w:hAnsi="Times New Roman" w:cs="Times New Roman"/>
          <w:sz w:val="24"/>
          <w:szCs w:val="24"/>
        </w:rPr>
        <w:t>phenologically</w:t>
      </w:r>
      <w:proofErr w:type="spellEnd"/>
      <w:r w:rsidR="00021EA0">
        <w:rPr>
          <w:rFonts w:ascii="Times New Roman" w:hAnsi="Times New Roman" w:cs="Times New Roman"/>
          <w:sz w:val="24"/>
          <w:szCs w:val="24"/>
        </w:rPr>
        <w:t xml:space="preserve"> </w:t>
      </w:r>
      <w:r w:rsidR="00C409DA">
        <w:rPr>
          <w:rFonts w:ascii="Times New Roman" w:hAnsi="Times New Roman" w:cs="Times New Roman"/>
          <w:sz w:val="24"/>
          <w:szCs w:val="24"/>
        </w:rPr>
        <w:t>modeled</w:t>
      </w:r>
      <w:r w:rsidR="00021EA0">
        <w:rPr>
          <w:rFonts w:ascii="Times New Roman" w:hAnsi="Times New Roman" w:cs="Times New Roman"/>
          <w:sz w:val="24"/>
          <w:szCs w:val="24"/>
        </w:rPr>
        <w:t xml:space="preserve">. </w:t>
      </w:r>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743F848A" w14:textId="0CE201F2" w:rsidR="005204D5" w:rsidRPr="003A6063" w:rsidDel="00470475" w:rsidRDefault="00C16839" w:rsidP="003A6063">
      <w:pPr>
        <w:pStyle w:val="NoSpacing"/>
        <w:rPr>
          <w:del w:id="1455" w:author="Jakob Johann Assmann" w:date="2022-01-18T12:41:00Z"/>
          <w:rFonts w:ascii="Times New Roman" w:hAnsi="Times New Roman" w:cs="Times New Roman"/>
          <w:sz w:val="24"/>
          <w:szCs w:val="24"/>
        </w:rPr>
      </w:pPr>
      <w:ins w:id="1456" w:author="Jakob Johann Assmann" w:date="2022-01-18T12:32:00Z">
        <w:r>
          <w:rPr>
            <w:rFonts w:ascii="Times New Roman" w:hAnsi="Times New Roman" w:cs="Times New Roman"/>
            <w:sz w:val="24"/>
            <w:szCs w:val="24"/>
          </w:rPr>
          <w:t>Finally, the</w:t>
        </w:r>
      </w:ins>
      <w:ins w:id="1457" w:author="Jakob Johann Assmann" w:date="2022-01-18T12:33:00Z">
        <w:r>
          <w:rPr>
            <w:rFonts w:ascii="Times New Roman" w:hAnsi="Times New Roman" w:cs="Times New Roman"/>
            <w:sz w:val="24"/>
            <w:szCs w:val="24"/>
          </w:rPr>
          <w:t xml:space="preserve"> trend in the </w:t>
        </w:r>
      </w:ins>
      <w:ins w:id="1458" w:author="Jakob Johann Assmann" w:date="2022-01-18T12:34:00Z">
        <w:r>
          <w:rPr>
            <w:rFonts w:ascii="Times New Roman" w:hAnsi="Times New Roman" w:cs="Times New Roman"/>
            <w:sz w:val="24"/>
            <w:szCs w:val="24"/>
          </w:rPr>
          <w:t>maximum NDVI across years for</w:t>
        </w:r>
      </w:ins>
      <w:ins w:id="1459" w:author="Jakob Johann Assmann" w:date="2022-01-18T12:33:00Z">
        <w:r>
          <w:rPr>
            <w:rFonts w:ascii="Times New Roman" w:hAnsi="Times New Roman" w:cs="Times New Roman"/>
            <w:sz w:val="24"/>
            <w:szCs w:val="24"/>
          </w:rPr>
          <w:t xml:space="preserve"> each sample location (pixel center)</w:t>
        </w:r>
      </w:ins>
      <w:ins w:id="1460" w:author="Jakob Johann Assmann" w:date="2022-01-18T12:34:00Z">
        <w:r>
          <w:rPr>
            <w:rFonts w:ascii="Times New Roman" w:hAnsi="Times New Roman" w:cs="Times New Roman"/>
            <w:sz w:val="24"/>
            <w:szCs w:val="24"/>
          </w:rPr>
          <w:t xml:space="preserve"> in our study area</w:t>
        </w:r>
      </w:ins>
      <w:ins w:id="1461" w:author="Jakob Johann Assmann" w:date="2022-01-18T12:33:00Z">
        <w:r>
          <w:rPr>
            <w:rFonts w:ascii="Times New Roman" w:hAnsi="Times New Roman" w:cs="Times New Roman"/>
            <w:sz w:val="24"/>
            <w:szCs w:val="24"/>
          </w:rPr>
          <w:t xml:space="preserve">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t>
        </w:r>
      </w:ins>
      <w:ins w:id="1462" w:author="Jakob Johann Assmann" w:date="2022-01-18T12:34:00Z">
        <w:r>
          <w:rPr>
            <w:rFonts w:ascii="Times New Roman" w:hAnsi="Times New Roman" w:cs="Times New Roman"/>
            <w:sz w:val="24"/>
            <w:szCs w:val="24"/>
          </w:rPr>
          <w:t xml:space="preserve">is calculated using the </w:t>
        </w:r>
        <w:proofErr w:type="spellStart"/>
        <w:r w:rsidRPr="00C16839">
          <w:rPr>
            <w:rFonts w:ascii="Times New Roman" w:hAnsi="Times New Roman" w:cs="Times New Roman"/>
            <w:i/>
            <w:iCs/>
            <w:sz w:val="24"/>
            <w:szCs w:val="24"/>
            <w:rPrChange w:id="1463" w:author="Jakob Johann Assmann" w:date="2022-01-18T12:34:00Z">
              <w:rPr>
                <w:rFonts w:ascii="Times New Roman" w:hAnsi="Times New Roman" w:cs="Times New Roman"/>
                <w:sz w:val="24"/>
                <w:szCs w:val="24"/>
              </w:rPr>
            </w:rPrChange>
          </w:rPr>
          <w:t>lsat_calc_</w:t>
        </w:r>
        <w:proofErr w:type="gramStart"/>
        <w:r w:rsidRPr="00C16839">
          <w:rPr>
            <w:rFonts w:ascii="Times New Roman" w:hAnsi="Times New Roman" w:cs="Times New Roman"/>
            <w:i/>
            <w:iCs/>
            <w:sz w:val="24"/>
            <w:szCs w:val="24"/>
            <w:rPrChange w:id="1464" w:author="Jakob Johann Assmann" w:date="2022-01-18T12:34:00Z">
              <w:rPr>
                <w:rFonts w:ascii="Times New Roman" w:hAnsi="Times New Roman" w:cs="Times New Roman"/>
                <w:sz w:val="24"/>
                <w:szCs w:val="24"/>
              </w:rPr>
            </w:rPrChange>
          </w:rPr>
          <w:t>trend</w:t>
        </w:r>
        <w:proofErr w:type="spellEnd"/>
        <w:r w:rsidRPr="00C16839">
          <w:rPr>
            <w:rFonts w:ascii="Times New Roman" w:hAnsi="Times New Roman" w:cs="Times New Roman"/>
            <w:i/>
            <w:iCs/>
            <w:sz w:val="24"/>
            <w:szCs w:val="24"/>
            <w:rPrChange w:id="1465" w:author="Jakob Johann Assmann" w:date="2022-01-18T12:34:00Z">
              <w:rPr>
                <w:rFonts w:ascii="Times New Roman" w:hAnsi="Times New Roman" w:cs="Times New Roman"/>
                <w:sz w:val="24"/>
                <w:szCs w:val="24"/>
              </w:rPr>
            </w:rPrChange>
          </w:rPr>
          <w:t>(</w:t>
        </w:r>
        <w:proofErr w:type="gramEnd"/>
        <w:r w:rsidRPr="00C16839">
          <w:rPr>
            <w:rFonts w:ascii="Times New Roman" w:hAnsi="Times New Roman" w:cs="Times New Roman"/>
            <w:i/>
            <w:iCs/>
            <w:sz w:val="24"/>
            <w:szCs w:val="24"/>
            <w:rPrChange w:id="1466" w:author="Jakob Johann Assmann" w:date="2022-01-18T12:34:00Z">
              <w:rPr>
                <w:rFonts w:ascii="Times New Roman" w:hAnsi="Times New Roman" w:cs="Times New Roman"/>
                <w:sz w:val="24"/>
                <w:szCs w:val="24"/>
              </w:rPr>
            </w:rPrChange>
          </w:rPr>
          <w:t>)</w:t>
        </w:r>
        <w:r>
          <w:rPr>
            <w:rFonts w:ascii="Times New Roman" w:hAnsi="Times New Roman" w:cs="Times New Roman"/>
            <w:sz w:val="24"/>
            <w:szCs w:val="24"/>
          </w:rPr>
          <w:t xml:space="preserve"> function</w:t>
        </w:r>
      </w:ins>
      <w:ins w:id="1467" w:author="Jakob Johann Assmann" w:date="2022-01-18T12:35:00Z">
        <w:r>
          <w:rPr>
            <w:rFonts w:ascii="Times New Roman" w:hAnsi="Times New Roman" w:cs="Times New Roman"/>
            <w:sz w:val="24"/>
            <w:szCs w:val="24"/>
          </w:rPr>
          <w:t xml:space="preserve"> (</w:t>
        </w:r>
      </w:ins>
      <w:ins w:id="1468" w:author="Jakob Johann Assmann" w:date="2022-01-18T13:06:00Z">
        <w:r w:rsidR="000B4516">
          <w:rPr>
            <w:rFonts w:ascii="Times New Roman" w:hAnsi="Times New Roman" w:cs="Times New Roman"/>
            <w:sz w:val="24"/>
            <w:szCs w:val="24"/>
          </w:rPr>
          <w:t xml:space="preserve">Code </w:t>
        </w:r>
      </w:ins>
      <w:ins w:id="1469" w:author="Jakob Johann Assmann" w:date="2022-01-18T12:35:00Z">
        <w:r>
          <w:rPr>
            <w:rFonts w:ascii="Times New Roman" w:hAnsi="Times New Roman" w:cs="Times New Roman"/>
            <w:sz w:val="24"/>
            <w:szCs w:val="24"/>
          </w:rPr>
          <w:t>Box 4). 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argument to restrict the time-series analysis to the years between 2000-2020 to avoid using the low number of ob</w:t>
        </w:r>
      </w:ins>
      <w:ins w:id="1470" w:author="Jakob Johann Assmann" w:date="2022-01-18T12:36:00Z">
        <w:r>
          <w:rPr>
            <w:rFonts w:ascii="Times New Roman" w:hAnsi="Times New Roman" w:cs="Times New Roman"/>
            <w:sz w:val="24"/>
            <w:szCs w:val="24"/>
          </w:rPr>
          <w:t xml:space="preserve">servations in the </w:t>
        </w:r>
      </w:ins>
      <w:ins w:id="1471" w:author="Jakob Johann Assmann" w:date="2022-01-18T12:35:00Z">
        <w:r>
          <w:rPr>
            <w:rFonts w:ascii="Times New Roman" w:hAnsi="Times New Roman" w:cs="Times New Roman"/>
            <w:sz w:val="24"/>
            <w:szCs w:val="24"/>
          </w:rPr>
          <w:t xml:space="preserve">record prior the turn of the millennium. </w:t>
        </w:r>
      </w:ins>
      <w:ins w:id="1472" w:author="Jakob Johann Assmann" w:date="2022-01-18T12:37:00Z">
        <w:r>
          <w:rPr>
            <w:rFonts w:ascii="Times New Roman" w:hAnsi="Times New Roman" w:cs="Times New Roman"/>
            <w:sz w:val="24"/>
            <w:szCs w:val="24"/>
          </w:rPr>
          <w:t>Figure 7 shows the density plot</w:t>
        </w:r>
      </w:ins>
      <w:ins w:id="1473" w:author="Jakob Johann Assmann" w:date="2022-01-18T12:38:00Z">
        <w:r>
          <w:rPr>
            <w:rFonts w:ascii="Times New Roman" w:hAnsi="Times New Roman" w:cs="Times New Roman"/>
            <w:sz w:val="24"/>
            <w:szCs w:val="24"/>
          </w:rPr>
          <w:t xml:space="preserve"> of </w:t>
        </w:r>
        <w:r w:rsidR="00470475">
          <w:rPr>
            <w:rFonts w:ascii="Times New Roman" w:hAnsi="Times New Roman" w:cs="Times New Roman"/>
            <w:sz w:val="24"/>
            <w:szCs w:val="24"/>
          </w:rPr>
          <w:t>precent change in Landsat NDVI for each time series across the study area</w:t>
        </w:r>
      </w:ins>
      <w:ins w:id="1474" w:author="Jakob Johann Assmann" w:date="2022-01-18T12:37:00Z">
        <w:r>
          <w:rPr>
            <w:rFonts w:ascii="Times New Roman" w:hAnsi="Times New Roman" w:cs="Times New Roman"/>
            <w:sz w:val="24"/>
            <w:szCs w:val="24"/>
          </w:rPr>
          <w:t xml:space="preserve"> </w:t>
        </w:r>
        <w:commentRangeStart w:id="1475"/>
        <w:r>
          <w:rPr>
            <w:rFonts w:ascii="Times New Roman" w:hAnsi="Times New Roman" w:cs="Times New Roman"/>
            <w:sz w:val="24"/>
            <w:szCs w:val="24"/>
          </w:rPr>
          <w:t>generated by the function</w:t>
        </w:r>
      </w:ins>
      <w:ins w:id="1476" w:author="Jakob Johann Assmann" w:date="2022-01-18T12:40:00Z">
        <w:r w:rsidR="00470475">
          <w:rPr>
            <w:rFonts w:ascii="Times New Roman" w:hAnsi="Times New Roman" w:cs="Times New Roman"/>
            <w:sz w:val="24"/>
            <w:szCs w:val="24"/>
          </w:rPr>
          <w:t>,</w:t>
        </w:r>
      </w:ins>
      <w:commentRangeEnd w:id="1475"/>
      <w:ins w:id="1477" w:author="Jakob Johann Assmann" w:date="2022-01-18T12:37:00Z">
        <w:r>
          <w:rPr>
            <w:rStyle w:val="CommentReference"/>
          </w:rPr>
          <w:commentReference w:id="1475"/>
        </w:r>
      </w:ins>
    </w:p>
    <w:p w14:paraId="57CF1AAA" w14:textId="1C59BF31" w:rsidR="00470475" w:rsidRDefault="00470475" w:rsidP="003A6063">
      <w:pPr>
        <w:pStyle w:val="NoSpacing"/>
        <w:rPr>
          <w:ins w:id="1478" w:author="Jakob Johann Assmann" w:date="2022-01-18T12:41:00Z"/>
          <w:rFonts w:ascii="Times New Roman" w:hAnsi="Times New Roman" w:cs="Times New Roman"/>
          <w:i/>
          <w:iCs/>
          <w:sz w:val="24"/>
          <w:szCs w:val="24"/>
        </w:rPr>
      </w:pPr>
      <w:ins w:id="1479" w:author="Jakob Johann Assmann" w:date="2022-01-18T12:41:00Z">
        <w:r>
          <w:rPr>
            <w:rFonts w:ascii="Times New Roman" w:hAnsi="Times New Roman" w:cs="Times New Roman"/>
            <w:i/>
            <w:iCs/>
            <w:sz w:val="24"/>
            <w:szCs w:val="24"/>
          </w:rPr>
          <w:t xml:space="preserve"> </w:t>
        </w:r>
        <w:r w:rsidRPr="00C10B1F">
          <w:rPr>
            <w:rFonts w:ascii="Times New Roman" w:hAnsi="Times New Roman" w:cs="Times New Roman"/>
            <w:sz w:val="24"/>
            <w:szCs w:val="24"/>
            <w:rPrChange w:id="1480" w:author="Jakob Johann Assmann" w:date="2022-01-18T14:21:00Z">
              <w:rPr>
                <w:rFonts w:ascii="Times New Roman" w:hAnsi="Times New Roman" w:cs="Times New Roman"/>
                <w:i/>
                <w:iCs/>
                <w:sz w:val="24"/>
                <w:szCs w:val="24"/>
              </w:rPr>
            </w:rPrChange>
          </w:rPr>
          <w:t xml:space="preserve">indicating a general browning </w:t>
        </w:r>
      </w:ins>
      <w:ins w:id="1481" w:author="Jakob Johann Assmann" w:date="2022-01-18T14:21:00Z">
        <w:r w:rsidR="00C10B1F">
          <w:rPr>
            <w:rFonts w:ascii="Times New Roman" w:hAnsi="Times New Roman" w:cs="Times New Roman"/>
            <w:sz w:val="24"/>
            <w:szCs w:val="24"/>
          </w:rPr>
          <w:t>across</w:t>
        </w:r>
      </w:ins>
      <w:ins w:id="1482" w:author="Jakob Johann Assmann" w:date="2022-01-18T12:41:00Z">
        <w:r w:rsidRPr="00C10B1F">
          <w:rPr>
            <w:rFonts w:ascii="Times New Roman" w:hAnsi="Times New Roman" w:cs="Times New Roman"/>
            <w:sz w:val="24"/>
            <w:szCs w:val="24"/>
            <w:rPrChange w:id="1483" w:author="Jakob Johann Assmann" w:date="2022-01-18T14:21:00Z">
              <w:rPr>
                <w:rFonts w:ascii="Times New Roman" w:hAnsi="Times New Roman" w:cs="Times New Roman"/>
                <w:i/>
                <w:iCs/>
                <w:sz w:val="24"/>
                <w:szCs w:val="24"/>
              </w:rPr>
            </w:rPrChange>
          </w:rPr>
          <w:t xml:space="preserve"> the </w:t>
        </w:r>
      </w:ins>
      <w:ins w:id="1484" w:author="Jakob Johann Assmann" w:date="2022-01-18T14:21:00Z">
        <w:r w:rsidR="00C10B1F">
          <w:rPr>
            <w:rFonts w:ascii="Times New Roman" w:hAnsi="Times New Roman" w:cs="Times New Roman"/>
            <w:sz w:val="24"/>
            <w:szCs w:val="24"/>
          </w:rPr>
          <w:t>study area</w:t>
        </w:r>
      </w:ins>
      <w:ins w:id="1485" w:author="Jakob Johann Assmann" w:date="2022-01-18T12:41:00Z">
        <w:r>
          <w:rPr>
            <w:rFonts w:ascii="Times New Roman" w:hAnsi="Times New Roman" w:cs="Times New Roman"/>
            <w:i/>
            <w:iCs/>
            <w:sz w:val="24"/>
            <w:szCs w:val="24"/>
          </w:rPr>
          <w:t xml:space="preserve">. </w:t>
        </w:r>
      </w:ins>
    </w:p>
    <w:p w14:paraId="63FD38DB" w14:textId="3A85D89B" w:rsidR="00470475" w:rsidRDefault="00470475" w:rsidP="003A6063">
      <w:pPr>
        <w:pStyle w:val="NoSpacing"/>
        <w:rPr>
          <w:ins w:id="1486" w:author="Jakob Johann Assmann" w:date="2022-01-18T12:41:00Z"/>
          <w:rFonts w:ascii="Times New Roman" w:hAnsi="Times New Roman" w:cs="Times New Roman"/>
          <w:i/>
          <w:iCs/>
          <w:sz w:val="24"/>
          <w:szCs w:val="24"/>
        </w:rPr>
      </w:pPr>
    </w:p>
    <w:p w14:paraId="3BD3852E" w14:textId="57DA3DF2" w:rsidR="00470475" w:rsidRPr="00470475" w:rsidRDefault="000B4516" w:rsidP="003A6063">
      <w:pPr>
        <w:pStyle w:val="NoSpacing"/>
        <w:rPr>
          <w:ins w:id="1487" w:author="Jakob Johann Assmann" w:date="2022-01-18T12:41:00Z"/>
          <w:rFonts w:ascii="Times New Roman" w:hAnsi="Times New Roman" w:cs="Times New Roman"/>
          <w:sz w:val="24"/>
          <w:szCs w:val="24"/>
          <w:rPrChange w:id="1488" w:author="Jakob Johann Assmann" w:date="2022-01-18T12:41:00Z">
            <w:rPr>
              <w:ins w:id="1489" w:author="Jakob Johann Assmann" w:date="2022-01-18T12:41:00Z"/>
              <w:rFonts w:ascii="Times New Roman" w:hAnsi="Times New Roman" w:cs="Times New Roman"/>
              <w:i/>
              <w:iCs/>
              <w:sz w:val="24"/>
              <w:szCs w:val="24"/>
            </w:rPr>
          </w:rPrChange>
        </w:rPr>
      </w:pPr>
      <w:ins w:id="1490" w:author="Jakob Johann Assmann" w:date="2022-01-18T13:04:00Z">
        <w:r>
          <w:rPr>
            <w:rFonts w:ascii="Times New Roman" w:hAnsi="Times New Roman" w:cs="Times New Roman"/>
            <w:sz w:val="24"/>
            <w:szCs w:val="24"/>
          </w:rPr>
          <w:t xml:space="preserve">Code </w:t>
        </w:r>
      </w:ins>
      <w:ins w:id="1491" w:author="Jakob Johann Assmann" w:date="2022-01-18T12:41:00Z">
        <w:r w:rsidR="00470475" w:rsidRPr="00470475">
          <w:rPr>
            <w:rFonts w:ascii="Times New Roman" w:hAnsi="Times New Roman" w:cs="Times New Roman"/>
            <w:sz w:val="24"/>
            <w:szCs w:val="24"/>
            <w:rPrChange w:id="1492" w:author="Jakob Johann Assmann" w:date="2022-01-18T12:41:00Z">
              <w:rPr>
                <w:rFonts w:ascii="Times New Roman" w:hAnsi="Times New Roman" w:cs="Times New Roman"/>
                <w:i/>
                <w:iCs/>
                <w:sz w:val="24"/>
                <w:szCs w:val="24"/>
              </w:rPr>
            </w:rPrChange>
          </w:rPr>
          <w:t xml:space="preserve">Box 4: </w:t>
        </w:r>
        <w:r w:rsidR="00470475" w:rsidRPr="00470475">
          <w:rPr>
            <w:rFonts w:ascii="Times New Roman" w:hAnsi="Times New Roman" w:cs="Times New Roman"/>
            <w:sz w:val="24"/>
            <w:szCs w:val="24"/>
            <w:rPrChange w:id="1493" w:author="Jakob Johann Assmann" w:date="2022-01-18T12:41:00Z">
              <w:rPr>
                <w:rFonts w:ascii="Times New Roman" w:hAnsi="Times New Roman" w:cs="Times New Roman"/>
                <w:i/>
                <w:iCs/>
                <w:sz w:val="24"/>
                <w:szCs w:val="24"/>
              </w:rPr>
            </w:rPrChange>
          </w:rPr>
          <w:t>Analyze vegetation greenness time series</w:t>
        </w:r>
      </w:ins>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ins w:id="1494" w:author="Jakob Johann Assmann" w:date="2022-01-18T13:06:00Z"/>
          <w:rFonts w:ascii="Consolas" w:hAnsi="Consolas" w:cs="Times New Roman"/>
          <w:sz w:val="20"/>
          <w:szCs w:val="20"/>
        </w:rPr>
      </w:pPr>
    </w:p>
    <w:p w14:paraId="146145F8" w14:textId="09CD39AB" w:rsidR="003A6063" w:rsidRPr="00470475" w:rsidRDefault="003A6063"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1495" w:author="Jakob Johann Assmann" w:date="2022-01-18T12:41:00Z">
            <w:rPr>
              <w:rFonts w:ascii="Times New Roman" w:hAnsi="Times New Roman" w:cs="Times New Roman"/>
              <w:i/>
              <w:iCs/>
              <w:sz w:val="24"/>
              <w:szCs w:val="24"/>
            </w:rPr>
          </w:rPrChange>
        </w:rPr>
        <w:pPrChange w:id="1496" w:author="Jakob Johann Assmann" w:date="2022-01-18T13:02:00Z">
          <w:pPr>
            <w:pStyle w:val="NoSpacing"/>
          </w:pPr>
        </w:pPrChange>
      </w:pPr>
      <w:r w:rsidRPr="00470475">
        <w:rPr>
          <w:rFonts w:ascii="Consolas" w:hAnsi="Consolas" w:cs="Times New Roman"/>
          <w:sz w:val="20"/>
          <w:szCs w:val="20"/>
          <w:rPrChange w:id="1497" w:author="Jakob Johann Assmann" w:date="2022-01-18T12:41:00Z">
            <w:rPr>
              <w:rFonts w:ascii="Times New Roman" w:hAnsi="Times New Roman" w:cs="Times New Roman"/>
              <w:i/>
              <w:iCs/>
              <w:sz w:val="24"/>
              <w:szCs w:val="24"/>
            </w:rPr>
          </w:rPrChange>
        </w:rPr>
        <w:t xml:space="preserve"># </w:t>
      </w:r>
      <w:r w:rsidR="00EF290A" w:rsidRPr="00470475">
        <w:rPr>
          <w:rFonts w:ascii="Consolas" w:hAnsi="Consolas" w:cs="Times New Roman"/>
          <w:sz w:val="20"/>
          <w:szCs w:val="20"/>
          <w:rPrChange w:id="1498" w:author="Jakob Johann Assmann" w:date="2022-01-18T12:41:00Z">
            <w:rPr>
              <w:rFonts w:ascii="Times New Roman" w:hAnsi="Times New Roman" w:cs="Times New Roman"/>
              <w:i/>
              <w:iCs/>
              <w:sz w:val="24"/>
              <w:szCs w:val="24"/>
            </w:rPr>
          </w:rPrChange>
        </w:rPr>
        <w:t>C</w:t>
      </w:r>
      <w:r w:rsidRPr="00470475">
        <w:rPr>
          <w:rFonts w:ascii="Consolas" w:hAnsi="Consolas" w:cs="Times New Roman"/>
          <w:sz w:val="20"/>
          <w:szCs w:val="20"/>
          <w:rPrChange w:id="1499" w:author="Jakob Johann Assmann" w:date="2022-01-18T12:41:00Z">
            <w:rPr>
              <w:rFonts w:ascii="Times New Roman" w:hAnsi="Times New Roman" w:cs="Times New Roman"/>
              <w:i/>
              <w:iCs/>
              <w:sz w:val="24"/>
              <w:szCs w:val="24"/>
            </w:rPr>
          </w:rPrChange>
        </w:rPr>
        <w:t xml:space="preserve">ompute temporal trend in </w:t>
      </w:r>
      <w:proofErr w:type="spellStart"/>
      <w:r w:rsidRPr="00470475">
        <w:rPr>
          <w:rFonts w:ascii="Consolas" w:hAnsi="Consolas" w:cs="Times New Roman"/>
          <w:sz w:val="20"/>
          <w:szCs w:val="20"/>
          <w:rPrChange w:id="1500" w:author="Jakob Johann Assmann" w:date="2022-01-18T12:41:00Z">
            <w:rPr>
              <w:rFonts w:ascii="Times New Roman" w:hAnsi="Times New Roman" w:cs="Times New Roman"/>
              <w:i/>
              <w:iCs/>
              <w:sz w:val="24"/>
              <w:szCs w:val="24"/>
            </w:rPr>
          </w:rPrChange>
        </w:rPr>
        <w:t>NDVImax</w:t>
      </w:r>
      <w:proofErr w:type="spellEnd"/>
      <w:r w:rsidR="00EF290A" w:rsidRPr="00470475">
        <w:rPr>
          <w:rFonts w:ascii="Consolas" w:hAnsi="Consolas" w:cs="Times New Roman"/>
          <w:sz w:val="20"/>
          <w:szCs w:val="20"/>
          <w:rPrChange w:id="1501" w:author="Jakob Johann Assmann" w:date="2022-01-18T12:41:00Z">
            <w:rPr>
              <w:rFonts w:ascii="Times New Roman" w:hAnsi="Times New Roman" w:cs="Times New Roman"/>
              <w:i/>
              <w:iCs/>
              <w:sz w:val="24"/>
              <w:szCs w:val="24"/>
            </w:rPr>
          </w:rPrChange>
        </w:rPr>
        <w:t xml:space="preserve"> (Figure</w:t>
      </w:r>
      <w:r w:rsidR="00885AA9" w:rsidRPr="00470475">
        <w:rPr>
          <w:rFonts w:ascii="Consolas" w:hAnsi="Consolas" w:cs="Times New Roman"/>
          <w:sz w:val="20"/>
          <w:szCs w:val="20"/>
          <w:rPrChange w:id="1502" w:author="Jakob Johann Assmann" w:date="2022-01-18T12:41:00Z">
            <w:rPr>
              <w:rFonts w:ascii="Times New Roman" w:hAnsi="Times New Roman" w:cs="Times New Roman"/>
              <w:i/>
              <w:iCs/>
              <w:sz w:val="24"/>
              <w:szCs w:val="24"/>
            </w:rPr>
          </w:rPrChange>
        </w:rPr>
        <w:t xml:space="preserve"> 7</w:t>
      </w:r>
      <w:r w:rsidR="00EF290A" w:rsidRPr="00470475">
        <w:rPr>
          <w:rFonts w:ascii="Consolas" w:hAnsi="Consolas" w:cs="Times New Roman"/>
          <w:sz w:val="20"/>
          <w:szCs w:val="20"/>
          <w:rPrChange w:id="1503" w:author="Jakob Johann Assmann" w:date="2022-01-18T12:41:00Z">
            <w:rPr>
              <w:rFonts w:ascii="Times New Roman" w:hAnsi="Times New Roman" w:cs="Times New Roman"/>
              <w:i/>
              <w:iCs/>
              <w:sz w:val="24"/>
              <w:szCs w:val="24"/>
            </w:rPr>
          </w:rPrChange>
        </w:rPr>
        <w:t>)</w:t>
      </w:r>
    </w:p>
    <w:p w14:paraId="72C6093E" w14:textId="387E46FC" w:rsidR="003A6063" w:rsidRPr="00AA2D22" w:rsidRDefault="003A6063"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Change w:id="1504" w:author="Jakob Johann Assmann" w:date="2022-01-18T13:02:00Z">
          <w:pPr>
            <w:pStyle w:val="NoSpacing"/>
          </w:pPr>
        </w:pPrChange>
      </w:pPr>
      <w:proofErr w:type="spellStart"/>
      <w:proofErr w:type="gramStart"/>
      <w:r w:rsidRPr="00AA2D22">
        <w:rPr>
          <w:rFonts w:ascii="Consolas" w:hAnsi="Consolas" w:cs="Times New Roman"/>
          <w:sz w:val="20"/>
          <w:szCs w:val="20"/>
        </w:rPr>
        <w:t>lsat.trend</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lsat_calc_trend</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77777777" w:rsidR="003A6063" w:rsidRPr="00470475" w:rsidRDefault="003A6063"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Change w:id="1505" w:author="Jakob Johann Assmann" w:date="2022-01-18T12:41:00Z">
            <w:rPr>
              <w:rFonts w:ascii="Times New Roman" w:hAnsi="Times New Roman" w:cs="Times New Roman"/>
              <w:sz w:val="24"/>
              <w:szCs w:val="24"/>
            </w:rPr>
          </w:rPrChange>
        </w:rPr>
        <w:pPrChange w:id="1506" w:author="Jakob Johann Assmann" w:date="2022-01-18T13:02:00Z">
          <w:pPr>
            <w:pStyle w:val="NoSpacing"/>
          </w:pPr>
        </w:pPrChange>
      </w:pPr>
    </w:p>
    <w:p w14:paraId="78B6A63B" w14:textId="3D59BD6E" w:rsidR="00941058" w:rsidRDefault="00772E20" w:rsidP="008A44EA">
      <w:pPr>
        <w:pStyle w:val="NoSpacing"/>
        <w:rPr>
          <w:rFonts w:ascii="Consolas" w:hAnsi="Consolas" w:cs="Times New Roman"/>
          <w:sz w:val="24"/>
          <w:szCs w:val="24"/>
        </w:rPr>
      </w:pPr>
      <w:r>
        <w:rPr>
          <w:noProof/>
        </w:rPr>
        <w:lastRenderedPageBreak/>
        <w:drawing>
          <wp:inline distT="0" distB="0" distL="0" distR="0" wp14:anchorId="2F4D1BAB" wp14:editId="459DBDB9">
            <wp:extent cx="5365630" cy="2682815"/>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6205" cy="2718103"/>
                    </a:xfrm>
                    <a:prstGeom prst="rect">
                      <a:avLst/>
                    </a:prstGeom>
                    <a:noFill/>
                    <a:ln>
                      <a:noFill/>
                    </a:ln>
                  </pic:spPr>
                </pic:pic>
              </a:graphicData>
            </a:graphic>
          </wp:inline>
        </w:drawing>
      </w:r>
    </w:p>
    <w:p w14:paraId="34507E42" w14:textId="39BBF6C0" w:rsidR="006628AB" w:rsidRDefault="00FB6DC3" w:rsidP="008A44EA">
      <w:pPr>
        <w:pStyle w:val="NoSpacing"/>
        <w:rPr>
          <w:rFonts w:ascii="Times New Roman" w:hAnsi="Times New Roman" w:cs="Times New Roman"/>
          <w:sz w:val="24"/>
          <w:szCs w:val="24"/>
        </w:rPr>
      </w:pPr>
      <w:commentRangeStart w:id="1507"/>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Distribution </w:t>
      </w:r>
      <w:commentRangeEnd w:id="1507"/>
      <w:r w:rsidR="00470475">
        <w:rPr>
          <w:rStyle w:val="CommentReference"/>
        </w:rPr>
        <w:commentReference w:id="1507"/>
      </w:r>
      <w:r>
        <w:rPr>
          <w:rFonts w:ascii="Times New Roman" w:hAnsi="Times New Roman" w:cs="Times New Roman"/>
          <w:sz w:val="24"/>
          <w:szCs w:val="24"/>
        </w:rPr>
        <w:t xml:space="preserve">of total percent change 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4C03FA">
        <w:rPr>
          <w:rFonts w:ascii="Times New Roman" w:hAnsi="Times New Roman" w:cs="Times New Roman"/>
          <w:sz w:val="24"/>
          <w:szCs w:val="24"/>
        </w:rPr>
        <w:t xml:space="preserve"> </w:t>
      </w:r>
      <w:r w:rsidR="006628AB">
        <w:rPr>
          <w:rFonts w:ascii="Times New Roman" w:hAnsi="Times New Roman" w:cs="Times New Roman"/>
          <w:sz w:val="24"/>
          <w:szCs w:val="24"/>
        </w:rPr>
        <w:t xml:space="preserve"> </w:t>
      </w:r>
    </w:p>
    <w:p w14:paraId="5A5CE965" w14:textId="1C98A7BE" w:rsidR="006628AB" w:rsidRDefault="006628AB" w:rsidP="008A44EA">
      <w:pPr>
        <w:pStyle w:val="NoSpacing"/>
        <w:rPr>
          <w:rFonts w:ascii="Times New Roman" w:hAnsi="Times New Roman" w:cs="Times New Roman"/>
          <w:sz w:val="24"/>
          <w:szCs w:val="24"/>
        </w:rPr>
      </w:pPr>
    </w:p>
    <w:p w14:paraId="2767DAB9" w14:textId="77777777" w:rsidR="00D2277A" w:rsidRDefault="00D2277A" w:rsidP="008A44EA">
      <w:pPr>
        <w:pStyle w:val="NoSpacing"/>
        <w:rPr>
          <w:rFonts w:ascii="Times New Roman" w:hAnsi="Times New Roman" w:cs="Times New Roman"/>
          <w:sz w:val="24"/>
          <w:szCs w:val="24"/>
        </w:rPr>
      </w:pPr>
    </w:p>
    <w:p w14:paraId="7B3B3B39" w14:textId="4BE9B3E4" w:rsidR="00FB6DC3" w:rsidRDefault="00FB6DC3"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C42061">
        <w:rPr>
          <w:noProof/>
        </w:rPr>
        <w:drawing>
          <wp:inline distT="0" distB="0" distL="0" distR="0" wp14:anchorId="1D0C5B24" wp14:editId="5876706C">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FA72212" w14:textId="1C25A100" w:rsidR="00C42061" w:rsidRDefault="00C42061"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Figure 8. </w:t>
      </w:r>
      <w:r w:rsidR="00D01583">
        <w:rPr>
          <w:rFonts w:ascii="Times New Roman" w:hAnsi="Times New Roman" w:cs="Times New Roman"/>
          <w:sz w:val="24"/>
          <w:szCs w:val="24"/>
        </w:rPr>
        <w:t xml:space="preserve">Annual mean Landsat </w:t>
      </w:r>
      <w:proofErr w:type="spellStart"/>
      <w:r w:rsidR="00D01583">
        <w:rPr>
          <w:rFonts w:ascii="Times New Roman" w:hAnsi="Times New Roman" w:cs="Times New Roman"/>
          <w:sz w:val="24"/>
          <w:szCs w:val="24"/>
        </w:rPr>
        <w:t>NDVI</w:t>
      </w:r>
      <w:r w:rsidR="00D01583" w:rsidRPr="00D01583">
        <w:rPr>
          <w:rFonts w:ascii="Times New Roman" w:hAnsi="Times New Roman" w:cs="Times New Roman"/>
          <w:sz w:val="24"/>
          <w:szCs w:val="24"/>
          <w:vertAlign w:val="subscript"/>
        </w:rPr>
        <w:t>max</w:t>
      </w:r>
      <w:proofErr w:type="spellEnd"/>
      <w:r w:rsidR="00D01583">
        <w:rPr>
          <w:rFonts w:ascii="Times New Roman" w:hAnsi="Times New Roman" w:cs="Times New Roman"/>
          <w:sz w:val="24"/>
          <w:szCs w:val="24"/>
        </w:rPr>
        <w:t xml:space="preserve"> from 2000 to 2020 for sample locations grouped by their </w:t>
      </w:r>
      <w:r w:rsidR="006D5E22">
        <w:rPr>
          <w:rFonts w:ascii="Times New Roman" w:hAnsi="Times New Roman" w:cs="Times New Roman"/>
          <w:sz w:val="24"/>
          <w:szCs w:val="24"/>
        </w:rPr>
        <w:t xml:space="preserve">concomitant </w:t>
      </w:r>
      <w:r w:rsidR="00D01583">
        <w:rPr>
          <w:rFonts w:ascii="Times New Roman" w:hAnsi="Times New Roman" w:cs="Times New Roman"/>
          <w:sz w:val="24"/>
          <w:szCs w:val="24"/>
        </w:rPr>
        <w:t>temporal trend.</w:t>
      </w:r>
      <w:r w:rsidR="004C03FA">
        <w:rPr>
          <w:rFonts w:ascii="Times New Roman" w:hAnsi="Times New Roman" w:cs="Times New Roman"/>
          <w:sz w:val="24"/>
          <w:szCs w:val="24"/>
        </w:rPr>
        <w:t xml:space="preserve"> Trends were assessed for each sample location </w:t>
      </w:r>
      <w:r w:rsidR="00CD0704">
        <w:rPr>
          <w:rFonts w:ascii="Times New Roman" w:hAnsi="Times New Roman" w:cs="Times New Roman"/>
          <w:sz w:val="24"/>
          <w:szCs w:val="24"/>
        </w:rPr>
        <w:t>by removing temporal autocorrelation and then applying a Mann</w:t>
      </w:r>
      <w:r w:rsidR="004C03FA">
        <w:rPr>
          <w:rFonts w:ascii="Times New Roman" w:hAnsi="Times New Roman" w:cs="Times New Roman"/>
          <w:sz w:val="24"/>
          <w:szCs w:val="24"/>
        </w:rPr>
        <w:t>-Kendall trend test</w:t>
      </w:r>
      <w:r w:rsidR="00CD0704">
        <w:rPr>
          <w:rFonts w:ascii="Times New Roman" w:hAnsi="Times New Roman" w:cs="Times New Roman"/>
          <w:sz w:val="24"/>
          <w:szCs w:val="24"/>
        </w:rPr>
        <w:t xml:space="preserve">. </w:t>
      </w:r>
      <w:r w:rsidR="006D5E22">
        <w:rPr>
          <w:rFonts w:ascii="Times New Roman" w:hAnsi="Times New Roman" w:cs="Times New Roman"/>
          <w:sz w:val="24"/>
          <w:szCs w:val="24"/>
        </w:rPr>
        <w:t>Error bands depict ±1 standard error</w:t>
      </w:r>
      <w:r w:rsidR="00C16835">
        <w:rPr>
          <w:rFonts w:ascii="Times New Roman" w:hAnsi="Times New Roman" w:cs="Times New Roman"/>
          <w:sz w:val="24"/>
          <w:szCs w:val="24"/>
        </w:rPr>
        <w:t>.</w:t>
      </w:r>
      <w:r w:rsidR="00CB758B">
        <w:rPr>
          <w:rFonts w:ascii="Times New Roman" w:hAnsi="Times New Roman" w:cs="Times New Roman"/>
          <w:sz w:val="24"/>
          <w:szCs w:val="24"/>
        </w:rPr>
        <w:t xml:space="preserve">  </w:t>
      </w:r>
    </w:p>
    <w:p w14:paraId="0689BF02" w14:textId="51A442A8" w:rsidR="005204D5" w:rsidRDefault="005204D5" w:rsidP="008A44EA">
      <w:pPr>
        <w:pStyle w:val="NoSpacing"/>
        <w:rPr>
          <w:rFonts w:ascii="Times New Roman" w:hAnsi="Times New Roman" w:cs="Times New Roman"/>
          <w:sz w:val="24"/>
          <w:szCs w:val="24"/>
        </w:rPr>
      </w:pPr>
    </w:p>
    <w:p w14:paraId="23DCD976" w14:textId="328C8922" w:rsidR="00470475" w:rsidRPr="00470475" w:rsidRDefault="00470475" w:rsidP="008A44EA">
      <w:pPr>
        <w:pStyle w:val="NoSpacing"/>
        <w:rPr>
          <w:ins w:id="1508" w:author="Jakob Johann Assmann" w:date="2022-01-18T12:42:00Z"/>
          <w:rFonts w:ascii="Times New Roman" w:hAnsi="Times New Roman" w:cs="Times New Roman"/>
          <w:i/>
          <w:iCs/>
          <w:sz w:val="24"/>
          <w:szCs w:val="24"/>
          <w:rPrChange w:id="1509" w:author="Jakob Johann Assmann" w:date="2022-01-18T12:42:00Z">
            <w:rPr>
              <w:ins w:id="1510" w:author="Jakob Johann Assmann" w:date="2022-01-18T12:42:00Z"/>
              <w:rFonts w:ascii="Times New Roman" w:hAnsi="Times New Roman" w:cs="Times New Roman"/>
              <w:sz w:val="24"/>
              <w:szCs w:val="24"/>
            </w:rPr>
          </w:rPrChange>
        </w:rPr>
      </w:pPr>
      <w:ins w:id="1511" w:author="Jakob Johann Assmann" w:date="2022-01-18T12:42:00Z">
        <w:r w:rsidRPr="00470475">
          <w:rPr>
            <w:rFonts w:ascii="Times New Roman" w:hAnsi="Times New Roman" w:cs="Times New Roman"/>
            <w:i/>
            <w:iCs/>
            <w:sz w:val="24"/>
            <w:szCs w:val="24"/>
            <w:rPrChange w:id="1512" w:author="Jakob Johann Assmann" w:date="2022-01-18T12:42:00Z">
              <w:rPr>
                <w:rFonts w:ascii="Times New Roman" w:hAnsi="Times New Roman" w:cs="Times New Roman"/>
                <w:sz w:val="24"/>
                <w:szCs w:val="24"/>
              </w:rPr>
            </w:rPrChange>
          </w:rPr>
          <w:t>Results from the example study</w:t>
        </w:r>
      </w:ins>
    </w:p>
    <w:p w14:paraId="056D7030" w14:textId="6EFABACA"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proofErr w:type="spellStart"/>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systematically decreased (α = 0.10; browned) across 53%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increased (α = 0.10; greened) across 2%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45%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egetation greenness decreased by an average of 6.2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average 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 </w:instr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EN.CITE.DATA </w:instrText>
      </w:r>
      <w:r w:rsidR="007E53F8">
        <w:rPr>
          <w:rFonts w:ascii="Times New Roman" w:hAnsi="Times New Roman" w:cs="Times New Roman"/>
          <w:sz w:val="24"/>
          <w:szCs w:val="24"/>
        </w:rPr>
      </w:r>
      <w:r w:rsidR="007E53F8">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extensive browning in this study area is broadly consistent with findings from a recent pan-Arctic that detected regional browning in southwestern Greenland </w:t>
      </w:r>
      <w:r w:rsidR="001810F1">
        <w:rPr>
          <w:rFonts w:ascii="Times New Roman" w:hAnsi="Times New Roman" w:cs="Times New Roman"/>
          <w:sz w:val="24"/>
          <w:szCs w:val="24"/>
        </w:rPr>
        <w:t xml:space="preserve">using the same Landsat processing as applied herein </w:t>
      </w:r>
      <w:r w:rsidR="00957BEF">
        <w:rPr>
          <w:rFonts w:ascii="Times New Roman" w:hAnsi="Times New Roman" w:cs="Times New Roman"/>
          <w:sz w:val="24"/>
          <w:szCs w:val="24"/>
        </w:rPr>
        <w:fldChar w:fldCharType="begin"/>
      </w:r>
      <w:r w:rsidR="00957BEF">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957BEF">
        <w:rPr>
          <w:rFonts w:ascii="Times New Roman" w:hAnsi="Times New Roman" w:cs="Times New Roman"/>
          <w:sz w:val="24"/>
          <w:szCs w:val="24"/>
        </w:rPr>
        <w:fldChar w:fldCharType="separate"/>
      </w:r>
      <w:r w:rsidR="00957BEF">
        <w:rPr>
          <w:rFonts w:ascii="Times New Roman" w:hAnsi="Times New Roman" w:cs="Times New Roman"/>
          <w:noProof/>
          <w:sz w:val="24"/>
          <w:szCs w:val="24"/>
        </w:rPr>
        <w:t>(Berner et al. 2020)</w:t>
      </w:r>
      <w:r w:rsidR="00957BEF">
        <w:rPr>
          <w:rFonts w:ascii="Times New Roman" w:hAnsi="Times New Roman" w:cs="Times New Roman"/>
          <w:sz w:val="24"/>
          <w:szCs w:val="24"/>
        </w:rPr>
        <w:fldChar w:fldCharType="end"/>
      </w:r>
      <w:r w:rsidR="001810F1">
        <w:rPr>
          <w:rFonts w:ascii="Times New Roman" w:hAnsi="Times New Roman" w:cs="Times New Roman"/>
          <w:sz w:val="24"/>
          <w:szCs w:val="24"/>
        </w:rPr>
        <w:t xml:space="preserve">. Extensive browning in southwestern Greenland </w:t>
      </w:r>
      <w:r w:rsidR="00957BEF">
        <w:rPr>
          <w:rFonts w:ascii="Times New Roman" w:hAnsi="Times New Roman" w:cs="Times New Roman"/>
          <w:sz w:val="24"/>
          <w:szCs w:val="24"/>
        </w:rPr>
        <w:t xml:space="preserve">is potentially linked to </w:t>
      </w:r>
      <w:r w:rsidR="0094680D">
        <w:rPr>
          <w:rFonts w:ascii="Times New Roman" w:hAnsi="Times New Roman" w:cs="Times New Roman"/>
          <w:sz w:val="24"/>
          <w:szCs w:val="24"/>
        </w:rPr>
        <w:t xml:space="preserve">hotter and dried conditions suppressing shrub growth, along with </w:t>
      </w:r>
      <w:commentRangeStart w:id="1513"/>
      <w:r w:rsidR="0094680D" w:rsidRPr="0094680D">
        <w:rPr>
          <w:rFonts w:ascii="Times New Roman" w:hAnsi="Times New Roman" w:cs="Times New Roman"/>
          <w:sz w:val="24"/>
          <w:szCs w:val="24"/>
        </w:rPr>
        <w:t>defoliation from moths (</w:t>
      </w:r>
      <w:proofErr w:type="spellStart"/>
      <w:r w:rsidR="0094680D" w:rsidRPr="00D17E51">
        <w:rPr>
          <w:rFonts w:ascii="Times New Roman" w:hAnsi="Times New Roman" w:cs="Times New Roman"/>
          <w:i/>
          <w:iCs/>
          <w:sz w:val="24"/>
          <w:szCs w:val="24"/>
        </w:rPr>
        <w:t>Eurois</w:t>
      </w:r>
      <w:proofErr w:type="spellEnd"/>
      <w:r w:rsidR="0094680D" w:rsidRPr="00D17E51">
        <w:rPr>
          <w:rFonts w:ascii="Times New Roman" w:hAnsi="Times New Roman" w:cs="Times New Roman"/>
          <w:i/>
          <w:iCs/>
          <w:sz w:val="24"/>
          <w:szCs w:val="24"/>
        </w:rPr>
        <w:t xml:space="preserve"> occulta</w:t>
      </w:r>
      <w:r w:rsidR="0094680D" w:rsidRPr="0094680D">
        <w:rPr>
          <w:rFonts w:ascii="Times New Roman" w:hAnsi="Times New Roman" w:cs="Times New Roman"/>
          <w:sz w:val="24"/>
          <w:szCs w:val="24"/>
        </w:rPr>
        <w:t xml:space="preserve">) </w:t>
      </w:r>
      <w:commentRangeEnd w:id="1513"/>
      <w:r w:rsidR="00FF6139">
        <w:rPr>
          <w:rStyle w:val="CommentReference"/>
        </w:rPr>
        <w:commentReference w:id="1513"/>
      </w:r>
      <w:r w:rsidR="0094680D" w:rsidRPr="0094680D">
        <w:rPr>
          <w:rFonts w:ascii="Times New Roman" w:hAnsi="Times New Roman" w:cs="Times New Roman"/>
          <w:sz w:val="24"/>
          <w:szCs w:val="24"/>
        </w:rPr>
        <w:t xml:space="preserve">and </w:t>
      </w:r>
      <w:commentRangeStart w:id="1514"/>
      <w:r w:rsidR="0094680D" w:rsidRPr="0094680D">
        <w:rPr>
          <w:rFonts w:ascii="Times New Roman" w:hAnsi="Times New Roman" w:cs="Times New Roman"/>
          <w:sz w:val="24"/>
          <w:szCs w:val="24"/>
        </w:rPr>
        <w:t xml:space="preserve">browsing by muskoxen </w:t>
      </w:r>
      <w:commentRangeEnd w:id="1514"/>
      <w:r w:rsidR="00A94C0E">
        <w:rPr>
          <w:rStyle w:val="CommentReference"/>
        </w:rPr>
        <w:commentReference w:id="1514"/>
      </w:r>
      <w:r w:rsidR="0094680D" w:rsidRPr="0094680D">
        <w:rPr>
          <w:rFonts w:ascii="Times New Roman" w:hAnsi="Times New Roman" w:cs="Times New Roman"/>
          <w:sz w:val="24"/>
          <w:szCs w:val="24"/>
        </w:rPr>
        <w:t>(</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r>
      <w:r w:rsidR="0094680D">
        <w:rPr>
          <w:rFonts w:ascii="Times New Roman" w:hAnsi="Times New Roman" w:cs="Times New Roman"/>
          <w:sz w:val="24"/>
          <w:szCs w:val="24"/>
        </w:rPr>
        <w:instrText xml:space="preserve"> ADDIN EN.CITE &lt;EndNote&gt;&lt;Cite&gt;&lt;Author&gt;Gamm&lt;/Author&gt;&lt;Year&gt;2018&lt;/Year&gt;&lt;RecNum&gt;3713&lt;/RecNum&gt;&lt;DisplayText&gt;(Forchhammer 2017, Gamm et al. 2018)&lt;/DisplayText&gt;&lt;record&gt;&lt;rec-number&gt;3713&lt;/rec-number&gt;&lt;foreign-keys&gt;&lt;key app="EN" db-id="przrz2xfys0et6es02qx0adprs59z2erxf5t" timestamp="1538066666"&gt;3713&lt;/key&gt;&lt;/foreign-keys&gt;&lt;ref-type name="Journal Article"&gt;17&lt;/ref-type&gt;&lt;contributors&gt;&lt;authors&gt;&lt;author&gt;Gamm, Cassandra M&lt;/author&gt;&lt;author&gt;Sullivan, Patrick F&lt;/author&gt;&lt;author&gt;Buchwal, Agata&lt;/author&gt;&lt;author&gt;Dial, Roman J&lt;/author&gt;&lt;author&gt;Young, Amanda B&lt;/author&gt;&lt;author&gt;Watts, David A&lt;/author&gt;&lt;author&gt;Cahoon, Sean MP&lt;/author&gt;&lt;author&gt;Welker, Jeffrey M&lt;/author&gt;&lt;author&gt;Post, Eric&lt;/author&gt;&lt;/authors&gt;&lt;/contributors&gt;&lt;titles&gt;&lt;title&gt;Declining growth of deciduous shrubs in the warming climate of continental western Greenland&lt;/title&gt;&lt;secondary-title&gt;Journal of Ecology&lt;/secondary-title&gt;&lt;/titles&gt;&lt;periodical&gt;&lt;full-title&gt;Journal of Ecology&lt;/full-title&gt;&lt;/periodical&gt;&lt;pages&gt;640-654&lt;/pages&gt;&lt;volume&gt;106&lt;/volume&gt;&lt;number&gt;2&lt;/number&gt;&lt;dates&gt;&lt;year&gt;2018&lt;/year&gt;&lt;/dates&gt;&lt;isbn&gt;1365-2745&lt;/isbn&gt;&lt;urls&gt;&lt;/urls&gt;&lt;/record&gt;&lt;/Cite&gt;&lt;Cite&gt;&lt;Author&gt;Forchhammer&lt;/Author&gt;&lt;Year&gt;2017&lt;/Year&gt;&lt;RecNum&gt;3715&lt;/RecNum&gt;&lt;record&gt;&lt;rec-number&gt;3715&lt;/rec-number&gt;&lt;foreign-keys&gt;&lt;key app="EN" db-id="przrz2xfys0et6es02qx0adprs59z2erxf5t" timestamp="1539301282"&gt;3715&lt;/key&gt;&lt;/foreign-keys&gt;&lt;ref-type name="Journal Article"&gt;17&lt;/ref-type&gt;&lt;contributors&gt;&lt;authors&gt;&lt;author&gt;Forchhammer, Mads&lt;/author&gt;&lt;/authors&gt;&lt;/contributors&gt;&lt;titles&gt;&lt;title&gt;Sea-ice induced growth decline in Arctic shrubs&lt;/title&gt;&lt;secondary-title&gt;Biology Letters&lt;/secondary-title&gt;&lt;/titles&gt;&lt;periodical&gt;&lt;full-title&gt;Biology Letters&lt;/full-title&gt;&lt;/periodical&gt;&lt;volume&gt;13&lt;/volume&gt;&lt;number&gt;8&lt;/number&gt;&lt;dates&gt;&lt;year&gt;2017&lt;/year&gt;&lt;/dates&gt;&lt;work-type&gt;10.1098/rsbl.2017.0122&lt;/work-type&gt;&lt;urls&gt;&lt;related-urls&gt;&lt;url&gt;http://rsbl.royalsocietypublishing.org/content/13/8/20170122.abstract&lt;/url&gt;&lt;/related-urls&gt;&lt;/urls&gt;&lt;/record&gt;&lt;/Cite&gt;&lt;/EndNote&gt;</w:instrText>
      </w:r>
      <w:r w:rsidR="0094680D">
        <w:rPr>
          <w:rFonts w:ascii="Times New Roman" w:hAnsi="Times New Roman" w:cs="Times New Roman"/>
          <w:sz w:val="24"/>
          <w:szCs w:val="24"/>
        </w:rPr>
        <w:fldChar w:fldCharType="separate"/>
      </w:r>
      <w:r w:rsidR="0094680D">
        <w:rPr>
          <w:rFonts w:ascii="Times New Roman" w:hAnsi="Times New Roman" w:cs="Times New Roman"/>
          <w:noProof/>
          <w:sz w:val="24"/>
          <w:szCs w:val="24"/>
        </w:rPr>
        <w:t>(Forchhammer 2017, Gamm et al. 2018)</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5AC7C22A" w14:textId="6ED32035" w:rsidR="006264F9" w:rsidRDefault="00154C6C"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for R facilitates </w:t>
      </w:r>
      <w:ins w:id="1515" w:author="Jakob Johann Assmann" w:date="2022-01-18T12:58:00Z">
        <w:r w:rsidR="000B4516">
          <w:rPr>
            <w:rFonts w:ascii="Times New Roman" w:hAnsi="Times New Roman" w:cs="Times New Roman"/>
            <w:sz w:val="24"/>
            <w:szCs w:val="24"/>
          </w:rPr>
          <w:t xml:space="preserve">the </w:t>
        </w:r>
      </w:ins>
      <w:r>
        <w:rPr>
          <w:rFonts w:ascii="Times New Roman" w:hAnsi="Times New Roman" w:cs="Times New Roman"/>
          <w:sz w:val="24"/>
          <w:szCs w:val="24"/>
        </w:rPr>
        <w:t>extracti</w:t>
      </w:r>
      <w:del w:id="1516" w:author="Jakob Johann Assmann" w:date="2022-01-18T12:58:00Z">
        <w:r w:rsidDel="000B4516">
          <w:rPr>
            <w:rFonts w:ascii="Times New Roman" w:hAnsi="Times New Roman" w:cs="Times New Roman"/>
            <w:sz w:val="24"/>
            <w:szCs w:val="24"/>
          </w:rPr>
          <w:delText>ng</w:delText>
        </w:r>
      </w:del>
      <w:ins w:id="1517" w:author="Jakob Johann Assmann" w:date="2022-01-18T12:58:00Z">
        <w:r w:rsidR="000B4516">
          <w:rPr>
            <w:rFonts w:ascii="Times New Roman" w:hAnsi="Times New Roman" w:cs="Times New Roman"/>
            <w:sz w:val="24"/>
            <w:szCs w:val="24"/>
          </w:rPr>
          <w:t>on</w:t>
        </w:r>
      </w:ins>
      <w:r w:rsidR="0048413F">
        <w:rPr>
          <w:rFonts w:ascii="Times New Roman" w:hAnsi="Times New Roman" w:cs="Times New Roman"/>
          <w:sz w:val="24"/>
          <w:szCs w:val="24"/>
        </w:rPr>
        <w:t xml:space="preserve"> and </w:t>
      </w:r>
      <w:r>
        <w:rPr>
          <w:rFonts w:ascii="Times New Roman" w:hAnsi="Times New Roman" w:cs="Times New Roman"/>
          <w:sz w:val="24"/>
          <w:szCs w:val="24"/>
        </w:rPr>
        <w:t>processing</w:t>
      </w:r>
      <w:ins w:id="1518" w:author="Jakob Johann Assmann" w:date="2022-01-18T12:58:00Z">
        <w:r w:rsidR="000B4516">
          <w:rPr>
            <w:rFonts w:ascii="Times New Roman" w:hAnsi="Times New Roman" w:cs="Times New Roman"/>
            <w:sz w:val="24"/>
            <w:szCs w:val="24"/>
          </w:rPr>
          <w:t xml:space="preserve"> of</w:t>
        </w:r>
      </w:ins>
      <w:r>
        <w:rPr>
          <w:rFonts w:ascii="Times New Roman" w:hAnsi="Times New Roman" w:cs="Times New Roman"/>
          <w:sz w:val="24"/>
          <w:szCs w:val="24"/>
        </w:rPr>
        <w:t xml:space="preserve">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We demonstrate</w:t>
      </w:r>
      <w:ins w:id="1519" w:author="Jakob Johann Assmann" w:date="2022-01-18T12:59:00Z">
        <w:r w:rsidR="000B4516">
          <w:rPr>
            <w:rFonts w:ascii="Times New Roman" w:hAnsi="Times New Roman" w:cs="Times New Roman"/>
            <w:sz w:val="24"/>
            <w:szCs w:val="24"/>
          </w:rPr>
          <w:t>d</w:t>
        </w:r>
      </w:ins>
      <w:r w:rsidR="0048413F">
        <w:rPr>
          <w:rFonts w:ascii="Times New Roman" w:hAnsi="Times New Roman" w:cs="Times New Roman"/>
          <w:sz w:val="24"/>
          <w:szCs w:val="24"/>
        </w:rPr>
        <w:t xml:space="preserve"> </w:t>
      </w:r>
      <w:ins w:id="1520" w:author="Jakob Johann Assmann" w:date="2022-01-18T12:59:00Z">
        <w:r w:rsidR="000B4516">
          <w:rPr>
            <w:rFonts w:ascii="Times New Roman" w:hAnsi="Times New Roman" w:cs="Times New Roman"/>
            <w:sz w:val="24"/>
            <w:szCs w:val="24"/>
          </w:rPr>
          <w:t xml:space="preserve">the </w:t>
        </w:r>
      </w:ins>
      <w:r w:rsidR="0048413F">
        <w:rPr>
          <w:rFonts w:ascii="Times New Roman" w:hAnsi="Times New Roman" w:cs="Times New Roman"/>
          <w:sz w:val="24"/>
          <w:szCs w:val="24"/>
        </w:rPr>
        <w:t xml:space="preserve">functionality of this software by analyzing changes in vegetation greenness across a tundra landscape on </w:t>
      </w:r>
      <w:proofErr w:type="spellStart"/>
      <w:r w:rsidR="0048413F">
        <w:rPr>
          <w:rFonts w:ascii="Times New Roman" w:hAnsi="Times New Roman" w:cs="Times New Roman"/>
          <w:sz w:val="24"/>
          <w:szCs w:val="24"/>
        </w:rPr>
        <w:t>Disko</w:t>
      </w:r>
      <w:proofErr w:type="spellEnd"/>
      <w:r w:rsidR="0048413F">
        <w:rPr>
          <w:rFonts w:ascii="Times New Roman" w:hAnsi="Times New Roman" w:cs="Times New Roman"/>
          <w:sz w:val="24"/>
          <w:szCs w:val="24"/>
        </w:rPr>
        <w:t xml:space="preserve">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 xml:space="preserve">but </w:t>
      </w:r>
      <w:del w:id="1521" w:author="Jakob Johann Assmann" w:date="2022-01-18T12:59:00Z">
        <w:r w:rsidR="0048413F" w:rsidDel="000B4516">
          <w:rPr>
            <w:rFonts w:ascii="Times New Roman" w:hAnsi="Times New Roman" w:cs="Times New Roman"/>
            <w:sz w:val="24"/>
            <w:szCs w:val="24"/>
          </w:rPr>
          <w:delText xml:space="preserve">underscore </w:delText>
        </w:r>
      </w:del>
      <w:ins w:id="1522" w:author="Jakob Johann Assmann" w:date="2022-01-18T12:59:00Z">
        <w:r w:rsidR="000B4516">
          <w:rPr>
            <w:rFonts w:ascii="Times New Roman" w:hAnsi="Times New Roman" w:cs="Times New Roman"/>
            <w:sz w:val="24"/>
            <w:szCs w:val="24"/>
          </w:rPr>
          <w:t>would like to highlight that</w:t>
        </w:r>
        <w:r w:rsidR="000B4516">
          <w:rPr>
            <w:rFonts w:ascii="Times New Roman" w:hAnsi="Times New Roman" w:cs="Times New Roman"/>
            <w:sz w:val="24"/>
            <w:szCs w:val="24"/>
          </w:rPr>
          <w:t xml:space="preserve"> </w:t>
        </w:r>
      </w:ins>
      <w:r w:rsidR="0048413F">
        <w:rPr>
          <w:rFonts w:ascii="Times New Roman" w:hAnsi="Times New Roman" w:cs="Times New Roman"/>
          <w:sz w:val="24"/>
          <w:szCs w:val="24"/>
        </w:rPr>
        <w:t>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commentRangeStart w:id="1523"/>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commentRangeEnd w:id="1523"/>
      <w:r w:rsidR="000B4516">
        <w:rPr>
          <w:rStyle w:val="CommentReference"/>
        </w:rPr>
        <w:commentReference w:id="1523"/>
      </w:r>
      <w:r w:rsidR="00053779">
        <w:rPr>
          <w:rFonts w:ascii="Times New Roman" w:hAnsi="Times New Roman" w:cs="Times New Roman"/>
          <w:sz w:val="24"/>
          <w:szCs w:val="24"/>
        </w:rPr>
        <w:fldChar w:fldCharType="begin"/>
      </w:r>
      <w:r w:rsidR="001103C0">
        <w:rPr>
          <w:rFonts w:ascii="Times New Roman" w:hAnsi="Times New Roman" w:cs="Times New Roman"/>
          <w:sz w:val="24"/>
          <w:szCs w:val="24"/>
        </w:rPr>
        <w:instrText xml:space="preserve"> ADDIN EN.CITE &lt;EndNote&gt;&lt;Cite&gt;&lt;Author&gt;Berner&lt;/Author&gt;&lt;Year&gt;2020&lt;/Year&gt;&lt;RecNum&gt;3755&lt;/RecNum&gt;&lt;Prefix&gt;e.g.`, &lt;/Prefix&gt;&lt;DisplayText&gt;(e.g., Berner et al. 2020, Berner and Goetz in review)&lt;/DisplayText&gt;&lt;record&gt;&lt;rec-number&gt;3755&lt;/rec-number&gt;&lt;foreign-keys&gt;&lt;key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in review&lt;/Year&gt;&lt;RecNum&gt;4460&lt;/RecNum&gt;&lt;record&gt;&lt;rec-number&gt;4460&lt;/rec-number&gt;&lt;foreign-keys&gt;&lt;key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review&lt;/year&gt;&lt;/dates&gt;&lt;urls&gt;&lt;/urls&gt;&lt;/record&gt;&lt;/Cite&gt;&lt;/EndNote&gt;</w:instrText>
      </w:r>
      <w:r w:rsidR="00053779">
        <w:rPr>
          <w:rFonts w:ascii="Times New Roman" w:hAnsi="Times New Roman" w:cs="Times New Roman"/>
          <w:sz w:val="24"/>
          <w:szCs w:val="24"/>
        </w:rPr>
        <w:fldChar w:fldCharType="separate"/>
      </w:r>
      <w:r w:rsidR="001103C0">
        <w:rPr>
          <w:rFonts w:ascii="Times New Roman" w:hAnsi="Times New Roman" w:cs="Times New Roman"/>
          <w:noProof/>
          <w:sz w:val="24"/>
          <w:szCs w:val="24"/>
        </w:rPr>
        <w:t>(e.g., Berner et al. 2020, Berner and Goetz in review)</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FB5579">
        <w:rPr>
          <w:rFonts w:ascii="Times New Roman" w:hAnsi="Times New Roman" w:cs="Times New Roman"/>
          <w:sz w:val="24"/>
          <w:szCs w:val="24"/>
        </w:rPr>
        <w:t xml:space="preserve"> </w:t>
      </w:r>
      <w:r w:rsidRPr="00154C6C">
        <w:rPr>
          <w:rFonts w:ascii="Times New Roman" w:hAnsi="Times New Roman" w:cs="Times New Roman"/>
          <w:sz w:val="24"/>
          <w:szCs w:val="24"/>
        </w:rPr>
        <w:t xml:space="preserve">Overall, this software provides a suite of functions to enable broader use of Landsat satellite data for </w:t>
      </w:r>
      <w:r w:rsidR="00FB5579">
        <w:rPr>
          <w:rFonts w:ascii="Times New Roman" w:hAnsi="Times New Roman" w:cs="Times New Roman"/>
          <w:sz w:val="24"/>
          <w:szCs w:val="24"/>
        </w:rPr>
        <w:t xml:space="preserve">local to global </w:t>
      </w:r>
      <w:r w:rsidRPr="00154C6C">
        <w:rPr>
          <w:rFonts w:ascii="Times New Roman" w:hAnsi="Times New Roman" w:cs="Times New Roman"/>
          <w:sz w:val="24"/>
          <w:szCs w:val="24"/>
        </w:rPr>
        <w:t xml:space="preserve">assessment and monitoring of vegetation greenness </w:t>
      </w:r>
      <w:r w:rsidR="00085BFC">
        <w:rPr>
          <w:rFonts w:ascii="Times New Roman" w:hAnsi="Times New Roman" w:cs="Times New Roman"/>
          <w:sz w:val="24"/>
          <w:szCs w:val="24"/>
        </w:rPr>
        <w:t xml:space="preserve">and other spectral characteristics </w:t>
      </w:r>
      <w:r w:rsidRPr="00154C6C">
        <w:rPr>
          <w:rFonts w:ascii="Times New Roman" w:hAnsi="Times New Roman" w:cs="Times New Roman"/>
          <w:sz w:val="24"/>
          <w:szCs w:val="24"/>
        </w:rPr>
        <w:t>over the past four decades</w:t>
      </w:r>
      <w:r w:rsidR="00FB5579">
        <w:rPr>
          <w:rFonts w:ascii="Times New Roman" w:hAnsi="Times New Roman" w:cs="Times New Roman"/>
          <w:sz w:val="24"/>
          <w:szCs w:val="24"/>
        </w:rPr>
        <w:t xml:space="preserve">.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commentRangeStart w:id="1524"/>
      <w:commentRangeStart w:id="1525"/>
      <w:r w:rsidRPr="00D377FC">
        <w:t>Acknowledgements</w:t>
      </w:r>
      <w:commentRangeEnd w:id="1524"/>
      <w:r w:rsidR="00BF70E1">
        <w:rPr>
          <w:rStyle w:val="CommentReference"/>
          <w:rFonts w:asciiTheme="minorHAnsi" w:eastAsiaTheme="minorEastAsia" w:hAnsiTheme="minorHAnsi" w:cstheme="minorBidi"/>
          <w:b w:val="0"/>
          <w:bCs w:val="0"/>
          <w:kern w:val="0"/>
        </w:rPr>
        <w:commentReference w:id="1524"/>
      </w:r>
      <w:commentRangeEnd w:id="1525"/>
      <w:r w:rsidR="00FC53BA">
        <w:rPr>
          <w:rStyle w:val="CommentReference"/>
          <w:rFonts w:asciiTheme="minorHAnsi" w:eastAsiaTheme="minorEastAsia" w:hAnsiTheme="minorHAnsi" w:cstheme="minorBidi"/>
          <w:b w:val="0"/>
          <w:bCs w:val="0"/>
          <w:kern w:val="0"/>
        </w:rPr>
        <w:commentReference w:id="1525"/>
      </w:r>
    </w:p>
    <w:p w14:paraId="54808E6D" w14:textId="2A515BA6" w:rsidR="00066377" w:rsidRDefault="00EB590F" w:rsidP="00066377">
      <w:pPr>
        <w:pStyle w:val="NoSpacing"/>
        <w:rPr>
          <w:rFonts w:ascii="Times New Roman" w:hAnsi="Times New Roman" w:cs="Times New Roman"/>
          <w:sz w:val="24"/>
          <w:szCs w:val="24"/>
        </w:rPr>
      </w:pPr>
      <w:r w:rsidRPr="00EB590F">
        <w:rPr>
          <w:rFonts w:ascii="Times New Roman" w:hAnsi="Times New Roman" w:cs="Times New Roman"/>
          <w:sz w:val="24"/>
          <w:szCs w:val="24"/>
        </w:rPr>
        <w:t xml:space="preserve">This study was supported by </w:t>
      </w:r>
      <w:r w:rsidR="00066377">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w:t>
      </w:r>
      <w:proofErr w:type="spellStart"/>
      <w:r w:rsidRPr="00EB590F">
        <w:rPr>
          <w:rFonts w:ascii="Times New Roman" w:hAnsi="Times New Roman" w:cs="Times New Roman"/>
          <w:sz w:val="24"/>
          <w:szCs w:val="24"/>
        </w:rPr>
        <w:t>ABoVE</w:t>
      </w:r>
      <w:proofErr w:type="spellEnd"/>
      <w:r w:rsidRPr="00EB590F">
        <w:rPr>
          <w:rFonts w:ascii="Times New Roman" w:hAnsi="Times New Roman" w:cs="Times New Roman"/>
          <w:sz w:val="24"/>
          <w:szCs w:val="24"/>
        </w:rPr>
        <w:t>)</w:t>
      </w:r>
      <w:r w:rsidR="00066377">
        <w:rPr>
          <w:rFonts w:ascii="Times New Roman" w:hAnsi="Times New Roman" w:cs="Times New Roman"/>
          <w:sz w:val="24"/>
          <w:szCs w:val="24"/>
        </w:rPr>
        <w:t xml:space="preserve"> under Grant No. </w:t>
      </w:r>
      <w:r w:rsidR="00D377FC" w:rsidRPr="00D377FC">
        <w:rPr>
          <w:rFonts w:ascii="Times New Roman" w:hAnsi="Times New Roman" w:cs="Times New Roman"/>
          <w:sz w:val="24"/>
          <w:szCs w:val="24"/>
        </w:rPr>
        <w:t>NNX17AE44G</w:t>
      </w:r>
      <w:r>
        <w:rPr>
          <w:rFonts w:ascii="Times New Roman" w:hAnsi="Times New Roman" w:cs="Times New Roman"/>
          <w:sz w:val="24"/>
          <w:szCs w:val="24"/>
        </w:rPr>
        <w:t xml:space="preserve"> to S.J.</w:t>
      </w:r>
      <w:r w:rsidR="0006637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7777777" w:rsidR="00D8312E" w:rsidRDefault="00BE49FA" w:rsidP="00C81F1B">
      <w:pPr>
        <w:pStyle w:val="Heading1"/>
      </w:pPr>
      <w:r w:rsidRPr="00BE49FA">
        <w:t>Literature cited</w:t>
      </w:r>
    </w:p>
    <w:p w14:paraId="014990CE" w14:textId="77777777" w:rsidR="001103C0" w:rsidRPr="001103C0" w:rsidRDefault="00D8312E" w:rsidP="001103C0">
      <w:pPr>
        <w:pStyle w:val="EndNoteBibliography"/>
        <w:spacing w:after="0"/>
        <w:ind w:left="720" w:hanging="720"/>
      </w:pPr>
      <w:r>
        <w:fldChar w:fldCharType="begin"/>
      </w:r>
      <w:r>
        <w:instrText xml:space="preserve"> ADDIN EN.REFLIST </w:instrText>
      </w:r>
      <w:r>
        <w:fldChar w:fldCharType="separate"/>
      </w:r>
      <w:r w:rsidR="001103C0" w:rsidRPr="001103C0">
        <w:t xml:space="preserve">Aybar, C., Q. Wu, L. Bautista, R. Yali, and A. Barja. 2020. rgee: An R package for interacting with Google Earth Engine. Journal of Open Source Software </w:t>
      </w:r>
      <w:r w:rsidR="001103C0" w:rsidRPr="001103C0">
        <w:rPr>
          <w:b/>
        </w:rPr>
        <w:t>5</w:t>
      </w:r>
      <w:r w:rsidR="001103C0" w:rsidRPr="001103C0">
        <w:t>:2272.</w:t>
      </w:r>
    </w:p>
    <w:p w14:paraId="668BDF2E" w14:textId="77777777" w:rsidR="001103C0" w:rsidRPr="001103C0" w:rsidRDefault="001103C0" w:rsidP="001103C0">
      <w:pPr>
        <w:pStyle w:val="EndNoteBibliography"/>
        <w:spacing w:after="0"/>
        <w:ind w:left="720" w:hanging="720"/>
      </w:pPr>
      <w:r w:rsidRPr="001103C0">
        <w:t xml:space="preserve">Badgley, G., C. B. Field, and J. A. Berry. 2017. Canopy near-infrared reflectance and terrestrial photosynthesis. Science Advances </w:t>
      </w:r>
      <w:r w:rsidRPr="001103C0">
        <w:rPr>
          <w:b/>
        </w:rPr>
        <w:t>3</w:t>
      </w:r>
      <w:r w:rsidRPr="001103C0">
        <w:t>:e1602244.</w:t>
      </w:r>
    </w:p>
    <w:p w14:paraId="0A0AD7F9" w14:textId="77777777" w:rsidR="001103C0" w:rsidRPr="001103C0" w:rsidRDefault="001103C0" w:rsidP="001103C0">
      <w:pPr>
        <w:pStyle w:val="EndNoteBibliography"/>
        <w:spacing w:after="0"/>
        <w:ind w:left="720" w:hanging="720"/>
      </w:pPr>
      <w:r w:rsidRPr="001103C0">
        <w:t>Berner, L. T., and S. J. Goetz. in review. Satellite observations document trends consistent with a boreal forest biome shift. Global Change Biology.</w:t>
      </w:r>
    </w:p>
    <w:p w14:paraId="00BAB114" w14:textId="77777777" w:rsidR="001103C0" w:rsidRPr="001103C0" w:rsidRDefault="001103C0" w:rsidP="001103C0">
      <w:pPr>
        <w:pStyle w:val="EndNoteBibliography"/>
        <w:spacing w:after="0"/>
        <w:ind w:left="720" w:hanging="720"/>
      </w:pPr>
      <w:r w:rsidRPr="001103C0">
        <w:t xml:space="preserve">Berner, L. T., P. Jantz, K. D. Tape, and S. J. Goetz. 2018. Tundra plant aboveground biomass and shrub dominance mapped across the North Slope of Alaska. Environmental Research Letters </w:t>
      </w:r>
      <w:r w:rsidRPr="001103C0">
        <w:rPr>
          <w:b/>
        </w:rPr>
        <w:t>13</w:t>
      </w:r>
      <w:r w:rsidRPr="001103C0">
        <w:t>:035002.</w:t>
      </w:r>
    </w:p>
    <w:p w14:paraId="4D4F933F" w14:textId="77777777" w:rsidR="001103C0" w:rsidRPr="001103C0" w:rsidRDefault="001103C0" w:rsidP="001103C0">
      <w:pPr>
        <w:pStyle w:val="EndNoteBibliography"/>
        <w:spacing w:after="0"/>
        <w:ind w:left="720" w:hanging="720"/>
      </w:pPr>
      <w:r w:rsidRPr="001103C0">
        <w:lastRenderedPageBreak/>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1103C0">
        <w:rPr>
          <w:b/>
        </w:rPr>
        <w:t>11</w:t>
      </w:r>
      <w:r w:rsidRPr="001103C0">
        <w:t>:4621.</w:t>
      </w:r>
    </w:p>
    <w:p w14:paraId="6DA922E0" w14:textId="77777777" w:rsidR="001103C0" w:rsidRPr="001103C0" w:rsidRDefault="001103C0" w:rsidP="001103C0">
      <w:pPr>
        <w:pStyle w:val="EndNoteBibliography"/>
        <w:spacing w:after="0"/>
        <w:ind w:left="720" w:hanging="720"/>
      </w:pPr>
      <w:r w:rsidRPr="001103C0">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1103C0">
        <w:rPr>
          <w:b/>
        </w:rPr>
        <w:t>14</w:t>
      </w:r>
      <w:r w:rsidRPr="001103C0">
        <w:t>:085010.</w:t>
      </w:r>
    </w:p>
    <w:p w14:paraId="1315F8CA" w14:textId="77777777" w:rsidR="001103C0" w:rsidRPr="001103C0" w:rsidRDefault="001103C0" w:rsidP="001103C0">
      <w:pPr>
        <w:pStyle w:val="EndNoteBibliography"/>
        <w:spacing w:after="0"/>
        <w:ind w:left="720" w:hanging="720"/>
      </w:pPr>
      <w:r w:rsidRPr="001103C0">
        <w:t xml:space="preserve">Boyd, M. A., L. T. Berner, A. C. Foster, S. J. Goetz, B. M. Rogers, X. J. Walker, and M. C. Mack. 2021. Historic declines in growth portend trembling aspen death during a contemporary leaf miner outbreak in Alaska. Ecosphere </w:t>
      </w:r>
      <w:r w:rsidRPr="001103C0">
        <w:rPr>
          <w:b/>
        </w:rPr>
        <w:t>12</w:t>
      </w:r>
      <w:r w:rsidRPr="001103C0">
        <w:t>:e03569.</w:t>
      </w:r>
    </w:p>
    <w:p w14:paraId="7462B586" w14:textId="77777777" w:rsidR="001103C0" w:rsidRPr="001103C0" w:rsidRDefault="001103C0" w:rsidP="001103C0">
      <w:pPr>
        <w:pStyle w:val="EndNoteBibliography"/>
        <w:spacing w:after="0"/>
        <w:ind w:left="720" w:hanging="720"/>
      </w:pPr>
      <w:r w:rsidRPr="001103C0">
        <w:t xml:space="preserve">Breiman, L. 2001. Random Forests. Machine Learning </w:t>
      </w:r>
      <w:r w:rsidRPr="001103C0">
        <w:rPr>
          <w:b/>
        </w:rPr>
        <w:t>45</w:t>
      </w:r>
      <w:r w:rsidRPr="001103C0">
        <w:t>:5-32.</w:t>
      </w:r>
    </w:p>
    <w:p w14:paraId="2AD6363A" w14:textId="1C2DCB06" w:rsidR="001103C0" w:rsidRPr="001103C0" w:rsidRDefault="001103C0" w:rsidP="001103C0">
      <w:pPr>
        <w:pStyle w:val="EndNoteBibliography"/>
        <w:spacing w:after="0"/>
        <w:ind w:left="720" w:hanging="720"/>
      </w:pPr>
      <w:r w:rsidRPr="001103C0">
        <w:t xml:space="preserve">Bronaugh, D., and A. Werner. 2012. zyp: Zhang + Yue-Pilon trends package. R package version 0.10-1.1. </w:t>
      </w:r>
      <w:hyperlink r:id="rId22" w:history="1">
        <w:r w:rsidRPr="001103C0">
          <w:rPr>
            <w:rStyle w:val="Hyperlink"/>
          </w:rPr>
          <w:t>https://CRAN.R-project.org/package=zyp</w:t>
        </w:r>
      </w:hyperlink>
      <w:r w:rsidRPr="001103C0">
        <w:t>.</w:t>
      </w:r>
    </w:p>
    <w:p w14:paraId="0C20FC90" w14:textId="77777777" w:rsidR="001103C0" w:rsidRPr="001103C0" w:rsidRDefault="001103C0" w:rsidP="001103C0">
      <w:pPr>
        <w:pStyle w:val="EndNoteBibliography"/>
        <w:spacing w:after="0"/>
        <w:ind w:left="720" w:hanging="720"/>
      </w:pPr>
      <w:r w:rsidRPr="001103C0">
        <w:t xml:space="preserve">Camps-Valls, G., M. Campos-Taberner, Á. Moreno-Martínez, S. Walther, G. Duveiller, A. Cescatti, M. D. Mahecha, J. Muñoz-Marí, F. J. García-Haro, and L. Guanter. 2021. A unified vegetation index for quantifying the terrestrial biosphere. Science Advances </w:t>
      </w:r>
      <w:r w:rsidRPr="001103C0">
        <w:rPr>
          <w:b/>
        </w:rPr>
        <w:t>7</w:t>
      </w:r>
      <w:r w:rsidRPr="001103C0">
        <w:t>:eabc7447.</w:t>
      </w:r>
    </w:p>
    <w:p w14:paraId="47D7959C" w14:textId="4542F659" w:rsidR="001103C0" w:rsidRPr="001103C0" w:rsidRDefault="001103C0" w:rsidP="001103C0">
      <w:pPr>
        <w:pStyle w:val="EndNoteBibliography"/>
        <w:spacing w:after="0"/>
        <w:ind w:left="720" w:hanging="720"/>
      </w:pPr>
      <w:r w:rsidRPr="001103C0">
        <w:t xml:space="preserve">dos Santos, A. 2017. landsat8: Landsat 8 Imagery Rescaled to Reflectance, Radiance and/or Temperature. R package version 0.1-10. </w:t>
      </w:r>
      <w:hyperlink r:id="rId23" w:history="1">
        <w:r w:rsidRPr="001103C0">
          <w:rPr>
            <w:rStyle w:val="Hyperlink"/>
          </w:rPr>
          <w:t>https://CRAN.R-project.org/package=landsat8</w:t>
        </w:r>
      </w:hyperlink>
      <w:r w:rsidRPr="001103C0">
        <w:t>.</w:t>
      </w:r>
    </w:p>
    <w:p w14:paraId="141F02C8" w14:textId="77777777" w:rsidR="001103C0" w:rsidRPr="001103C0" w:rsidRDefault="001103C0" w:rsidP="001103C0">
      <w:pPr>
        <w:pStyle w:val="EndNoteBibliography"/>
        <w:spacing w:after="0"/>
        <w:ind w:left="720" w:hanging="720"/>
      </w:pPr>
      <w:r w:rsidRPr="001103C0">
        <w:t xml:space="preserve">Forchhammer, M. 2017. Sea-ice induced growth decline in Arctic shrubs. Biology Letters </w:t>
      </w:r>
      <w:r w:rsidRPr="001103C0">
        <w:rPr>
          <w:b/>
        </w:rPr>
        <w:t>13</w:t>
      </w:r>
      <w:r w:rsidRPr="001103C0">
        <w:t>.</w:t>
      </w:r>
    </w:p>
    <w:p w14:paraId="156CD5A9" w14:textId="77777777" w:rsidR="001103C0" w:rsidRPr="001103C0" w:rsidRDefault="001103C0" w:rsidP="001103C0">
      <w:pPr>
        <w:pStyle w:val="EndNoteBibliography"/>
        <w:spacing w:after="0"/>
        <w:ind w:left="720" w:hanging="720"/>
      </w:pPr>
      <w:r w:rsidRPr="001103C0">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1103C0">
        <w:rPr>
          <w:b/>
        </w:rPr>
        <w:t>102</w:t>
      </w:r>
      <w:r w:rsidRPr="001103C0">
        <w:t>:S290–S292.</w:t>
      </w:r>
    </w:p>
    <w:p w14:paraId="54D4ADA0" w14:textId="77777777" w:rsidR="001103C0" w:rsidRPr="001103C0" w:rsidRDefault="001103C0" w:rsidP="001103C0">
      <w:pPr>
        <w:pStyle w:val="EndNoteBibliography"/>
        <w:spacing w:after="0"/>
        <w:ind w:left="720" w:hanging="720"/>
      </w:pPr>
      <w:r w:rsidRPr="001103C0">
        <w:t xml:space="preserve">Gaglioti, B., L. T. Berner, B. M. Jones, K. M. Orndahl, A. P. Williams, L. Andreu‐Hayles, R. D’Arrigo, S. J. Goetz, and D. H. Mann. 2021. Tussocks enduring or shrubs greening: Alternate responses to changing fire regimes in the Noatak River Valley, Alaska. Journal of Geophysical Research: Biogeosciences </w:t>
      </w:r>
      <w:r w:rsidRPr="001103C0">
        <w:rPr>
          <w:b/>
        </w:rPr>
        <w:t>126</w:t>
      </w:r>
      <w:r w:rsidRPr="001103C0">
        <w:t>:e2020JG006009.</w:t>
      </w:r>
    </w:p>
    <w:p w14:paraId="7F2B7F20" w14:textId="77777777" w:rsidR="001103C0" w:rsidRPr="001103C0" w:rsidRDefault="001103C0" w:rsidP="001103C0">
      <w:pPr>
        <w:pStyle w:val="EndNoteBibliography"/>
        <w:spacing w:after="0"/>
        <w:ind w:left="720" w:hanging="720"/>
      </w:pPr>
      <w:r w:rsidRPr="001103C0">
        <w:t xml:space="preserve">Gamm, C. M., P. F. Sullivan, A. Buchwal, R. J. Dial, A. B. Young, D. A. Watts, S. M. Cahoon, J. M. Welker, and E. Post. 2018. Declining growth of deciduous shrubs in the warming climate of continental western Greenland. Journal of Ecology </w:t>
      </w:r>
      <w:r w:rsidRPr="001103C0">
        <w:rPr>
          <w:b/>
        </w:rPr>
        <w:t>106</w:t>
      </w:r>
      <w:r w:rsidRPr="001103C0">
        <w:t>:640-654.</w:t>
      </w:r>
    </w:p>
    <w:p w14:paraId="48819149" w14:textId="77777777" w:rsidR="001103C0" w:rsidRPr="001103C0" w:rsidRDefault="001103C0" w:rsidP="001103C0">
      <w:pPr>
        <w:pStyle w:val="EndNoteBibliography"/>
        <w:spacing w:after="0"/>
        <w:ind w:left="720" w:hanging="720"/>
      </w:pPr>
      <w:r w:rsidRPr="001103C0">
        <w:t xml:space="preserve">Gao, B.-C. 1996. NDWI—A normalized difference water index for remote sensing of vegetation liquid water from space. Remote Sensing of Environment </w:t>
      </w:r>
      <w:r w:rsidRPr="001103C0">
        <w:rPr>
          <w:b/>
        </w:rPr>
        <w:t>58</w:t>
      </w:r>
      <w:r w:rsidRPr="001103C0">
        <w:t>:257-266.</w:t>
      </w:r>
    </w:p>
    <w:p w14:paraId="52188059" w14:textId="77777777" w:rsidR="001103C0" w:rsidRPr="001103C0" w:rsidRDefault="001103C0" w:rsidP="001103C0">
      <w:pPr>
        <w:pStyle w:val="EndNoteBibliography"/>
        <w:spacing w:after="0"/>
        <w:ind w:left="720" w:hanging="720"/>
      </w:pPr>
      <w:r w:rsidRPr="001103C0">
        <w:t xml:space="preserve">Gitelson, A. A. 2004. Wide dynamic range vegetation index for remote quantification of biophysical characteristics of vegetation. Journal of plant physiology </w:t>
      </w:r>
      <w:r w:rsidRPr="001103C0">
        <w:rPr>
          <w:b/>
        </w:rPr>
        <w:t>161</w:t>
      </w:r>
      <w:r w:rsidRPr="001103C0">
        <w:t>:165-173.</w:t>
      </w:r>
    </w:p>
    <w:p w14:paraId="487B078F" w14:textId="77777777" w:rsidR="001103C0" w:rsidRPr="001103C0" w:rsidRDefault="001103C0" w:rsidP="001103C0">
      <w:pPr>
        <w:pStyle w:val="EndNoteBibliography"/>
        <w:spacing w:after="0"/>
        <w:ind w:left="720" w:hanging="720"/>
      </w:pPr>
      <w:r w:rsidRPr="001103C0">
        <w:t xml:space="preserve">Gitelson, A. A., and M. N. Merzlyak. 1998. Remote sensing of chlorophyll concentration in higher plant leaves. Advances in Space Research </w:t>
      </w:r>
      <w:r w:rsidRPr="001103C0">
        <w:rPr>
          <w:b/>
        </w:rPr>
        <w:t>22</w:t>
      </w:r>
      <w:r w:rsidRPr="001103C0">
        <w:t>:689-692.</w:t>
      </w:r>
    </w:p>
    <w:p w14:paraId="0259C7A8" w14:textId="77777777" w:rsidR="001103C0" w:rsidRPr="001103C0" w:rsidRDefault="001103C0" w:rsidP="001103C0">
      <w:pPr>
        <w:pStyle w:val="EndNoteBibliography"/>
        <w:spacing w:after="0"/>
        <w:ind w:left="720" w:hanging="720"/>
      </w:pPr>
      <w:r w:rsidRPr="001103C0">
        <w:t xml:space="preserve">Goetz, S. J., and S. D. Prince. 1999. Modelling Terrestrial Carbon Exchange and Storage: Evidence and Implications of Fuctional Convergence in Light-use Efficiency. Advances in Ecological Research </w:t>
      </w:r>
      <w:r w:rsidRPr="001103C0">
        <w:rPr>
          <w:b/>
        </w:rPr>
        <w:t>28</w:t>
      </w:r>
      <w:r w:rsidRPr="001103C0">
        <w:t>:57-92.</w:t>
      </w:r>
    </w:p>
    <w:p w14:paraId="4371DACC" w14:textId="77777777" w:rsidR="001103C0" w:rsidRPr="001103C0" w:rsidRDefault="001103C0" w:rsidP="001103C0">
      <w:pPr>
        <w:pStyle w:val="EndNoteBibliography"/>
        <w:spacing w:after="0"/>
        <w:ind w:left="720" w:hanging="720"/>
      </w:pPr>
      <w:r w:rsidRPr="001103C0">
        <w:t xml:space="preserve">Gorelick, N., M. Hancher, M. Dixon, S. Ilyushchenko, D. Thau, and R. Moore. 2017. Google Earth Engine: Planetary-scale geospatial analysis for everyone. Remote Sensing of Environment </w:t>
      </w:r>
      <w:r w:rsidRPr="001103C0">
        <w:rPr>
          <w:b/>
        </w:rPr>
        <w:t>202</w:t>
      </w:r>
      <w:r w:rsidRPr="001103C0">
        <w:t>:18-27.</w:t>
      </w:r>
    </w:p>
    <w:p w14:paraId="39938926" w14:textId="77777777" w:rsidR="001103C0" w:rsidRPr="001103C0" w:rsidRDefault="001103C0" w:rsidP="001103C0">
      <w:pPr>
        <w:pStyle w:val="EndNoteBibliography"/>
        <w:spacing w:after="0"/>
        <w:ind w:left="720" w:hanging="720"/>
      </w:pPr>
      <w:r w:rsidRPr="001103C0">
        <w:t xml:space="preserve">Goslee, S. 2011. Analyzing remote sensing data in R: The Landsat Package. The Journal of Statistial Software </w:t>
      </w:r>
      <w:r w:rsidRPr="001103C0">
        <w:rPr>
          <w:b/>
        </w:rPr>
        <w:t>43</w:t>
      </w:r>
      <w:r w:rsidRPr="001103C0">
        <w:t>.</w:t>
      </w:r>
    </w:p>
    <w:p w14:paraId="5FBD2E4D" w14:textId="77777777" w:rsidR="001103C0" w:rsidRPr="001103C0" w:rsidRDefault="001103C0" w:rsidP="001103C0">
      <w:pPr>
        <w:pStyle w:val="EndNoteBibliography"/>
        <w:spacing w:after="0"/>
        <w:ind w:left="720" w:hanging="720"/>
      </w:pPr>
      <w:r w:rsidRPr="001103C0">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1103C0">
        <w:rPr>
          <w:b/>
        </w:rPr>
        <w:t>342</w:t>
      </w:r>
      <w:r w:rsidRPr="001103C0">
        <w:t>:850.</w:t>
      </w:r>
    </w:p>
    <w:p w14:paraId="59C56E08" w14:textId="77777777" w:rsidR="001103C0" w:rsidRPr="001103C0" w:rsidRDefault="001103C0" w:rsidP="001103C0">
      <w:pPr>
        <w:pStyle w:val="EndNoteBibliography"/>
        <w:spacing w:after="0"/>
        <w:ind w:left="720" w:hanging="720"/>
      </w:pPr>
      <w:r w:rsidRPr="001103C0">
        <w:lastRenderedPageBreak/>
        <w:t xml:space="preserve">Hardisky, M., V. Klemas, and M. Smart. 1983. The influence of soil salinity, growth form, and leaf moisture on the spectral radiance of Spartina alterniflora. Photogrammetric Engineering &amp; Remote Sensing </w:t>
      </w:r>
      <w:r w:rsidRPr="001103C0">
        <w:rPr>
          <w:b/>
        </w:rPr>
        <w:t>49</w:t>
      </w:r>
      <w:r w:rsidRPr="001103C0">
        <w:t>:77-83.</w:t>
      </w:r>
    </w:p>
    <w:p w14:paraId="34188A73" w14:textId="125F8B07" w:rsidR="001103C0" w:rsidRPr="001103C0" w:rsidRDefault="001103C0" w:rsidP="001103C0">
      <w:pPr>
        <w:pStyle w:val="EndNoteBibliography"/>
        <w:spacing w:after="0"/>
        <w:ind w:left="720" w:hanging="720"/>
      </w:pPr>
      <w:r w:rsidRPr="001103C0">
        <w:t xml:space="preserve">Howat, I., A. Negrete, and B. Smith. 2015. MEaSUREs Greenland Ice Mapping Project (GIMP) Digital Elevation Model, Version 1. NASA National Snow and Ice Data Center Distributed Active Archive Center. doi: </w:t>
      </w:r>
      <w:hyperlink r:id="rId24" w:history="1">
        <w:r w:rsidRPr="001103C0">
          <w:rPr>
            <w:rStyle w:val="Hyperlink"/>
          </w:rPr>
          <w:t>https://doi.org/10.5067/NV34YUIXLP9W</w:t>
        </w:r>
      </w:hyperlink>
      <w:r w:rsidRPr="001103C0">
        <w:t>. [2021-11-23], Boulder, Colorado USA.</w:t>
      </w:r>
    </w:p>
    <w:p w14:paraId="67567A11" w14:textId="77777777" w:rsidR="001103C0" w:rsidRPr="001103C0" w:rsidRDefault="001103C0" w:rsidP="001103C0">
      <w:pPr>
        <w:pStyle w:val="EndNoteBibliography"/>
        <w:spacing w:after="0"/>
        <w:ind w:left="720" w:hanging="720"/>
      </w:pPr>
      <w:r w:rsidRPr="001103C0">
        <w:t xml:space="preserve">Howat, I. M., A. Negrete, and B. E. Smith. 2014. The Greenland Ice Mapping Project (GIMP) land classification and surface elevation data sets. The Cryosphere </w:t>
      </w:r>
      <w:r w:rsidRPr="001103C0">
        <w:rPr>
          <w:b/>
        </w:rPr>
        <w:t>8</w:t>
      </w:r>
      <w:r w:rsidRPr="001103C0">
        <w:t>:1509-1518.</w:t>
      </w:r>
    </w:p>
    <w:p w14:paraId="3D6648B1" w14:textId="77777777" w:rsidR="001103C0" w:rsidRPr="001103C0" w:rsidRDefault="001103C0" w:rsidP="001103C0">
      <w:pPr>
        <w:pStyle w:val="EndNoteBibliography"/>
        <w:spacing w:after="0"/>
        <w:ind w:left="720" w:hanging="720"/>
      </w:pPr>
      <w:r w:rsidRPr="001103C0">
        <w:t xml:space="preserve">Huete, A., K. Didan, T. Miura, E. P. Rodriguez, X. Gao, and L. G. Ferreira. 2002. Overview of the radiometric and biophysical performance of the MODIS vegetation indices. Remote Sensing of Environment </w:t>
      </w:r>
      <w:r w:rsidRPr="001103C0">
        <w:rPr>
          <w:b/>
        </w:rPr>
        <w:t>83</w:t>
      </w:r>
      <w:r w:rsidRPr="001103C0">
        <w:t>:195-213.</w:t>
      </w:r>
    </w:p>
    <w:p w14:paraId="6AF27F5D" w14:textId="77777777" w:rsidR="001103C0" w:rsidRPr="001103C0" w:rsidRDefault="001103C0" w:rsidP="001103C0">
      <w:pPr>
        <w:pStyle w:val="EndNoteBibliography"/>
        <w:spacing w:after="0"/>
        <w:ind w:left="720" w:hanging="720"/>
      </w:pPr>
      <w:r w:rsidRPr="001103C0">
        <w:t xml:space="preserve">Huete, A. R. 1988. A soil-adjusted vegetation index (SAVI). Remote Sensing of Environment </w:t>
      </w:r>
      <w:r w:rsidRPr="001103C0">
        <w:rPr>
          <w:b/>
        </w:rPr>
        <w:t>25</w:t>
      </w:r>
      <w:r w:rsidRPr="001103C0">
        <w:t>:295-309.</w:t>
      </w:r>
    </w:p>
    <w:p w14:paraId="33FD4CE6" w14:textId="77777777" w:rsidR="001103C0" w:rsidRPr="001103C0" w:rsidRDefault="001103C0" w:rsidP="001103C0">
      <w:pPr>
        <w:pStyle w:val="EndNoteBibliography"/>
        <w:spacing w:after="0"/>
        <w:ind w:left="720" w:hanging="720"/>
      </w:pPr>
      <w:r w:rsidRPr="001103C0">
        <w:t xml:space="preserve">Jiang, Z., A. R. Huete, K. Didan, and T. Miura. 2008. Development of a two-band enhanced vegetation index without a blue band. Remote Sensing of Environment </w:t>
      </w:r>
      <w:r w:rsidRPr="001103C0">
        <w:rPr>
          <w:b/>
        </w:rPr>
        <w:t>112</w:t>
      </w:r>
      <w:r w:rsidRPr="001103C0">
        <w:t>:3833-3845.</w:t>
      </w:r>
    </w:p>
    <w:p w14:paraId="362837AE" w14:textId="77777777" w:rsidR="001103C0" w:rsidRPr="001103C0" w:rsidRDefault="001103C0" w:rsidP="001103C0">
      <w:pPr>
        <w:pStyle w:val="EndNoteBibliography"/>
        <w:spacing w:after="0"/>
        <w:ind w:left="720" w:hanging="720"/>
      </w:pPr>
      <w:r w:rsidRPr="001103C0">
        <w:t xml:space="preserve">Ju, J., and J. G. Masek. 2016. The vegetation greenness trend in Canada and US Alaska from 1984–2012 Landsat data. Remote Sensing of Environment </w:t>
      </w:r>
      <w:r w:rsidRPr="001103C0">
        <w:rPr>
          <w:b/>
        </w:rPr>
        <w:t>176</w:t>
      </w:r>
      <w:r w:rsidRPr="001103C0">
        <w:t>:1-16.</w:t>
      </w:r>
    </w:p>
    <w:p w14:paraId="436BFE87" w14:textId="77777777" w:rsidR="001103C0" w:rsidRPr="001103C0" w:rsidRDefault="001103C0" w:rsidP="001103C0">
      <w:pPr>
        <w:pStyle w:val="EndNoteBibliography"/>
        <w:spacing w:after="0"/>
        <w:ind w:left="720" w:hanging="720"/>
      </w:pPr>
      <w:r w:rsidRPr="001103C0">
        <w:t>Key, C. H., and N. C. Benson. 1999. The Normalized Burn Ratio (NBR): A Landsat TM radiometric measure of burn severity. United States Geological Survey, Northern Rocky Mountain Science Center.(Bozeman, MT).</w:t>
      </w:r>
    </w:p>
    <w:p w14:paraId="05C84952" w14:textId="77777777" w:rsidR="001103C0" w:rsidRPr="001103C0" w:rsidRDefault="001103C0" w:rsidP="001103C0">
      <w:pPr>
        <w:pStyle w:val="EndNoteBibliography"/>
        <w:spacing w:after="0"/>
        <w:ind w:left="720" w:hanging="720"/>
      </w:pPr>
      <w:r w:rsidRPr="001103C0">
        <w:t xml:space="preserve">Marsett, R. C., J. Qi, P. Heilman, S. H. Biedenbender, M. C. Watson, S. Amer, M. Weltz, D. Goodrich, and R. Marsett. 2006. Remote sensing for grassland management in the arid southwest. Rangeland Ecology &amp; Management </w:t>
      </w:r>
      <w:r w:rsidRPr="001103C0">
        <w:rPr>
          <w:b/>
        </w:rPr>
        <w:t>59</w:t>
      </w:r>
      <w:r w:rsidRPr="001103C0">
        <w:t>:530-540.</w:t>
      </w:r>
    </w:p>
    <w:p w14:paraId="08499798" w14:textId="77777777" w:rsidR="001103C0" w:rsidRPr="001103C0" w:rsidRDefault="001103C0" w:rsidP="001103C0">
      <w:pPr>
        <w:pStyle w:val="EndNoteBibliography"/>
        <w:spacing w:after="0"/>
        <w:ind w:left="720" w:hanging="720"/>
      </w:pPr>
      <w:r w:rsidRPr="001103C0">
        <w:t xml:space="preserve">McFeeters, S. K. 1996. The use of the Normalized Difference Water Index (NDWI) in the delineation of open water features. International Journal of Remote Sensing </w:t>
      </w:r>
      <w:r w:rsidRPr="001103C0">
        <w:rPr>
          <w:b/>
        </w:rPr>
        <w:t>17</w:t>
      </w:r>
      <w:r w:rsidRPr="001103C0">
        <w:t>:1425-1432.</w:t>
      </w:r>
    </w:p>
    <w:p w14:paraId="68A779B2" w14:textId="77777777" w:rsidR="001103C0" w:rsidRPr="001103C0" w:rsidRDefault="001103C0" w:rsidP="001103C0">
      <w:pPr>
        <w:pStyle w:val="EndNoteBibliography"/>
        <w:spacing w:after="0"/>
        <w:ind w:left="720" w:hanging="720"/>
      </w:pPr>
      <w:r w:rsidRPr="001103C0">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1103C0">
        <w:rPr>
          <w:b/>
        </w:rPr>
        <w:t>16</w:t>
      </w:r>
      <w:r w:rsidRPr="001103C0">
        <w:t>:053001.</w:t>
      </w:r>
    </w:p>
    <w:p w14:paraId="78BD0803" w14:textId="77777777" w:rsidR="001103C0" w:rsidRPr="001103C0" w:rsidRDefault="001103C0" w:rsidP="001103C0">
      <w:pPr>
        <w:pStyle w:val="EndNoteBibliography"/>
        <w:spacing w:after="0"/>
        <w:ind w:left="720" w:hanging="720"/>
      </w:pPr>
      <w:r w:rsidRPr="001103C0">
        <w:t xml:space="preserve">Merzlyak, M. N., A. A. Gitelson, O. B. Chivkunova, and V. Y. Rakitin. 1999. Non‐destructive optical detection of pigment changes during leaf senescence and fruit ripening. Physiologia plantarum </w:t>
      </w:r>
      <w:r w:rsidRPr="001103C0">
        <w:rPr>
          <w:b/>
        </w:rPr>
        <w:t>106</w:t>
      </w:r>
      <w:r w:rsidRPr="001103C0">
        <w:t>:135-141.</w:t>
      </w:r>
    </w:p>
    <w:p w14:paraId="092E97BB" w14:textId="77777777" w:rsidR="001103C0" w:rsidRPr="001103C0" w:rsidRDefault="001103C0" w:rsidP="001103C0">
      <w:pPr>
        <w:pStyle w:val="EndNoteBibliography"/>
        <w:spacing w:after="0"/>
        <w:ind w:left="720" w:hanging="720"/>
      </w:pPr>
      <w:r w:rsidRPr="001103C0">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1103C0">
        <w:rPr>
          <w:b/>
        </w:rPr>
        <w:t>10</w:t>
      </w:r>
      <w:r w:rsidRPr="001103C0">
        <w:t>:106-117.</w:t>
      </w:r>
    </w:p>
    <w:p w14:paraId="4EAC0242" w14:textId="77777777" w:rsidR="001103C0" w:rsidRPr="001103C0" w:rsidRDefault="001103C0" w:rsidP="001103C0">
      <w:pPr>
        <w:pStyle w:val="EndNoteBibliography"/>
        <w:spacing w:after="0"/>
        <w:ind w:left="720" w:hanging="720"/>
      </w:pPr>
      <w:r w:rsidRPr="001103C0">
        <w:t>National Academies of Sciences. 2018. Thriving on Our Changing Planet: A Decadal Strategy for Earth Observation from Space. The National Academies Press, Washington, DC.</w:t>
      </w:r>
    </w:p>
    <w:p w14:paraId="5C5839B3" w14:textId="77777777" w:rsidR="001103C0" w:rsidRPr="001103C0" w:rsidRDefault="001103C0" w:rsidP="001103C0">
      <w:pPr>
        <w:pStyle w:val="EndNoteBibliography"/>
        <w:spacing w:after="0"/>
        <w:ind w:left="720" w:hanging="720"/>
      </w:pPr>
      <w:r w:rsidRPr="001103C0">
        <w:t xml:space="preserve">Pekel, J.-F., A. Cottam, N. Gorelick, and A. S. Belward. 2016. High-resolution mapping of global surface water and its long-term changes. Nature </w:t>
      </w:r>
      <w:r w:rsidRPr="001103C0">
        <w:rPr>
          <w:b/>
        </w:rPr>
        <w:t>540</w:t>
      </w:r>
      <w:r w:rsidRPr="001103C0">
        <w:t>:418-422.</w:t>
      </w:r>
    </w:p>
    <w:p w14:paraId="094AD2DD" w14:textId="77777777" w:rsidR="001103C0" w:rsidRPr="001103C0" w:rsidRDefault="001103C0" w:rsidP="001103C0">
      <w:pPr>
        <w:pStyle w:val="EndNoteBibliography"/>
        <w:spacing w:after="0"/>
        <w:ind w:left="720" w:hanging="720"/>
      </w:pPr>
      <w:r w:rsidRPr="001103C0">
        <w:t>R Core Team. 2020. R: A Language and Environment for Statistical Computing. R Foundation for Statistical Computing, Vienna.</w:t>
      </w:r>
    </w:p>
    <w:p w14:paraId="2241B08F" w14:textId="77777777" w:rsidR="001103C0" w:rsidRPr="001103C0" w:rsidRDefault="001103C0" w:rsidP="001103C0">
      <w:pPr>
        <w:pStyle w:val="EndNoteBibliography"/>
        <w:spacing w:after="0"/>
        <w:ind w:left="720" w:hanging="720"/>
      </w:pPr>
      <w:r w:rsidRPr="001103C0">
        <w:t xml:space="preserve">Rock, B., J. Vogelmann, D. Williams, A. Vogelmann, and T. Hoshizaki. 1986. Remote detection of forest damage. BioScience </w:t>
      </w:r>
      <w:r w:rsidRPr="001103C0">
        <w:rPr>
          <w:b/>
        </w:rPr>
        <w:t>36</w:t>
      </w:r>
      <w:r w:rsidRPr="001103C0">
        <w:t>:439-445.</w:t>
      </w:r>
    </w:p>
    <w:p w14:paraId="40AF1D70" w14:textId="77777777" w:rsidR="001103C0" w:rsidRPr="001103C0" w:rsidRDefault="001103C0" w:rsidP="001103C0">
      <w:pPr>
        <w:pStyle w:val="EndNoteBibliography"/>
        <w:spacing w:after="0"/>
        <w:ind w:left="720" w:hanging="720"/>
      </w:pPr>
      <w:r w:rsidRPr="001103C0">
        <w:t xml:space="preserve">Rouse, J., R. Haas, J. Schell, and D. Deering. 1974. Monitoring vegetation systems in the Great Plains with ERTS. NASA special publication </w:t>
      </w:r>
      <w:r w:rsidRPr="001103C0">
        <w:rPr>
          <w:b/>
        </w:rPr>
        <w:t>351</w:t>
      </w:r>
      <w:r w:rsidRPr="001103C0">
        <w:t>:309-317.</w:t>
      </w:r>
    </w:p>
    <w:p w14:paraId="2D391824" w14:textId="77777777" w:rsidR="001103C0" w:rsidRPr="001103C0" w:rsidRDefault="001103C0" w:rsidP="001103C0">
      <w:pPr>
        <w:pStyle w:val="EndNoteBibliography"/>
        <w:spacing w:after="0"/>
        <w:ind w:left="720" w:hanging="720"/>
      </w:pPr>
      <w:r w:rsidRPr="001103C0">
        <w:lastRenderedPageBreak/>
        <w:t xml:space="preserve">Roy, D. P., V. Kovalskyy, H. K. Zhang, E. F. Vermote, L. Yan, S. S. Kumar, and A. Egorov. 2016. Characterization of Landsat-7 to Landsat-8 reflective wavelength and normalized difference vegetation index continuity. Remote Sensing of Environment </w:t>
      </w:r>
      <w:r w:rsidRPr="001103C0">
        <w:rPr>
          <w:b/>
        </w:rPr>
        <w:t>185</w:t>
      </w:r>
      <w:r w:rsidRPr="001103C0">
        <w:t>:57-70.</w:t>
      </w:r>
    </w:p>
    <w:p w14:paraId="4153A5BF" w14:textId="77777777" w:rsidR="001103C0" w:rsidRPr="001103C0" w:rsidRDefault="001103C0" w:rsidP="001103C0">
      <w:pPr>
        <w:pStyle w:val="EndNoteBibliography"/>
        <w:spacing w:after="0"/>
        <w:ind w:left="720" w:hanging="720"/>
      </w:pPr>
      <w:r w:rsidRPr="001103C0">
        <w:t xml:space="preserve">Tucker, C. J. 1979. Red and photographic infrared linear combinations for monitoring vegetation. Remote Sensing of Environment </w:t>
      </w:r>
      <w:r w:rsidRPr="001103C0">
        <w:rPr>
          <w:b/>
        </w:rPr>
        <w:t>8</w:t>
      </w:r>
      <w:r w:rsidRPr="001103C0">
        <w:t>:127-150.</w:t>
      </w:r>
    </w:p>
    <w:p w14:paraId="6B204E94" w14:textId="77777777" w:rsidR="001103C0" w:rsidRPr="001103C0" w:rsidRDefault="001103C0" w:rsidP="001103C0">
      <w:pPr>
        <w:pStyle w:val="EndNoteBibliography"/>
        <w:spacing w:after="0"/>
        <w:ind w:left="720" w:hanging="720"/>
      </w:pPr>
      <w:r w:rsidRPr="001103C0">
        <w:t xml:space="preserve">Verdonen, M., L. T. Berner, B. C. Forbes, and T. Kumpula. 2020. Periglacial vegetation dynamics in Arctic Russia: decadal analysis of tundra regeneration on landslides with time series satellite imagery. Environmental Research Letters </w:t>
      </w:r>
      <w:r w:rsidRPr="001103C0">
        <w:rPr>
          <w:b/>
        </w:rPr>
        <w:t>15</w:t>
      </w:r>
      <w:r w:rsidRPr="001103C0">
        <w:t>:105020.</w:t>
      </w:r>
    </w:p>
    <w:p w14:paraId="5A4B7645" w14:textId="77777777" w:rsidR="001103C0" w:rsidRPr="001103C0" w:rsidRDefault="001103C0" w:rsidP="001103C0">
      <w:pPr>
        <w:pStyle w:val="EndNoteBibliography"/>
        <w:spacing w:after="0"/>
        <w:ind w:left="720" w:hanging="720"/>
      </w:pPr>
      <w:r w:rsidRPr="001103C0">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1103C0">
        <w:rPr>
          <w:b/>
        </w:rPr>
        <w:t>51</w:t>
      </w:r>
      <w:r w:rsidRPr="001103C0">
        <w:t>:1323-1338.</w:t>
      </w:r>
    </w:p>
    <w:p w14:paraId="0C2D4885" w14:textId="77777777" w:rsidR="001103C0" w:rsidRPr="001103C0" w:rsidRDefault="001103C0" w:rsidP="001103C0">
      <w:pPr>
        <w:pStyle w:val="EndNoteBibliography"/>
        <w:spacing w:after="0"/>
        <w:ind w:left="720" w:hanging="720"/>
      </w:pPr>
      <w:r w:rsidRPr="001103C0">
        <w:t xml:space="preserve">Wang, J. A., and M. A. Friedl. 2019. The role of land cover change in Arctic-Boreal greening and browning trends. Environmental Research Letters </w:t>
      </w:r>
      <w:r w:rsidRPr="001103C0">
        <w:rPr>
          <w:b/>
        </w:rPr>
        <w:t>14</w:t>
      </w:r>
      <w:r w:rsidRPr="001103C0">
        <w:t>:125007.</w:t>
      </w:r>
    </w:p>
    <w:p w14:paraId="0C20BE27" w14:textId="77777777" w:rsidR="001103C0" w:rsidRPr="001103C0" w:rsidRDefault="001103C0" w:rsidP="001103C0">
      <w:pPr>
        <w:pStyle w:val="EndNoteBibliography"/>
        <w:spacing w:after="0"/>
        <w:ind w:left="720" w:hanging="720"/>
      </w:pPr>
      <w:r w:rsidRPr="001103C0">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1103C0">
        <w:rPr>
          <w:b/>
        </w:rPr>
        <w:t>320</w:t>
      </w:r>
      <w:r w:rsidRPr="001103C0">
        <w:t>:1011-1011.</w:t>
      </w:r>
    </w:p>
    <w:p w14:paraId="28BB135F" w14:textId="77777777" w:rsidR="001103C0" w:rsidRPr="001103C0" w:rsidRDefault="001103C0" w:rsidP="001103C0">
      <w:pPr>
        <w:pStyle w:val="EndNoteBibliography"/>
        <w:spacing w:after="0"/>
        <w:ind w:left="720" w:hanging="720"/>
      </w:pPr>
      <w:r w:rsidRPr="001103C0">
        <w:t xml:space="preserve">Wright, M. N., and A. Ziegler. 2017. Ranger: a fast implementation of random forests for high dimensional data in C++ and R. Journal of statistical software </w:t>
      </w:r>
      <w:r w:rsidRPr="001103C0">
        <w:rPr>
          <w:b/>
        </w:rPr>
        <w:t>77</w:t>
      </w:r>
      <w:r w:rsidRPr="001103C0">
        <w:t>:1-17.</w:t>
      </w:r>
    </w:p>
    <w:p w14:paraId="7B7B7DD7" w14:textId="77777777" w:rsidR="001103C0" w:rsidRPr="001103C0" w:rsidRDefault="001103C0" w:rsidP="001103C0">
      <w:pPr>
        <w:pStyle w:val="EndNoteBibliography"/>
        <w:spacing w:after="0"/>
        <w:ind w:left="720" w:hanging="720"/>
      </w:pPr>
      <w:r w:rsidRPr="001103C0">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1103C0">
        <w:rPr>
          <w:b/>
        </w:rPr>
        <w:t>225</w:t>
      </w:r>
      <w:r w:rsidRPr="001103C0">
        <w:t>:127-147.</w:t>
      </w:r>
    </w:p>
    <w:p w14:paraId="11341AF9" w14:textId="77777777" w:rsidR="001103C0" w:rsidRPr="001103C0" w:rsidRDefault="001103C0" w:rsidP="001103C0">
      <w:pPr>
        <w:pStyle w:val="EndNoteBibliography"/>
        <w:ind w:left="720" w:hanging="720"/>
      </w:pPr>
      <w:r w:rsidRPr="001103C0">
        <w:t xml:space="preserve">Zhu, Z., S. Wang, and C. E. Woodcock. 2015. Improvement and expansion of the Fmask algorithm: cloud, cloud shadow, and snow detection for Landsats 4–7, 8, and Sentinel 2 images. Remote Sensing of Environment </w:t>
      </w:r>
      <w:r w:rsidRPr="001103C0">
        <w:rPr>
          <w:b/>
        </w:rPr>
        <w:t>159</w:t>
      </w:r>
      <w:r w:rsidRPr="001103C0">
        <w:t>:269-277.</w:t>
      </w:r>
    </w:p>
    <w:p w14:paraId="319B9F96" w14:textId="4B9794CB" w:rsidR="00BE49FA" w:rsidRPr="00BE49FA" w:rsidRDefault="00D8312E" w:rsidP="00C81F1B">
      <w:pPr>
        <w:pStyle w:val="Heading1"/>
      </w:pPr>
      <w:r>
        <w:fldChar w:fldCharType="end"/>
      </w:r>
    </w:p>
    <w:sectPr w:rsidR="00BE49FA" w:rsidRPr="00BE49FA" w:rsidSect="00530265">
      <w:headerReference w:type="default"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kob Johann Assmann" w:date="2022-01-13T14:05:00Z" w:initials="JJA">
    <w:p w14:paraId="65F6532D" w14:textId="215734F3" w:rsidR="001A340C" w:rsidRDefault="001A340C">
      <w:pPr>
        <w:pStyle w:val="CommentText"/>
      </w:pPr>
      <w:r>
        <w:rPr>
          <w:rStyle w:val="CommentReference"/>
        </w:rPr>
        <w:annotationRef/>
      </w:r>
      <w:r>
        <w:t xml:space="preserve">Nice one! I like the abstract. All the key components covered. Small suggestions just to polish it even more. </w:t>
      </w:r>
    </w:p>
  </w:comment>
  <w:comment w:id="3" w:author="Jakob Johann Assmann" w:date="2022-01-13T13:54:00Z" w:initials="JJA">
    <w:p w14:paraId="358DC14A" w14:textId="4099F677" w:rsidR="00E95193" w:rsidRDefault="00E95193">
      <w:pPr>
        <w:pStyle w:val="CommentText"/>
      </w:pPr>
      <w:r>
        <w:rPr>
          <w:rStyle w:val="CommentReference"/>
        </w:rPr>
        <w:annotationRef/>
      </w:r>
      <w:r>
        <w:t xml:space="preserve">I felt like the intro bit of the abstract </w:t>
      </w:r>
      <w:r w:rsidR="00046811">
        <w:t>could perhaps be a bit shorter</w:t>
      </w:r>
      <w:r>
        <w:t>. I would suggest cutting it down by one sentence, so that the third sentence becomes the one stating the problem. One option could be to remove the highlighted bit and rephrase the two remaining sentences as follows:</w:t>
      </w:r>
    </w:p>
    <w:p w14:paraId="56C1078E" w14:textId="24A15AF4" w:rsidR="00E95193" w:rsidRDefault="00E95193">
      <w:pPr>
        <w:pStyle w:val="CommentText"/>
      </w:pPr>
    </w:p>
    <w:p w14:paraId="5D2B1596" w14:textId="5F0446F7" w:rsidR="00E95193" w:rsidRDefault="00E95193">
      <w:pPr>
        <w:pStyle w:val="CommentText"/>
      </w:pPr>
      <w:r>
        <w:t>“</w:t>
      </w:r>
      <w:r w:rsidRPr="00792C3C">
        <w:rPr>
          <w:rFonts w:ascii="Times New Roman" w:hAnsi="Times New Roman" w:cs="Times New Roman"/>
          <w:sz w:val="24"/>
          <w:szCs w:val="24"/>
        </w:rPr>
        <w:t>The Landsat satellite</w:t>
      </w:r>
      <w:r>
        <w:rPr>
          <w:rFonts w:ascii="Times New Roman" w:hAnsi="Times New Roman" w:cs="Times New Roman"/>
          <w:sz w:val="24"/>
          <w:szCs w:val="24"/>
        </w:rPr>
        <w:t>s</w:t>
      </w:r>
      <w:r w:rsidRPr="00792C3C">
        <w:rPr>
          <w:rFonts w:ascii="Times New Roman" w:hAnsi="Times New Roman" w:cs="Times New Roman"/>
          <w:sz w:val="24"/>
          <w:szCs w:val="24"/>
        </w:rPr>
        <w:t xml:space="preserve"> provid</w:t>
      </w:r>
      <w:r>
        <w:rPr>
          <w:rFonts w:ascii="Times New Roman" w:hAnsi="Times New Roman" w:cs="Times New Roman"/>
          <w:sz w:val="24"/>
          <w:szCs w:val="24"/>
        </w:rPr>
        <w:t>e</w:t>
      </w:r>
      <w:r w:rsidRPr="00792C3C">
        <w:rPr>
          <w:rFonts w:ascii="Times New Roman" w:hAnsi="Times New Roman" w:cs="Times New Roman"/>
          <w:sz w:val="24"/>
          <w:szCs w:val="24"/>
        </w:rPr>
        <w:t xml:space="preserve"> near</w:t>
      </w:r>
      <w:r>
        <w:rPr>
          <w:rFonts w:ascii="Times New Roman" w:hAnsi="Times New Roman" w:cs="Times New Roman"/>
          <w:sz w:val="24"/>
          <w:szCs w:val="24"/>
        </w:rPr>
        <w:t>-</w:t>
      </w:r>
      <w:r w:rsidRPr="00792C3C">
        <w:rPr>
          <w:rFonts w:ascii="Times New Roman" w:hAnsi="Times New Roman" w:cs="Times New Roman"/>
          <w:sz w:val="24"/>
          <w:szCs w:val="24"/>
        </w:rPr>
        <w:t>global surface reflectance measurements since the early 1980s</w:t>
      </w:r>
      <w:r>
        <w:rPr>
          <w:rFonts w:ascii="Times New Roman" w:hAnsi="Times New Roman" w:cs="Times New Roman"/>
          <w:sz w:val="24"/>
          <w:szCs w:val="24"/>
        </w:rPr>
        <w:t xml:space="preserve"> and</w:t>
      </w:r>
      <w:r w:rsidR="00046811">
        <w:rPr>
          <w:rFonts w:ascii="Times New Roman" w:hAnsi="Times New Roman" w:cs="Times New Roman"/>
          <w:sz w:val="24"/>
          <w:szCs w:val="24"/>
        </w:rPr>
        <w:t xml:space="preserve"> time-series of</w:t>
      </w:r>
      <w:r>
        <w:rPr>
          <w:rFonts w:ascii="Times New Roman" w:hAnsi="Times New Roman" w:cs="Times New Roman"/>
          <w:sz w:val="24"/>
          <w:szCs w:val="24"/>
        </w:rPr>
        <w:t xml:space="preserve"> </w:t>
      </w:r>
      <w:r w:rsidR="00046811">
        <w:rPr>
          <w:rFonts w:ascii="Times New Roman" w:hAnsi="Times New Roman" w:cs="Times New Roman"/>
          <w:sz w:val="24"/>
          <w:szCs w:val="24"/>
        </w:rPr>
        <w:t>Landsat-</w:t>
      </w:r>
      <w:r w:rsidRPr="00792C3C">
        <w:rPr>
          <w:rFonts w:ascii="Times New Roman" w:hAnsi="Times New Roman" w:cs="Times New Roman"/>
          <w:sz w:val="24"/>
          <w:szCs w:val="24"/>
        </w:rPr>
        <w:t>derive</w:t>
      </w:r>
      <w:r w:rsidR="00046811">
        <w:rPr>
          <w:rFonts w:ascii="Times New Roman" w:hAnsi="Times New Roman" w:cs="Times New Roman"/>
          <w:sz w:val="24"/>
          <w:szCs w:val="24"/>
        </w:rPr>
        <w:t>d</w:t>
      </w:r>
      <w:r w:rsidRPr="00792C3C">
        <w:rPr>
          <w:rFonts w:ascii="Times New Roman" w:hAnsi="Times New Roman" w:cs="Times New Roman"/>
          <w:sz w:val="24"/>
          <w:szCs w:val="24"/>
        </w:rPr>
        <w:t xml:space="preserve"> spectral indices (e.g., NDVI) </w:t>
      </w:r>
      <w:r w:rsidR="00046811">
        <w:rPr>
          <w:rFonts w:ascii="Times New Roman" w:hAnsi="Times New Roman" w:cs="Times New Roman"/>
          <w:sz w:val="24"/>
          <w:szCs w:val="24"/>
        </w:rPr>
        <w:t>have become a cornerstone of remotely-sensed assessments of [</w:t>
      </w:r>
      <w:r>
        <w:rPr>
          <w:rFonts w:ascii="Times New Roman" w:hAnsi="Times New Roman" w:cs="Times New Roman"/>
          <w:sz w:val="24"/>
          <w:szCs w:val="24"/>
        </w:rPr>
        <w:t xml:space="preserve">seasonal </w:t>
      </w:r>
      <w:r w:rsidRPr="00792C3C">
        <w:rPr>
          <w:rFonts w:ascii="Times New Roman" w:hAnsi="Times New Roman" w:cs="Times New Roman"/>
          <w:sz w:val="24"/>
          <w:szCs w:val="24"/>
        </w:rPr>
        <w:t>to multi-decadal</w:t>
      </w:r>
      <w:r w:rsidR="00046811">
        <w:rPr>
          <w:rFonts w:ascii="Times New Roman" w:hAnsi="Times New Roman" w:cs="Times New Roman"/>
          <w:sz w:val="24"/>
          <w:szCs w:val="24"/>
        </w:rPr>
        <w:t>]</w:t>
      </w:r>
      <w:r w:rsidRPr="00792C3C">
        <w:rPr>
          <w:rFonts w:ascii="Times New Roman" w:hAnsi="Times New Roman" w:cs="Times New Roman"/>
          <w:sz w:val="24"/>
          <w:szCs w:val="24"/>
        </w:rPr>
        <w:t xml:space="preserve"> changes in ecosystem biophysical </w:t>
      </w:r>
      <w:r>
        <w:rPr>
          <w:rFonts w:ascii="Times New Roman" w:hAnsi="Times New Roman" w:cs="Times New Roman"/>
          <w:sz w:val="24"/>
          <w:szCs w:val="24"/>
        </w:rPr>
        <w:t xml:space="preserve">properties </w:t>
      </w:r>
      <w:r w:rsidRPr="00792C3C">
        <w:rPr>
          <w:rFonts w:ascii="Times New Roman" w:hAnsi="Times New Roman" w:cs="Times New Roman"/>
          <w:sz w:val="24"/>
          <w:szCs w:val="24"/>
        </w:rPr>
        <w:t>such as vegetation greenness.</w:t>
      </w:r>
      <w:r>
        <w:rPr>
          <w:rFonts w:ascii="Times New Roman" w:hAnsi="Times New Roman" w:cs="Times New Roman"/>
          <w:sz w:val="24"/>
          <w:szCs w:val="24"/>
        </w:rPr>
        <w:t>”</w:t>
      </w:r>
    </w:p>
    <w:p w14:paraId="139FE625" w14:textId="664C5D28" w:rsidR="00E95193" w:rsidRDefault="00E95193">
      <w:pPr>
        <w:pStyle w:val="CommentText"/>
      </w:pPr>
    </w:p>
    <w:p w14:paraId="1A9EA5A5" w14:textId="10763AAC" w:rsidR="00046811" w:rsidRDefault="00046811">
      <w:pPr>
        <w:pStyle w:val="CommentText"/>
      </w:pPr>
      <w:r>
        <w:t>"</w:t>
      </w:r>
      <w:proofErr w:type="gramStart"/>
      <w:r>
        <w:t>seasonal</w:t>
      </w:r>
      <w:proofErr w:type="gramEnd"/>
      <w:r>
        <w:t xml:space="preserve"> to multi-decadal” could be replaced with “temporal” to save some words</w:t>
      </w:r>
      <w:r w:rsidR="001A340C">
        <w:t>, or just “multi-decadal” as we only refer to that in the next sentence?</w:t>
      </w:r>
    </w:p>
    <w:p w14:paraId="0C43D9EC" w14:textId="77777777" w:rsidR="00046811" w:rsidRDefault="00046811">
      <w:pPr>
        <w:pStyle w:val="CommentText"/>
      </w:pPr>
    </w:p>
    <w:p w14:paraId="1A54B4BB" w14:textId="1074AAB0" w:rsidR="00046811" w:rsidRDefault="00046811">
      <w:pPr>
        <w:pStyle w:val="CommentText"/>
      </w:pPr>
      <w:r>
        <w:t xml:space="preserve">But it does not bother me a lot, so happy to leave it like it is if you would prefer as it is also. </w:t>
      </w:r>
      <w:r>
        <w:sym w:font="Wingdings" w:char="F04A"/>
      </w:r>
    </w:p>
  </w:comment>
  <w:comment w:id="6" w:author="Jakob Johann Assmann" w:date="2022-01-13T13:45:00Z" w:initials="JJA">
    <w:p w14:paraId="69705B71" w14:textId="77777777" w:rsidR="003C73CA" w:rsidRDefault="003C73CA">
      <w:pPr>
        <w:pStyle w:val="CommentText"/>
      </w:pPr>
      <w:r>
        <w:rPr>
          <w:rStyle w:val="CommentReference"/>
        </w:rPr>
        <w:annotationRef/>
      </w:r>
      <w:r>
        <w:t xml:space="preserve">I think this might need unpacking a bit more. Without previous knowledge the reader might not now that there are differences between the Landsat sensors that could impact the quality of the data. </w:t>
      </w:r>
    </w:p>
    <w:p w14:paraId="06F8CF10" w14:textId="77777777" w:rsidR="003C73CA" w:rsidRDefault="003C73CA">
      <w:pPr>
        <w:pStyle w:val="CommentText"/>
      </w:pPr>
    </w:p>
    <w:p w14:paraId="625FF55E" w14:textId="4E460072" w:rsidR="003C73CA" w:rsidRDefault="003C73CA">
      <w:pPr>
        <w:pStyle w:val="CommentText"/>
      </w:pPr>
      <w:r>
        <w:t xml:space="preserve">Perhaps this could be rephrased to: “[…], as well as challenges with cross-calibration of </w:t>
      </w:r>
      <w:r w:rsidR="00030ECE">
        <w:t>the different generations of Landsat sensors and […]” – or something along those lines?</w:t>
      </w:r>
    </w:p>
  </w:comment>
  <w:comment w:id="11" w:author="Jakob Johann Assmann" w:date="2022-01-13T13:48:00Z" w:initials="JJA">
    <w:p w14:paraId="77ABAE21" w14:textId="00933C7F" w:rsidR="00030ECE" w:rsidRDefault="00030ECE">
      <w:pPr>
        <w:pStyle w:val="CommentText"/>
      </w:pPr>
      <w:r>
        <w:rPr>
          <w:rStyle w:val="CommentReference"/>
        </w:rPr>
        <w:annotationRef/>
      </w:r>
      <w:r>
        <w:t>Could we be more specific here? What are those other aspects? Or perhaps just omit point 4 here?</w:t>
      </w:r>
    </w:p>
  </w:comment>
  <w:comment w:id="14" w:author="Logan Berner" w:date="2021-09-08T18:59:00Z" w:initials="LB">
    <w:p w14:paraId="49D52033" w14:textId="4FA25E85" w:rsidR="00142AEA" w:rsidRDefault="00142AEA">
      <w:pPr>
        <w:pStyle w:val="CommentText"/>
      </w:pPr>
      <w:r>
        <w:rPr>
          <w:rFonts w:ascii="Georgia" w:hAnsi="Georgia" w:cs="Times New Roman"/>
          <w:sz w:val="28"/>
          <w:szCs w:val="28"/>
        </w:rPr>
        <w:t>“</w:t>
      </w:r>
      <w:r>
        <w:rPr>
          <w:rStyle w:val="CommentReference"/>
        </w:rPr>
        <w:annotationRef/>
      </w:r>
      <w:r w:rsidRPr="00F751FB">
        <w:rPr>
          <w:rFonts w:ascii="Georgia" w:hAnsi="Georgia" w:cs="Times New Roman"/>
          <w:sz w:val="28"/>
          <w:szCs w:val="28"/>
        </w:rPr>
        <w:t xml:space="preserve">The SN should clearly describe the relationship of the software to existing software in the field. Does it supplement, </w:t>
      </w:r>
      <w:proofErr w:type="spellStart"/>
      <w:r w:rsidRPr="00F751FB">
        <w:rPr>
          <w:rFonts w:ascii="Georgia" w:hAnsi="Georgia" w:cs="Times New Roman"/>
          <w:sz w:val="28"/>
          <w:szCs w:val="28"/>
        </w:rPr>
        <w:t>supercede</w:t>
      </w:r>
      <w:proofErr w:type="spellEnd"/>
      <w:r w:rsidRPr="00F751FB">
        <w:rPr>
          <w:rFonts w:ascii="Georgia" w:hAnsi="Georgia" w:cs="Times New Roman"/>
          <w:sz w:val="28"/>
          <w:szCs w:val="28"/>
        </w:rPr>
        <w:t xml:space="preserve">, or compete with existing software packages? What new features does it provide to users (e.g., a coherent analytical framework, novel functions or methods, increases in speed and stability)? If the software is part of a modular system (e.g., R, Python, Julia, </w:t>
      </w:r>
      <w:proofErr w:type="spellStart"/>
      <w:r w:rsidRPr="00F751FB">
        <w:rPr>
          <w:rFonts w:ascii="Georgia" w:hAnsi="Georgia" w:cs="Times New Roman"/>
          <w:sz w:val="28"/>
          <w:szCs w:val="28"/>
        </w:rPr>
        <w:t>Matlab</w:t>
      </w:r>
      <w:proofErr w:type="spellEnd"/>
      <w:r w:rsidRPr="00F751FB">
        <w:rPr>
          <w:rFonts w:ascii="Georgia" w:hAnsi="Georgia" w:cs="Times New Roman"/>
          <w:sz w:val="28"/>
          <w:szCs w:val="28"/>
        </w:rPr>
        <w:t xml:space="preserve"> packages), it should describe which packages (and their versions) are used by the software, what functionality is used from them, and the specific contribution of the package. Imported packages, and their versions, should be cited using the appropriate references.</w:t>
      </w:r>
      <w:r>
        <w:rPr>
          <w:rFonts w:ascii="Georgia" w:hAnsi="Georgia" w:cs="Times New Roman"/>
          <w:sz w:val="28"/>
          <w:szCs w:val="28"/>
        </w:rPr>
        <w:t>”</w:t>
      </w:r>
    </w:p>
  </w:comment>
  <w:comment w:id="15" w:author="Jakob Johann Assmann" w:date="2022-01-13T14:07:00Z" w:initials="JJA">
    <w:p w14:paraId="3EF6BCBD" w14:textId="7B8FE62E" w:rsidR="001A340C" w:rsidRDefault="001A340C">
      <w:pPr>
        <w:pStyle w:val="CommentText"/>
      </w:pPr>
      <w:r>
        <w:rPr>
          <w:rStyle w:val="CommentReference"/>
        </w:rPr>
        <w:annotationRef/>
      </w:r>
      <w:r>
        <w:t>Convention to omit the hyphen here?</w:t>
      </w:r>
    </w:p>
  </w:comment>
  <w:comment w:id="16" w:author="Jakob Johann Assmann" w:date="2022-01-13T14:07:00Z" w:initials="JJA">
    <w:p w14:paraId="20CD4372" w14:textId="3603EE09" w:rsidR="001A340C" w:rsidRDefault="001A340C">
      <w:pPr>
        <w:pStyle w:val="CommentText"/>
      </w:pPr>
      <w:r>
        <w:rPr>
          <w:rStyle w:val="CommentReference"/>
        </w:rPr>
        <w:annotationRef/>
      </w:r>
      <w:r>
        <w:t>Has become?</w:t>
      </w:r>
    </w:p>
  </w:comment>
  <w:comment w:id="17" w:author="Jakob Johann Assmann" w:date="2022-01-13T14:08:00Z" w:initials="JJA">
    <w:p w14:paraId="74C4EC9D" w14:textId="1D4B475C" w:rsidR="001A340C" w:rsidRDefault="001A340C">
      <w:pPr>
        <w:pStyle w:val="CommentText"/>
      </w:pPr>
      <w:r>
        <w:rPr>
          <w:rStyle w:val="CommentReference"/>
        </w:rPr>
        <w:annotationRef/>
      </w:r>
      <w:r>
        <w:rPr>
          <w:rStyle w:val="CommentReference"/>
        </w:rPr>
        <w:t>As far as I understood it is Google who has taken the imitative to mirror the USGS archives onto its servers, but I might be mistaken there and you might have more detailed insights there.</w:t>
      </w:r>
    </w:p>
  </w:comment>
  <w:comment w:id="24" w:author="Jakob Johann Assmann" w:date="2022-01-13T14:14:00Z" w:initials="JJA">
    <w:p w14:paraId="0C3D1EDF" w14:textId="27C3EF2A" w:rsidR="00F766A1" w:rsidRDefault="00F766A1">
      <w:pPr>
        <w:pStyle w:val="CommentText"/>
      </w:pPr>
      <w:r>
        <w:rPr>
          <w:rStyle w:val="CommentReference"/>
        </w:rPr>
        <w:annotationRef/>
      </w:r>
      <w:r>
        <w:t>“</w:t>
      </w:r>
      <w:proofErr w:type="gramStart"/>
      <w:r>
        <w:t>are</w:t>
      </w:r>
      <w:proofErr w:type="gramEnd"/>
      <w:r>
        <w:t xml:space="preserve"> related to”?</w:t>
      </w:r>
    </w:p>
  </w:comment>
  <w:comment w:id="27" w:author="Jakob Johann Assmann" w:date="2022-01-13T14:19:00Z" w:initials="JJA">
    <w:p w14:paraId="4A66E61F" w14:textId="71EAED80" w:rsidR="00C1090E" w:rsidRDefault="00C1090E">
      <w:pPr>
        <w:pStyle w:val="CommentText"/>
      </w:pPr>
      <w:r>
        <w:rPr>
          <w:rStyle w:val="CommentReference"/>
        </w:rPr>
        <w:annotationRef/>
      </w:r>
      <w:r>
        <w:t>Could be a non-native English speaker issue, but I find something is incomplete without the definite articles here…?</w:t>
      </w:r>
    </w:p>
  </w:comment>
  <w:comment w:id="54" w:author="Jakob Johann Assmann" w:date="2022-01-13T14:28:00Z" w:initials="JJA">
    <w:p w14:paraId="47CB1276" w14:textId="408163D0" w:rsidR="007D4573" w:rsidRDefault="007D4573">
      <w:pPr>
        <w:pStyle w:val="CommentText"/>
      </w:pPr>
      <w:r>
        <w:rPr>
          <w:rStyle w:val="CommentReference"/>
        </w:rPr>
        <w:annotationRef/>
      </w:r>
      <w:proofErr w:type="spellStart"/>
      <w:r>
        <w:t>Kinda</w:t>
      </w:r>
      <w:proofErr w:type="spellEnd"/>
      <w:r>
        <w:t xml:space="preserve"> implicit that these studies used Landsat data?</w:t>
      </w:r>
    </w:p>
  </w:comment>
  <w:comment w:id="60" w:author="Jakob Johann Assmann" w:date="2022-01-13T14:29:00Z" w:initials="JJA">
    <w:p w14:paraId="285A7D1F" w14:textId="7DD8D4F3" w:rsidR="007D4573" w:rsidRDefault="007D4573">
      <w:pPr>
        <w:pStyle w:val="CommentText"/>
      </w:pPr>
      <w:r>
        <w:rPr>
          <w:rStyle w:val="CommentReference"/>
        </w:rPr>
        <w:annotationRef/>
      </w:r>
      <w:r>
        <w:t xml:space="preserve">Could </w:t>
      </w:r>
      <w:r w:rsidR="002B7D02">
        <w:t xml:space="preserve">perhaps be </w:t>
      </w:r>
      <w:r>
        <w:t>omitted</w:t>
      </w:r>
      <w:r w:rsidR="002B7D02">
        <w:t xml:space="preserve"> as we would suspect that the audience knows this?</w:t>
      </w:r>
    </w:p>
  </w:comment>
  <w:comment w:id="61" w:author="Jakob Johann Assmann" w:date="2022-01-13T14:33:00Z" w:initials="JJA">
    <w:p w14:paraId="122267FF" w14:textId="77777777" w:rsidR="002B7D02" w:rsidRDefault="002B7D02">
      <w:pPr>
        <w:pStyle w:val="CommentText"/>
      </w:pPr>
      <w:r>
        <w:rPr>
          <w:rStyle w:val="CommentReference"/>
        </w:rPr>
        <w:annotationRef/>
      </w:r>
      <w:r>
        <w:t xml:space="preserve">Reading the sentence for the first time, I was wondering whether it would be good to provide a statement here how </w:t>
      </w:r>
      <w:proofErr w:type="spellStart"/>
      <w:r>
        <w:t>lsatTS</w:t>
      </w:r>
      <w:proofErr w:type="spellEnd"/>
      <w:r>
        <w:t xml:space="preserve"> differs from them. Reading the first sentence of the next paragraph this becomes apparent. However, it could be worth adding something to make the argument clear to the reader here. For example:</w:t>
      </w:r>
    </w:p>
    <w:p w14:paraId="01CBFA51" w14:textId="77777777" w:rsidR="002B7D02" w:rsidRDefault="002B7D02">
      <w:pPr>
        <w:pStyle w:val="CommentText"/>
      </w:pPr>
    </w:p>
    <w:p w14:paraId="078BD165" w14:textId="7902D961" w:rsidR="002B7D02" w:rsidRDefault="002B7D02">
      <w:pPr>
        <w:pStyle w:val="CommentText"/>
      </w:pPr>
      <w:r>
        <w:t xml:space="preserve">“[…] </w:t>
      </w:r>
      <w:r>
        <w:rPr>
          <w:rFonts w:ascii="Times New Roman" w:hAnsi="Times New Roman" w:cs="Times New Roman"/>
          <w:sz w:val="24"/>
          <w:szCs w:val="24"/>
        </w:rPr>
        <w:t xml:space="preserve">from the functionality provided by </w:t>
      </w:r>
      <w:proofErr w:type="spellStart"/>
      <w:r>
        <w:rPr>
          <w:rFonts w:ascii="Times New Roman" w:hAnsi="Times New Roman" w:cs="Times New Roman"/>
          <w:i/>
          <w:iCs/>
          <w:sz w:val="24"/>
          <w:szCs w:val="24"/>
        </w:rPr>
        <w:t>lsatTS</w:t>
      </w:r>
      <w:proofErr w:type="spellEnd"/>
      <w:r>
        <w:rPr>
          <w:rStyle w:val="CommentReference"/>
        </w:rPr>
        <w:annotationRef/>
      </w:r>
      <w:r>
        <w:rPr>
          <w:rFonts w:ascii="Times New Roman" w:hAnsi="Times New Roman" w:cs="Times New Roman"/>
          <w:sz w:val="24"/>
          <w:szCs w:val="24"/>
        </w:rPr>
        <w:t>, which is geared towards time-series analysis.</w:t>
      </w:r>
      <w:r>
        <w:t>”</w:t>
      </w:r>
    </w:p>
  </w:comment>
  <w:comment w:id="62" w:author="Jakob Johann Assmann" w:date="2021-09-16T10:11:00Z" w:initials="JJA">
    <w:p w14:paraId="5A04EDDF" w14:textId="2FC43F8A" w:rsidR="00142AEA" w:rsidRDefault="00142AEA">
      <w:pPr>
        <w:pStyle w:val="CommentText"/>
      </w:pPr>
      <w:r>
        <w:rPr>
          <w:rStyle w:val="CommentReference"/>
        </w:rPr>
        <w:annotationRef/>
      </w:r>
      <w:r>
        <w:t xml:space="preserve">The </w:t>
      </w:r>
      <w:proofErr w:type="spellStart"/>
      <w:r>
        <w:t>dois</w:t>
      </w:r>
      <w:proofErr w:type="spellEnd"/>
      <w:r>
        <w:t xml:space="preserve"> for C2 are:</w:t>
      </w:r>
    </w:p>
    <w:p w14:paraId="7C1C4F2D" w14:textId="77777777" w:rsidR="00142AEA" w:rsidRDefault="00142AEA">
      <w:pPr>
        <w:pStyle w:val="CommentText"/>
      </w:pPr>
    </w:p>
    <w:p w14:paraId="2CF959BA" w14:textId="77777777" w:rsidR="00142AEA" w:rsidRPr="008D37EB" w:rsidRDefault="00142AEA" w:rsidP="008D37EB">
      <w:pPr>
        <w:rPr>
          <w:lang w:val="da-DK"/>
        </w:rPr>
      </w:pPr>
      <w:r w:rsidRPr="008D37EB">
        <w:rPr>
          <w:lang w:val="da-DK"/>
        </w:rPr>
        <w:t xml:space="preserve">Landsat 4/5: </w:t>
      </w:r>
      <w:hyperlink r:id="rId1" w:tgtFrame="_blank" w:history="1">
        <w:r w:rsidRPr="008D37EB">
          <w:rPr>
            <w:rStyle w:val="Hyperlink"/>
            <w:lang w:val="da-DK"/>
          </w:rPr>
          <w:t>doi.org/10.5066/P9IAXOVV</w:t>
        </w:r>
      </w:hyperlink>
    </w:p>
    <w:p w14:paraId="3D1BEC3D" w14:textId="77777777" w:rsidR="00142AEA" w:rsidRPr="008D37EB" w:rsidRDefault="00142AEA" w:rsidP="008D37EB">
      <w:pPr>
        <w:rPr>
          <w:lang w:val="da-DK"/>
        </w:rPr>
      </w:pPr>
      <w:r w:rsidRPr="008D37EB">
        <w:rPr>
          <w:lang w:val="da-DK"/>
        </w:rPr>
        <w:t xml:space="preserve">Landsat 7: </w:t>
      </w:r>
      <w:hyperlink r:id="rId2" w:tgtFrame="_blank" w:history="1">
        <w:r w:rsidRPr="008D37EB">
          <w:rPr>
            <w:rStyle w:val="Hyperlink"/>
            <w:lang w:val="da-DK"/>
          </w:rPr>
          <w:t>doi.org/10.5066/P9C7I13B</w:t>
        </w:r>
      </w:hyperlink>
    </w:p>
    <w:p w14:paraId="5A5BF0A1" w14:textId="77777777" w:rsidR="00142AEA" w:rsidRDefault="00142AEA" w:rsidP="008D37EB">
      <w:r w:rsidRPr="008D37EB">
        <w:rPr>
          <w:lang w:val="en-GB"/>
        </w:rPr>
        <w:t xml:space="preserve">Landsat 8/9: </w:t>
      </w:r>
      <w:hyperlink r:id="rId3" w:tgtFrame="_blank" w:history="1">
        <w:r>
          <w:rPr>
            <w:rStyle w:val="Hyperlink"/>
          </w:rPr>
          <w:t>doi.org/10.5066/P9OGBGM6</w:t>
        </w:r>
      </w:hyperlink>
      <w:r>
        <w:t> </w:t>
      </w:r>
    </w:p>
    <w:p w14:paraId="4B846D2F" w14:textId="142B39FE" w:rsidR="00142AEA" w:rsidRPr="008D37EB" w:rsidRDefault="00142AEA">
      <w:pPr>
        <w:pStyle w:val="CommentText"/>
        <w:rPr>
          <w:lang w:val="en-GB"/>
        </w:rPr>
      </w:pPr>
    </w:p>
  </w:comment>
  <w:comment w:id="69" w:author="Jakob Johann Assmann" w:date="2022-01-13T14:39:00Z" w:initials="JJA">
    <w:p w14:paraId="4F942690" w14:textId="77777777" w:rsidR="004A23E6" w:rsidRDefault="004A23E6">
      <w:pPr>
        <w:pStyle w:val="CommentText"/>
      </w:pPr>
      <w:r>
        <w:rPr>
          <w:rStyle w:val="CommentReference"/>
        </w:rPr>
        <w:annotationRef/>
      </w:r>
      <w:r>
        <w:t>… such as?</w:t>
      </w:r>
    </w:p>
    <w:p w14:paraId="556FE7AF" w14:textId="77777777" w:rsidR="004A23E6" w:rsidRDefault="004A23E6">
      <w:pPr>
        <w:pStyle w:val="CommentText"/>
      </w:pPr>
    </w:p>
    <w:p w14:paraId="64896920" w14:textId="44AD7E0A" w:rsidR="004A23E6" w:rsidRDefault="004A23E6">
      <w:pPr>
        <w:pStyle w:val="CommentText"/>
      </w:pPr>
      <w:r>
        <w:t>Perhaps worth being a bit more specific here?!</w:t>
      </w:r>
    </w:p>
  </w:comment>
  <w:comment w:id="70" w:author="Jakob Johann Assmann" w:date="2022-01-13T14:41:00Z" w:initials="JJA">
    <w:p w14:paraId="53499B50" w14:textId="521D27E2" w:rsidR="004A23E6" w:rsidRDefault="004A23E6">
      <w:pPr>
        <w:pStyle w:val="CommentText"/>
      </w:pPr>
      <w:r>
        <w:rPr>
          <w:rStyle w:val="CommentReference"/>
        </w:rPr>
        <w:annotationRef/>
      </w:r>
      <w:r>
        <w:t>I was not quite sure I could follow, perhaps this could do with a bit more clarification. I had a go at it, but not sure that captures the sentiment of the statement that you had in mind!</w:t>
      </w:r>
    </w:p>
  </w:comment>
  <w:comment w:id="72" w:author="Jakob Johann Assmann" w:date="2022-01-17T12:34:00Z" w:initials="JJA">
    <w:p w14:paraId="3711265F" w14:textId="20903F95" w:rsidR="00CC62F7" w:rsidRDefault="00CC62F7">
      <w:pPr>
        <w:pStyle w:val="CommentText"/>
      </w:pPr>
      <w:r>
        <w:rPr>
          <w:rStyle w:val="CommentReference"/>
        </w:rPr>
        <w:annotationRef/>
      </w:r>
      <w:r>
        <w:t xml:space="preserve">I suggest we replace this big-picture sentence by a sentence explaining what the reader will find in the remainder of the software note and highlight that more detailed descriptions are available in the helpfiles. We could also state that this manuscript is accompanied by an online tutorial using the same case-study code or something like that. </w:t>
      </w:r>
    </w:p>
  </w:comment>
  <w:comment w:id="73" w:author="Jakob Johann Assmann" w:date="2022-01-18T13:53:00Z" w:initials="JJA">
    <w:p w14:paraId="29E2686A" w14:textId="54DDB575" w:rsidR="002117B8" w:rsidRDefault="002117B8">
      <w:pPr>
        <w:pStyle w:val="CommentText"/>
      </w:pPr>
      <w:r>
        <w:rPr>
          <w:rStyle w:val="CommentReference"/>
        </w:rPr>
        <w:annotationRef/>
      </w:r>
      <w:r>
        <w:t xml:space="preserve">Not sure this is needed, but we could perhaps structure the example in the same way? We could do part 1 (blue section), then have a part 2a and part 2b (yellow section) and then a part 3 (green section). Or we adapt the figure so that it matches the parts in the example? I think my main point here would be to structure everything in a </w:t>
      </w:r>
      <w:proofErr w:type="spellStart"/>
      <w:r>
        <w:t>consisten</w:t>
      </w:r>
      <w:proofErr w:type="spellEnd"/>
      <w:r>
        <w:t xml:space="preserve"> manner. But perhaps that is a bit over the top?</w:t>
      </w:r>
    </w:p>
  </w:comment>
  <w:comment w:id="103" w:author="Jakob Johann Assmann" w:date="2022-01-13T15:24:00Z" w:initials="JJA">
    <w:p w14:paraId="14083DDB" w14:textId="67E07F57" w:rsidR="000E494E" w:rsidRDefault="000E494E">
      <w:pPr>
        <w:pStyle w:val="CommentText"/>
      </w:pPr>
      <w:r>
        <w:rPr>
          <w:rStyle w:val="CommentReference"/>
        </w:rPr>
        <w:annotationRef/>
      </w:r>
      <w:r>
        <w:t xml:space="preserve">I think we need to list and cite those somewhere. See requirement for software not you commented on above, but also to credit all the people who have put the hard work in writing those packages that we build upon.  </w:t>
      </w:r>
    </w:p>
  </w:comment>
  <w:comment w:id="122" w:author="Jakob Johann Assmann" w:date="2022-01-18T13:12:00Z" w:initials="JJA">
    <w:p w14:paraId="21D1BFCD" w14:textId="33E4105A" w:rsidR="00112A36" w:rsidRDefault="00112A36" w:rsidP="00112A36">
      <w:pPr>
        <w:pStyle w:val="CommentText"/>
      </w:pPr>
      <w:r>
        <w:rPr>
          <w:rStyle w:val="CommentReference"/>
        </w:rPr>
        <w:annotationRef/>
      </w:r>
      <w:r w:rsidR="0024292C">
        <w:rPr>
          <w:noProof/>
        </w:rPr>
        <w:t>S</w:t>
      </w:r>
      <w:proofErr w:type="spellStart"/>
      <w:r>
        <w:t>tefan</w:t>
      </w:r>
      <w:proofErr w:type="spellEnd"/>
      <w:r>
        <w:t xml:space="preserve"> Milton Bache and Hadley Wickham (2020). </w:t>
      </w:r>
      <w:proofErr w:type="spellStart"/>
      <w:r>
        <w:t>magrittr</w:t>
      </w:r>
      <w:proofErr w:type="spellEnd"/>
      <w:r>
        <w:t>: A Forward-Pipe</w:t>
      </w:r>
      <w:r w:rsidR="0024292C">
        <w:rPr>
          <w:noProof/>
        </w:rPr>
        <w:t xml:space="preserve"> </w:t>
      </w:r>
      <w:r>
        <w:t>Operator for R. R package version 2.0.1. https://CRAN.R-project.org/package=magrittr</w:t>
      </w:r>
    </w:p>
  </w:comment>
  <w:comment w:id="126" w:author="Jakob Johann Assmann" w:date="2022-01-18T13:13:00Z" w:initials="JJA">
    <w:p w14:paraId="0B14D9BD" w14:textId="03CAEAE1" w:rsidR="00C53245" w:rsidRDefault="00C53245" w:rsidP="00C53245">
      <w:pPr>
        <w:pStyle w:val="CommentText"/>
      </w:pPr>
      <w:r>
        <w:rPr>
          <w:rStyle w:val="CommentReference"/>
        </w:rPr>
        <w:annotationRef/>
      </w:r>
      <w:r>
        <w:t xml:space="preserve">Hadley Wickham, Romain François, Lionel Henry and Kirill Müller (2021). </w:t>
      </w:r>
      <w:proofErr w:type="spellStart"/>
      <w:r>
        <w:t>dplyr</w:t>
      </w:r>
      <w:proofErr w:type="spellEnd"/>
      <w:r>
        <w:t>:</w:t>
      </w:r>
      <w:r w:rsidR="0024292C">
        <w:rPr>
          <w:noProof/>
        </w:rPr>
        <w:t xml:space="preserve"> </w:t>
      </w:r>
      <w:r>
        <w:t>A Grammar of Data Manipulation. R package version 1.0.7.</w:t>
      </w:r>
      <w:r w:rsidR="0024292C">
        <w:rPr>
          <w:noProof/>
        </w:rPr>
        <w:t xml:space="preserve"> </w:t>
      </w:r>
      <w:r>
        <w:t>https://CRAN.R-project.org/package=dplyr</w:t>
      </w:r>
    </w:p>
  </w:comment>
  <w:comment w:id="128" w:author="Jakob Johann Assmann" w:date="2022-01-18T13:15:00Z" w:initials="JJA">
    <w:p w14:paraId="55858668" w14:textId="763A23FD" w:rsidR="00C53245" w:rsidRDefault="00C53245" w:rsidP="00C53245">
      <w:pPr>
        <w:pStyle w:val="CommentText"/>
      </w:pPr>
      <w:r>
        <w:rPr>
          <w:rStyle w:val="CommentReference"/>
        </w:rPr>
        <w:annotationRef/>
      </w:r>
      <w:r>
        <w:t xml:space="preserve">Hadley Wickham (2021). </w:t>
      </w:r>
      <w:proofErr w:type="spellStart"/>
      <w:r>
        <w:t>tidyr</w:t>
      </w:r>
      <w:proofErr w:type="spellEnd"/>
      <w:r>
        <w:t>: Tidy Messy Data. R package version 1.1.4.</w:t>
      </w:r>
      <w:r w:rsidR="0024292C">
        <w:rPr>
          <w:noProof/>
        </w:rPr>
        <w:t xml:space="preserve"> </w:t>
      </w:r>
      <w:r>
        <w:t>https://CRAN.R-project.org/package=tidyr</w:t>
      </w:r>
    </w:p>
  </w:comment>
  <w:comment w:id="134" w:author="Jakob Johann Assmann" w:date="2022-01-18T13:17:00Z" w:initials="JJA">
    <w:p w14:paraId="6858896B" w14:textId="65C601BC" w:rsidR="00C53245" w:rsidRDefault="00C53245" w:rsidP="00C53245">
      <w:pPr>
        <w:pStyle w:val="CommentText"/>
      </w:pPr>
      <w:r>
        <w:rPr>
          <w:rStyle w:val="CommentReference"/>
        </w:rPr>
        <w:annotationRef/>
      </w:r>
      <w:proofErr w:type="spellStart"/>
      <w:r>
        <w:t>Pebesma</w:t>
      </w:r>
      <w:proofErr w:type="spellEnd"/>
      <w:r>
        <w:t>, E., 2018. Simple Features for R: Standardized Support for Spatial</w:t>
      </w:r>
      <w:r w:rsidR="0024292C">
        <w:rPr>
          <w:noProof/>
        </w:rPr>
        <w:t xml:space="preserve"> </w:t>
      </w:r>
      <w:r>
        <w:t>Vector Data. The R Journal 10 (1), 439-446,</w:t>
      </w:r>
      <w:r w:rsidR="0024292C">
        <w:rPr>
          <w:noProof/>
        </w:rPr>
        <w:t xml:space="preserve"> </w:t>
      </w:r>
      <w:r>
        <w:t>https://doi.org/10.32614/RJ-2018-009</w:t>
      </w:r>
    </w:p>
  </w:comment>
  <w:comment w:id="140" w:author="Jakob Johann Assmann" w:date="2022-01-18T13:18:00Z" w:initials="JJA">
    <w:p w14:paraId="514123FF" w14:textId="171641D0" w:rsidR="00C53245" w:rsidRDefault="00C53245" w:rsidP="00C53245">
      <w:pPr>
        <w:pStyle w:val="CommentText"/>
      </w:pPr>
      <w:r>
        <w:rPr>
          <w:rStyle w:val="CommentReference"/>
        </w:rPr>
        <w:annotationRef/>
      </w:r>
      <w:proofErr w:type="spellStart"/>
      <w:r>
        <w:t>Gábor</w:t>
      </w:r>
      <w:proofErr w:type="spellEnd"/>
      <w:r>
        <w:t xml:space="preserve"> </w:t>
      </w:r>
      <w:proofErr w:type="spellStart"/>
      <w:r>
        <w:t>Csárdi</w:t>
      </w:r>
      <w:proofErr w:type="spellEnd"/>
      <w:r>
        <w:t xml:space="preserve"> (2021). crayon: Colored Terminal Output. R package version 1.4.2</w:t>
      </w:r>
      <w:r w:rsidR="0024292C">
        <w:rPr>
          <w:noProof/>
        </w:rPr>
        <w:t>.</w:t>
      </w:r>
      <w:r>
        <w:t xml:space="preserve"> </w:t>
      </w:r>
      <w:hyperlink r:id="rId4" w:history="1">
        <w:r w:rsidRPr="00CF5D42">
          <w:rPr>
            <w:rStyle w:val="Hyperlink"/>
          </w:rPr>
          <w:t>https://CRAN.R-project.org/package=crayon</w:t>
        </w:r>
      </w:hyperlink>
    </w:p>
    <w:p w14:paraId="22CE9B22" w14:textId="791FBA75" w:rsidR="00C53245" w:rsidRDefault="00C53245" w:rsidP="00C53245">
      <w:pPr>
        <w:pStyle w:val="CommentText"/>
      </w:pPr>
    </w:p>
  </w:comment>
  <w:comment w:id="146" w:author="Jakob Johann Assmann" w:date="2022-01-18T13:18:00Z" w:initials="JJA">
    <w:p w14:paraId="2750D261" w14:textId="3D227B7E" w:rsidR="00C53245" w:rsidRDefault="00C53245" w:rsidP="00C53245">
      <w:pPr>
        <w:pStyle w:val="CommentText"/>
      </w:pPr>
      <w:r>
        <w:rPr>
          <w:rStyle w:val="CommentReference"/>
        </w:rPr>
        <w:annotationRef/>
      </w:r>
      <w:r>
        <w:t xml:space="preserve">Tim </w:t>
      </w:r>
      <w:proofErr w:type="spellStart"/>
      <w:r>
        <w:t>Appelhans</w:t>
      </w:r>
      <w:proofErr w:type="spellEnd"/>
      <w:r>
        <w:t xml:space="preserve">, Florian </w:t>
      </w:r>
      <w:proofErr w:type="spellStart"/>
      <w:r>
        <w:t>Detsch</w:t>
      </w:r>
      <w:proofErr w:type="spellEnd"/>
      <w:r>
        <w:t xml:space="preserve">, Christoph </w:t>
      </w:r>
      <w:proofErr w:type="spellStart"/>
      <w:r>
        <w:t>Reudenbach</w:t>
      </w:r>
      <w:proofErr w:type="spellEnd"/>
      <w:r>
        <w:t xml:space="preserve"> and Stefan </w:t>
      </w:r>
      <w:proofErr w:type="spellStart"/>
      <w:r>
        <w:t>Woellauer</w:t>
      </w:r>
      <w:proofErr w:type="spellEnd"/>
      <w:r w:rsidR="0024292C">
        <w:rPr>
          <w:noProof/>
        </w:rPr>
        <w:t xml:space="preserve"> </w:t>
      </w:r>
      <w:r>
        <w:t xml:space="preserve">(2021). </w:t>
      </w:r>
      <w:proofErr w:type="spellStart"/>
      <w:r>
        <w:t>mapview</w:t>
      </w:r>
      <w:proofErr w:type="spellEnd"/>
      <w:r>
        <w:t>: Interactive Viewing of Spatial Data in R. R package version</w:t>
      </w:r>
      <w:r w:rsidR="0024292C">
        <w:rPr>
          <w:noProof/>
        </w:rPr>
        <w:t xml:space="preserve"> </w:t>
      </w:r>
      <w:r>
        <w:t xml:space="preserve">2.10.0. </w:t>
      </w:r>
      <w:hyperlink r:id="rId5" w:history="1">
        <w:r w:rsidRPr="00CF5D42">
          <w:rPr>
            <w:rStyle w:val="Hyperlink"/>
          </w:rPr>
          <w:t>https://CRAN.R-project.org/package=mapview</w:t>
        </w:r>
      </w:hyperlink>
    </w:p>
    <w:p w14:paraId="6685C1EE" w14:textId="5F0D966E" w:rsidR="00C53245" w:rsidRDefault="00C53245" w:rsidP="00C53245">
      <w:pPr>
        <w:pStyle w:val="CommentText"/>
      </w:pPr>
    </w:p>
  </w:comment>
  <w:comment w:id="149" w:author="Jakob Johann Assmann" w:date="2022-01-18T13:20:00Z" w:initials="JJA">
    <w:p w14:paraId="663D5CB5" w14:textId="016510F9" w:rsidR="00C53245" w:rsidRDefault="00C53245" w:rsidP="00C53245">
      <w:pPr>
        <w:pStyle w:val="CommentText"/>
      </w:pPr>
      <w:r>
        <w:rPr>
          <w:rStyle w:val="CommentReference"/>
        </w:rPr>
        <w:annotationRef/>
      </w:r>
      <w:r>
        <w:t xml:space="preserve">Lionel Henry and Hadley Wickham (2020). </w:t>
      </w:r>
      <w:proofErr w:type="spellStart"/>
      <w:r>
        <w:t>purrr</w:t>
      </w:r>
      <w:proofErr w:type="spellEnd"/>
      <w:r>
        <w:t>: Functional Programming Tools. R</w:t>
      </w:r>
      <w:r w:rsidR="0024292C">
        <w:rPr>
          <w:noProof/>
        </w:rPr>
        <w:t xml:space="preserve"> </w:t>
      </w:r>
      <w:r>
        <w:t xml:space="preserve">package version 0.3.4. </w:t>
      </w:r>
      <w:hyperlink r:id="rId6" w:history="1">
        <w:r w:rsidRPr="00CF5D42">
          <w:rPr>
            <w:rStyle w:val="Hyperlink"/>
          </w:rPr>
          <w:t>https://CRAN.R-project.org/package=purrr</w:t>
        </w:r>
      </w:hyperlink>
    </w:p>
    <w:p w14:paraId="3ED465F3" w14:textId="1E600F72" w:rsidR="00C53245" w:rsidRDefault="00C53245" w:rsidP="00C53245">
      <w:pPr>
        <w:pStyle w:val="CommentText"/>
      </w:pPr>
    </w:p>
  </w:comment>
  <w:comment w:id="155" w:author="Jakob Johann Assmann" w:date="2022-01-18T13:21:00Z" w:initials="JJA">
    <w:p w14:paraId="655FD554" w14:textId="4B66BD8E" w:rsidR="00C53245" w:rsidRDefault="00C53245" w:rsidP="00C53245">
      <w:pPr>
        <w:pStyle w:val="CommentText"/>
      </w:pPr>
      <w:r>
        <w:rPr>
          <w:rStyle w:val="CommentReference"/>
        </w:rPr>
        <w:annotationRef/>
      </w:r>
      <w:r>
        <w:t xml:space="preserve">Matt </w:t>
      </w:r>
      <w:proofErr w:type="spellStart"/>
      <w:r>
        <w:t>Dowle</w:t>
      </w:r>
      <w:proofErr w:type="spellEnd"/>
      <w:r>
        <w:t xml:space="preserve"> and Arun Srinivasan (2021). </w:t>
      </w:r>
      <w:proofErr w:type="spellStart"/>
      <w:proofErr w:type="gramStart"/>
      <w:r>
        <w:t>data.table</w:t>
      </w:r>
      <w:proofErr w:type="spellEnd"/>
      <w:proofErr w:type="gramEnd"/>
      <w:r>
        <w:t>: Extension of `</w:t>
      </w:r>
      <w:proofErr w:type="spellStart"/>
      <w:r>
        <w:t>data.frame</w:t>
      </w:r>
      <w:proofErr w:type="spellEnd"/>
      <w:r>
        <w:t>`. R package version 1.14.2. https://CRAN.R-project.org/package=data.table</w:t>
      </w:r>
    </w:p>
  </w:comment>
  <w:comment w:id="161" w:author="Jakob Johann Assmann" w:date="2022-01-18T13:22:00Z" w:initials="JJA">
    <w:p w14:paraId="76233EAE" w14:textId="0B2C740B" w:rsidR="00C53245" w:rsidRPr="00C53245" w:rsidRDefault="00C53245" w:rsidP="00C53245">
      <w:pPr>
        <w:pStyle w:val="CommentText"/>
        <w:rPr>
          <w:lang w:val="da-DK"/>
        </w:rPr>
      </w:pPr>
      <w:r>
        <w:rPr>
          <w:rStyle w:val="CommentReference"/>
        </w:rPr>
        <w:annotationRef/>
      </w:r>
      <w:r>
        <w:t xml:space="preserve">H. Wickham. ggplot2: Elegant Graphics for Data Analysis. </w:t>
      </w:r>
      <w:r w:rsidRPr="00C53245">
        <w:rPr>
          <w:lang w:val="da-DK"/>
        </w:rPr>
        <w:t>Springer-</w:t>
      </w:r>
      <w:proofErr w:type="spellStart"/>
      <w:r w:rsidRPr="00C53245">
        <w:rPr>
          <w:lang w:val="da-DK"/>
        </w:rPr>
        <w:t>Verlag</w:t>
      </w:r>
      <w:proofErr w:type="spellEnd"/>
      <w:r w:rsidRPr="00C53245">
        <w:rPr>
          <w:lang w:val="da-DK"/>
        </w:rPr>
        <w:t xml:space="preserve"> New</w:t>
      </w:r>
      <w:r w:rsidR="0024292C">
        <w:rPr>
          <w:noProof/>
          <w:lang w:val="da-DK"/>
        </w:rPr>
        <w:t xml:space="preserve"> </w:t>
      </w:r>
      <w:r w:rsidRPr="00C53245">
        <w:rPr>
          <w:lang w:val="da-DK"/>
        </w:rPr>
        <w:t>York, 2016.</w:t>
      </w:r>
    </w:p>
  </w:comment>
  <w:comment w:id="164" w:author="Jakob Johann Assmann" w:date="2022-01-18T13:23:00Z" w:initials="JJA">
    <w:p w14:paraId="15F51EF9" w14:textId="7372E407" w:rsidR="00C53245" w:rsidRDefault="00C53245" w:rsidP="00C53245">
      <w:pPr>
        <w:pStyle w:val="CommentText"/>
      </w:pPr>
      <w:r>
        <w:rPr>
          <w:rStyle w:val="CommentReference"/>
        </w:rPr>
        <w:annotationRef/>
      </w:r>
      <w:r w:rsidRPr="00C53245">
        <w:rPr>
          <w:lang w:val="da-DK"/>
        </w:rPr>
        <w:t xml:space="preserve">Henrik Bengtsson (2021). </w:t>
      </w:r>
      <w:proofErr w:type="spellStart"/>
      <w:proofErr w:type="gramStart"/>
      <w:r>
        <w:t>R.utils</w:t>
      </w:r>
      <w:proofErr w:type="spellEnd"/>
      <w:proofErr w:type="gramEnd"/>
      <w:r>
        <w:t>: Various Programming Utilities. R package</w:t>
      </w:r>
      <w:r w:rsidR="0024292C">
        <w:rPr>
          <w:noProof/>
        </w:rPr>
        <w:t xml:space="preserve"> </w:t>
      </w:r>
      <w:r>
        <w:t>version 2.11.0. https://CRAN.R-project.org/package=R.utils</w:t>
      </w:r>
    </w:p>
  </w:comment>
  <w:comment w:id="175" w:author="Jakob Johann Assmann" w:date="2022-01-18T13:41:00Z" w:initials="JJA">
    <w:p w14:paraId="62941D49" w14:textId="4F948985" w:rsidR="002C22A6" w:rsidRDefault="002C22A6" w:rsidP="002C22A6">
      <w:pPr>
        <w:pStyle w:val="CommentText"/>
      </w:pPr>
      <w:r>
        <w:rPr>
          <w:rStyle w:val="CommentReference"/>
        </w:rPr>
        <w:annotationRef/>
      </w:r>
      <w:r>
        <w:t>R Core Team (2021). R: A language and environment for statistical computing. R Foundation for Statistical Computing, Vienna, Austria. URL</w:t>
      </w:r>
      <w:r w:rsidR="0024292C">
        <w:rPr>
          <w:noProof/>
        </w:rPr>
        <w:t xml:space="preserve"> </w:t>
      </w:r>
      <w:r>
        <w:t>https://www.R-project.org/.</w:t>
      </w:r>
    </w:p>
  </w:comment>
  <w:comment w:id="181" w:author="Jakob Johann Assmann" w:date="2022-01-18T13:43:00Z" w:initials="JJA">
    <w:p w14:paraId="25136609" w14:textId="01DA41EE" w:rsidR="002C22A6" w:rsidRDefault="002C22A6" w:rsidP="002C22A6">
      <w:pPr>
        <w:pStyle w:val="CommentText"/>
      </w:pPr>
      <w:r>
        <w:rPr>
          <w:rStyle w:val="CommentReference"/>
        </w:rPr>
        <w:annotationRef/>
      </w:r>
      <w:r>
        <w:t xml:space="preserve">Hadley Wickham (2019). </w:t>
      </w:r>
      <w:proofErr w:type="spellStart"/>
      <w:r>
        <w:t>stringr</w:t>
      </w:r>
      <w:proofErr w:type="spellEnd"/>
      <w:r>
        <w:t>: Simple,</w:t>
      </w:r>
      <w:r w:rsidR="0024292C">
        <w:rPr>
          <w:noProof/>
        </w:rPr>
        <w:t xml:space="preserve"> </w:t>
      </w:r>
      <w:r>
        <w:t>Consistent Wrappers for Common String</w:t>
      </w:r>
      <w:r w:rsidR="0024292C">
        <w:rPr>
          <w:noProof/>
        </w:rPr>
        <w:t xml:space="preserve"> </w:t>
      </w:r>
      <w:r>
        <w:t>Operations. R package version 1.4.0.</w:t>
      </w:r>
      <w:r w:rsidR="0024292C">
        <w:rPr>
          <w:noProof/>
        </w:rPr>
        <w:t xml:space="preserve"> </w:t>
      </w:r>
      <w:r>
        <w:t>https://CRAN.R-project.org/package=stringr</w:t>
      </w:r>
    </w:p>
  </w:comment>
  <w:comment w:id="186" w:author="Jakob Johann Assmann" w:date="2022-01-18T13:44:00Z" w:initials="JJA">
    <w:p w14:paraId="41016AFD" w14:textId="35BF18BA" w:rsidR="002C22A6" w:rsidRDefault="002C22A6" w:rsidP="002C22A6">
      <w:pPr>
        <w:pStyle w:val="CommentText"/>
      </w:pPr>
      <w:r>
        <w:rPr>
          <w:rStyle w:val="CommentReference"/>
        </w:rPr>
        <w:annotationRef/>
      </w:r>
      <w:proofErr w:type="spellStart"/>
      <w:r>
        <w:t>Alboukadel</w:t>
      </w:r>
      <w:proofErr w:type="spellEnd"/>
      <w:r>
        <w:t xml:space="preserve"> </w:t>
      </w:r>
      <w:proofErr w:type="spellStart"/>
      <w:r>
        <w:t>Kassambara</w:t>
      </w:r>
      <w:proofErr w:type="spellEnd"/>
      <w:r>
        <w:t xml:space="preserve"> (2020). </w:t>
      </w:r>
      <w:proofErr w:type="spellStart"/>
      <w:r>
        <w:t>ggpubr</w:t>
      </w:r>
      <w:proofErr w:type="spellEnd"/>
      <w:r>
        <w:t>: 'ggplot2' Based Publication Ready Plots.</w:t>
      </w:r>
      <w:r w:rsidR="0024292C">
        <w:rPr>
          <w:noProof/>
        </w:rPr>
        <w:t xml:space="preserve"> </w:t>
      </w:r>
      <w:r>
        <w:t>R package version 0.4.0. https://CRAN.R-project.org/package=ggpubr</w:t>
      </w:r>
    </w:p>
  </w:comment>
  <w:comment w:id="191" w:author="Jakob Johann Assmann" w:date="2022-01-18T13:45:00Z" w:initials="JJA">
    <w:p w14:paraId="60B241E3" w14:textId="7A40B655" w:rsidR="002C22A6" w:rsidRDefault="002C22A6" w:rsidP="002C22A6">
      <w:pPr>
        <w:pStyle w:val="CommentText"/>
      </w:pPr>
      <w:r>
        <w:rPr>
          <w:rStyle w:val="CommentReference"/>
        </w:rPr>
        <w:annotationRef/>
      </w:r>
      <w:r>
        <w:t>Marvin N. Wright, Andreas Ziegler (2017). ranger: A Fast Implementation of</w:t>
      </w:r>
      <w:r w:rsidR="0024292C">
        <w:rPr>
          <w:noProof/>
        </w:rPr>
        <w:t xml:space="preserve"> </w:t>
      </w:r>
      <w:r>
        <w:t>Random Forests for High Dimensional Data in C++ and R. Journal of Statistical</w:t>
      </w:r>
      <w:r w:rsidR="0024292C">
        <w:rPr>
          <w:noProof/>
        </w:rPr>
        <w:t xml:space="preserve"> </w:t>
      </w:r>
      <w:r>
        <w:t>Software, 77(1), 1-17. doi:10.18637/</w:t>
      </w:r>
      <w:proofErr w:type="gramStart"/>
      <w:r>
        <w:t>jss.v077.i</w:t>
      </w:r>
      <w:proofErr w:type="gramEnd"/>
      <w:r>
        <w:t>01</w:t>
      </w:r>
    </w:p>
  </w:comment>
  <w:comment w:id="197" w:author="Jakob Johann Assmann" w:date="2022-01-18T13:46:00Z" w:initials="JJA">
    <w:p w14:paraId="20C4AABB" w14:textId="46117271" w:rsidR="002C22A6" w:rsidRDefault="002C22A6" w:rsidP="002C22A6">
      <w:pPr>
        <w:pStyle w:val="CommentText"/>
      </w:pPr>
      <w:r>
        <w:rPr>
          <w:rStyle w:val="CommentReference"/>
        </w:rPr>
        <w:annotationRef/>
      </w:r>
      <w:r>
        <w:t xml:space="preserve">Achim </w:t>
      </w:r>
      <w:proofErr w:type="spellStart"/>
      <w:r>
        <w:t>Zeileis</w:t>
      </w:r>
      <w:proofErr w:type="spellEnd"/>
      <w:r>
        <w:t xml:space="preserve"> and Gabor </w:t>
      </w:r>
      <w:proofErr w:type="spellStart"/>
      <w:r>
        <w:t>Grothendieck</w:t>
      </w:r>
      <w:proofErr w:type="spellEnd"/>
      <w:r>
        <w:t xml:space="preserve"> (2005). zoo: S3 Infrastructure for</w:t>
      </w:r>
      <w:r w:rsidR="0024292C">
        <w:rPr>
          <w:noProof/>
        </w:rPr>
        <w:t xml:space="preserve"> </w:t>
      </w:r>
      <w:r>
        <w:t>Regular and Irregular Time Series. Journal of</w:t>
      </w:r>
      <w:r w:rsidR="0024292C">
        <w:rPr>
          <w:noProof/>
        </w:rPr>
        <w:t xml:space="preserve"> </w:t>
      </w:r>
      <w:r w:rsidR="0024292C">
        <w:rPr>
          <w:noProof/>
        </w:rPr>
        <w:t>S</w:t>
      </w:r>
      <w:r>
        <w:t>tatistical Software, 14(6), 1-27. doi:10.18637/</w:t>
      </w:r>
      <w:proofErr w:type="gramStart"/>
      <w:r>
        <w:t>jss.v014.i</w:t>
      </w:r>
      <w:proofErr w:type="gramEnd"/>
      <w:r>
        <w:t>06</w:t>
      </w:r>
    </w:p>
  </w:comment>
  <w:comment w:id="200" w:author="Jakob Johann Assmann" w:date="2022-01-18T13:48:00Z" w:initials="JJA">
    <w:p w14:paraId="5C4BA082" w14:textId="407EFD0F" w:rsidR="00E42C95" w:rsidRDefault="00E42C95" w:rsidP="00E42C95">
      <w:pPr>
        <w:pStyle w:val="CommentText"/>
      </w:pPr>
      <w:r>
        <w:rPr>
          <w:rStyle w:val="CommentReference"/>
        </w:rPr>
        <w:annotationRef/>
      </w:r>
      <w:r>
        <w:t xml:space="preserve">David </w:t>
      </w:r>
      <w:proofErr w:type="spellStart"/>
      <w:r>
        <w:t>Bronaugh</w:t>
      </w:r>
      <w:proofErr w:type="spellEnd"/>
      <w:r>
        <w:t xml:space="preserve"> and </w:t>
      </w:r>
      <w:proofErr w:type="spellStart"/>
      <w:r>
        <w:t>Arelia</w:t>
      </w:r>
      <w:proofErr w:type="spellEnd"/>
      <w:r>
        <w:t xml:space="preserve"> Werner for the Pacific Climate Impacts Consortium</w:t>
      </w:r>
      <w:r w:rsidR="0024292C">
        <w:rPr>
          <w:noProof/>
        </w:rPr>
        <w:t xml:space="preserve"> </w:t>
      </w:r>
      <w:r>
        <w:t xml:space="preserve">(2019). </w:t>
      </w:r>
      <w:proofErr w:type="spellStart"/>
      <w:r>
        <w:t>zyp</w:t>
      </w:r>
      <w:proofErr w:type="spellEnd"/>
      <w:r>
        <w:t>: Zhang + Yue-Pilon Trends</w:t>
      </w:r>
      <w:r w:rsidR="0024292C">
        <w:rPr>
          <w:noProof/>
        </w:rPr>
        <w:t xml:space="preserve"> </w:t>
      </w:r>
      <w:r>
        <w:t>Package. R package version 0.10-1.1.</w:t>
      </w:r>
      <w:r w:rsidR="0024292C">
        <w:rPr>
          <w:noProof/>
        </w:rPr>
        <w:t xml:space="preserve"> </w:t>
      </w:r>
      <w:proofErr w:type="gramStart"/>
      <w:r>
        <w:t>https://CRAN.R-project.org/package=zyp</w:t>
      </w:r>
      <w:proofErr w:type="gramEnd"/>
    </w:p>
  </w:comment>
  <w:comment w:id="239" w:author="Jakob Johann Assmann" w:date="2022-01-18T14:05:00Z" w:initials="JJA">
    <w:p w14:paraId="5F331D17" w14:textId="0DB61EF7" w:rsidR="001D0495" w:rsidRDefault="001D0495">
      <w:pPr>
        <w:pStyle w:val="CommentText"/>
      </w:pPr>
      <w:r>
        <w:rPr>
          <w:rStyle w:val="CommentReference"/>
        </w:rPr>
        <w:annotationRef/>
      </w:r>
      <w:r>
        <w:t>Need to be made!</w:t>
      </w:r>
    </w:p>
  </w:comment>
  <w:comment w:id="246" w:author="Logan Berner [2]" w:date="2021-11-23T23:26:00Z" w:initials="LB">
    <w:p w14:paraId="4A7C5EE8" w14:textId="5EC16A50" w:rsidR="00142AEA" w:rsidRDefault="00142AEA">
      <w:pPr>
        <w:pStyle w:val="CommentText"/>
      </w:pPr>
      <w:r>
        <w:rPr>
          <w:rStyle w:val="CommentReference"/>
        </w:rPr>
        <w:annotationRef/>
      </w:r>
      <w:r>
        <w:t xml:space="preserve">@ Jakob – please add more details or revise this section as needed. </w:t>
      </w:r>
    </w:p>
  </w:comment>
  <w:comment w:id="423" w:author="Jakob Johann Assmann" w:date="2022-01-17T12:47:00Z" w:initials="JJA">
    <w:p w14:paraId="6D4D13DB" w14:textId="2A35B87C" w:rsidR="00F13B8B" w:rsidRDefault="00F13B8B">
      <w:pPr>
        <w:pStyle w:val="CommentText"/>
      </w:pPr>
      <w:r>
        <w:rPr>
          <w:rStyle w:val="CommentReference"/>
        </w:rPr>
        <w:annotationRef/>
      </w:r>
      <w:r>
        <w:t xml:space="preserve">Style question: Do we want to address the reader like in an online tutorial? Or do we want to keep the software note in a style that follows more the norms of scientific writing like the previous paragraphs do? I think I would vote for the latter, but have no hard feelings should you prefer the more informal tone. </w:t>
      </w:r>
      <w:r w:rsidR="006C1182">
        <w:t xml:space="preserve">As long as we are consistent! </w:t>
      </w:r>
      <w:r w:rsidR="006C1182">
        <w:sym w:font="Wingdings" w:char="F04A"/>
      </w:r>
    </w:p>
  </w:comment>
  <w:comment w:id="439" w:author="Jakob Johann Assmann" w:date="2022-01-17T12:53:00Z" w:initials="JJA">
    <w:p w14:paraId="22DFD832" w14:textId="5C90D526" w:rsidR="006C1182" w:rsidRDefault="006C1182">
      <w:pPr>
        <w:pStyle w:val="CommentText"/>
      </w:pPr>
      <w:r>
        <w:rPr>
          <w:rStyle w:val="CommentReference"/>
        </w:rPr>
        <w:annotationRef/>
      </w:r>
      <w:r>
        <w:t xml:space="preserve">Or does </w:t>
      </w:r>
      <w:proofErr w:type="spellStart"/>
      <w:proofErr w:type="gramStart"/>
      <w:r>
        <w:t>data.table</w:t>
      </w:r>
      <w:proofErr w:type="spellEnd"/>
      <w:proofErr w:type="gramEnd"/>
      <w:r>
        <w:t xml:space="preserve"> just update the original object? Need to be clear here. </w:t>
      </w:r>
    </w:p>
  </w:comment>
  <w:comment w:id="441" w:author="Jakob Johann Assmann" w:date="2022-01-17T12:57:00Z" w:initials="JJA">
    <w:p w14:paraId="18D5D363" w14:textId="6E85382F" w:rsidR="00580DEC" w:rsidRDefault="00580DEC">
      <w:pPr>
        <w:pStyle w:val="CommentText"/>
      </w:pPr>
      <w:r>
        <w:rPr>
          <w:rStyle w:val="CommentReference"/>
        </w:rPr>
        <w:annotationRef/>
      </w:r>
      <w:r>
        <w:t>Style consistency</w:t>
      </w:r>
    </w:p>
  </w:comment>
  <w:comment w:id="447" w:author="Jakob Johann Assmann" w:date="2022-01-17T12:57:00Z" w:initials="JJA">
    <w:p w14:paraId="2DCA414E" w14:textId="30085167" w:rsidR="00580DEC" w:rsidRDefault="00580DEC">
      <w:pPr>
        <w:pStyle w:val="CommentText"/>
      </w:pPr>
      <w:r>
        <w:rPr>
          <w:rStyle w:val="CommentReference"/>
        </w:rPr>
        <w:annotationRef/>
      </w:r>
      <w:r>
        <w:t>Is this returned, saved to a file, or just plotted to the current graphics device?</w:t>
      </w:r>
    </w:p>
  </w:comment>
  <w:comment w:id="448" w:author="Jakob Johann Assmann" w:date="2022-01-17T12:58:00Z" w:initials="JJA">
    <w:p w14:paraId="1CA51BB2" w14:textId="08CB8554" w:rsidR="00580DEC" w:rsidRDefault="00580DEC">
      <w:pPr>
        <w:pStyle w:val="CommentText"/>
      </w:pPr>
      <w:r>
        <w:rPr>
          <w:rStyle w:val="CommentReference"/>
        </w:rPr>
        <w:annotationRef/>
      </w:r>
      <w:r>
        <w:t>Style consistency</w:t>
      </w:r>
    </w:p>
  </w:comment>
  <w:comment w:id="449" w:author="Jakob Johann Assmann" w:date="2022-01-17T13:12:00Z" w:initials="JJA">
    <w:p w14:paraId="1F986672" w14:textId="429121EF" w:rsidR="00C941D3" w:rsidRDefault="00C941D3">
      <w:pPr>
        <w:pStyle w:val="CommentText"/>
      </w:pPr>
      <w:r>
        <w:rPr>
          <w:rStyle w:val="CommentReference"/>
        </w:rPr>
        <w:annotationRef/>
      </w:r>
      <w:r>
        <w:t>Why approx.? Perhaps we should just say 15 here?</w:t>
      </w:r>
    </w:p>
  </w:comment>
  <w:comment w:id="478" w:author="Jakob Johann Assmann" w:date="2022-01-17T13:07:00Z" w:initials="JJA">
    <w:p w14:paraId="1AE24E96" w14:textId="459B8649" w:rsidR="00E74E5C" w:rsidRDefault="00E74E5C">
      <w:pPr>
        <w:pStyle w:val="CommentText"/>
      </w:pPr>
      <w:r>
        <w:rPr>
          <w:rStyle w:val="CommentReference"/>
        </w:rPr>
        <w:annotationRef/>
      </w:r>
      <w:r>
        <w:t>Is this important to specify here? Or could it just be saved for the helpfiles? It could be more confusing to explain this here. It would probably also require us to state why one would want to perhaps do that?</w:t>
      </w:r>
    </w:p>
  </w:comment>
  <w:comment w:id="479" w:author="Jakob Johann Assmann" w:date="2022-01-17T13:04:00Z" w:initials="JJA">
    <w:p w14:paraId="1438A108" w14:textId="64DE472D" w:rsidR="007435E8" w:rsidRDefault="007435E8">
      <w:pPr>
        <w:pStyle w:val="CommentText"/>
      </w:pPr>
      <w:r>
        <w:rPr>
          <w:rStyle w:val="CommentReference"/>
        </w:rPr>
        <w:annotationRef/>
      </w:r>
      <w:r>
        <w:t>Can this be specified?</w:t>
      </w:r>
    </w:p>
  </w:comment>
  <w:comment w:id="480" w:author="Jakob Johann Assmann" w:date="2022-01-17T13:05:00Z" w:initials="JJA">
    <w:p w14:paraId="4623A0D6" w14:textId="2E978A68" w:rsidR="007435E8" w:rsidRDefault="007435E8">
      <w:pPr>
        <w:pStyle w:val="CommentText"/>
      </w:pPr>
      <w:r>
        <w:rPr>
          <w:rStyle w:val="CommentReference"/>
        </w:rPr>
        <w:annotationRef/>
      </w:r>
      <w:r>
        <w:t>Is this also returned on the active graphics device?</w:t>
      </w:r>
    </w:p>
  </w:comment>
  <w:comment w:id="484" w:author="Jakob Johann Assmann" w:date="2022-01-17T13:11:00Z" w:initials="JJA">
    <w:p w14:paraId="03279272" w14:textId="080A4D2D" w:rsidR="00C941D3" w:rsidRDefault="00C941D3">
      <w:pPr>
        <w:pStyle w:val="CommentText"/>
      </w:pPr>
      <w:r>
        <w:rPr>
          <w:rStyle w:val="CommentReference"/>
        </w:rPr>
        <w:annotationRef/>
      </w:r>
      <w:r>
        <w:t>Why does the reader need to know about this? How does it influence the usability of the function for other types of analysis?</w:t>
      </w:r>
    </w:p>
  </w:comment>
  <w:comment w:id="488" w:author="Jakob Johann Assmann" w:date="2022-01-17T13:10:00Z" w:initials="JJA">
    <w:p w14:paraId="523C8C99" w14:textId="796402E5" w:rsidR="00C941D3" w:rsidRDefault="00C941D3">
      <w:pPr>
        <w:pStyle w:val="CommentText"/>
      </w:pPr>
      <w:r>
        <w:rPr>
          <w:rStyle w:val="CommentReference"/>
        </w:rPr>
        <w:annotationRef/>
      </w:r>
      <w:r>
        <w:t>Logan, given that this is methodologically probably one of the more complex parts of the package, I wonder whether it could require more explanation and or a reference to your other papers here?!</w:t>
      </w:r>
    </w:p>
  </w:comment>
  <w:comment w:id="498" w:author="Jakob Johann Assmann" w:date="2022-01-17T15:35:00Z" w:initials="JJA">
    <w:p w14:paraId="2C1F813D" w14:textId="5E578BF1" w:rsidR="0070231A" w:rsidRDefault="0070231A">
      <w:pPr>
        <w:pStyle w:val="CommentText"/>
      </w:pPr>
      <w:r>
        <w:rPr>
          <w:rStyle w:val="CommentReference"/>
        </w:rPr>
        <w:annotationRef/>
      </w:r>
      <w:r>
        <w:t>I think we need to add more detail here. What is the main input for this function? How does the output look like?</w:t>
      </w:r>
    </w:p>
  </w:comment>
  <w:comment w:id="499" w:author="Jakob Johann Assmann" w:date="2022-01-17T15:37:00Z" w:initials="JJA">
    <w:p w14:paraId="507B19DA" w14:textId="6219141A" w:rsidR="005F1B8E" w:rsidRDefault="005F1B8E">
      <w:pPr>
        <w:pStyle w:val="CommentText"/>
      </w:pPr>
      <w:r>
        <w:rPr>
          <w:rStyle w:val="CommentReference"/>
        </w:rPr>
        <w:annotationRef/>
      </w:r>
      <w:r>
        <w:rPr>
          <w:rStyle w:val="CommentReference"/>
        </w:rPr>
        <w:t xml:space="preserve">Perhaps this could be preceded by a more general statement rephrasing the title in cursive first? Just to make it a bit clearer and more accessible to the reader? </w:t>
      </w:r>
    </w:p>
  </w:comment>
  <w:comment w:id="501" w:author="Jakob Johann Assmann" w:date="2022-01-17T15:39:00Z" w:initials="JJA">
    <w:p w14:paraId="792E87AF" w14:textId="137B466E" w:rsidR="005F1B8E" w:rsidRDefault="005F1B8E">
      <w:pPr>
        <w:pStyle w:val="CommentText"/>
      </w:pPr>
      <w:r>
        <w:rPr>
          <w:rStyle w:val="CommentReference"/>
        </w:rPr>
        <w:annotationRef/>
      </w:r>
      <w:r>
        <w:t>Could we support this with a citation? Or if not, say that this is in “our experience”?</w:t>
      </w:r>
    </w:p>
  </w:comment>
  <w:comment w:id="503" w:author="Jakob Johann Assmann" w:date="2022-01-17T15:40:00Z" w:initials="JJA">
    <w:p w14:paraId="08BE8492" w14:textId="0B1ABC8E" w:rsidR="005F1B8E" w:rsidRDefault="005F1B8E">
      <w:pPr>
        <w:pStyle w:val="CommentText"/>
      </w:pPr>
      <w:r>
        <w:rPr>
          <w:rStyle w:val="CommentReference"/>
        </w:rPr>
        <w:annotationRef/>
      </w:r>
      <w:r>
        <w:t xml:space="preserve">Is that the phenological modelling algorithm or the evaluation algorithm? Perhaps good to add some more detail here to avoid ambiguity. </w:t>
      </w:r>
    </w:p>
  </w:comment>
  <w:comment w:id="507" w:author="Jakob Johann Assmann" w:date="2022-01-17T15:42:00Z" w:initials="JJA">
    <w:p w14:paraId="51D1B31C" w14:textId="4DBBEAB9" w:rsidR="006533B6" w:rsidRDefault="006533B6">
      <w:pPr>
        <w:pStyle w:val="CommentText"/>
      </w:pPr>
      <w:r>
        <w:rPr>
          <w:rStyle w:val="CommentReference"/>
        </w:rPr>
        <w:annotationRef/>
      </w:r>
      <w:r>
        <w:t>I think this sentence is secondary to the reader in terms of information about our package. So perhaps move to the back?</w:t>
      </w:r>
    </w:p>
  </w:comment>
  <w:comment w:id="516" w:author="Logan Berner" w:date="2021-09-08T19:01:00Z" w:initials="LB">
    <w:p w14:paraId="345E6409" w14:textId="1900469C" w:rsidR="00142AEA" w:rsidRDefault="00142AEA" w:rsidP="00E85BA8">
      <w:pPr>
        <w:pStyle w:val="NoSpacing"/>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r>
        <w:rPr>
          <w:rFonts w:ascii="Georgia" w:hAnsi="Georgia" w:cs="Times New Roman"/>
          <w:sz w:val="28"/>
          <w:szCs w:val="28"/>
        </w:rPr>
        <w:t>”</w:t>
      </w:r>
    </w:p>
  </w:comment>
  <w:comment w:id="521" w:author="Jakob Johann Assmann" w:date="2022-01-17T17:00:00Z" w:initials="JJA">
    <w:p w14:paraId="22D604ED" w14:textId="1A5BCFE8" w:rsidR="005B537A" w:rsidRDefault="005B537A">
      <w:pPr>
        <w:pStyle w:val="CommentText"/>
      </w:pPr>
      <w:r>
        <w:rPr>
          <w:rStyle w:val="CommentReference"/>
        </w:rPr>
        <w:annotationRef/>
      </w:r>
      <w:r>
        <w:rPr>
          <w:rStyle w:val="CommentReference"/>
        </w:rPr>
        <w:t xml:space="preserve">This is from a different </w:t>
      </w:r>
      <w:proofErr w:type="gramStart"/>
      <w:r>
        <w:rPr>
          <w:rStyle w:val="CommentReference"/>
        </w:rPr>
        <w:t>paper,</w:t>
      </w:r>
      <w:proofErr w:type="gramEnd"/>
      <w:r>
        <w:rPr>
          <w:rStyle w:val="CommentReference"/>
        </w:rPr>
        <w:t xml:space="preserve"> we should double check that this kind hits the center of the polygon. </w:t>
      </w:r>
    </w:p>
  </w:comment>
  <w:comment w:id="535" w:author="Jakob Johann Assmann" w:date="2022-01-17T17:20:00Z" w:initials="JJA">
    <w:p w14:paraId="60C16007" w14:textId="460ED8A3" w:rsidR="00597C15" w:rsidRDefault="00597C15">
      <w:pPr>
        <w:pStyle w:val="CommentText"/>
      </w:pPr>
      <w:r>
        <w:rPr>
          <w:rStyle w:val="CommentReference"/>
        </w:rPr>
        <w:annotationRef/>
      </w:r>
      <w:r>
        <w:t xml:space="preserve">Not sure this adds much, but could help out a bit more context into why we chose the site. </w:t>
      </w:r>
    </w:p>
  </w:comment>
  <w:comment w:id="565" w:author="Jakob Johann Assmann" w:date="2022-01-17T17:19:00Z" w:initials="JJA">
    <w:p w14:paraId="6CDC958B" w14:textId="77777777" w:rsidR="00597C15" w:rsidRPr="00597C15" w:rsidRDefault="00597C15" w:rsidP="00597C15">
      <w:pPr>
        <w:rPr>
          <w:rFonts w:ascii="Times New Roman" w:eastAsia="Times New Roman" w:hAnsi="Times New Roman" w:cs="Times New Roman"/>
          <w:sz w:val="24"/>
          <w:szCs w:val="24"/>
          <w:lang w:val="en-GB" w:eastAsia="en-GB"/>
        </w:rPr>
      </w:pPr>
      <w:r>
        <w:rPr>
          <w:rStyle w:val="CommentReference"/>
        </w:rPr>
        <w:annotationRef/>
      </w:r>
      <w:r w:rsidRPr="00597C15">
        <w:rPr>
          <w:rFonts w:ascii="Arial" w:eastAsia="Times New Roman" w:hAnsi="Arial" w:cs="Arial"/>
          <w:color w:val="000000"/>
          <w:lang w:val="en-GB" w:eastAsia="en-GB"/>
        </w:rPr>
        <w:t>erect dwarf shrub tundra</w:t>
      </w:r>
    </w:p>
    <w:p w14:paraId="12CF2087" w14:textId="6561F77F" w:rsidR="00597C15" w:rsidRDefault="00597C15">
      <w:pPr>
        <w:pStyle w:val="CommentText"/>
      </w:pPr>
    </w:p>
  </w:comment>
  <w:comment w:id="569" w:author="Jakob Johann Assmann" w:date="2022-01-17T17:19:00Z" w:initials="JJA">
    <w:p w14:paraId="33B5DC27" w14:textId="77777777" w:rsidR="00597C15" w:rsidRDefault="00597C15" w:rsidP="00597C15">
      <w:pPr>
        <w:spacing w:line="480" w:lineRule="auto"/>
        <w:ind w:hanging="480"/>
      </w:pPr>
      <w:r>
        <w:rPr>
          <w:rStyle w:val="CommentReference"/>
        </w:rPr>
        <w:annotationRef/>
      </w:r>
      <w:r>
        <w:t xml:space="preserve">Walker, D. A., </w:t>
      </w:r>
      <w:proofErr w:type="spellStart"/>
      <w:r>
        <w:t>Daniëls</w:t>
      </w:r>
      <w:proofErr w:type="spellEnd"/>
      <w:r>
        <w:t xml:space="preserve">, F. J. A., </w:t>
      </w:r>
      <w:proofErr w:type="spellStart"/>
      <w:r>
        <w:t>Alsos</w:t>
      </w:r>
      <w:proofErr w:type="spellEnd"/>
      <w:r>
        <w:t xml:space="preserve">, I., Bhatt, U. S., Breen, A. L., </w:t>
      </w:r>
      <w:proofErr w:type="spellStart"/>
      <w:r>
        <w:t>Buchhorn</w:t>
      </w:r>
      <w:proofErr w:type="spellEnd"/>
      <w:r>
        <w:t xml:space="preserve">, M., </w:t>
      </w:r>
      <w:proofErr w:type="spellStart"/>
      <w:r>
        <w:t>Bültmann</w:t>
      </w:r>
      <w:proofErr w:type="spellEnd"/>
      <w:r>
        <w:t xml:space="preserve">, H., </w:t>
      </w:r>
      <w:proofErr w:type="spellStart"/>
      <w:r>
        <w:t>Druckenmiller</w:t>
      </w:r>
      <w:proofErr w:type="spellEnd"/>
      <w:r>
        <w:t xml:space="preserve">, L. A., Edwards, M. E., </w:t>
      </w:r>
      <w:proofErr w:type="spellStart"/>
      <w:r>
        <w:t>Ehrich</w:t>
      </w:r>
      <w:proofErr w:type="spellEnd"/>
      <w:r>
        <w:t xml:space="preserve">, D., Epstein, H. E., Gould, W. A., </w:t>
      </w:r>
      <w:proofErr w:type="spellStart"/>
      <w:r>
        <w:t>Ims</w:t>
      </w:r>
      <w:proofErr w:type="spellEnd"/>
      <w:r>
        <w:t xml:space="preserve">, R. A., </w:t>
      </w:r>
      <w:proofErr w:type="spellStart"/>
      <w:r>
        <w:t>Meltofte</w:t>
      </w:r>
      <w:proofErr w:type="spellEnd"/>
      <w:r>
        <w:t xml:space="preserve">, H., </w:t>
      </w:r>
      <w:proofErr w:type="spellStart"/>
      <w:r>
        <w:t>Raynolds</w:t>
      </w:r>
      <w:proofErr w:type="spellEnd"/>
      <w:r>
        <w:t xml:space="preserve">, M. K., </w:t>
      </w:r>
      <w:proofErr w:type="spellStart"/>
      <w:r>
        <w:t>Sibik</w:t>
      </w:r>
      <w:proofErr w:type="spellEnd"/>
      <w:r>
        <w:t xml:space="preserve">, J., Talbot, S. S., &amp; Webber, P. J. (2016). Circumpolar Arctic vegetation: A hierarchic review and roadmap toward an internationally consistent approach to survey, archive and classify tundra plot data. </w:t>
      </w:r>
      <w:r>
        <w:rPr>
          <w:i/>
          <w:iCs/>
        </w:rPr>
        <w:t>Environmental Research Letters</w:t>
      </w:r>
      <w:r>
        <w:t xml:space="preserve">, </w:t>
      </w:r>
      <w:r>
        <w:rPr>
          <w:i/>
          <w:iCs/>
        </w:rPr>
        <w:t>11</w:t>
      </w:r>
      <w:r>
        <w:t xml:space="preserve">(5), 055005. </w:t>
      </w:r>
      <w:hyperlink r:id="rId7" w:history="1">
        <w:r>
          <w:rPr>
            <w:rStyle w:val="Hyperlink"/>
          </w:rPr>
          <w:t>https://doi.org/10.1088/1748-9326/11/5/055005</w:t>
        </w:r>
      </w:hyperlink>
    </w:p>
    <w:p w14:paraId="3662A30D" w14:textId="62CB9790" w:rsidR="00597C15" w:rsidRDefault="00597C15">
      <w:pPr>
        <w:pStyle w:val="CommentText"/>
      </w:pPr>
    </w:p>
  </w:comment>
  <w:comment w:id="574" w:author="Logan Berner [2]" w:date="2021-11-18T22:33:00Z" w:initials="LB">
    <w:p w14:paraId="1BADF106" w14:textId="01ADBC6E" w:rsidR="00142AEA" w:rsidRDefault="00142AEA">
      <w:pPr>
        <w:pStyle w:val="CommentText"/>
      </w:pPr>
      <w:r>
        <w:rPr>
          <w:rStyle w:val="CommentReference"/>
        </w:rPr>
        <w:annotationRef/>
      </w:r>
      <w:r>
        <w:t xml:space="preserve">Jakob – please add a sentence or two describing this area. </w:t>
      </w:r>
    </w:p>
  </w:comment>
  <w:comment w:id="578" w:author="Jakob Johann Assmann" w:date="2022-01-17T17:30:00Z" w:initials="JJA">
    <w:p w14:paraId="33735826" w14:textId="50798911" w:rsidR="00BA6731" w:rsidRDefault="00BA6731">
      <w:pPr>
        <w:pStyle w:val="CommentText"/>
      </w:pPr>
      <w:r>
        <w:rPr>
          <w:rStyle w:val="CommentReference"/>
        </w:rPr>
        <w:annotationRef/>
      </w:r>
      <w:r>
        <w:t>We could state here that</w:t>
      </w:r>
      <w:r w:rsidR="00063289">
        <w:t xml:space="preserve"> we used the package to make this decision?</w:t>
      </w:r>
      <w:r w:rsidR="009F3E05">
        <w:t xml:space="preserve"> E.g.., see example </w:t>
      </w:r>
      <w:proofErr w:type="spellStart"/>
      <w:r w:rsidR="009F3E05">
        <w:t>belo</w:t>
      </w:r>
      <w:proofErr w:type="spellEnd"/>
      <w:r w:rsidR="009F3E05">
        <w:t>.</w:t>
      </w:r>
    </w:p>
  </w:comment>
  <w:comment w:id="583" w:author="Jakob Johann Assmann" w:date="2022-01-17T17:25:00Z" w:initials="JJA">
    <w:p w14:paraId="130EADDB" w14:textId="04E74E67" w:rsidR="00D70596" w:rsidRDefault="00D70596">
      <w:pPr>
        <w:pStyle w:val="CommentText"/>
      </w:pPr>
      <w:r>
        <w:rPr>
          <w:rStyle w:val="CommentReference"/>
        </w:rPr>
        <w:annotationRef/>
      </w:r>
      <w:r>
        <w:t>Love it!</w:t>
      </w:r>
    </w:p>
  </w:comment>
  <w:comment w:id="584" w:author="Jakob Johann Assmann" w:date="2022-01-17T17:21:00Z" w:initials="JJA">
    <w:p w14:paraId="41A8618F" w14:textId="77777777" w:rsidR="00597C15" w:rsidRDefault="00597C15">
      <w:pPr>
        <w:pStyle w:val="CommentText"/>
      </w:pPr>
      <w:r>
        <w:rPr>
          <w:rStyle w:val="CommentReference"/>
        </w:rPr>
        <w:annotationRef/>
      </w:r>
      <w:r>
        <w:t xml:space="preserve">Maybe we could add a small dot or something to where the study location exactly is? </w:t>
      </w:r>
      <w:proofErr w:type="gramStart"/>
      <w:r>
        <w:t>So</w:t>
      </w:r>
      <w:proofErr w:type="gramEnd"/>
      <w:r>
        <w:t xml:space="preserve"> keep the yellow frame around the island and then add a thick dot where the sample is itself. It might even be that this is already the case, I just cant’s fully make it out if it is yellow on yellow. </w:t>
      </w:r>
    </w:p>
    <w:p w14:paraId="6B8AFC6B" w14:textId="77777777" w:rsidR="00597C15" w:rsidRDefault="00597C15">
      <w:pPr>
        <w:pStyle w:val="CommentText"/>
      </w:pPr>
    </w:p>
    <w:p w14:paraId="2478014E" w14:textId="5D5041D5" w:rsidR="00597C15" w:rsidRDefault="00597C15">
      <w:pPr>
        <w:pStyle w:val="CommentText"/>
      </w:pPr>
      <w:r>
        <w:t xml:space="preserve">Also consider </w:t>
      </w:r>
      <w:r w:rsidR="00D70596">
        <w:t>changing</w:t>
      </w:r>
      <w:r>
        <w:t xml:space="preserve"> the </w:t>
      </w:r>
      <w:r w:rsidR="00D70596">
        <w:t>color</w:t>
      </w:r>
      <w:r>
        <w:t xml:space="preserve"> of one of the frames (around </w:t>
      </w:r>
      <w:proofErr w:type="spellStart"/>
      <w:r w:rsidR="00D70596">
        <w:t>Disko</w:t>
      </w:r>
      <w:proofErr w:type="spellEnd"/>
      <w:r w:rsidR="00D70596">
        <w:t xml:space="preserve"> Island</w:t>
      </w:r>
      <w:r>
        <w:t xml:space="preserve"> or the study area) to make clearer to the reader that these are different areas. </w:t>
      </w:r>
    </w:p>
    <w:p w14:paraId="7C6C3329" w14:textId="77777777" w:rsidR="00597C15" w:rsidRDefault="00597C15">
      <w:pPr>
        <w:pStyle w:val="CommentText"/>
      </w:pPr>
    </w:p>
    <w:p w14:paraId="6B1B2A27" w14:textId="65CFFAB3" w:rsidR="00597C15" w:rsidRDefault="00597C15">
      <w:pPr>
        <w:pStyle w:val="CommentText"/>
      </w:pPr>
      <w:r>
        <w:t xml:space="preserve">Finally, </w:t>
      </w:r>
      <w:r w:rsidR="00D70596">
        <w:t xml:space="preserve">could we add some way of showing scale and viewing direction in a). An easy fix could be to just label the lower right side of the yellow square with “2 km” and add a cheeky north arrow somewhere (could be in perspective). </w:t>
      </w:r>
    </w:p>
  </w:comment>
  <w:comment w:id="585" w:author="Jakob Johann Assmann" w:date="2022-01-17T17:42:00Z" w:initials="JJA">
    <w:p w14:paraId="1753CB2C" w14:textId="29F899E9" w:rsidR="00686EF9" w:rsidRDefault="00686EF9">
      <w:pPr>
        <w:pStyle w:val="CommentText"/>
      </w:pPr>
      <w:r>
        <w:rPr>
          <w:rStyle w:val="CommentReference"/>
        </w:rPr>
        <w:annotationRef/>
      </w:r>
      <w:r>
        <w:t xml:space="preserve">Currently, this is not very color blind friendly. Particularly on the background. Perhaps we use find a different palette? (I am not color blind so me the figure looks pretty, but I think it’s good to accommodate for the disability here as it is an easy one to solve). </w:t>
      </w:r>
    </w:p>
  </w:comment>
  <w:comment w:id="586" w:author="Logan Berner" w:date="2021-11-23T18:48:00Z" w:initials="LB">
    <w:p w14:paraId="1C5026FD" w14:textId="12DEEEC4" w:rsidR="00142AEA" w:rsidRDefault="00142AEA">
      <w:pPr>
        <w:pStyle w:val="CommentText"/>
      </w:pPr>
      <w:r>
        <w:rPr>
          <w:rStyle w:val="CommentReference"/>
        </w:rPr>
        <w:annotationRef/>
      </w:r>
      <w:r>
        <w:t>Figure out how to cite</w:t>
      </w:r>
    </w:p>
  </w:comment>
  <w:comment w:id="600" w:author="Jakob Johann Assmann" w:date="2022-01-18T10:47:00Z" w:initials="JJA">
    <w:p w14:paraId="3424F796" w14:textId="3FBF2202" w:rsidR="00816270" w:rsidRDefault="00816270">
      <w:pPr>
        <w:pStyle w:val="CommentText"/>
      </w:pPr>
      <w:r>
        <w:rPr>
          <w:rStyle w:val="CommentReference"/>
        </w:rPr>
        <w:annotationRef/>
      </w:r>
      <w:r>
        <w:t>I just noticed I have been using Google Earth Engine, you have been using just Earth Engine. I am super easy which way we go. Perhaps just make a call and we standardize it all across the manuscript.</w:t>
      </w:r>
    </w:p>
  </w:comment>
  <w:comment w:id="631" w:author="Jakob Johann Assmann" w:date="2022-01-18T11:23:00Z" w:initials="JJA">
    <w:p w14:paraId="674C9D99" w14:textId="164E0F8D" w:rsidR="00F07989" w:rsidRDefault="00F07989">
      <w:pPr>
        <w:pStyle w:val="CommentText"/>
      </w:pPr>
      <w:r>
        <w:rPr>
          <w:rStyle w:val="CommentReference"/>
        </w:rPr>
        <w:annotationRef/>
      </w:r>
      <w:r>
        <w:t xml:space="preserve">Could be “summer” like in the in-code comments, but I don’t think that is quite accurate, at </w:t>
      </w:r>
      <w:proofErr w:type="spellStart"/>
      <w:r>
        <w:t>Disko</w:t>
      </w:r>
      <w:proofErr w:type="spellEnd"/>
      <w:r>
        <w:t xml:space="preserve"> the summer will likely end in </w:t>
      </w:r>
      <w:proofErr w:type="spellStart"/>
      <w:r>
        <w:t>mid August</w:t>
      </w:r>
      <w:proofErr w:type="spellEnd"/>
      <w:r>
        <w:t xml:space="preserve">. When we left at that time in 2019 it was already full autumn </w:t>
      </w:r>
      <w:proofErr w:type="spellStart"/>
      <w:r>
        <w:t>colours</w:t>
      </w:r>
      <w:proofErr w:type="spellEnd"/>
      <w:r>
        <w:t xml:space="preserve">. </w:t>
      </w:r>
    </w:p>
  </w:comment>
  <w:comment w:id="733" w:author="Jakob Johann Assmann" w:date="2022-01-18T14:12:00Z" w:initials="JJA">
    <w:p w14:paraId="4ED40615" w14:textId="42A592FE" w:rsidR="009F3E05" w:rsidRDefault="009F3E05">
      <w:pPr>
        <w:pStyle w:val="CommentText"/>
      </w:pPr>
      <w:r>
        <w:rPr>
          <w:rStyle w:val="CommentReference"/>
        </w:rPr>
        <w:annotationRef/>
      </w:r>
      <w:r>
        <w:t>Should we comment on the processing requirements for the package workflow (medium – low for a small dataset such as the example)?</w:t>
      </w:r>
    </w:p>
  </w:comment>
  <w:comment w:id="937" w:author="Logan Berner [2]" w:date="2021-12-02T00:00:00Z" w:initials="LB">
    <w:p w14:paraId="20E40DA4" w14:textId="799B2024" w:rsidR="00142AEA" w:rsidRPr="00EB7B05" w:rsidRDefault="00142AEA" w:rsidP="00EB7B05">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p w14:paraId="68C17198" w14:textId="77777777" w:rsidR="00142AEA" w:rsidRDefault="00142AEA" w:rsidP="00EB7B05">
      <w:pPr>
        <w:pStyle w:val="NoSpacing"/>
        <w:rPr>
          <w:rFonts w:ascii="Times New Roman" w:hAnsi="Times New Roman" w:cs="Times New Roman"/>
          <w:i/>
          <w:iCs/>
          <w:sz w:val="24"/>
          <w:szCs w:val="24"/>
        </w:rPr>
      </w:pPr>
    </w:p>
    <w:p w14:paraId="7B7A8A2A" w14:textId="67EC212C" w:rsidR="00142AEA" w:rsidRPr="00EF2C33" w:rsidRDefault="00142AEA" w:rsidP="00EB7B05">
      <w:pPr>
        <w:pStyle w:val="NoSpacing"/>
        <w:rPr>
          <w:rFonts w:ascii="Times New Roman" w:hAnsi="Times New Roman" w:cs="Times New Roman"/>
          <w:i/>
          <w:iCs/>
          <w:sz w:val="24"/>
          <w:szCs w:val="24"/>
        </w:rPr>
      </w:pPr>
      <w:r>
        <w:rPr>
          <w:rStyle w:val="CommentReference"/>
        </w:rPr>
        <w:annotationRef/>
      </w:r>
      <w:r w:rsidRPr="00EF2C33">
        <w:rPr>
          <w:rFonts w:ascii="Times New Roman" w:hAnsi="Times New Roman" w:cs="Times New Roman"/>
          <w:i/>
          <w:iCs/>
          <w:sz w:val="24"/>
          <w:szCs w:val="24"/>
        </w:rPr>
        <w:t xml:space="preserve"># Download </w:t>
      </w:r>
      <w:r>
        <w:rPr>
          <w:rFonts w:ascii="Times New Roman" w:hAnsi="Times New Roman" w:cs="Times New Roman"/>
          <w:i/>
          <w:iCs/>
          <w:sz w:val="24"/>
          <w:szCs w:val="24"/>
        </w:rPr>
        <w:t>data files from Google Drive to local computer</w:t>
      </w:r>
    </w:p>
    <w:p w14:paraId="27135B7B" w14:textId="77777777" w:rsidR="00142AEA" w:rsidRPr="006F1DE6" w:rsidRDefault="00142AEA" w:rsidP="00EB7B05">
      <w:pPr>
        <w:pStyle w:val="NoSpacing"/>
        <w:rPr>
          <w:rFonts w:ascii="Consolas" w:hAnsi="Consolas" w:cs="Times New Roman"/>
          <w:sz w:val="20"/>
          <w:szCs w:val="20"/>
          <w:lang w:val="da-DK"/>
        </w:rPr>
      </w:pPr>
      <w:r w:rsidRPr="006F1DE6">
        <w:rPr>
          <w:rFonts w:ascii="Consolas" w:hAnsi="Consolas" w:cs="Times New Roman"/>
          <w:sz w:val="20"/>
          <w:szCs w:val="20"/>
          <w:lang w:val="da-DK"/>
        </w:rPr>
        <w:t>folder.url &lt;- "https://drive.google.com/drive/u/0/folders/1m5j1CdLIX8Tb3LgoxUDz-MDgR_tpvA0E"</w:t>
      </w:r>
    </w:p>
    <w:p w14:paraId="2CA938A7"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folder &lt;- </w:t>
      </w:r>
      <w:proofErr w:type="spellStart"/>
      <w:r w:rsidRPr="00EF2C33">
        <w:rPr>
          <w:rFonts w:ascii="Consolas" w:hAnsi="Consolas" w:cs="Times New Roman"/>
          <w:sz w:val="20"/>
          <w:szCs w:val="20"/>
        </w:rPr>
        <w:t>drive_get</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as_id</w:t>
      </w:r>
      <w:proofErr w:type="spellEnd"/>
      <w:r w:rsidRPr="00EF2C33">
        <w:rPr>
          <w:rFonts w:ascii="Consolas" w:hAnsi="Consolas" w:cs="Times New Roman"/>
          <w:sz w:val="20"/>
          <w:szCs w:val="20"/>
        </w:rPr>
        <w:t>(folder.url))</w:t>
      </w:r>
    </w:p>
    <w:p w14:paraId="72EF36A2"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files &lt;- </w:t>
      </w:r>
      <w:proofErr w:type="spellStart"/>
      <w:r w:rsidRPr="00EF2C33">
        <w:rPr>
          <w:rFonts w:ascii="Consolas" w:hAnsi="Consolas" w:cs="Times New Roman"/>
          <w:sz w:val="20"/>
          <w:szCs w:val="20"/>
        </w:rPr>
        <w:t>drive_</w:t>
      </w:r>
      <w:proofErr w:type="gramStart"/>
      <w:r w:rsidRPr="00EF2C33">
        <w:rPr>
          <w:rFonts w:ascii="Consolas" w:hAnsi="Consolas" w:cs="Times New Roman"/>
          <w:sz w:val="20"/>
          <w:szCs w:val="20"/>
        </w:rPr>
        <w:t>ls</w:t>
      </w:r>
      <w:proofErr w:type="spellEnd"/>
      <w:r w:rsidRPr="00EF2C33">
        <w:rPr>
          <w:rFonts w:ascii="Consolas" w:hAnsi="Consolas" w:cs="Times New Roman"/>
          <w:sz w:val="20"/>
          <w:szCs w:val="20"/>
        </w:rPr>
        <w:t>(</w:t>
      </w:r>
      <w:proofErr w:type="gramEnd"/>
      <w:r w:rsidRPr="00EF2C33">
        <w:rPr>
          <w:rFonts w:ascii="Consolas" w:hAnsi="Consolas" w:cs="Times New Roman"/>
          <w:sz w:val="20"/>
          <w:szCs w:val="20"/>
        </w:rPr>
        <w:t>folder, type = "csv")</w:t>
      </w:r>
    </w:p>
    <w:p w14:paraId="5E0FC821" w14:textId="77777777" w:rsidR="00142AEA" w:rsidRPr="00EF2C33" w:rsidRDefault="00142AEA" w:rsidP="00EB7B05">
      <w:pPr>
        <w:pStyle w:val="NoSpacing"/>
        <w:rPr>
          <w:rFonts w:ascii="Consolas" w:hAnsi="Consolas" w:cs="Times New Roman"/>
          <w:sz w:val="20"/>
          <w:szCs w:val="20"/>
        </w:rPr>
      </w:pPr>
      <w:proofErr w:type="spellStart"/>
      <w:r w:rsidRPr="00EF2C33">
        <w:rPr>
          <w:rFonts w:ascii="Consolas" w:hAnsi="Consolas" w:cs="Times New Roman"/>
          <w:sz w:val="20"/>
          <w:szCs w:val="20"/>
        </w:rPr>
        <w:t>mkdirs</w:t>
      </w:r>
      <w:proofErr w:type="spellEnd"/>
      <w:r w:rsidRPr="00EF2C33">
        <w:rPr>
          <w:rFonts w:ascii="Consolas" w:hAnsi="Consolas" w:cs="Times New Roman"/>
          <w:sz w:val="20"/>
          <w:szCs w:val="20"/>
        </w:rPr>
        <w:t>('output/</w:t>
      </w:r>
      <w:proofErr w:type="spellStart"/>
      <w:r w:rsidRPr="00EF2C33">
        <w:rPr>
          <w:rFonts w:ascii="Consolas" w:hAnsi="Consolas" w:cs="Times New Roman"/>
          <w:sz w:val="20"/>
          <w:szCs w:val="20"/>
        </w:rPr>
        <w:t>lsat_exports</w:t>
      </w:r>
      <w:proofErr w:type="spellEnd"/>
      <w:r w:rsidRPr="00EF2C33">
        <w:rPr>
          <w:rFonts w:ascii="Consolas" w:hAnsi="Consolas" w:cs="Times New Roman"/>
          <w:sz w:val="20"/>
          <w:szCs w:val="20"/>
        </w:rPr>
        <w:t>/')</w:t>
      </w:r>
    </w:p>
    <w:p w14:paraId="1E7D8DC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for (</w:t>
      </w:r>
      <w:proofErr w:type="spellStart"/>
      <w:r w:rsidRPr="00EF2C33">
        <w:rPr>
          <w:rFonts w:ascii="Consolas" w:hAnsi="Consolas" w:cs="Times New Roman"/>
          <w:sz w:val="20"/>
          <w:szCs w:val="20"/>
        </w:rPr>
        <w:t>i</w:t>
      </w:r>
      <w:proofErr w:type="spellEnd"/>
      <w:r w:rsidRPr="00EF2C33">
        <w:rPr>
          <w:rFonts w:ascii="Consolas" w:hAnsi="Consolas" w:cs="Times New Roman"/>
          <w:sz w:val="20"/>
          <w:szCs w:val="20"/>
        </w:rPr>
        <w:t xml:space="preserve"> in </w:t>
      </w:r>
      <w:proofErr w:type="gramStart"/>
      <w:r w:rsidRPr="00EF2C33">
        <w:rPr>
          <w:rFonts w:ascii="Consolas" w:hAnsi="Consolas" w:cs="Times New Roman"/>
          <w:sz w:val="20"/>
          <w:szCs w:val="20"/>
        </w:rPr>
        <w:t>1:nrow</w:t>
      </w:r>
      <w:proofErr w:type="gramEnd"/>
      <w:r w:rsidRPr="00EF2C33">
        <w:rPr>
          <w:rFonts w:ascii="Consolas" w:hAnsi="Consolas" w:cs="Times New Roman"/>
          <w:sz w:val="20"/>
          <w:szCs w:val="20"/>
        </w:rPr>
        <w:t>(files)){</w:t>
      </w:r>
    </w:p>
    <w:p w14:paraId="51B3F0F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  </w:t>
      </w:r>
      <w:proofErr w:type="spellStart"/>
      <w:r w:rsidRPr="00EF2C33">
        <w:rPr>
          <w:rFonts w:ascii="Consolas" w:hAnsi="Consolas" w:cs="Times New Roman"/>
          <w:sz w:val="20"/>
          <w:szCs w:val="20"/>
        </w:rPr>
        <w:t>drive_</w:t>
      </w:r>
      <w:proofErr w:type="gramStart"/>
      <w:r w:rsidRPr="00EF2C33">
        <w:rPr>
          <w:rFonts w:ascii="Consolas" w:hAnsi="Consolas" w:cs="Times New Roman"/>
          <w:sz w:val="20"/>
          <w:szCs w:val="20"/>
        </w:rPr>
        <w:t>download</w:t>
      </w:r>
      <w:proofErr w:type="spellEnd"/>
      <w:r w:rsidRPr="00EF2C33">
        <w:rPr>
          <w:rFonts w:ascii="Consolas" w:hAnsi="Consolas" w:cs="Times New Roman"/>
          <w:sz w:val="20"/>
          <w:szCs w:val="20"/>
        </w:rPr>
        <w:t>(</w:t>
      </w:r>
      <w:proofErr w:type="gramEnd"/>
      <w:r w:rsidRPr="00EF2C33">
        <w:rPr>
          <w:rFonts w:ascii="Consolas" w:hAnsi="Consolas" w:cs="Times New Roman"/>
          <w:sz w:val="20"/>
          <w:szCs w:val="20"/>
        </w:rPr>
        <w:t xml:space="preserve">file = </w:t>
      </w:r>
      <w:proofErr w:type="spellStart"/>
      <w:r w:rsidRPr="00EF2C33">
        <w:rPr>
          <w:rFonts w:ascii="Consolas" w:hAnsi="Consolas" w:cs="Times New Roman"/>
          <w:sz w:val="20"/>
          <w:szCs w:val="20"/>
        </w:rPr>
        <w:t>as_id</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files$id</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i</w:t>
      </w:r>
      <w:proofErr w:type="spellEnd"/>
      <w:r w:rsidRPr="00EF2C33">
        <w:rPr>
          <w:rFonts w:ascii="Consolas" w:hAnsi="Consolas" w:cs="Times New Roman"/>
          <w:sz w:val="20"/>
          <w:szCs w:val="20"/>
        </w:rPr>
        <w:t>]), path = paste0('output/</w:t>
      </w:r>
      <w:proofErr w:type="spellStart"/>
      <w:r w:rsidRPr="00EF2C33">
        <w:rPr>
          <w:rFonts w:ascii="Consolas" w:hAnsi="Consolas" w:cs="Times New Roman"/>
          <w:sz w:val="20"/>
          <w:szCs w:val="20"/>
        </w:rPr>
        <w:t>lsat_exports</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files$name</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i</w:t>
      </w:r>
      <w:proofErr w:type="spellEnd"/>
      <w:r w:rsidRPr="00EF2C33">
        <w:rPr>
          <w:rFonts w:ascii="Consolas" w:hAnsi="Consolas" w:cs="Times New Roman"/>
          <w:sz w:val="20"/>
          <w:szCs w:val="20"/>
        </w:rPr>
        <w:t>]))</w:t>
      </w:r>
    </w:p>
    <w:p w14:paraId="7F2F207E"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w:t>
      </w:r>
    </w:p>
    <w:p w14:paraId="3E85E431" w14:textId="4DFE84E6" w:rsidR="00142AEA" w:rsidRDefault="00142AEA">
      <w:pPr>
        <w:pStyle w:val="CommentText"/>
      </w:pPr>
    </w:p>
  </w:comment>
  <w:comment w:id="938" w:author="Jakob Johann Assmann" w:date="2022-01-13T16:23:00Z" w:initials="JJA">
    <w:p w14:paraId="05B29EFD" w14:textId="354E7AF1" w:rsidR="00A94C0E" w:rsidRDefault="00A94C0E">
      <w:pPr>
        <w:pStyle w:val="CommentText"/>
      </w:pPr>
      <w:r>
        <w:rPr>
          <w:rStyle w:val="CommentReference"/>
        </w:rPr>
        <w:annotationRef/>
      </w:r>
      <w:r>
        <w:t xml:space="preserve">The exported files can also </w:t>
      </w:r>
      <w:r w:rsidR="005E4BF1">
        <w:t xml:space="preserve">be </w:t>
      </w:r>
      <w:r>
        <w:t xml:space="preserve">directly retrieved from the task list return of the </w:t>
      </w:r>
      <w:proofErr w:type="spellStart"/>
      <w:r>
        <w:t>ls_export_</w:t>
      </w:r>
      <w:proofErr w:type="gramStart"/>
      <w:r>
        <w:t>ts</w:t>
      </w:r>
      <w:proofErr w:type="spellEnd"/>
      <w:r>
        <w:t>(</w:t>
      </w:r>
      <w:proofErr w:type="gramEnd"/>
      <w:r>
        <w:t xml:space="preserve">) function using the </w:t>
      </w:r>
      <w:proofErr w:type="spellStart"/>
      <w:r>
        <w:t>rgee</w:t>
      </w:r>
      <w:proofErr w:type="spellEnd"/>
      <w:r>
        <w:t xml:space="preserve"> commands to retrieve the files (see example on repo). This might be a cleaner way of coding it.</w:t>
      </w:r>
      <w:r w:rsidR="005E4BF1">
        <w:t xml:space="preserve"> Very easy though on how to proceed here. The link in the comment here looks like a static link to your google drive? Perhaps not good to use that for long term data supply? If we would like to make the raw exports available to the reader, then we could just deposit them on a data repo, such as </w:t>
      </w:r>
      <w:proofErr w:type="spellStart"/>
      <w:r w:rsidR="005E4BF1">
        <w:t>Zenodo</w:t>
      </w:r>
      <w:proofErr w:type="spellEnd"/>
      <w:r w:rsidR="005E4BF1">
        <w:t>?</w:t>
      </w:r>
    </w:p>
  </w:comment>
  <w:comment w:id="1111" w:author="Jakob Johann Assmann" w:date="2022-01-18T11:42:00Z" w:initials="JJA">
    <w:p w14:paraId="35D22DC2" w14:textId="00663088" w:rsidR="00552762" w:rsidRDefault="00552762">
      <w:pPr>
        <w:pStyle w:val="CommentText"/>
      </w:pPr>
      <w:r>
        <w:rPr>
          <w:rStyle w:val="CommentReference"/>
        </w:rPr>
        <w:annotationRef/>
      </w:r>
      <w:r>
        <w:t>Perhaps we need to explain here or in the text where the figure gets imported to?</w:t>
      </w:r>
    </w:p>
  </w:comment>
  <w:comment w:id="1161" w:author="Jakob Johann Assmann" w:date="2022-01-18T11:29:00Z" w:initials="JJA">
    <w:p w14:paraId="6DBC7BF1" w14:textId="4AB5AA3A" w:rsidR="0055286D" w:rsidRDefault="0055286D">
      <w:pPr>
        <w:pStyle w:val="CommentText"/>
      </w:pPr>
      <w:r>
        <w:rPr>
          <w:rStyle w:val="CommentReference"/>
        </w:rPr>
        <w:annotationRef/>
      </w:r>
      <w:r>
        <w:t>Could these launch dates perhaps be added as vertical lines to the figure output? (Absolutely only a bonus – no need to do that if too much effort!)</w:t>
      </w:r>
    </w:p>
  </w:comment>
  <w:comment w:id="1162" w:author="Jakob Johann Assmann" w:date="2022-01-18T11:32:00Z" w:initials="JJA">
    <w:p w14:paraId="0130A7F6" w14:textId="32D92337" w:rsidR="00605B35" w:rsidRDefault="00605B35">
      <w:pPr>
        <w:pStyle w:val="CommentText"/>
      </w:pPr>
      <w:r>
        <w:rPr>
          <w:rStyle w:val="CommentReference"/>
        </w:rPr>
        <w:annotationRef/>
      </w:r>
      <w:r>
        <w:t xml:space="preserve">Or something along those lines. </w:t>
      </w:r>
    </w:p>
  </w:comment>
  <w:comment w:id="1175" w:author="Jakob Johann Assmann" w:date="2022-01-18T11:42:00Z" w:initials="JJA">
    <w:p w14:paraId="0838911A" w14:textId="0779E3FA" w:rsidR="000F793A" w:rsidRDefault="000F793A">
      <w:pPr>
        <w:pStyle w:val="CommentText"/>
      </w:pPr>
      <w:r>
        <w:rPr>
          <w:rStyle w:val="CommentReference"/>
        </w:rPr>
        <w:annotationRef/>
      </w:r>
      <w:r>
        <w:t xml:space="preserve">It seems like breaking this one up into a separate section was better. There is a lot of information content hidden in those figures and the steps described here. It felt like this makes naturally a good grouping. </w:t>
      </w:r>
    </w:p>
  </w:comment>
  <w:comment w:id="1206" w:author="Jakob Johann Assmann" w:date="2022-01-18T11:56:00Z" w:initials="JJA">
    <w:p w14:paraId="55E9B813" w14:textId="2E9E3DF7" w:rsidR="00695F3C" w:rsidRDefault="00695F3C">
      <w:pPr>
        <w:pStyle w:val="CommentText"/>
      </w:pPr>
      <w:r>
        <w:rPr>
          <w:rStyle w:val="CommentReference"/>
        </w:rPr>
        <w:annotationRef/>
      </w:r>
      <w:r>
        <w:t xml:space="preserve">Or does the function just use the </w:t>
      </w:r>
      <w:r w:rsidR="00143A07">
        <w:t xml:space="preserve">high </w:t>
      </w:r>
      <w:proofErr w:type="spellStart"/>
      <w:r w:rsidR="00143A07">
        <w:t>lat</w:t>
      </w:r>
      <w:proofErr w:type="spellEnd"/>
      <w:r w:rsidR="00143A07">
        <w:t xml:space="preserve"> data?</w:t>
      </w:r>
    </w:p>
  </w:comment>
  <w:comment w:id="1211" w:author="Jakob Johann Assmann" w:date="2022-01-18T14:19:00Z" w:initials="JJA">
    <w:p w14:paraId="24CE006F" w14:textId="1B00CB24" w:rsidR="00FC5166" w:rsidRDefault="00FC5166">
      <w:pPr>
        <w:pStyle w:val="CommentText"/>
      </w:pPr>
      <w:r>
        <w:rPr>
          <w:rStyle w:val="CommentReference"/>
        </w:rPr>
        <w:annotationRef/>
      </w:r>
      <w:r>
        <w:t>Is that a correct summary?</w:t>
      </w:r>
    </w:p>
  </w:comment>
  <w:comment w:id="1247" w:author="Jakob Johann Assmann" w:date="2022-01-18T12:13:00Z" w:initials="JJA">
    <w:p w14:paraId="35ACC8B3" w14:textId="1AAD921F" w:rsidR="006B0E2B" w:rsidRDefault="006B0E2B">
      <w:pPr>
        <w:pStyle w:val="CommentText"/>
      </w:pPr>
      <w:r>
        <w:rPr>
          <w:rStyle w:val="CommentReference"/>
        </w:rPr>
        <w:annotationRef/>
      </w:r>
      <w:r>
        <w:t xml:space="preserve">I think it would be good to add a sentence here that tells a bit how the graph is interpreted. </w:t>
      </w:r>
    </w:p>
  </w:comment>
  <w:comment w:id="1254" w:author="Jakob Johann Assmann" w:date="2022-01-18T12:22:00Z" w:initials="JJA">
    <w:p w14:paraId="663A8535" w14:textId="5A41D671" w:rsidR="00DC5435" w:rsidRDefault="00DC5435">
      <w:pPr>
        <w:pStyle w:val="CommentText"/>
      </w:pPr>
      <w:r>
        <w:rPr>
          <w:rStyle w:val="CommentReference"/>
        </w:rPr>
        <w:annotationRef/>
      </w:r>
      <w:r>
        <w:t xml:space="preserve">Double check this one especially, to make sure I got it </w:t>
      </w:r>
      <w:proofErr w:type="gramStart"/>
      <w:r>
        <w:t>right!.</w:t>
      </w:r>
      <w:proofErr w:type="gramEnd"/>
    </w:p>
  </w:comment>
  <w:comment w:id="1426" w:author="Jakob Johann Assmann" w:date="2022-01-18T12:05:00Z" w:initials="JJA">
    <w:p w14:paraId="3B272124" w14:textId="77777777" w:rsidR="00EC0F30" w:rsidRDefault="00EC0F30">
      <w:pPr>
        <w:pStyle w:val="CommentText"/>
      </w:pPr>
      <w:r>
        <w:rPr>
          <w:rStyle w:val="CommentReference"/>
        </w:rPr>
        <w:annotationRef/>
      </w:r>
      <w:r>
        <w:t xml:space="preserve">One thing I notice here is the increased noise in the data after the cross-calibration. While the calibrated observations are nicely centered on the 1-1 line, there is a lot more scatter in the data. Is that something we should comment on? How has this been dealt with in your past papers? I think it would be good to give the reader some more guidance on how to interpret the graphs in that regard. </w:t>
      </w:r>
    </w:p>
    <w:p w14:paraId="6D94ADA2" w14:textId="77777777" w:rsidR="00510C38" w:rsidRDefault="00510C38">
      <w:pPr>
        <w:pStyle w:val="CommentText"/>
      </w:pPr>
    </w:p>
    <w:p w14:paraId="447495F2" w14:textId="265F459A" w:rsidR="00510C38" w:rsidRDefault="00510C38">
      <w:pPr>
        <w:pStyle w:val="CommentText"/>
      </w:pPr>
      <w:r>
        <w:t xml:space="preserve">Also, could perhaps blow up the font for the </w:t>
      </w:r>
      <w:proofErr w:type="spellStart"/>
      <w:r>
        <w:t>colour</w:t>
      </w:r>
      <w:proofErr w:type="spellEnd"/>
      <w:r>
        <w:t xml:space="preserve"> ramp title and tick marks a bit? </w:t>
      </w:r>
      <w:r w:rsidR="0065309B">
        <w:t xml:space="preserve">I also like </w:t>
      </w:r>
      <w:proofErr w:type="spellStart"/>
      <w:r w:rsidR="0065309B">
        <w:t>colour</w:t>
      </w:r>
      <w:proofErr w:type="spellEnd"/>
      <w:r w:rsidR="0065309B">
        <w:t xml:space="preserve"> bars with clearly visible tick marks (the </w:t>
      </w:r>
      <w:proofErr w:type="spellStart"/>
      <w:r w:rsidR="0065309B">
        <w:t>ggplot</w:t>
      </w:r>
      <w:proofErr w:type="spellEnd"/>
      <w:r w:rsidR="0065309B">
        <w:t xml:space="preserve"> defaults are pretty bad). Could help with that if needed?</w:t>
      </w:r>
    </w:p>
  </w:comment>
  <w:comment w:id="1432" w:author="Jakob Johann Assmann" w:date="2022-01-18T12:12:00Z" w:initials="JJA">
    <w:p w14:paraId="58AE2701" w14:textId="77777777" w:rsidR="00B35AFF" w:rsidRDefault="00B35AFF">
      <w:pPr>
        <w:pStyle w:val="CommentText"/>
      </w:pPr>
      <w:r>
        <w:rPr>
          <w:rStyle w:val="CommentReference"/>
        </w:rPr>
        <w:annotationRef/>
      </w:r>
      <w:r>
        <w:t xml:space="preserve">Perhaps some more explanation would be good here. </w:t>
      </w:r>
      <w:proofErr w:type="gramStart"/>
      <w:r>
        <w:t>i.e.</w:t>
      </w:r>
      <w:proofErr w:type="gramEnd"/>
      <w:r>
        <w:t xml:space="preserve"> each line / </w:t>
      </w:r>
      <w:r w:rsidR="0065309B">
        <w:t>color</w:t>
      </w:r>
      <w:r>
        <w:t xml:space="preserve"> shows the modelled curve for a given year in the record for that location. </w:t>
      </w:r>
      <w:r w:rsidR="006B0E2B">
        <w:t>And what does the reader need to look for a good fit? What are the warning signs here?</w:t>
      </w:r>
    </w:p>
    <w:p w14:paraId="13516F70" w14:textId="77777777" w:rsidR="0065309B" w:rsidRDefault="0065309B">
      <w:pPr>
        <w:pStyle w:val="CommentText"/>
      </w:pPr>
    </w:p>
    <w:p w14:paraId="46F26773" w14:textId="696EC0EC" w:rsidR="0065309B" w:rsidRDefault="0065309B">
      <w:pPr>
        <w:pStyle w:val="CommentText"/>
      </w:pPr>
      <w:r>
        <w:t xml:space="preserve">In figure, perhaps adjust color bars with slightly larger tick mark labels and clearer tick marks? Also consider changing the background of the strips generated by the faceting. Personally, I don’t like the grey that much. Here it could be white font on black background to make the colors pop in the panels still? Not a </w:t>
      </w:r>
      <w:proofErr w:type="spellStart"/>
      <w:r>
        <w:t>biggy</w:t>
      </w:r>
      <w:proofErr w:type="spellEnd"/>
      <w:r>
        <w:t xml:space="preserve"> though! </w:t>
      </w:r>
      <w:r>
        <w:sym w:font="Wingdings" w:char="F04A"/>
      </w:r>
    </w:p>
  </w:comment>
  <w:comment w:id="1453" w:author="Jakob Johann Assmann" w:date="2022-01-18T12:31:00Z" w:initials="JJA">
    <w:p w14:paraId="5C6B4391" w14:textId="72A35170" w:rsidR="0065309B" w:rsidRDefault="0065309B">
      <w:pPr>
        <w:pStyle w:val="CommentText"/>
      </w:pPr>
      <w:r>
        <w:rPr>
          <w:rStyle w:val="CommentReference"/>
        </w:rPr>
        <w:annotationRef/>
      </w:r>
      <w:r>
        <w:t xml:space="preserve">I suggest to maybe add a little bit more detail on the method here. The function is well described above, but maybe a sentence here could help remind the reader and put the figure into the context. </w:t>
      </w:r>
    </w:p>
  </w:comment>
  <w:comment w:id="1454" w:author="Jakob Johann Assmann" w:date="2022-01-18T12:30:00Z" w:initials="JJA">
    <w:p w14:paraId="715346F9" w14:textId="7FCCB59D" w:rsidR="0065309B" w:rsidRDefault="0065309B">
      <w:pPr>
        <w:pStyle w:val="CommentText"/>
      </w:pPr>
      <w:r>
        <w:rPr>
          <w:rStyle w:val="CommentReference"/>
        </w:rPr>
        <w:annotationRef/>
      </w:r>
      <w:r>
        <w:t xml:space="preserve">Should we maybe be clearer here on how these “raw” values differ to the “raw” values from the GEE exports directly (i.e., the ones in the CSV)? Not sure whether this is confusing. It was quite clear to me, but I just noticed that there was some ambiguity. </w:t>
      </w:r>
    </w:p>
  </w:comment>
  <w:comment w:id="1475" w:author="Jakob Johann Assmann" w:date="2022-01-18T12:37:00Z" w:initials="JJA">
    <w:p w14:paraId="38F57B53" w14:textId="3CA842D5" w:rsidR="00C16839" w:rsidRDefault="00C16839">
      <w:pPr>
        <w:pStyle w:val="CommentText"/>
      </w:pPr>
      <w:r>
        <w:rPr>
          <w:rStyle w:val="CommentReference"/>
        </w:rPr>
        <w:annotationRef/>
      </w:r>
      <w:r>
        <w:t>I presume this is the case?</w:t>
      </w:r>
    </w:p>
  </w:comment>
  <w:comment w:id="1507" w:author="Jakob Johann Assmann" w:date="2022-01-18T12:38:00Z" w:initials="JJA">
    <w:p w14:paraId="73285590" w14:textId="77777777" w:rsidR="00470475" w:rsidRDefault="00470475">
      <w:pPr>
        <w:pStyle w:val="CommentText"/>
      </w:pPr>
      <w:r>
        <w:rPr>
          <w:rStyle w:val="CommentReference"/>
        </w:rPr>
        <w:annotationRef/>
      </w:r>
      <w:r>
        <w:t>Is this figure returned by the trend fitting function?</w:t>
      </w:r>
    </w:p>
    <w:p w14:paraId="3483E98F" w14:textId="77777777" w:rsidR="00470475" w:rsidRDefault="00470475">
      <w:pPr>
        <w:pStyle w:val="CommentText"/>
      </w:pPr>
    </w:p>
    <w:p w14:paraId="69EB336A" w14:textId="77777777" w:rsidR="00470475" w:rsidRDefault="00470475">
      <w:pPr>
        <w:pStyle w:val="CommentText"/>
      </w:pPr>
      <w:r>
        <w:t>Should the x-axis not be “Relative change” as the values are given in precent?</w:t>
      </w:r>
    </w:p>
    <w:p w14:paraId="77B28D00" w14:textId="77777777" w:rsidR="00470475" w:rsidRDefault="00470475">
      <w:pPr>
        <w:pStyle w:val="CommentText"/>
      </w:pPr>
    </w:p>
    <w:p w14:paraId="68290A76" w14:textId="52FBCF74" w:rsidR="00470475" w:rsidRDefault="00470475">
      <w:pPr>
        <w:pStyle w:val="CommentText"/>
      </w:pPr>
      <w:r>
        <w:t xml:space="preserve">I suggest perhaps adding a sentence to the figure saying </w:t>
      </w:r>
      <w:proofErr w:type="spellStart"/>
      <w:r>
        <w:t>tha</w:t>
      </w:r>
      <w:proofErr w:type="spellEnd"/>
      <w:r>
        <w:t xml:space="preserve"> the majority of “pixels” decreased in NDVI value (“browning”). </w:t>
      </w:r>
    </w:p>
  </w:comment>
  <w:comment w:id="1513" w:author="Jakob Johann Assmann" w:date="2022-01-18T12:57:00Z" w:initials="JJA">
    <w:p w14:paraId="54089ED1" w14:textId="3B59CCF6" w:rsidR="00FF6139" w:rsidRDefault="00FF6139">
      <w:pPr>
        <w:pStyle w:val="CommentText"/>
      </w:pPr>
      <w:r>
        <w:rPr>
          <w:rStyle w:val="CommentReference"/>
        </w:rPr>
        <w:annotationRef/>
      </w:r>
      <w:r>
        <w:t xml:space="preserve">Perhaps we could also cite </w:t>
      </w:r>
      <w:proofErr w:type="spellStart"/>
      <w:r>
        <w:t>Prendin</w:t>
      </w:r>
      <w:proofErr w:type="spellEnd"/>
      <w:r>
        <w:t xml:space="preserve"> et al. 2019 </w:t>
      </w:r>
      <w:hyperlink r:id="rId8" w:history="1">
        <w:r w:rsidRPr="00CF5D42">
          <w:rPr>
            <w:rStyle w:val="Hyperlink"/>
          </w:rPr>
          <w:t>https://onlinelibrary.wiley.com/doi/abs/10.1111/jbi.13644</w:t>
        </w:r>
      </w:hyperlink>
      <w:r>
        <w:t xml:space="preserve"> here? Angela showed a direct impact of these outbreaks on NDVI time-series, albeit with a rebound the year after…</w:t>
      </w:r>
    </w:p>
  </w:comment>
  <w:comment w:id="1514" w:author="Jakob Johann Assmann" w:date="2022-01-13T16:22:00Z" w:initials="JJA">
    <w:p w14:paraId="776AEB49" w14:textId="38E614FB" w:rsidR="00A94C0E" w:rsidRDefault="00A94C0E">
      <w:pPr>
        <w:pStyle w:val="CommentText"/>
      </w:pPr>
      <w:r>
        <w:rPr>
          <w:rStyle w:val="CommentReference"/>
        </w:rPr>
        <w:annotationRef/>
      </w:r>
      <w:r w:rsidR="00FF6139">
        <w:t>As far as I know, t</w:t>
      </w:r>
      <w:r>
        <w:t xml:space="preserve">here are no large herbivores on </w:t>
      </w:r>
      <w:proofErr w:type="spellStart"/>
      <w:r>
        <w:t>Disko</w:t>
      </w:r>
      <w:proofErr w:type="spellEnd"/>
      <w:r>
        <w:t xml:space="preserve">, so maybe not applicable here. </w:t>
      </w:r>
      <w:r w:rsidR="000D7B44">
        <w:t xml:space="preserve">It could still be mentioned, but we might </w:t>
      </w:r>
      <w:proofErr w:type="spellStart"/>
      <w:r w:rsidR="000D7B44">
        <w:t>wanna</w:t>
      </w:r>
      <w:proofErr w:type="spellEnd"/>
      <w:r w:rsidR="000D7B44">
        <w:t xml:space="preserve"> state that in this particular study area this is unlikely to be the case. </w:t>
      </w:r>
    </w:p>
    <w:p w14:paraId="3E356509" w14:textId="77777777" w:rsidR="000D7B44" w:rsidRDefault="000D7B44">
      <w:pPr>
        <w:pStyle w:val="CommentText"/>
      </w:pPr>
    </w:p>
    <w:p w14:paraId="36DEF98F" w14:textId="2F8AD8CD" w:rsidR="000D7B44" w:rsidRDefault="000D7B44">
      <w:pPr>
        <w:pStyle w:val="CommentText"/>
      </w:pPr>
      <w:r>
        <w:t xml:space="preserve">If I understand correctly, then extreme dry years are probably the main cause of browning on </w:t>
      </w:r>
      <w:proofErr w:type="spellStart"/>
      <w:r>
        <w:t>Disko</w:t>
      </w:r>
      <w:proofErr w:type="spellEnd"/>
      <w:r>
        <w:t xml:space="preserve">. </w:t>
      </w:r>
    </w:p>
  </w:comment>
  <w:comment w:id="1523" w:author="Jakob Johann Assmann" w:date="2022-01-18T12:59:00Z" w:initials="JJA">
    <w:p w14:paraId="6B141051" w14:textId="037A867C" w:rsidR="000B4516" w:rsidRDefault="000B4516">
      <w:pPr>
        <w:pStyle w:val="CommentText"/>
      </w:pPr>
      <w:r>
        <w:rPr>
          <w:rStyle w:val="CommentReference"/>
        </w:rPr>
        <w:annotationRef/>
      </w:r>
      <w:r>
        <w:t xml:space="preserve">We could say something here about lower latitudes as well? Though maybe the phenology modelling would only work for areas with a single growing season? What do you think? Would more detail on this be helpful? Could just be a sentence or two. </w:t>
      </w:r>
    </w:p>
  </w:comment>
  <w:comment w:id="1524" w:author="Logan Berner [2]" w:date="2021-12-17T14:45:00Z" w:initials="LB">
    <w:p w14:paraId="42A9E22B" w14:textId="3D3A1FAD" w:rsidR="00BF70E1" w:rsidRDefault="00BF70E1">
      <w:pPr>
        <w:pStyle w:val="CommentText"/>
      </w:pPr>
      <w:r>
        <w:t>@</w:t>
      </w:r>
      <w:r>
        <w:rPr>
          <w:rStyle w:val="CommentReference"/>
        </w:rPr>
        <w:annotationRef/>
      </w:r>
      <w:r>
        <w:t>Jakob and Signe – Any that you’d like to add</w:t>
      </w:r>
      <w:r w:rsidR="00A21146">
        <w:t>?</w:t>
      </w:r>
    </w:p>
  </w:comment>
  <w:comment w:id="1525" w:author="Jakob Johann Assmann" w:date="2022-01-13T16:25:00Z" w:initials="JJA">
    <w:p w14:paraId="1CBC6F1C" w14:textId="4AB2DA64" w:rsidR="00FC53BA" w:rsidRDefault="00FC53BA">
      <w:pPr>
        <w:pStyle w:val="CommentText"/>
      </w:pPr>
      <w:r>
        <w:rPr>
          <w:rStyle w:val="CommentReference"/>
        </w:rPr>
        <w:annotationRef/>
      </w:r>
      <w:r>
        <w:t>Yes, we will have to add our funding here. I will</w:t>
      </w:r>
      <w:r w:rsidR="000B4516">
        <w:t xml:space="preserve"> chat with Signe on which grants we would like to mention here and will dig up the details.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F6532D" w15:done="0"/>
  <w15:commentEx w15:paraId="1A54B4BB" w15:done="0"/>
  <w15:commentEx w15:paraId="625FF55E" w15:done="0"/>
  <w15:commentEx w15:paraId="77ABAE21" w15:done="0"/>
  <w15:commentEx w15:paraId="49D52033" w15:done="0"/>
  <w15:commentEx w15:paraId="3EF6BCBD" w15:done="0"/>
  <w15:commentEx w15:paraId="20CD4372" w15:done="0"/>
  <w15:commentEx w15:paraId="74C4EC9D" w15:done="0"/>
  <w15:commentEx w15:paraId="0C3D1EDF" w15:done="0"/>
  <w15:commentEx w15:paraId="4A66E61F" w15:done="0"/>
  <w15:commentEx w15:paraId="47CB1276" w15:done="0"/>
  <w15:commentEx w15:paraId="285A7D1F" w15:done="0"/>
  <w15:commentEx w15:paraId="078BD165" w15:done="0"/>
  <w15:commentEx w15:paraId="4B846D2F" w15:done="0"/>
  <w15:commentEx w15:paraId="64896920" w15:done="0"/>
  <w15:commentEx w15:paraId="53499B50" w15:done="0"/>
  <w15:commentEx w15:paraId="3711265F" w15:done="0"/>
  <w15:commentEx w15:paraId="29E2686A" w15:done="0"/>
  <w15:commentEx w15:paraId="14083DDB" w15:done="0"/>
  <w15:commentEx w15:paraId="21D1BFCD" w15:done="0"/>
  <w15:commentEx w15:paraId="0B14D9BD" w15:done="0"/>
  <w15:commentEx w15:paraId="55858668" w15:done="0"/>
  <w15:commentEx w15:paraId="6858896B" w15:done="0"/>
  <w15:commentEx w15:paraId="22CE9B22" w15:done="0"/>
  <w15:commentEx w15:paraId="6685C1EE" w15:done="0"/>
  <w15:commentEx w15:paraId="3ED465F3" w15:done="0"/>
  <w15:commentEx w15:paraId="655FD554" w15:done="0"/>
  <w15:commentEx w15:paraId="76233EAE" w15:done="0"/>
  <w15:commentEx w15:paraId="15F51EF9" w15:done="0"/>
  <w15:commentEx w15:paraId="62941D49" w15:done="0"/>
  <w15:commentEx w15:paraId="25136609" w15:done="0"/>
  <w15:commentEx w15:paraId="41016AFD" w15:done="0"/>
  <w15:commentEx w15:paraId="60B241E3" w15:done="0"/>
  <w15:commentEx w15:paraId="20C4AABB" w15:done="0"/>
  <w15:commentEx w15:paraId="5C4BA082" w15:done="0"/>
  <w15:commentEx w15:paraId="5F331D17" w15:done="0"/>
  <w15:commentEx w15:paraId="4A7C5EE8" w15:done="0"/>
  <w15:commentEx w15:paraId="6D4D13DB" w15:done="0"/>
  <w15:commentEx w15:paraId="22DFD832" w15:done="0"/>
  <w15:commentEx w15:paraId="18D5D363" w15:done="0"/>
  <w15:commentEx w15:paraId="2DCA414E" w15:done="0"/>
  <w15:commentEx w15:paraId="1CA51BB2" w15:done="0"/>
  <w15:commentEx w15:paraId="1F986672" w15:done="0"/>
  <w15:commentEx w15:paraId="1AE24E96" w15:done="0"/>
  <w15:commentEx w15:paraId="1438A108" w15:done="0"/>
  <w15:commentEx w15:paraId="4623A0D6" w15:done="0"/>
  <w15:commentEx w15:paraId="03279272" w15:done="0"/>
  <w15:commentEx w15:paraId="523C8C99" w15:done="0"/>
  <w15:commentEx w15:paraId="2C1F813D" w15:done="0"/>
  <w15:commentEx w15:paraId="507B19DA" w15:done="0"/>
  <w15:commentEx w15:paraId="792E87AF" w15:done="0"/>
  <w15:commentEx w15:paraId="08BE8492" w15:done="0"/>
  <w15:commentEx w15:paraId="51D1B31C" w15:done="0"/>
  <w15:commentEx w15:paraId="345E6409" w15:done="0"/>
  <w15:commentEx w15:paraId="22D604ED" w15:done="0"/>
  <w15:commentEx w15:paraId="60C16007" w15:done="0"/>
  <w15:commentEx w15:paraId="12CF2087" w15:done="0"/>
  <w15:commentEx w15:paraId="3662A30D" w15:done="0"/>
  <w15:commentEx w15:paraId="1BADF106" w15:done="0"/>
  <w15:commentEx w15:paraId="33735826" w15:done="0"/>
  <w15:commentEx w15:paraId="130EADDB" w15:done="0"/>
  <w15:commentEx w15:paraId="6B1B2A27" w15:done="0"/>
  <w15:commentEx w15:paraId="1753CB2C" w15:done="0"/>
  <w15:commentEx w15:paraId="1C5026FD" w15:done="0"/>
  <w15:commentEx w15:paraId="3424F796" w15:done="0"/>
  <w15:commentEx w15:paraId="674C9D99" w15:done="0"/>
  <w15:commentEx w15:paraId="4ED40615" w15:done="0"/>
  <w15:commentEx w15:paraId="3E85E431" w15:done="0"/>
  <w15:commentEx w15:paraId="05B29EFD" w15:paraIdParent="3E85E431" w15:done="0"/>
  <w15:commentEx w15:paraId="35D22DC2" w15:done="0"/>
  <w15:commentEx w15:paraId="6DBC7BF1" w15:done="0"/>
  <w15:commentEx w15:paraId="0130A7F6" w15:done="0"/>
  <w15:commentEx w15:paraId="0838911A" w15:done="0"/>
  <w15:commentEx w15:paraId="55E9B813" w15:done="0"/>
  <w15:commentEx w15:paraId="24CE006F" w15:done="0"/>
  <w15:commentEx w15:paraId="35ACC8B3" w15:done="0"/>
  <w15:commentEx w15:paraId="663A8535" w15:done="0"/>
  <w15:commentEx w15:paraId="447495F2" w15:done="0"/>
  <w15:commentEx w15:paraId="46F26773" w15:done="0"/>
  <w15:commentEx w15:paraId="5C6B4391" w15:done="0"/>
  <w15:commentEx w15:paraId="715346F9" w15:done="0"/>
  <w15:commentEx w15:paraId="38F57B53" w15:done="0"/>
  <w15:commentEx w15:paraId="68290A76" w15:done="0"/>
  <w15:commentEx w15:paraId="54089ED1" w15:done="0"/>
  <w15:commentEx w15:paraId="36DEF98F" w15:done="0"/>
  <w15:commentEx w15:paraId="6B141051" w15:done="0"/>
  <w15:commentEx w15:paraId="42A9E22B" w15:done="0"/>
  <w15:commentEx w15:paraId="1CBC6F1C" w15:paraIdParent="42A9E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B029" w16cex:dateUtc="2022-01-13T14:05:00Z"/>
  <w16cex:commentExtensible w16cex:durableId="258AAD9D" w16cex:dateUtc="2022-01-13T13:54:00Z"/>
  <w16cex:commentExtensible w16cex:durableId="258AAB8A" w16cex:dateUtc="2022-01-13T13:45:00Z"/>
  <w16cex:commentExtensible w16cex:durableId="258AAC11" w16cex:dateUtc="2022-01-13T13:48:00Z"/>
  <w16cex:commentExtensible w16cex:durableId="24E31600" w16cex:dateUtc="2021-09-08T17:59:00Z"/>
  <w16cex:commentExtensible w16cex:durableId="258AB085" w16cex:dateUtc="2022-01-13T14:07:00Z"/>
  <w16cex:commentExtensible w16cex:durableId="258AB0A4" w16cex:dateUtc="2022-01-13T14:07:00Z"/>
  <w16cex:commentExtensible w16cex:durableId="258AB0D9" w16cex:dateUtc="2022-01-13T14:08:00Z"/>
  <w16cex:commentExtensible w16cex:durableId="258AB248" w16cex:dateUtc="2022-01-13T14:14:00Z"/>
  <w16cex:commentExtensible w16cex:durableId="258AB38A" w16cex:dateUtc="2022-01-13T14:19:00Z"/>
  <w16cex:commentExtensible w16cex:durableId="258AB580" w16cex:dateUtc="2022-01-13T14:28:00Z"/>
  <w16cex:commentExtensible w16cex:durableId="258AB5DD" w16cex:dateUtc="2022-01-13T14:29:00Z"/>
  <w16cex:commentExtensible w16cex:durableId="258AB6B7" w16cex:dateUtc="2022-01-13T14:33:00Z"/>
  <w16cex:commentExtensible w16cex:durableId="24EDA4D0" w16cex:dateUtc="2021-09-16T09:11:00Z"/>
  <w16cex:commentExtensible w16cex:durableId="258AB80B" w16cex:dateUtc="2022-01-13T14:39:00Z"/>
  <w16cex:commentExtensible w16cex:durableId="258AB888" w16cex:dateUtc="2022-01-13T14:41:00Z"/>
  <w16cex:commentExtensible w16cex:durableId="258FE0DB" w16cex:dateUtc="2022-01-17T12:34:00Z"/>
  <w16cex:commentExtensible w16cex:durableId="259144F3" w16cex:dateUtc="2022-01-18T13:53:00Z"/>
  <w16cex:commentExtensible w16cex:durableId="258AC2B1" w16cex:dateUtc="2022-01-13T15:24:00Z"/>
  <w16cex:commentExtensible w16cex:durableId="25913B39" w16cex:dateUtc="2022-01-18T13:12:00Z"/>
  <w16cex:commentExtensible w16cex:durableId="25913B92" w16cex:dateUtc="2022-01-18T13:13:00Z"/>
  <w16cex:commentExtensible w16cex:durableId="25913BFE" w16cex:dateUtc="2022-01-18T13:15:00Z"/>
  <w16cex:commentExtensible w16cex:durableId="25913C5A" w16cex:dateUtc="2022-01-18T13:17:00Z"/>
  <w16cex:commentExtensible w16cex:durableId="25913C8F" w16cex:dateUtc="2022-01-18T13:18:00Z"/>
  <w16cex:commentExtensible w16cex:durableId="25913CB4" w16cex:dateUtc="2022-01-18T13:18:00Z"/>
  <w16cex:commentExtensible w16cex:durableId="25913D21" w16cex:dateUtc="2022-01-18T13:20:00Z"/>
  <w16cex:commentExtensible w16cex:durableId="25913D4C" w16cex:dateUtc="2022-01-18T13:21:00Z"/>
  <w16cex:commentExtensible w16cex:durableId="25913D91" w16cex:dateUtc="2022-01-18T13:22:00Z"/>
  <w16cex:commentExtensible w16cex:durableId="25913DB6" w16cex:dateUtc="2022-01-18T13:23:00Z"/>
  <w16cex:commentExtensible w16cex:durableId="25914222" w16cex:dateUtc="2022-01-18T13:41:00Z"/>
  <w16cex:commentExtensible w16cex:durableId="2591428D" w16cex:dateUtc="2022-01-18T13:43:00Z"/>
  <w16cex:commentExtensible w16cex:durableId="259142B8" w16cex:dateUtc="2022-01-18T13:44:00Z"/>
  <w16cex:commentExtensible w16cex:durableId="259142DD" w16cex:dateUtc="2022-01-18T13:45:00Z"/>
  <w16cex:commentExtensible w16cex:durableId="2591433D" w16cex:dateUtc="2022-01-18T13:46:00Z"/>
  <w16cex:commentExtensible w16cex:durableId="259143A3" w16cex:dateUtc="2022-01-18T13:48:00Z"/>
  <w16cex:commentExtensible w16cex:durableId="25914793" w16cex:dateUtc="2022-01-18T14:05:00Z"/>
  <w16cex:commentExtensible w16cex:durableId="254794D0" w16cex:dateUtc="2021-11-23T23:26:00Z"/>
  <w16cex:commentExtensible w16cex:durableId="258FE3D4" w16cex:dateUtc="2022-01-17T12:47:00Z"/>
  <w16cex:commentExtensible w16cex:durableId="258FE54A" w16cex:dateUtc="2022-01-17T12:53:00Z"/>
  <w16cex:commentExtensible w16cex:durableId="258FE64A" w16cex:dateUtc="2022-01-17T12:57:00Z"/>
  <w16cex:commentExtensible w16cex:durableId="258FE624" w16cex:dateUtc="2022-01-17T12:57:00Z"/>
  <w16cex:commentExtensible w16cex:durableId="258FE65B" w16cex:dateUtc="2022-01-17T12:58:00Z"/>
  <w16cex:commentExtensible w16cex:durableId="258FE9DB" w16cex:dateUtc="2022-01-17T13:12:00Z"/>
  <w16cex:commentExtensible w16cex:durableId="258FE883" w16cex:dateUtc="2022-01-17T13:07:00Z"/>
  <w16cex:commentExtensible w16cex:durableId="258FE7ED" w16cex:dateUtc="2022-01-17T13:04:00Z"/>
  <w16cex:commentExtensible w16cex:durableId="258FE806" w16cex:dateUtc="2022-01-17T13:05:00Z"/>
  <w16cex:commentExtensible w16cex:durableId="258FE999" w16cex:dateUtc="2022-01-17T13:11:00Z"/>
  <w16cex:commentExtensible w16cex:durableId="258FE958" w16cex:dateUtc="2022-01-17T13:10:00Z"/>
  <w16cex:commentExtensible w16cex:durableId="25900B5F" w16cex:dateUtc="2022-01-17T15:35:00Z"/>
  <w16cex:commentExtensible w16cex:durableId="25900B9F" w16cex:dateUtc="2022-01-17T15:37:00Z"/>
  <w16cex:commentExtensible w16cex:durableId="25900C3B" w16cex:dateUtc="2022-01-17T15:39:00Z"/>
  <w16cex:commentExtensible w16cex:durableId="25900C65" w16cex:dateUtc="2022-01-17T15:40:00Z"/>
  <w16cex:commentExtensible w16cex:durableId="25900CDD" w16cex:dateUtc="2022-01-17T15:42:00Z"/>
  <w16cex:commentExtensible w16cex:durableId="24E31670" w16cex:dateUtc="2021-09-08T18:01:00Z"/>
  <w16cex:commentExtensible w16cex:durableId="25901F2D" w16cex:dateUtc="2022-01-17T17:00:00Z"/>
  <w16cex:commentExtensible w16cex:durableId="259023C2" w16cex:dateUtc="2022-01-17T17:20:00Z"/>
  <w16cex:commentExtensible w16cex:durableId="2590238F" w16cex:dateUtc="2022-01-17T17:19:00Z"/>
  <w16cex:commentExtensible w16cex:durableId="259023A9" w16cex:dateUtc="2022-01-17T17:19:00Z"/>
  <w16cex:commentExtensible w16cex:durableId="2540F0C3" w16cex:dateUtc="2021-11-18T22:33:00Z"/>
  <w16cex:commentExtensible w16cex:durableId="2590263E" w16cex:dateUtc="2022-01-17T17:30:00Z"/>
  <w16cex:commentExtensible w16cex:durableId="25902506" w16cex:dateUtc="2022-01-17T17:25:00Z"/>
  <w16cex:commentExtensible w16cex:durableId="25902422" w16cex:dateUtc="2022-01-17T17:21:00Z"/>
  <w16cex:commentExtensible w16cex:durableId="25902900" w16cex:dateUtc="2022-01-17T17:42:00Z"/>
  <w16cex:commentExtensible w16cex:durableId="25475385" w16cex:dateUtc="2021-11-23T18:48:00Z"/>
  <w16cex:commentExtensible w16cex:durableId="2591192F" w16cex:dateUtc="2022-01-18T10:47:00Z"/>
  <w16cex:commentExtensible w16cex:durableId="259121B0" w16cex:dateUtc="2022-01-18T11:23:00Z"/>
  <w16cex:commentExtensible w16cex:durableId="25914967" w16cex:dateUtc="2022-01-18T14:12:00Z"/>
  <w16cex:commentExtensible w16cex:durableId="255228C1" w16cex:dateUtc="2021-12-02T00:00:00Z"/>
  <w16cex:commentExtensible w16cex:durableId="258AD092" w16cex:dateUtc="2022-01-13T16:23:00Z"/>
  <w16cex:commentExtensible w16cex:durableId="2591261A" w16cex:dateUtc="2022-01-18T11:42:00Z"/>
  <w16cex:commentExtensible w16cex:durableId="25912322" w16cex:dateUtc="2022-01-18T11:29:00Z"/>
  <w16cex:commentExtensible w16cex:durableId="259123E9" w16cex:dateUtc="2022-01-18T11:32:00Z"/>
  <w16cex:commentExtensible w16cex:durableId="2591263F" w16cex:dateUtc="2022-01-18T11:42:00Z"/>
  <w16cex:commentExtensible w16cex:durableId="25912974" w16cex:dateUtc="2022-01-18T11:56:00Z"/>
  <w16cex:commentExtensible w16cex:durableId="25914B02" w16cex:dateUtc="2022-01-18T14:19:00Z"/>
  <w16cex:commentExtensible w16cex:durableId="25912D74" w16cex:dateUtc="2022-01-18T12:13:00Z"/>
  <w16cex:commentExtensible w16cex:durableId="25912F9A" w16cex:dateUtc="2022-01-18T12:22:00Z"/>
  <w16cex:commentExtensible w16cex:durableId="25912B90" w16cex:dateUtc="2022-01-18T12:05:00Z"/>
  <w16cex:commentExtensible w16cex:durableId="25912D1D" w16cex:dateUtc="2022-01-18T12:12:00Z"/>
  <w16cex:commentExtensible w16cex:durableId="259131A4" w16cex:dateUtc="2022-01-18T12:31:00Z"/>
  <w16cex:commentExtensible w16cex:durableId="25913149" w16cex:dateUtc="2022-01-18T12:30:00Z"/>
  <w16cex:commentExtensible w16cex:durableId="25913320" w16cex:dateUtc="2022-01-18T12:37:00Z"/>
  <w16cex:commentExtensible w16cex:durableId="25913362" w16cex:dateUtc="2022-01-18T12:38:00Z"/>
  <w16cex:commentExtensible w16cex:durableId="259137AC" w16cex:dateUtc="2022-01-18T12:57:00Z"/>
  <w16cex:commentExtensible w16cex:durableId="258AD02C" w16cex:dateUtc="2022-01-13T16:22:00Z"/>
  <w16cex:commentExtensible w16cex:durableId="2591384A" w16cex:dateUtc="2022-01-18T12:59:00Z"/>
  <w16cex:commentExtensible w16cex:durableId="2566BE91" w16cex:dateUtc="2021-12-17T14:45:00Z"/>
  <w16cex:commentExtensible w16cex:durableId="258AD107" w16cex:dateUtc="2022-01-13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F6532D" w16cid:durableId="258AB029"/>
  <w16cid:commentId w16cid:paraId="1A54B4BB" w16cid:durableId="258AAD9D"/>
  <w16cid:commentId w16cid:paraId="625FF55E" w16cid:durableId="258AAB8A"/>
  <w16cid:commentId w16cid:paraId="77ABAE21" w16cid:durableId="258AAC11"/>
  <w16cid:commentId w16cid:paraId="49D52033" w16cid:durableId="24E31600"/>
  <w16cid:commentId w16cid:paraId="3EF6BCBD" w16cid:durableId="258AB085"/>
  <w16cid:commentId w16cid:paraId="20CD4372" w16cid:durableId="258AB0A4"/>
  <w16cid:commentId w16cid:paraId="74C4EC9D" w16cid:durableId="258AB0D9"/>
  <w16cid:commentId w16cid:paraId="0C3D1EDF" w16cid:durableId="258AB248"/>
  <w16cid:commentId w16cid:paraId="4A66E61F" w16cid:durableId="258AB38A"/>
  <w16cid:commentId w16cid:paraId="47CB1276" w16cid:durableId="258AB580"/>
  <w16cid:commentId w16cid:paraId="285A7D1F" w16cid:durableId="258AB5DD"/>
  <w16cid:commentId w16cid:paraId="078BD165" w16cid:durableId="258AB6B7"/>
  <w16cid:commentId w16cid:paraId="4B846D2F" w16cid:durableId="24EDA4D0"/>
  <w16cid:commentId w16cid:paraId="64896920" w16cid:durableId="258AB80B"/>
  <w16cid:commentId w16cid:paraId="53499B50" w16cid:durableId="258AB888"/>
  <w16cid:commentId w16cid:paraId="3711265F" w16cid:durableId="258FE0DB"/>
  <w16cid:commentId w16cid:paraId="29E2686A" w16cid:durableId="259144F3"/>
  <w16cid:commentId w16cid:paraId="14083DDB" w16cid:durableId="258AC2B1"/>
  <w16cid:commentId w16cid:paraId="21D1BFCD" w16cid:durableId="25913B39"/>
  <w16cid:commentId w16cid:paraId="0B14D9BD" w16cid:durableId="25913B92"/>
  <w16cid:commentId w16cid:paraId="55858668" w16cid:durableId="25913BFE"/>
  <w16cid:commentId w16cid:paraId="6858896B" w16cid:durableId="25913C5A"/>
  <w16cid:commentId w16cid:paraId="22CE9B22" w16cid:durableId="25913C8F"/>
  <w16cid:commentId w16cid:paraId="6685C1EE" w16cid:durableId="25913CB4"/>
  <w16cid:commentId w16cid:paraId="3ED465F3" w16cid:durableId="25913D21"/>
  <w16cid:commentId w16cid:paraId="655FD554" w16cid:durableId="25913D4C"/>
  <w16cid:commentId w16cid:paraId="76233EAE" w16cid:durableId="25913D91"/>
  <w16cid:commentId w16cid:paraId="15F51EF9" w16cid:durableId="25913DB6"/>
  <w16cid:commentId w16cid:paraId="62941D49" w16cid:durableId="25914222"/>
  <w16cid:commentId w16cid:paraId="25136609" w16cid:durableId="2591428D"/>
  <w16cid:commentId w16cid:paraId="41016AFD" w16cid:durableId="259142B8"/>
  <w16cid:commentId w16cid:paraId="60B241E3" w16cid:durableId="259142DD"/>
  <w16cid:commentId w16cid:paraId="20C4AABB" w16cid:durableId="2591433D"/>
  <w16cid:commentId w16cid:paraId="5C4BA082" w16cid:durableId="259143A3"/>
  <w16cid:commentId w16cid:paraId="5F331D17" w16cid:durableId="25914793"/>
  <w16cid:commentId w16cid:paraId="4A7C5EE8" w16cid:durableId="254794D0"/>
  <w16cid:commentId w16cid:paraId="6D4D13DB" w16cid:durableId="258FE3D4"/>
  <w16cid:commentId w16cid:paraId="22DFD832" w16cid:durableId="258FE54A"/>
  <w16cid:commentId w16cid:paraId="18D5D363" w16cid:durableId="258FE64A"/>
  <w16cid:commentId w16cid:paraId="2DCA414E" w16cid:durableId="258FE624"/>
  <w16cid:commentId w16cid:paraId="1CA51BB2" w16cid:durableId="258FE65B"/>
  <w16cid:commentId w16cid:paraId="1F986672" w16cid:durableId="258FE9DB"/>
  <w16cid:commentId w16cid:paraId="1AE24E96" w16cid:durableId="258FE883"/>
  <w16cid:commentId w16cid:paraId="1438A108" w16cid:durableId="258FE7ED"/>
  <w16cid:commentId w16cid:paraId="4623A0D6" w16cid:durableId="258FE806"/>
  <w16cid:commentId w16cid:paraId="03279272" w16cid:durableId="258FE999"/>
  <w16cid:commentId w16cid:paraId="523C8C99" w16cid:durableId="258FE958"/>
  <w16cid:commentId w16cid:paraId="2C1F813D" w16cid:durableId="25900B5F"/>
  <w16cid:commentId w16cid:paraId="507B19DA" w16cid:durableId="25900B9F"/>
  <w16cid:commentId w16cid:paraId="792E87AF" w16cid:durableId="25900C3B"/>
  <w16cid:commentId w16cid:paraId="08BE8492" w16cid:durableId="25900C65"/>
  <w16cid:commentId w16cid:paraId="51D1B31C" w16cid:durableId="25900CDD"/>
  <w16cid:commentId w16cid:paraId="345E6409" w16cid:durableId="24E31670"/>
  <w16cid:commentId w16cid:paraId="22D604ED" w16cid:durableId="25901F2D"/>
  <w16cid:commentId w16cid:paraId="60C16007" w16cid:durableId="259023C2"/>
  <w16cid:commentId w16cid:paraId="12CF2087" w16cid:durableId="2590238F"/>
  <w16cid:commentId w16cid:paraId="3662A30D" w16cid:durableId="259023A9"/>
  <w16cid:commentId w16cid:paraId="1BADF106" w16cid:durableId="2540F0C3"/>
  <w16cid:commentId w16cid:paraId="33735826" w16cid:durableId="2590263E"/>
  <w16cid:commentId w16cid:paraId="130EADDB" w16cid:durableId="25902506"/>
  <w16cid:commentId w16cid:paraId="6B1B2A27" w16cid:durableId="25902422"/>
  <w16cid:commentId w16cid:paraId="1753CB2C" w16cid:durableId="25902900"/>
  <w16cid:commentId w16cid:paraId="1C5026FD" w16cid:durableId="25475385"/>
  <w16cid:commentId w16cid:paraId="3424F796" w16cid:durableId="2591192F"/>
  <w16cid:commentId w16cid:paraId="674C9D99" w16cid:durableId="259121B0"/>
  <w16cid:commentId w16cid:paraId="4ED40615" w16cid:durableId="25914967"/>
  <w16cid:commentId w16cid:paraId="3E85E431" w16cid:durableId="255228C1"/>
  <w16cid:commentId w16cid:paraId="05B29EFD" w16cid:durableId="258AD092"/>
  <w16cid:commentId w16cid:paraId="35D22DC2" w16cid:durableId="2591261A"/>
  <w16cid:commentId w16cid:paraId="6DBC7BF1" w16cid:durableId="25912322"/>
  <w16cid:commentId w16cid:paraId="0130A7F6" w16cid:durableId="259123E9"/>
  <w16cid:commentId w16cid:paraId="0838911A" w16cid:durableId="2591263F"/>
  <w16cid:commentId w16cid:paraId="55E9B813" w16cid:durableId="25912974"/>
  <w16cid:commentId w16cid:paraId="24CE006F" w16cid:durableId="25914B02"/>
  <w16cid:commentId w16cid:paraId="35ACC8B3" w16cid:durableId="25912D74"/>
  <w16cid:commentId w16cid:paraId="663A8535" w16cid:durableId="25912F9A"/>
  <w16cid:commentId w16cid:paraId="447495F2" w16cid:durableId="25912B90"/>
  <w16cid:commentId w16cid:paraId="46F26773" w16cid:durableId="25912D1D"/>
  <w16cid:commentId w16cid:paraId="5C6B4391" w16cid:durableId="259131A4"/>
  <w16cid:commentId w16cid:paraId="715346F9" w16cid:durableId="25913149"/>
  <w16cid:commentId w16cid:paraId="38F57B53" w16cid:durableId="25913320"/>
  <w16cid:commentId w16cid:paraId="68290A76" w16cid:durableId="25913362"/>
  <w16cid:commentId w16cid:paraId="54089ED1" w16cid:durableId="259137AC"/>
  <w16cid:commentId w16cid:paraId="36DEF98F" w16cid:durableId="258AD02C"/>
  <w16cid:commentId w16cid:paraId="6B141051" w16cid:durableId="2591384A"/>
  <w16cid:commentId w16cid:paraId="42A9E22B" w16cid:durableId="2566BE91"/>
  <w16cid:commentId w16cid:paraId="1CBC6F1C" w16cid:durableId="258AD1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513A2" w14:textId="77777777" w:rsidR="0024292C" w:rsidRDefault="0024292C" w:rsidP="00EB55B9">
      <w:pPr>
        <w:spacing w:after="0" w:line="240" w:lineRule="auto"/>
      </w:pPr>
      <w:r>
        <w:separator/>
      </w:r>
    </w:p>
  </w:endnote>
  <w:endnote w:type="continuationSeparator" w:id="0">
    <w:p w14:paraId="19E3107F" w14:textId="77777777" w:rsidR="0024292C" w:rsidRDefault="0024292C"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D3A1B" w14:textId="77777777" w:rsidR="0024292C" w:rsidRDefault="0024292C" w:rsidP="00EB55B9">
      <w:pPr>
        <w:spacing w:after="0" w:line="240" w:lineRule="auto"/>
      </w:pPr>
      <w:r>
        <w:separator/>
      </w:r>
    </w:p>
  </w:footnote>
  <w:footnote w:type="continuationSeparator" w:id="0">
    <w:p w14:paraId="164F2040" w14:textId="77777777" w:rsidR="0024292C" w:rsidRDefault="0024292C"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proofErr w:type="spellStart"/>
    <w:r>
      <w:t>lsatTS</w:t>
    </w:r>
    <w:proofErr w:type="spellEnd"/>
    <w:r>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Johann Assmann">
    <w15:presenceInfo w15:providerId="AD" w15:userId="S::au634851@uni.au.dk::3d742933-92a9-482a-84fa-4d2b77008438"/>
  </w15:person>
  <w15:person w15:author="Logan Berner">
    <w15:presenceInfo w15:providerId="AD" w15:userId="S::logan.berner@nau.edu::f6fd0f1c-29fe-43bb-99fa-550384ef13aa"/>
  </w15:person>
  <w15:person w15:author="Logan Berner [2]">
    <w15:presenceInfo w15:providerId="AD" w15:userId="S::Logan.Berner@nau.edu::f6fd0f1c-29fe-43bb-99fa-550384ef1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902&lt;/item&gt;&lt;item&gt;998&lt;/item&gt;&lt;item&gt;1124&lt;/item&gt;&lt;item&gt;1126&lt;/item&gt;&lt;item&gt;1404&lt;/item&gt;&lt;item&gt;1560&lt;/item&gt;&lt;item&gt;1934&lt;/item&gt;&lt;item&gt;2741&lt;/item&gt;&lt;item&gt;3235&lt;/item&gt;&lt;item&gt;3251&lt;/item&gt;&lt;item&gt;3320&lt;/item&gt;&lt;item&gt;3341&lt;/item&gt;&lt;item&gt;3374&lt;/item&gt;&lt;item&gt;3408&lt;/item&gt;&lt;item&gt;3411&lt;/item&gt;&lt;item&gt;3587&lt;/item&gt;&lt;item&gt;3590&lt;/item&gt;&lt;item&gt;3608&lt;/item&gt;&lt;item&gt;3683&lt;/item&gt;&lt;item&gt;3699&lt;/item&gt;&lt;item&gt;3713&lt;/item&gt;&lt;item&gt;3715&lt;/item&gt;&lt;item&gt;3737&lt;/item&gt;&lt;item&gt;3755&lt;/item&gt;&lt;item&gt;3875&lt;/item&gt;&lt;item&gt;3959&lt;/item&gt;&lt;item&gt;4038&lt;/item&gt;&lt;item&gt;4115&lt;/item&gt;&lt;item&gt;4147&lt;/item&gt;&lt;item&gt;4261&lt;/item&gt;&lt;item&gt;4344&lt;/item&gt;&lt;item&gt;4460&lt;/item&gt;&lt;item&gt;4476&lt;/item&gt;&lt;item&gt;4485&lt;/item&gt;&lt;item&gt;4489&lt;/item&gt;&lt;item&gt;4495&lt;/item&gt;&lt;item&gt;4501&lt;/item&gt;&lt;item&gt;4506&lt;/item&gt;&lt;item&gt;4513&lt;/item&gt;&lt;item&gt;4603&lt;/item&gt;&lt;item&gt;4641&lt;/item&gt;&lt;item&gt;4642&lt;/item&gt;&lt;item&gt;4643&lt;/item&gt;&lt;item&gt;4644&lt;/item&gt;&lt;item&gt;4645&lt;/item&gt;&lt;item&gt;4646&lt;/item&gt;&lt;item&gt;4647&lt;/item&gt;&lt;item&gt;4683&lt;/item&gt;&lt;/record-ids&gt;&lt;/item&gt;&lt;/Libraries&gt;"/>
  </w:docVars>
  <w:rsids>
    <w:rsidRoot w:val="00B45079"/>
    <w:rsid w:val="00000EE0"/>
    <w:rsid w:val="00000F29"/>
    <w:rsid w:val="000113B1"/>
    <w:rsid w:val="0001570C"/>
    <w:rsid w:val="00017A95"/>
    <w:rsid w:val="00017FC4"/>
    <w:rsid w:val="000213B5"/>
    <w:rsid w:val="00021EA0"/>
    <w:rsid w:val="00026B19"/>
    <w:rsid w:val="00027CD4"/>
    <w:rsid w:val="00030698"/>
    <w:rsid w:val="00030ECE"/>
    <w:rsid w:val="0003542E"/>
    <w:rsid w:val="0003731F"/>
    <w:rsid w:val="00043FE1"/>
    <w:rsid w:val="00046811"/>
    <w:rsid w:val="00053779"/>
    <w:rsid w:val="00061F79"/>
    <w:rsid w:val="00063289"/>
    <w:rsid w:val="000632ED"/>
    <w:rsid w:val="00066377"/>
    <w:rsid w:val="00067A0C"/>
    <w:rsid w:val="000836F0"/>
    <w:rsid w:val="00084ABC"/>
    <w:rsid w:val="000853A5"/>
    <w:rsid w:val="00085BFC"/>
    <w:rsid w:val="00086314"/>
    <w:rsid w:val="00086E6F"/>
    <w:rsid w:val="00090A00"/>
    <w:rsid w:val="00091684"/>
    <w:rsid w:val="00092A9C"/>
    <w:rsid w:val="000A3118"/>
    <w:rsid w:val="000B1752"/>
    <w:rsid w:val="000B2AC7"/>
    <w:rsid w:val="000B4516"/>
    <w:rsid w:val="000B4776"/>
    <w:rsid w:val="000B55F0"/>
    <w:rsid w:val="000B7FBE"/>
    <w:rsid w:val="000C275F"/>
    <w:rsid w:val="000C45BD"/>
    <w:rsid w:val="000D2C2B"/>
    <w:rsid w:val="000D7B44"/>
    <w:rsid w:val="000E3D0E"/>
    <w:rsid w:val="000E494E"/>
    <w:rsid w:val="000F793A"/>
    <w:rsid w:val="001001ED"/>
    <w:rsid w:val="00100C55"/>
    <w:rsid w:val="0010487C"/>
    <w:rsid w:val="0010542A"/>
    <w:rsid w:val="00106C4B"/>
    <w:rsid w:val="001103C0"/>
    <w:rsid w:val="00112A36"/>
    <w:rsid w:val="00112D34"/>
    <w:rsid w:val="0011636F"/>
    <w:rsid w:val="001207D5"/>
    <w:rsid w:val="00132CED"/>
    <w:rsid w:val="00142AEA"/>
    <w:rsid w:val="00143A07"/>
    <w:rsid w:val="00152A6E"/>
    <w:rsid w:val="00154C6C"/>
    <w:rsid w:val="001630D3"/>
    <w:rsid w:val="00165D80"/>
    <w:rsid w:val="00176605"/>
    <w:rsid w:val="001810F1"/>
    <w:rsid w:val="001813F3"/>
    <w:rsid w:val="001828AC"/>
    <w:rsid w:val="00187CFE"/>
    <w:rsid w:val="00187E5F"/>
    <w:rsid w:val="001939FE"/>
    <w:rsid w:val="001A1A95"/>
    <w:rsid w:val="001A340C"/>
    <w:rsid w:val="001A52CF"/>
    <w:rsid w:val="001A5ABB"/>
    <w:rsid w:val="001A6C2D"/>
    <w:rsid w:val="001B11B4"/>
    <w:rsid w:val="001B7BF7"/>
    <w:rsid w:val="001C6506"/>
    <w:rsid w:val="001C7F28"/>
    <w:rsid w:val="001D0495"/>
    <w:rsid w:val="001D6A71"/>
    <w:rsid w:val="001E0248"/>
    <w:rsid w:val="001F7571"/>
    <w:rsid w:val="00206CCE"/>
    <w:rsid w:val="002117B8"/>
    <w:rsid w:val="00211EE3"/>
    <w:rsid w:val="002125DD"/>
    <w:rsid w:val="0022005E"/>
    <w:rsid w:val="00220D01"/>
    <w:rsid w:val="00222227"/>
    <w:rsid w:val="00222917"/>
    <w:rsid w:val="00224AF0"/>
    <w:rsid w:val="002333D3"/>
    <w:rsid w:val="0023661A"/>
    <w:rsid w:val="00236CA0"/>
    <w:rsid w:val="0024136F"/>
    <w:rsid w:val="002419C3"/>
    <w:rsid w:val="0024292C"/>
    <w:rsid w:val="00250EE3"/>
    <w:rsid w:val="00255A52"/>
    <w:rsid w:val="00260A15"/>
    <w:rsid w:val="0026479A"/>
    <w:rsid w:val="0027670E"/>
    <w:rsid w:val="00283C96"/>
    <w:rsid w:val="0028596A"/>
    <w:rsid w:val="0029290E"/>
    <w:rsid w:val="00295A46"/>
    <w:rsid w:val="002A52FE"/>
    <w:rsid w:val="002B23A4"/>
    <w:rsid w:val="002B50C5"/>
    <w:rsid w:val="002B7D02"/>
    <w:rsid w:val="002C102D"/>
    <w:rsid w:val="002C1AC5"/>
    <w:rsid w:val="002C207C"/>
    <w:rsid w:val="002C22A6"/>
    <w:rsid w:val="002C27C7"/>
    <w:rsid w:val="002C3EDF"/>
    <w:rsid w:val="002D1352"/>
    <w:rsid w:val="002D37A0"/>
    <w:rsid w:val="002F1CCE"/>
    <w:rsid w:val="002F69EB"/>
    <w:rsid w:val="002F6EE8"/>
    <w:rsid w:val="00302291"/>
    <w:rsid w:val="0031164E"/>
    <w:rsid w:val="00313C20"/>
    <w:rsid w:val="00316EED"/>
    <w:rsid w:val="00325450"/>
    <w:rsid w:val="0032733C"/>
    <w:rsid w:val="00327C86"/>
    <w:rsid w:val="00330786"/>
    <w:rsid w:val="00354DD8"/>
    <w:rsid w:val="00356130"/>
    <w:rsid w:val="00364053"/>
    <w:rsid w:val="00364FF9"/>
    <w:rsid w:val="00367507"/>
    <w:rsid w:val="00370A44"/>
    <w:rsid w:val="003801EF"/>
    <w:rsid w:val="00381CED"/>
    <w:rsid w:val="003827D4"/>
    <w:rsid w:val="003841A8"/>
    <w:rsid w:val="00385C4F"/>
    <w:rsid w:val="003861ED"/>
    <w:rsid w:val="0039029E"/>
    <w:rsid w:val="003934F7"/>
    <w:rsid w:val="00397810"/>
    <w:rsid w:val="003A0764"/>
    <w:rsid w:val="003A590F"/>
    <w:rsid w:val="003A6063"/>
    <w:rsid w:val="003A652A"/>
    <w:rsid w:val="003A7C5C"/>
    <w:rsid w:val="003B12C7"/>
    <w:rsid w:val="003B34A7"/>
    <w:rsid w:val="003B3F84"/>
    <w:rsid w:val="003C7159"/>
    <w:rsid w:val="003C73CA"/>
    <w:rsid w:val="003C7D0B"/>
    <w:rsid w:val="003D2455"/>
    <w:rsid w:val="003D7172"/>
    <w:rsid w:val="003E129D"/>
    <w:rsid w:val="003E2207"/>
    <w:rsid w:val="003E6880"/>
    <w:rsid w:val="003F69BD"/>
    <w:rsid w:val="004015C4"/>
    <w:rsid w:val="00410E1D"/>
    <w:rsid w:val="0042225A"/>
    <w:rsid w:val="00422AD6"/>
    <w:rsid w:val="004252F6"/>
    <w:rsid w:val="00444C3E"/>
    <w:rsid w:val="0045166C"/>
    <w:rsid w:val="00452483"/>
    <w:rsid w:val="00455CB4"/>
    <w:rsid w:val="00455E25"/>
    <w:rsid w:val="00461546"/>
    <w:rsid w:val="00461791"/>
    <w:rsid w:val="004673D8"/>
    <w:rsid w:val="00470475"/>
    <w:rsid w:val="00477254"/>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FA"/>
    <w:rsid w:val="004C0EA9"/>
    <w:rsid w:val="004C6B84"/>
    <w:rsid w:val="004C73F6"/>
    <w:rsid w:val="004D127F"/>
    <w:rsid w:val="004D618D"/>
    <w:rsid w:val="004E3859"/>
    <w:rsid w:val="004F168E"/>
    <w:rsid w:val="004F2FB5"/>
    <w:rsid w:val="00505DD9"/>
    <w:rsid w:val="00510C38"/>
    <w:rsid w:val="00512B9D"/>
    <w:rsid w:val="00517382"/>
    <w:rsid w:val="005204D5"/>
    <w:rsid w:val="00524784"/>
    <w:rsid w:val="00530265"/>
    <w:rsid w:val="0053457C"/>
    <w:rsid w:val="005355BF"/>
    <w:rsid w:val="0053565B"/>
    <w:rsid w:val="0054446A"/>
    <w:rsid w:val="005463A4"/>
    <w:rsid w:val="00552762"/>
    <w:rsid w:val="0055286D"/>
    <w:rsid w:val="00557FC1"/>
    <w:rsid w:val="00565361"/>
    <w:rsid w:val="005666F1"/>
    <w:rsid w:val="00573E37"/>
    <w:rsid w:val="00577ADD"/>
    <w:rsid w:val="00580DEC"/>
    <w:rsid w:val="00581C05"/>
    <w:rsid w:val="005937E1"/>
    <w:rsid w:val="00595CA6"/>
    <w:rsid w:val="00597C15"/>
    <w:rsid w:val="005A303F"/>
    <w:rsid w:val="005A3048"/>
    <w:rsid w:val="005A4808"/>
    <w:rsid w:val="005A4E98"/>
    <w:rsid w:val="005B13AD"/>
    <w:rsid w:val="005B2946"/>
    <w:rsid w:val="005B537A"/>
    <w:rsid w:val="005B6315"/>
    <w:rsid w:val="005C2852"/>
    <w:rsid w:val="005D0F35"/>
    <w:rsid w:val="005D292B"/>
    <w:rsid w:val="005D2FC7"/>
    <w:rsid w:val="005D5BE1"/>
    <w:rsid w:val="005E4BF1"/>
    <w:rsid w:val="005E5395"/>
    <w:rsid w:val="005E7FE0"/>
    <w:rsid w:val="005F1B8E"/>
    <w:rsid w:val="005F4D9D"/>
    <w:rsid w:val="0060245B"/>
    <w:rsid w:val="00605B35"/>
    <w:rsid w:val="006065F5"/>
    <w:rsid w:val="006165C9"/>
    <w:rsid w:val="00616D58"/>
    <w:rsid w:val="006174E8"/>
    <w:rsid w:val="006264F9"/>
    <w:rsid w:val="00631F29"/>
    <w:rsid w:val="00634DE8"/>
    <w:rsid w:val="006370FB"/>
    <w:rsid w:val="00641264"/>
    <w:rsid w:val="006428EE"/>
    <w:rsid w:val="006434A0"/>
    <w:rsid w:val="0065309B"/>
    <w:rsid w:val="006533B6"/>
    <w:rsid w:val="0065746C"/>
    <w:rsid w:val="006628AB"/>
    <w:rsid w:val="00667805"/>
    <w:rsid w:val="00672194"/>
    <w:rsid w:val="00672B42"/>
    <w:rsid w:val="00676192"/>
    <w:rsid w:val="00683754"/>
    <w:rsid w:val="00683CF4"/>
    <w:rsid w:val="006866D8"/>
    <w:rsid w:val="00686EF9"/>
    <w:rsid w:val="00691FD3"/>
    <w:rsid w:val="00692972"/>
    <w:rsid w:val="00695B27"/>
    <w:rsid w:val="00695F3C"/>
    <w:rsid w:val="006B0E2B"/>
    <w:rsid w:val="006B3BD8"/>
    <w:rsid w:val="006B7C79"/>
    <w:rsid w:val="006C1182"/>
    <w:rsid w:val="006C569F"/>
    <w:rsid w:val="006D0903"/>
    <w:rsid w:val="006D5E22"/>
    <w:rsid w:val="006D7A74"/>
    <w:rsid w:val="006E07A5"/>
    <w:rsid w:val="006E0CFF"/>
    <w:rsid w:val="006E6ACB"/>
    <w:rsid w:val="006F101C"/>
    <w:rsid w:val="006F1DE6"/>
    <w:rsid w:val="006F22C8"/>
    <w:rsid w:val="0070231A"/>
    <w:rsid w:val="007039F5"/>
    <w:rsid w:val="00710AEA"/>
    <w:rsid w:val="00713812"/>
    <w:rsid w:val="0072036D"/>
    <w:rsid w:val="00723E3F"/>
    <w:rsid w:val="00724ED1"/>
    <w:rsid w:val="0072688D"/>
    <w:rsid w:val="00733108"/>
    <w:rsid w:val="00740926"/>
    <w:rsid w:val="007435E8"/>
    <w:rsid w:val="00743CCA"/>
    <w:rsid w:val="00744D59"/>
    <w:rsid w:val="00752F4E"/>
    <w:rsid w:val="00753048"/>
    <w:rsid w:val="00760EB0"/>
    <w:rsid w:val="00772E20"/>
    <w:rsid w:val="0077545D"/>
    <w:rsid w:val="00777D31"/>
    <w:rsid w:val="00782A8D"/>
    <w:rsid w:val="007831B8"/>
    <w:rsid w:val="00792C3C"/>
    <w:rsid w:val="007A1C82"/>
    <w:rsid w:val="007A23DF"/>
    <w:rsid w:val="007A39B6"/>
    <w:rsid w:val="007A5A7D"/>
    <w:rsid w:val="007B03BD"/>
    <w:rsid w:val="007B0A37"/>
    <w:rsid w:val="007B3776"/>
    <w:rsid w:val="007B3C27"/>
    <w:rsid w:val="007B3C28"/>
    <w:rsid w:val="007B3D9C"/>
    <w:rsid w:val="007B7BDA"/>
    <w:rsid w:val="007C1180"/>
    <w:rsid w:val="007C191F"/>
    <w:rsid w:val="007C21F7"/>
    <w:rsid w:val="007C7417"/>
    <w:rsid w:val="007D0865"/>
    <w:rsid w:val="007D265E"/>
    <w:rsid w:val="007D4573"/>
    <w:rsid w:val="007D4FCD"/>
    <w:rsid w:val="007E1D6D"/>
    <w:rsid w:val="007E3FF1"/>
    <w:rsid w:val="007E4CCC"/>
    <w:rsid w:val="007E53F8"/>
    <w:rsid w:val="007F3F2E"/>
    <w:rsid w:val="007F4509"/>
    <w:rsid w:val="007F5904"/>
    <w:rsid w:val="0081165D"/>
    <w:rsid w:val="008136ED"/>
    <w:rsid w:val="00816270"/>
    <w:rsid w:val="00817E57"/>
    <w:rsid w:val="00823879"/>
    <w:rsid w:val="008251A3"/>
    <w:rsid w:val="00830D9B"/>
    <w:rsid w:val="00831471"/>
    <w:rsid w:val="008361F7"/>
    <w:rsid w:val="0084197A"/>
    <w:rsid w:val="008504BE"/>
    <w:rsid w:val="008507EA"/>
    <w:rsid w:val="008642A0"/>
    <w:rsid w:val="00870CD6"/>
    <w:rsid w:val="00873A38"/>
    <w:rsid w:val="008742A4"/>
    <w:rsid w:val="00882101"/>
    <w:rsid w:val="00884781"/>
    <w:rsid w:val="00885AA9"/>
    <w:rsid w:val="0088661F"/>
    <w:rsid w:val="00891554"/>
    <w:rsid w:val="00891EB6"/>
    <w:rsid w:val="008A44EA"/>
    <w:rsid w:val="008A516D"/>
    <w:rsid w:val="008A5ECC"/>
    <w:rsid w:val="008A7E5B"/>
    <w:rsid w:val="008B0935"/>
    <w:rsid w:val="008B108D"/>
    <w:rsid w:val="008B36FF"/>
    <w:rsid w:val="008B447D"/>
    <w:rsid w:val="008B6649"/>
    <w:rsid w:val="008B7582"/>
    <w:rsid w:val="008C0623"/>
    <w:rsid w:val="008C1B59"/>
    <w:rsid w:val="008C2C3E"/>
    <w:rsid w:val="008C6BC7"/>
    <w:rsid w:val="008D37EB"/>
    <w:rsid w:val="008E00FD"/>
    <w:rsid w:val="008E2E43"/>
    <w:rsid w:val="008E5B68"/>
    <w:rsid w:val="008F417E"/>
    <w:rsid w:val="008F54FE"/>
    <w:rsid w:val="00901B6E"/>
    <w:rsid w:val="009073E5"/>
    <w:rsid w:val="00913009"/>
    <w:rsid w:val="009148B0"/>
    <w:rsid w:val="00926960"/>
    <w:rsid w:val="009269E2"/>
    <w:rsid w:val="009300AA"/>
    <w:rsid w:val="009304AA"/>
    <w:rsid w:val="00933678"/>
    <w:rsid w:val="009352DA"/>
    <w:rsid w:val="00941058"/>
    <w:rsid w:val="0094106D"/>
    <w:rsid w:val="00943AA8"/>
    <w:rsid w:val="0094458F"/>
    <w:rsid w:val="0094680D"/>
    <w:rsid w:val="00946A12"/>
    <w:rsid w:val="00947DFB"/>
    <w:rsid w:val="009525C2"/>
    <w:rsid w:val="00952E21"/>
    <w:rsid w:val="009542CB"/>
    <w:rsid w:val="00957BEF"/>
    <w:rsid w:val="009602A2"/>
    <w:rsid w:val="00961EC4"/>
    <w:rsid w:val="009627D5"/>
    <w:rsid w:val="009705F9"/>
    <w:rsid w:val="00982076"/>
    <w:rsid w:val="00984A37"/>
    <w:rsid w:val="009861B2"/>
    <w:rsid w:val="009904A0"/>
    <w:rsid w:val="00993BF9"/>
    <w:rsid w:val="0099430B"/>
    <w:rsid w:val="00995E10"/>
    <w:rsid w:val="009A02B9"/>
    <w:rsid w:val="009A13A8"/>
    <w:rsid w:val="009B1F98"/>
    <w:rsid w:val="009B3CB1"/>
    <w:rsid w:val="009B4E3B"/>
    <w:rsid w:val="009C1EBF"/>
    <w:rsid w:val="009C3125"/>
    <w:rsid w:val="009C68F5"/>
    <w:rsid w:val="009D5EB4"/>
    <w:rsid w:val="009E095F"/>
    <w:rsid w:val="009E67BA"/>
    <w:rsid w:val="009F2CF6"/>
    <w:rsid w:val="009F3E05"/>
    <w:rsid w:val="009F6ED4"/>
    <w:rsid w:val="00A07B97"/>
    <w:rsid w:val="00A12244"/>
    <w:rsid w:val="00A21146"/>
    <w:rsid w:val="00A27697"/>
    <w:rsid w:val="00A40441"/>
    <w:rsid w:val="00A5191C"/>
    <w:rsid w:val="00A53BAA"/>
    <w:rsid w:val="00A5674D"/>
    <w:rsid w:val="00A655E2"/>
    <w:rsid w:val="00A65A7A"/>
    <w:rsid w:val="00A70F9A"/>
    <w:rsid w:val="00A741CD"/>
    <w:rsid w:val="00A8338D"/>
    <w:rsid w:val="00A9244D"/>
    <w:rsid w:val="00A92AB4"/>
    <w:rsid w:val="00A94C0E"/>
    <w:rsid w:val="00A95307"/>
    <w:rsid w:val="00AA07D4"/>
    <w:rsid w:val="00AA2D22"/>
    <w:rsid w:val="00AA5E20"/>
    <w:rsid w:val="00AB15E1"/>
    <w:rsid w:val="00AC37E0"/>
    <w:rsid w:val="00AC5128"/>
    <w:rsid w:val="00AC568D"/>
    <w:rsid w:val="00AC61AC"/>
    <w:rsid w:val="00AD0531"/>
    <w:rsid w:val="00AE0CAB"/>
    <w:rsid w:val="00AE0D98"/>
    <w:rsid w:val="00AE41FA"/>
    <w:rsid w:val="00AF2E38"/>
    <w:rsid w:val="00B06565"/>
    <w:rsid w:val="00B15E21"/>
    <w:rsid w:val="00B16CB2"/>
    <w:rsid w:val="00B2614B"/>
    <w:rsid w:val="00B26A5B"/>
    <w:rsid w:val="00B30D29"/>
    <w:rsid w:val="00B314FD"/>
    <w:rsid w:val="00B33ACC"/>
    <w:rsid w:val="00B35AFF"/>
    <w:rsid w:val="00B40D0C"/>
    <w:rsid w:val="00B41BE5"/>
    <w:rsid w:val="00B42316"/>
    <w:rsid w:val="00B45079"/>
    <w:rsid w:val="00B542D1"/>
    <w:rsid w:val="00B611CE"/>
    <w:rsid w:val="00B62D7F"/>
    <w:rsid w:val="00B731F7"/>
    <w:rsid w:val="00B80C10"/>
    <w:rsid w:val="00B82B05"/>
    <w:rsid w:val="00B83938"/>
    <w:rsid w:val="00B8433F"/>
    <w:rsid w:val="00B93165"/>
    <w:rsid w:val="00B963CB"/>
    <w:rsid w:val="00BA31A6"/>
    <w:rsid w:val="00BA4386"/>
    <w:rsid w:val="00BA6731"/>
    <w:rsid w:val="00BB0AD5"/>
    <w:rsid w:val="00BB2B7A"/>
    <w:rsid w:val="00BB72FF"/>
    <w:rsid w:val="00BC11CC"/>
    <w:rsid w:val="00BC2EA0"/>
    <w:rsid w:val="00BC4C4C"/>
    <w:rsid w:val="00BC4DFA"/>
    <w:rsid w:val="00BC5A0B"/>
    <w:rsid w:val="00BD5B0B"/>
    <w:rsid w:val="00BE376D"/>
    <w:rsid w:val="00BE49FA"/>
    <w:rsid w:val="00BE5642"/>
    <w:rsid w:val="00BF5EB9"/>
    <w:rsid w:val="00BF6AB4"/>
    <w:rsid w:val="00BF70E1"/>
    <w:rsid w:val="00C04880"/>
    <w:rsid w:val="00C052BB"/>
    <w:rsid w:val="00C053DC"/>
    <w:rsid w:val="00C1090E"/>
    <w:rsid w:val="00C10B1F"/>
    <w:rsid w:val="00C12C6B"/>
    <w:rsid w:val="00C12D7B"/>
    <w:rsid w:val="00C15945"/>
    <w:rsid w:val="00C16835"/>
    <w:rsid w:val="00C16839"/>
    <w:rsid w:val="00C22D1B"/>
    <w:rsid w:val="00C262DE"/>
    <w:rsid w:val="00C33E07"/>
    <w:rsid w:val="00C35802"/>
    <w:rsid w:val="00C40299"/>
    <w:rsid w:val="00C409DA"/>
    <w:rsid w:val="00C40A6A"/>
    <w:rsid w:val="00C42061"/>
    <w:rsid w:val="00C42BC6"/>
    <w:rsid w:val="00C4691F"/>
    <w:rsid w:val="00C504CF"/>
    <w:rsid w:val="00C53245"/>
    <w:rsid w:val="00C56196"/>
    <w:rsid w:val="00C579A1"/>
    <w:rsid w:val="00C57DA0"/>
    <w:rsid w:val="00C62C10"/>
    <w:rsid w:val="00C632CF"/>
    <w:rsid w:val="00C67C3C"/>
    <w:rsid w:val="00C70207"/>
    <w:rsid w:val="00C81F1B"/>
    <w:rsid w:val="00C843FD"/>
    <w:rsid w:val="00C935C1"/>
    <w:rsid w:val="00C941D3"/>
    <w:rsid w:val="00CA04F3"/>
    <w:rsid w:val="00CA07E6"/>
    <w:rsid w:val="00CA32D4"/>
    <w:rsid w:val="00CA58FF"/>
    <w:rsid w:val="00CA786D"/>
    <w:rsid w:val="00CB511D"/>
    <w:rsid w:val="00CB5ED3"/>
    <w:rsid w:val="00CB6B96"/>
    <w:rsid w:val="00CB758B"/>
    <w:rsid w:val="00CB7990"/>
    <w:rsid w:val="00CC62F7"/>
    <w:rsid w:val="00CD0704"/>
    <w:rsid w:val="00CD17FA"/>
    <w:rsid w:val="00CD5E51"/>
    <w:rsid w:val="00CD78B5"/>
    <w:rsid w:val="00CF3258"/>
    <w:rsid w:val="00D01583"/>
    <w:rsid w:val="00D016CB"/>
    <w:rsid w:val="00D04654"/>
    <w:rsid w:val="00D04F79"/>
    <w:rsid w:val="00D17E51"/>
    <w:rsid w:val="00D22669"/>
    <w:rsid w:val="00D2277A"/>
    <w:rsid w:val="00D377FC"/>
    <w:rsid w:val="00D408CA"/>
    <w:rsid w:val="00D43A8D"/>
    <w:rsid w:val="00D528E5"/>
    <w:rsid w:val="00D54F2C"/>
    <w:rsid w:val="00D61E4F"/>
    <w:rsid w:val="00D66B3D"/>
    <w:rsid w:val="00D70596"/>
    <w:rsid w:val="00D7087C"/>
    <w:rsid w:val="00D710A0"/>
    <w:rsid w:val="00D727A7"/>
    <w:rsid w:val="00D72C7F"/>
    <w:rsid w:val="00D76CC8"/>
    <w:rsid w:val="00D8312E"/>
    <w:rsid w:val="00D8318D"/>
    <w:rsid w:val="00D87B29"/>
    <w:rsid w:val="00D90A80"/>
    <w:rsid w:val="00D926B6"/>
    <w:rsid w:val="00D97A86"/>
    <w:rsid w:val="00DB0039"/>
    <w:rsid w:val="00DC2DD0"/>
    <w:rsid w:val="00DC5435"/>
    <w:rsid w:val="00DC666B"/>
    <w:rsid w:val="00DC754E"/>
    <w:rsid w:val="00DD2813"/>
    <w:rsid w:val="00DD4372"/>
    <w:rsid w:val="00DD4795"/>
    <w:rsid w:val="00DD6183"/>
    <w:rsid w:val="00DD7FD2"/>
    <w:rsid w:val="00DE26DB"/>
    <w:rsid w:val="00DE7DE5"/>
    <w:rsid w:val="00E07A3D"/>
    <w:rsid w:val="00E11FF4"/>
    <w:rsid w:val="00E12136"/>
    <w:rsid w:val="00E16F62"/>
    <w:rsid w:val="00E22D17"/>
    <w:rsid w:val="00E34891"/>
    <w:rsid w:val="00E42BBB"/>
    <w:rsid w:val="00E42C95"/>
    <w:rsid w:val="00E46970"/>
    <w:rsid w:val="00E540ED"/>
    <w:rsid w:val="00E64191"/>
    <w:rsid w:val="00E64A9E"/>
    <w:rsid w:val="00E67A26"/>
    <w:rsid w:val="00E7044B"/>
    <w:rsid w:val="00E711A1"/>
    <w:rsid w:val="00E74E5C"/>
    <w:rsid w:val="00E826E7"/>
    <w:rsid w:val="00E8337D"/>
    <w:rsid w:val="00E85484"/>
    <w:rsid w:val="00E85BA8"/>
    <w:rsid w:val="00E87545"/>
    <w:rsid w:val="00E87562"/>
    <w:rsid w:val="00E948B0"/>
    <w:rsid w:val="00E95193"/>
    <w:rsid w:val="00E963E9"/>
    <w:rsid w:val="00EA73F1"/>
    <w:rsid w:val="00EB55B9"/>
    <w:rsid w:val="00EB590F"/>
    <w:rsid w:val="00EB7B05"/>
    <w:rsid w:val="00EC0F30"/>
    <w:rsid w:val="00EC1D88"/>
    <w:rsid w:val="00EC3CA4"/>
    <w:rsid w:val="00EC5E6F"/>
    <w:rsid w:val="00ED1656"/>
    <w:rsid w:val="00ED3191"/>
    <w:rsid w:val="00ED35A2"/>
    <w:rsid w:val="00ED3DD6"/>
    <w:rsid w:val="00ED51A0"/>
    <w:rsid w:val="00ED53A7"/>
    <w:rsid w:val="00EF290A"/>
    <w:rsid w:val="00EF2C33"/>
    <w:rsid w:val="00EF4D79"/>
    <w:rsid w:val="00F001BB"/>
    <w:rsid w:val="00F01828"/>
    <w:rsid w:val="00F01C8B"/>
    <w:rsid w:val="00F07989"/>
    <w:rsid w:val="00F11683"/>
    <w:rsid w:val="00F13B8B"/>
    <w:rsid w:val="00F16EBD"/>
    <w:rsid w:val="00F24CC5"/>
    <w:rsid w:val="00F2625C"/>
    <w:rsid w:val="00F3181F"/>
    <w:rsid w:val="00F32B3D"/>
    <w:rsid w:val="00F4186D"/>
    <w:rsid w:val="00F42544"/>
    <w:rsid w:val="00F46243"/>
    <w:rsid w:val="00F50314"/>
    <w:rsid w:val="00F50F39"/>
    <w:rsid w:val="00F51A39"/>
    <w:rsid w:val="00F549DA"/>
    <w:rsid w:val="00F67DFA"/>
    <w:rsid w:val="00F71E7E"/>
    <w:rsid w:val="00F739FD"/>
    <w:rsid w:val="00F73BBE"/>
    <w:rsid w:val="00F751FB"/>
    <w:rsid w:val="00F766A1"/>
    <w:rsid w:val="00F827DE"/>
    <w:rsid w:val="00F84824"/>
    <w:rsid w:val="00F85235"/>
    <w:rsid w:val="00F858A0"/>
    <w:rsid w:val="00F97AC9"/>
    <w:rsid w:val="00FA1159"/>
    <w:rsid w:val="00FB010E"/>
    <w:rsid w:val="00FB4A83"/>
    <w:rsid w:val="00FB5579"/>
    <w:rsid w:val="00FB5A6E"/>
    <w:rsid w:val="00FB6DC3"/>
    <w:rsid w:val="00FC5166"/>
    <w:rsid w:val="00FC53BA"/>
    <w:rsid w:val="00FC58B6"/>
    <w:rsid w:val="00FC7108"/>
    <w:rsid w:val="00FD523E"/>
    <w:rsid w:val="00FD63E5"/>
    <w:rsid w:val="00FE007E"/>
    <w:rsid w:val="00FE4304"/>
    <w:rsid w:val="00FF6139"/>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semiHidden/>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semiHidden/>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abs/10.1111/jbi.13644" TargetMode="External"/><Relationship Id="rId3" Type="http://schemas.openxmlformats.org/officeDocument/2006/relationships/hyperlink" Target="https://doi.org/10.5066/P9OGBGM6" TargetMode="External"/><Relationship Id="rId7" Type="http://schemas.openxmlformats.org/officeDocument/2006/relationships/hyperlink" Target="https://doi.org/10.1088/1748-9326/11/5/055005" TargetMode="External"/><Relationship Id="rId2" Type="http://schemas.openxmlformats.org/officeDocument/2006/relationships/hyperlink" Target="https://doi.org/10.5066/P9C7I13B" TargetMode="External"/><Relationship Id="rId1" Type="http://schemas.openxmlformats.org/officeDocument/2006/relationships/hyperlink" Target="https://doi.org/10.5066/P9IAXOVV" TargetMode="External"/><Relationship Id="rId6" Type="http://schemas.openxmlformats.org/officeDocument/2006/relationships/hyperlink" Target="https://CRAN.R-project.org/package=purrr" TargetMode="External"/><Relationship Id="rId5" Type="http://schemas.openxmlformats.org/officeDocument/2006/relationships/hyperlink" Target="https://CRAN.R-project.org/package=mapview" TargetMode="External"/><Relationship Id="rId4" Type="http://schemas.openxmlformats.org/officeDocument/2006/relationships/hyperlink" Target="https://CRAN.R-project.org/package=crayo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earthengine.google.com/"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5067/NV34YUIXLP9W"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RAN.R-project.org/package=landsat8"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spatial.github.io/rgee/" TargetMode="External"/><Relationship Id="rId22" Type="http://schemas.openxmlformats.org/officeDocument/2006/relationships/hyperlink" Target="https://CRAN.R-project.org/package=zy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6395</TotalTime>
  <Pages>21</Pages>
  <Words>14311</Words>
  <Characters>81579</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Jakob Johann Assmann</cp:lastModifiedBy>
  <cp:revision>508</cp:revision>
  <dcterms:created xsi:type="dcterms:W3CDTF">2021-09-08T17:41:00Z</dcterms:created>
  <dcterms:modified xsi:type="dcterms:W3CDTF">2022-01-18T14:22:00Z</dcterms:modified>
</cp:coreProperties>
</file>