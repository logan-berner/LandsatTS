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22A28" w14:textId="6C851E41" w:rsidR="00F751FB" w:rsidRPr="00EB55B9" w:rsidRDefault="00F751FB" w:rsidP="00F751FB">
      <w:pPr>
        <w:pStyle w:val="NoSpacing"/>
        <w:jc w:val="center"/>
        <w:rPr>
          <w:rFonts w:ascii="Times New Roman" w:hAnsi="Times New Roman" w:cs="Times New Roman"/>
          <w:b/>
          <w:bCs/>
          <w:sz w:val="28"/>
          <w:szCs w:val="28"/>
        </w:rPr>
      </w:pPr>
      <w:proofErr w:type="spellStart"/>
      <w:r w:rsidRPr="00EB55B9">
        <w:rPr>
          <w:rFonts w:ascii="Times New Roman" w:hAnsi="Times New Roman" w:cs="Times New Roman"/>
          <w:b/>
          <w:bCs/>
          <w:sz w:val="28"/>
          <w:szCs w:val="28"/>
        </w:rPr>
        <w:t>lsatTS</w:t>
      </w:r>
      <w:proofErr w:type="spellEnd"/>
      <w:r w:rsidR="00F73BBE" w:rsidRPr="00EB55B9">
        <w:rPr>
          <w:rFonts w:ascii="Times New Roman" w:hAnsi="Times New Roman" w:cs="Times New Roman"/>
          <w:b/>
          <w:bCs/>
          <w:sz w:val="28"/>
          <w:szCs w:val="28"/>
        </w:rPr>
        <w:t>:</w:t>
      </w:r>
      <w:r w:rsidRPr="00EB55B9">
        <w:rPr>
          <w:rFonts w:ascii="Times New Roman" w:hAnsi="Times New Roman" w:cs="Times New Roman"/>
          <w:b/>
          <w:bCs/>
          <w:sz w:val="28"/>
          <w:szCs w:val="28"/>
        </w:rPr>
        <w:t xml:space="preserve"> an R package for </w:t>
      </w:r>
      <w:r w:rsidR="009B4E3B">
        <w:rPr>
          <w:rFonts w:ascii="Times New Roman" w:hAnsi="Times New Roman" w:cs="Times New Roman"/>
          <w:b/>
          <w:bCs/>
          <w:sz w:val="28"/>
          <w:szCs w:val="28"/>
        </w:rPr>
        <w:t xml:space="preserve">generating </w:t>
      </w:r>
      <w:r w:rsidRPr="00EB55B9">
        <w:rPr>
          <w:rFonts w:ascii="Times New Roman" w:hAnsi="Times New Roman" w:cs="Times New Roman"/>
          <w:b/>
          <w:bCs/>
          <w:sz w:val="28"/>
          <w:szCs w:val="28"/>
        </w:rPr>
        <w:t>vegetation greenness time series using Landsat satellite data</w:t>
      </w:r>
    </w:p>
    <w:p w14:paraId="3E701A7C" w14:textId="316288DC" w:rsidR="00505DD9" w:rsidRPr="00792C3C" w:rsidRDefault="00505DD9" w:rsidP="00F751FB">
      <w:pPr>
        <w:pStyle w:val="NoSpacing"/>
        <w:jc w:val="center"/>
        <w:rPr>
          <w:rFonts w:ascii="Times New Roman" w:hAnsi="Times New Roman" w:cs="Times New Roman"/>
          <w:sz w:val="24"/>
          <w:szCs w:val="24"/>
        </w:rPr>
      </w:pPr>
    </w:p>
    <w:p w14:paraId="2C292588" w14:textId="666CE97C" w:rsidR="00F751FB" w:rsidRPr="00792C3C" w:rsidRDefault="00F751FB" w:rsidP="00F751FB">
      <w:pPr>
        <w:pStyle w:val="NoSpacing"/>
        <w:jc w:val="center"/>
        <w:rPr>
          <w:rFonts w:ascii="Times New Roman" w:hAnsi="Times New Roman" w:cs="Times New Roman"/>
          <w:sz w:val="24"/>
          <w:szCs w:val="24"/>
        </w:rPr>
      </w:pPr>
      <w:r w:rsidRPr="00792C3C">
        <w:rPr>
          <w:rFonts w:ascii="Times New Roman" w:hAnsi="Times New Roman" w:cs="Times New Roman"/>
          <w:sz w:val="24"/>
          <w:szCs w:val="24"/>
        </w:rPr>
        <w:t>Logan T. Berner</w:t>
      </w:r>
      <w:r w:rsidR="009B4E3B" w:rsidRPr="009B4E3B">
        <w:rPr>
          <w:rFonts w:ascii="Times New Roman" w:hAnsi="Times New Roman" w:cs="Times New Roman"/>
          <w:sz w:val="24"/>
          <w:szCs w:val="24"/>
          <w:vertAlign w:val="superscript"/>
        </w:rPr>
        <w:t>1</w:t>
      </w:r>
      <w:r w:rsidRPr="00792C3C">
        <w:rPr>
          <w:rFonts w:ascii="Times New Roman" w:hAnsi="Times New Roman" w:cs="Times New Roman"/>
          <w:sz w:val="24"/>
          <w:szCs w:val="24"/>
        </w:rPr>
        <w:t>, Jakob J. Assmann</w:t>
      </w:r>
      <w:r w:rsidR="009B4E3B" w:rsidRPr="009B4E3B">
        <w:rPr>
          <w:rFonts w:ascii="Times New Roman" w:hAnsi="Times New Roman" w:cs="Times New Roman"/>
          <w:sz w:val="24"/>
          <w:szCs w:val="24"/>
          <w:vertAlign w:val="superscript"/>
        </w:rPr>
        <w:t>2</w:t>
      </w:r>
      <w:r w:rsidRPr="00792C3C">
        <w:rPr>
          <w:rFonts w:ascii="Times New Roman" w:hAnsi="Times New Roman" w:cs="Times New Roman"/>
          <w:sz w:val="24"/>
          <w:szCs w:val="24"/>
        </w:rPr>
        <w:t>, Signe Normand</w:t>
      </w:r>
      <w:r w:rsidR="009B4E3B" w:rsidRPr="009B4E3B">
        <w:rPr>
          <w:rFonts w:ascii="Times New Roman" w:hAnsi="Times New Roman" w:cs="Times New Roman"/>
          <w:sz w:val="24"/>
          <w:szCs w:val="24"/>
          <w:vertAlign w:val="superscript"/>
        </w:rPr>
        <w:t>2</w:t>
      </w:r>
      <w:r w:rsidRPr="00792C3C">
        <w:rPr>
          <w:rFonts w:ascii="Times New Roman" w:hAnsi="Times New Roman" w:cs="Times New Roman"/>
          <w:sz w:val="24"/>
          <w:szCs w:val="24"/>
        </w:rPr>
        <w:t xml:space="preserve"> and Scott J. Goetz</w:t>
      </w:r>
      <w:r w:rsidR="009B4E3B" w:rsidRPr="009B4E3B">
        <w:rPr>
          <w:rFonts w:ascii="Times New Roman" w:hAnsi="Times New Roman" w:cs="Times New Roman"/>
          <w:sz w:val="24"/>
          <w:szCs w:val="24"/>
          <w:vertAlign w:val="superscript"/>
        </w:rPr>
        <w:t>1</w:t>
      </w:r>
    </w:p>
    <w:p w14:paraId="6FF954F2" w14:textId="1A971A60" w:rsidR="00F751FB" w:rsidRDefault="00F751FB" w:rsidP="00CB511D">
      <w:pPr>
        <w:pStyle w:val="NoSpacing"/>
        <w:rPr>
          <w:rFonts w:ascii="Times New Roman" w:hAnsi="Times New Roman" w:cs="Times New Roman"/>
          <w:sz w:val="24"/>
          <w:szCs w:val="24"/>
        </w:rPr>
      </w:pPr>
    </w:p>
    <w:p w14:paraId="479D1CFD" w14:textId="0D7074A1" w:rsidR="00CB511D" w:rsidRPr="00792C3C" w:rsidRDefault="009B4E3B" w:rsidP="00CB511D">
      <w:pPr>
        <w:pStyle w:val="NoSpacing"/>
        <w:rPr>
          <w:rFonts w:ascii="Times New Roman" w:hAnsi="Times New Roman" w:cs="Times New Roman"/>
          <w:sz w:val="24"/>
          <w:szCs w:val="24"/>
        </w:rPr>
      </w:pPr>
      <w:r w:rsidRPr="009B4E3B">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00B42316" w:rsidRPr="00792C3C">
        <w:rPr>
          <w:rFonts w:ascii="Times New Roman" w:hAnsi="Times New Roman" w:cs="Times New Roman"/>
          <w:sz w:val="24"/>
          <w:szCs w:val="24"/>
        </w:rPr>
        <w:t>School of Informatics, Computing, and Cyber Systems, Northern Arizona University</w:t>
      </w:r>
      <w:r w:rsidR="00952E21" w:rsidRPr="00792C3C">
        <w:rPr>
          <w:rFonts w:ascii="Times New Roman" w:hAnsi="Times New Roman" w:cs="Times New Roman"/>
          <w:sz w:val="24"/>
          <w:szCs w:val="24"/>
        </w:rPr>
        <w:t xml:space="preserve">, USA </w:t>
      </w:r>
    </w:p>
    <w:p w14:paraId="47652D90" w14:textId="0F7CFD44" w:rsidR="00B42316" w:rsidRPr="00792C3C" w:rsidRDefault="009B4E3B" w:rsidP="00CB511D">
      <w:pPr>
        <w:pStyle w:val="NoSpacing"/>
        <w:rPr>
          <w:rFonts w:ascii="Times New Roman" w:hAnsi="Times New Roman" w:cs="Times New Roman"/>
          <w:sz w:val="24"/>
          <w:szCs w:val="24"/>
        </w:rPr>
      </w:pPr>
      <w:r w:rsidRPr="009B4E3B">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00952E21" w:rsidRPr="00792C3C">
        <w:rPr>
          <w:rFonts w:ascii="Times New Roman" w:hAnsi="Times New Roman" w:cs="Times New Roman"/>
          <w:sz w:val="24"/>
          <w:szCs w:val="24"/>
        </w:rPr>
        <w:t>Department of Biology – Ecoinformatic and Biodiversity, Aarhus University, Denmark</w:t>
      </w:r>
    </w:p>
    <w:p w14:paraId="5381D928" w14:textId="77777777" w:rsidR="00710AEA" w:rsidRPr="00792C3C" w:rsidRDefault="00710AEA" w:rsidP="00710AEA">
      <w:pPr>
        <w:pStyle w:val="NoSpacing"/>
        <w:rPr>
          <w:rFonts w:ascii="Times New Roman" w:hAnsi="Times New Roman" w:cs="Times New Roman"/>
          <w:b/>
          <w:bCs/>
          <w:sz w:val="24"/>
          <w:szCs w:val="24"/>
        </w:rPr>
      </w:pPr>
    </w:p>
    <w:p w14:paraId="2C8B514C" w14:textId="02BE2443" w:rsidR="00710AEA" w:rsidRPr="00792C3C" w:rsidRDefault="00710AEA" w:rsidP="00C81F1B">
      <w:pPr>
        <w:pStyle w:val="Heading1"/>
      </w:pPr>
      <w:commentRangeStart w:id="0"/>
      <w:r w:rsidRPr="00792C3C">
        <w:t>Abstract</w:t>
      </w:r>
      <w:commentRangeEnd w:id="0"/>
      <w:r w:rsidR="001A340C">
        <w:rPr>
          <w:rStyle w:val="CommentReference"/>
          <w:rFonts w:asciiTheme="minorHAnsi" w:eastAsiaTheme="minorEastAsia" w:hAnsiTheme="minorHAnsi" w:cstheme="minorBidi"/>
          <w:b w:val="0"/>
          <w:bCs w:val="0"/>
          <w:kern w:val="0"/>
        </w:rPr>
        <w:commentReference w:id="0"/>
      </w:r>
    </w:p>
    <w:p w14:paraId="4D835B6E" w14:textId="3C572835" w:rsidR="00870CD6" w:rsidRPr="00792C3C" w:rsidRDefault="007A1C82" w:rsidP="00710AEA">
      <w:pPr>
        <w:pStyle w:val="NoSpacing"/>
        <w:rPr>
          <w:rFonts w:ascii="Times New Roman" w:hAnsi="Times New Roman" w:cs="Times New Roman"/>
          <w:sz w:val="24"/>
          <w:szCs w:val="24"/>
        </w:rPr>
      </w:pPr>
      <w:r w:rsidRPr="00792C3C">
        <w:rPr>
          <w:rFonts w:ascii="Times New Roman" w:hAnsi="Times New Roman" w:cs="Times New Roman"/>
          <w:sz w:val="24"/>
          <w:szCs w:val="24"/>
        </w:rPr>
        <w:t xml:space="preserve">Earth-observing satellites are crucial for </w:t>
      </w:r>
      <w:r w:rsidR="00891554">
        <w:rPr>
          <w:rFonts w:ascii="Times New Roman" w:hAnsi="Times New Roman" w:cs="Times New Roman"/>
          <w:sz w:val="24"/>
          <w:szCs w:val="24"/>
        </w:rPr>
        <w:t xml:space="preserve">assessing and </w:t>
      </w:r>
      <w:r w:rsidRPr="00792C3C">
        <w:rPr>
          <w:rFonts w:ascii="Times New Roman" w:hAnsi="Times New Roman" w:cs="Times New Roman"/>
          <w:sz w:val="24"/>
          <w:szCs w:val="24"/>
        </w:rPr>
        <w:t xml:space="preserve">monitoring </w:t>
      </w:r>
      <w:r w:rsidR="006D7A74" w:rsidRPr="00792C3C">
        <w:rPr>
          <w:rFonts w:ascii="Times New Roman" w:hAnsi="Times New Roman" w:cs="Times New Roman"/>
          <w:sz w:val="24"/>
          <w:szCs w:val="24"/>
        </w:rPr>
        <w:t>global ecosystems</w:t>
      </w:r>
      <w:r w:rsidRPr="00792C3C">
        <w:rPr>
          <w:rFonts w:ascii="Times New Roman" w:hAnsi="Times New Roman" w:cs="Times New Roman"/>
          <w:sz w:val="24"/>
          <w:szCs w:val="24"/>
        </w:rPr>
        <w:t>. The Landsat satellite</w:t>
      </w:r>
      <w:r w:rsidR="009627D5">
        <w:rPr>
          <w:rFonts w:ascii="Times New Roman" w:hAnsi="Times New Roman" w:cs="Times New Roman"/>
          <w:sz w:val="24"/>
          <w:szCs w:val="24"/>
        </w:rPr>
        <w:t>s</w:t>
      </w:r>
      <w:r w:rsidRPr="00792C3C">
        <w:rPr>
          <w:rFonts w:ascii="Times New Roman" w:hAnsi="Times New Roman" w:cs="Times New Roman"/>
          <w:sz w:val="24"/>
          <w:szCs w:val="24"/>
        </w:rPr>
        <w:t xml:space="preserve"> provid</w:t>
      </w:r>
      <w:r w:rsidR="00891554">
        <w:rPr>
          <w:rFonts w:ascii="Times New Roman" w:hAnsi="Times New Roman" w:cs="Times New Roman"/>
          <w:sz w:val="24"/>
          <w:szCs w:val="24"/>
        </w:rPr>
        <w:t>e</w:t>
      </w:r>
      <w:r w:rsidRPr="00792C3C">
        <w:rPr>
          <w:rFonts w:ascii="Times New Roman" w:hAnsi="Times New Roman" w:cs="Times New Roman"/>
          <w:sz w:val="24"/>
          <w:szCs w:val="24"/>
        </w:rPr>
        <w:t xml:space="preserve"> </w:t>
      </w:r>
      <w:r w:rsidR="006D7A74" w:rsidRPr="00792C3C">
        <w:rPr>
          <w:rFonts w:ascii="Times New Roman" w:hAnsi="Times New Roman" w:cs="Times New Roman"/>
          <w:sz w:val="24"/>
          <w:szCs w:val="24"/>
        </w:rPr>
        <w:t>near</w:t>
      </w:r>
      <w:ins w:id="1" w:author="Jakob Johann Assmann" w:date="2022-01-13T13:50:00Z">
        <w:r w:rsidR="00030ECE">
          <w:rPr>
            <w:rFonts w:ascii="Times New Roman" w:hAnsi="Times New Roman" w:cs="Times New Roman"/>
            <w:sz w:val="24"/>
            <w:szCs w:val="24"/>
          </w:rPr>
          <w:t>-</w:t>
        </w:r>
      </w:ins>
      <w:del w:id="2" w:author="Jakob Johann Assmann" w:date="2022-01-13T13:50:00Z">
        <w:r w:rsidR="006D7A74" w:rsidRPr="00792C3C" w:rsidDel="00030ECE">
          <w:rPr>
            <w:rFonts w:ascii="Times New Roman" w:hAnsi="Times New Roman" w:cs="Times New Roman"/>
            <w:sz w:val="24"/>
            <w:szCs w:val="24"/>
          </w:rPr>
          <w:delText xml:space="preserve"> </w:delText>
        </w:r>
      </w:del>
      <w:r w:rsidR="006D7A74" w:rsidRPr="00792C3C">
        <w:rPr>
          <w:rFonts w:ascii="Times New Roman" w:hAnsi="Times New Roman" w:cs="Times New Roman"/>
          <w:sz w:val="24"/>
          <w:szCs w:val="24"/>
        </w:rPr>
        <w:t>global surface reflectance measurements since the early 1980s</w:t>
      </w:r>
      <w:r w:rsidR="00891554">
        <w:rPr>
          <w:rFonts w:ascii="Times New Roman" w:hAnsi="Times New Roman" w:cs="Times New Roman"/>
          <w:sz w:val="24"/>
          <w:szCs w:val="24"/>
        </w:rPr>
        <w:t xml:space="preserve"> and are thus a </w:t>
      </w:r>
      <w:r w:rsidR="00891554" w:rsidRPr="00792C3C">
        <w:rPr>
          <w:rFonts w:ascii="Times New Roman" w:hAnsi="Times New Roman" w:cs="Times New Roman"/>
          <w:sz w:val="24"/>
          <w:szCs w:val="24"/>
        </w:rPr>
        <w:t>corne</w:t>
      </w:r>
      <w:r w:rsidR="009B4E3B">
        <w:rPr>
          <w:rFonts w:ascii="Times New Roman" w:hAnsi="Times New Roman" w:cs="Times New Roman"/>
          <w:sz w:val="24"/>
          <w:szCs w:val="24"/>
        </w:rPr>
        <w:t>r</w:t>
      </w:r>
      <w:r w:rsidR="00891554" w:rsidRPr="00792C3C">
        <w:rPr>
          <w:rFonts w:ascii="Times New Roman" w:hAnsi="Times New Roman" w:cs="Times New Roman"/>
          <w:sz w:val="24"/>
          <w:szCs w:val="24"/>
        </w:rPr>
        <w:t>stone of</w:t>
      </w:r>
      <w:r w:rsidR="00891554">
        <w:rPr>
          <w:rFonts w:ascii="Times New Roman" w:hAnsi="Times New Roman" w:cs="Times New Roman"/>
          <w:sz w:val="24"/>
          <w:szCs w:val="24"/>
        </w:rPr>
        <w:t xml:space="preserve"> remotely-sensed ecological assessments</w:t>
      </w:r>
      <w:commentRangeStart w:id="3"/>
      <w:r w:rsidR="00891554">
        <w:rPr>
          <w:rFonts w:ascii="Times New Roman" w:hAnsi="Times New Roman" w:cs="Times New Roman"/>
          <w:sz w:val="24"/>
          <w:szCs w:val="24"/>
        </w:rPr>
        <w:t xml:space="preserve">. Landsat </w:t>
      </w:r>
      <w:del w:id="4" w:author="Jakob Johann Assmann" w:date="2022-01-13T13:51:00Z">
        <w:r w:rsidR="00BF5EB9" w:rsidRPr="00792C3C" w:rsidDel="00030ECE">
          <w:rPr>
            <w:rFonts w:ascii="Times New Roman" w:hAnsi="Times New Roman" w:cs="Times New Roman"/>
            <w:sz w:val="24"/>
            <w:szCs w:val="24"/>
          </w:rPr>
          <w:delText xml:space="preserve">surface </w:delText>
        </w:r>
      </w:del>
      <w:r w:rsidR="00BF5EB9" w:rsidRPr="00792C3C">
        <w:rPr>
          <w:rFonts w:ascii="Times New Roman" w:hAnsi="Times New Roman" w:cs="Times New Roman"/>
          <w:sz w:val="24"/>
          <w:szCs w:val="24"/>
        </w:rPr>
        <w:t xml:space="preserve">reflectance measurements are commonly used to derive </w:t>
      </w:r>
      <w:r w:rsidR="00870CD6" w:rsidRPr="00792C3C">
        <w:rPr>
          <w:rFonts w:ascii="Times New Roman" w:hAnsi="Times New Roman" w:cs="Times New Roman"/>
          <w:sz w:val="24"/>
          <w:szCs w:val="24"/>
        </w:rPr>
        <w:t xml:space="preserve">spectral indices </w:t>
      </w:r>
      <w:r w:rsidR="00BF5EB9" w:rsidRPr="00792C3C">
        <w:rPr>
          <w:rFonts w:ascii="Times New Roman" w:hAnsi="Times New Roman" w:cs="Times New Roman"/>
          <w:sz w:val="24"/>
          <w:szCs w:val="24"/>
        </w:rPr>
        <w:t xml:space="preserve">(e.g., NDVI) that </w:t>
      </w:r>
      <w:r w:rsidR="00222227" w:rsidRPr="00792C3C">
        <w:rPr>
          <w:rFonts w:ascii="Times New Roman" w:hAnsi="Times New Roman" w:cs="Times New Roman"/>
          <w:sz w:val="24"/>
          <w:szCs w:val="24"/>
        </w:rPr>
        <w:t xml:space="preserve">can provide insight into </w:t>
      </w:r>
      <w:commentRangeEnd w:id="3"/>
      <w:r w:rsidR="00E95193">
        <w:rPr>
          <w:rStyle w:val="CommentReference"/>
        </w:rPr>
        <w:commentReference w:id="3"/>
      </w:r>
      <w:r w:rsidR="009B4E3B">
        <w:rPr>
          <w:rFonts w:ascii="Times New Roman" w:hAnsi="Times New Roman" w:cs="Times New Roman"/>
          <w:sz w:val="24"/>
          <w:szCs w:val="24"/>
        </w:rPr>
        <w:t xml:space="preserve">seasonal </w:t>
      </w:r>
      <w:r w:rsidR="00870CD6" w:rsidRPr="00792C3C">
        <w:rPr>
          <w:rFonts w:ascii="Times New Roman" w:hAnsi="Times New Roman" w:cs="Times New Roman"/>
          <w:sz w:val="24"/>
          <w:szCs w:val="24"/>
        </w:rPr>
        <w:t xml:space="preserve">to multi-decadal </w:t>
      </w:r>
      <w:r w:rsidR="00222227" w:rsidRPr="00792C3C">
        <w:rPr>
          <w:rFonts w:ascii="Times New Roman" w:hAnsi="Times New Roman" w:cs="Times New Roman"/>
          <w:sz w:val="24"/>
          <w:szCs w:val="24"/>
        </w:rPr>
        <w:t xml:space="preserve">changes in </w:t>
      </w:r>
      <w:r w:rsidR="00BF5EB9" w:rsidRPr="00792C3C">
        <w:rPr>
          <w:rFonts w:ascii="Times New Roman" w:hAnsi="Times New Roman" w:cs="Times New Roman"/>
          <w:sz w:val="24"/>
          <w:szCs w:val="24"/>
        </w:rPr>
        <w:t xml:space="preserve">ecosystem </w:t>
      </w:r>
      <w:r w:rsidR="00222227" w:rsidRPr="00792C3C">
        <w:rPr>
          <w:rFonts w:ascii="Times New Roman" w:hAnsi="Times New Roman" w:cs="Times New Roman"/>
          <w:sz w:val="24"/>
          <w:szCs w:val="24"/>
        </w:rPr>
        <w:t>biophysical</w:t>
      </w:r>
      <w:r w:rsidR="00BF5EB9" w:rsidRPr="00792C3C">
        <w:rPr>
          <w:rFonts w:ascii="Times New Roman" w:hAnsi="Times New Roman" w:cs="Times New Roman"/>
          <w:sz w:val="24"/>
          <w:szCs w:val="24"/>
        </w:rPr>
        <w:t xml:space="preserve"> </w:t>
      </w:r>
      <w:r w:rsidR="0065746C">
        <w:rPr>
          <w:rFonts w:ascii="Times New Roman" w:hAnsi="Times New Roman" w:cs="Times New Roman"/>
          <w:sz w:val="24"/>
          <w:szCs w:val="24"/>
        </w:rPr>
        <w:t xml:space="preserve">properties </w:t>
      </w:r>
      <w:r w:rsidR="00870CD6" w:rsidRPr="00792C3C">
        <w:rPr>
          <w:rFonts w:ascii="Times New Roman" w:hAnsi="Times New Roman" w:cs="Times New Roman"/>
          <w:sz w:val="24"/>
          <w:szCs w:val="24"/>
        </w:rPr>
        <w:t>such as vegetation greenness</w:t>
      </w:r>
      <w:r w:rsidR="00222227" w:rsidRPr="00792C3C">
        <w:rPr>
          <w:rFonts w:ascii="Times New Roman" w:hAnsi="Times New Roman" w:cs="Times New Roman"/>
          <w:sz w:val="24"/>
          <w:szCs w:val="24"/>
        </w:rPr>
        <w:t>.</w:t>
      </w:r>
      <w:r w:rsidR="00870CD6" w:rsidRPr="00792C3C">
        <w:rPr>
          <w:rFonts w:ascii="Times New Roman" w:hAnsi="Times New Roman" w:cs="Times New Roman"/>
          <w:sz w:val="24"/>
          <w:szCs w:val="24"/>
        </w:rPr>
        <w:t xml:space="preserve">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multi-decadal assessments 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ins w:id="5" w:author="Jakob Johann Assmann" w:date="2022-01-13T13:43:00Z">
        <w:r w:rsidR="003C73CA">
          <w:rPr>
            <w:rFonts w:ascii="Times New Roman" w:hAnsi="Times New Roman" w:cs="Times New Roman"/>
            <w:sz w:val="24"/>
            <w:szCs w:val="24"/>
          </w:rPr>
          <w:t>,</w:t>
        </w:r>
      </w:ins>
      <w:r w:rsidR="00D926B6">
        <w:rPr>
          <w:rFonts w:ascii="Times New Roman" w:hAnsi="Times New Roman" w:cs="Times New Roman"/>
          <w:sz w:val="24"/>
          <w:szCs w:val="24"/>
        </w:rPr>
        <w:t xml:space="preserve"> as well as challenges </w:t>
      </w:r>
      <w:commentRangeStart w:id="6"/>
      <w:r w:rsidR="00D926B6">
        <w:rPr>
          <w:rFonts w:ascii="Times New Roman" w:hAnsi="Times New Roman" w:cs="Times New Roman"/>
          <w:sz w:val="24"/>
          <w:szCs w:val="24"/>
        </w:rPr>
        <w:t xml:space="preserve">with </w:t>
      </w:r>
      <w:r w:rsidR="00BC2EA0" w:rsidRPr="00792C3C">
        <w:rPr>
          <w:rFonts w:ascii="Times New Roman" w:hAnsi="Times New Roman" w:cs="Times New Roman"/>
          <w:sz w:val="24"/>
          <w:szCs w:val="24"/>
        </w:rPr>
        <w:t>cross-sensor calibration</w:t>
      </w:r>
      <w:r w:rsidR="00D926B6">
        <w:rPr>
          <w:rFonts w:ascii="Times New Roman" w:hAnsi="Times New Roman" w:cs="Times New Roman"/>
          <w:sz w:val="24"/>
          <w:szCs w:val="24"/>
        </w:rPr>
        <w:t xml:space="preserve"> </w:t>
      </w:r>
      <w:commentRangeEnd w:id="6"/>
      <w:r w:rsidR="003C73CA">
        <w:rPr>
          <w:rStyle w:val="CommentReference"/>
        </w:rPr>
        <w:commentReference w:id="6"/>
      </w:r>
      <w:r w:rsidR="00D926B6">
        <w:rPr>
          <w:rFonts w:ascii="Times New Roman" w:hAnsi="Times New Roman" w:cs="Times New Roman"/>
          <w:sz w:val="24"/>
          <w:szCs w:val="24"/>
        </w:rPr>
        <w:t>and 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proofErr w:type="spellStart"/>
      <w:r w:rsidR="009B4E3B" w:rsidRPr="009B4E3B">
        <w:rPr>
          <w:rFonts w:ascii="Times New Roman" w:hAnsi="Times New Roman" w:cs="Times New Roman"/>
          <w:i/>
          <w:iCs/>
          <w:sz w:val="24"/>
          <w:szCs w:val="24"/>
        </w:rPr>
        <w:t>lsatTS</w:t>
      </w:r>
      <w:proofErr w:type="spellEnd"/>
      <w:r w:rsidR="009B4E3B">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 spectral indices derived from Landsat surface reflectance measurements.</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ins w:id="7" w:author="Jakob Johann Assmann" w:date="2022-01-13T13:44:00Z">
        <w:r w:rsidR="003C73CA">
          <w:rPr>
            <w:rFonts w:ascii="Times New Roman" w:hAnsi="Times New Roman" w:cs="Times New Roman"/>
            <w:sz w:val="24"/>
            <w:szCs w:val="24"/>
          </w:rPr>
          <w:t xml:space="preserve">the extraction of the </w:t>
        </w:r>
      </w:ins>
      <w:r w:rsidR="0065746C">
        <w:rPr>
          <w:rFonts w:ascii="Times New Roman" w:hAnsi="Times New Roman" w:cs="Times New Roman"/>
          <w:sz w:val="24"/>
          <w:szCs w:val="24"/>
        </w:rPr>
        <w:t xml:space="preserve">full </w:t>
      </w:r>
      <w:ins w:id="8" w:author="Jakob Johann Assmann" w:date="2022-01-13T13:44:00Z">
        <w:r w:rsidR="003C73CA">
          <w:rPr>
            <w:rFonts w:ascii="Times New Roman" w:hAnsi="Times New Roman" w:cs="Times New Roman"/>
            <w:sz w:val="24"/>
            <w:szCs w:val="24"/>
          </w:rPr>
          <w:t xml:space="preserve">Landsat </w:t>
        </w:r>
      </w:ins>
      <w:del w:id="9" w:author="Jakob Johann Assmann" w:date="2022-01-13T13:45:00Z">
        <w:r w:rsidR="0028596A" w:rsidRPr="00792C3C" w:rsidDel="003C73CA">
          <w:rPr>
            <w:rFonts w:ascii="Times New Roman" w:hAnsi="Times New Roman" w:cs="Times New Roman"/>
            <w:sz w:val="24"/>
            <w:szCs w:val="24"/>
          </w:rPr>
          <w:delText xml:space="preserve">data </w:delText>
        </w:r>
      </w:del>
      <w:r w:rsidR="0065746C">
        <w:rPr>
          <w:rFonts w:ascii="Times New Roman" w:hAnsi="Times New Roman" w:cs="Times New Roman"/>
          <w:sz w:val="24"/>
          <w:szCs w:val="24"/>
        </w:rPr>
        <w:t xml:space="preserve">record </w:t>
      </w:r>
      <w:del w:id="10" w:author="Jakob Johann Assmann" w:date="2022-01-13T13:44:00Z">
        <w:r w:rsidR="0028596A" w:rsidRPr="00792C3C" w:rsidDel="003C73CA">
          <w:rPr>
            <w:rFonts w:ascii="Times New Roman" w:hAnsi="Times New Roman" w:cs="Times New Roman"/>
            <w:sz w:val="24"/>
            <w:szCs w:val="24"/>
          </w:rPr>
          <w:delText xml:space="preserve">extraction </w:delText>
        </w:r>
      </w:del>
      <w:r w:rsidR="0028596A" w:rsidRPr="00792C3C">
        <w:rPr>
          <w:rFonts w:ascii="Times New Roman" w:hAnsi="Times New Roman" w:cs="Times New Roman"/>
          <w:sz w:val="24"/>
          <w:szCs w:val="24"/>
        </w:rPr>
        <w:t xml:space="preserve">for </w:t>
      </w:r>
      <w:r w:rsidR="005A303F">
        <w:rPr>
          <w:rFonts w:ascii="Times New Roman" w:hAnsi="Times New Roman" w:cs="Times New Roman"/>
          <w:sz w:val="24"/>
          <w:szCs w:val="24"/>
        </w:rPr>
        <w:t xml:space="preserve">point </w:t>
      </w:r>
      <w:r w:rsidR="0028596A" w:rsidRPr="00792C3C">
        <w:rPr>
          <w:rFonts w:ascii="Times New Roman" w:hAnsi="Times New Roman" w:cs="Times New Roman"/>
          <w:sz w:val="24"/>
          <w:szCs w:val="24"/>
        </w:rPr>
        <w:t xml:space="preserve">sample sites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 xml:space="preserve">Google Earth Engine accessed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 xml:space="preserve">cross-sensor calibration with machine learning, </w:t>
      </w:r>
      <w:r w:rsidR="00E64A9E" w:rsidRPr="00792C3C">
        <w:rPr>
          <w:rFonts w:ascii="Times New Roman" w:hAnsi="Times New Roman" w:cs="Times New Roman"/>
          <w:sz w:val="24"/>
          <w:szCs w:val="24"/>
        </w:rPr>
        <w:t xml:space="preserve">(3) phenological modeling, </w:t>
      </w:r>
      <w:r w:rsidR="00E34891" w:rsidRPr="00792C3C">
        <w:rPr>
          <w:rFonts w:ascii="Times New Roman" w:hAnsi="Times New Roman" w:cs="Times New Roman"/>
          <w:sz w:val="24"/>
          <w:szCs w:val="24"/>
        </w:rPr>
        <w:t>and</w:t>
      </w:r>
      <w:r w:rsidR="00E64A9E" w:rsidRPr="00792C3C">
        <w:rPr>
          <w:rFonts w:ascii="Times New Roman" w:hAnsi="Times New Roman" w:cs="Times New Roman"/>
          <w:sz w:val="24"/>
          <w:szCs w:val="24"/>
        </w:rPr>
        <w:t xml:space="preserve"> (4) </w:t>
      </w:r>
      <w:commentRangeStart w:id="11"/>
      <w:r w:rsidR="00E64A9E" w:rsidRPr="00792C3C">
        <w:rPr>
          <w:rFonts w:ascii="Times New Roman" w:hAnsi="Times New Roman" w:cs="Times New Roman"/>
          <w:sz w:val="24"/>
          <w:szCs w:val="24"/>
        </w:rPr>
        <w:t>other aspects of data analysis</w:t>
      </w:r>
      <w:commentRangeEnd w:id="11"/>
      <w:r w:rsidR="00030ECE">
        <w:rPr>
          <w:rStyle w:val="CommentReference"/>
        </w:rPr>
        <w:commentReference w:id="11"/>
      </w:r>
      <w:r w:rsidR="00E64A9E" w:rsidRPr="00792C3C">
        <w:rPr>
          <w:rFonts w:ascii="Times New Roman" w:hAnsi="Times New Roman" w:cs="Times New Roman"/>
          <w:sz w:val="24"/>
          <w:szCs w:val="24"/>
        </w:rPr>
        <w:t>.</w:t>
      </w:r>
      <w:r w:rsidR="00F42544">
        <w:rPr>
          <w:rFonts w:ascii="Times New Roman" w:hAnsi="Times New Roman" w:cs="Times New Roman"/>
          <w:sz w:val="24"/>
          <w:szCs w:val="24"/>
        </w:rPr>
        <w:t xml:space="preserve"> 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proofErr w:type="spellStart"/>
      <w:r w:rsidR="008A516D" w:rsidRPr="008A516D">
        <w:rPr>
          <w:rFonts w:ascii="Times New Roman" w:hAnsi="Times New Roman" w:cs="Times New Roman"/>
          <w:i/>
          <w:iCs/>
          <w:sz w:val="24"/>
          <w:szCs w:val="24"/>
        </w:rPr>
        <w:t>lsatTS</w:t>
      </w:r>
      <w:proofErr w:type="spellEnd"/>
      <w:r w:rsidR="008A516D">
        <w:rPr>
          <w:rFonts w:ascii="Times New Roman" w:hAnsi="Times New Roman" w:cs="Times New Roman"/>
          <w:sz w:val="24"/>
          <w:szCs w:val="24"/>
        </w:rPr>
        <w:t xml:space="preserve"> can be used to assess changes in vegetation greenness since the 1980s across a long-term monitoring area</w:t>
      </w:r>
      <w:ins w:id="12" w:author="Jakob Johann Assmann" w:date="2022-01-13T13:49:00Z">
        <w:r w:rsidR="00030ECE">
          <w:rPr>
            <w:rFonts w:ascii="Times New Roman" w:hAnsi="Times New Roman" w:cs="Times New Roman"/>
            <w:sz w:val="24"/>
            <w:szCs w:val="24"/>
          </w:rPr>
          <w:t xml:space="preserve"> on </w:t>
        </w:r>
        <w:proofErr w:type="spellStart"/>
        <w:r w:rsidR="00030ECE">
          <w:rPr>
            <w:rFonts w:ascii="Times New Roman" w:hAnsi="Times New Roman" w:cs="Times New Roman"/>
            <w:sz w:val="24"/>
            <w:szCs w:val="24"/>
          </w:rPr>
          <w:t>Disko</w:t>
        </w:r>
        <w:proofErr w:type="spellEnd"/>
        <w:r w:rsidR="00030ECE">
          <w:rPr>
            <w:rFonts w:ascii="Times New Roman" w:hAnsi="Times New Roman" w:cs="Times New Roman"/>
            <w:sz w:val="24"/>
            <w:szCs w:val="24"/>
          </w:rPr>
          <w:t xml:space="preserve"> Island</w:t>
        </w:r>
      </w:ins>
      <w:r w:rsidR="008A516D">
        <w:rPr>
          <w:rFonts w:ascii="Times New Roman" w:hAnsi="Times New Roman" w:cs="Times New Roman"/>
          <w:sz w:val="24"/>
          <w:szCs w:val="24"/>
        </w:rPr>
        <w:t xml:space="preserve"> in the </w:t>
      </w:r>
      <w:ins w:id="13" w:author="Jakob Johann Assmann" w:date="2022-01-13T13:49:00Z">
        <w:r w:rsidR="00030ECE">
          <w:rPr>
            <w:rFonts w:ascii="Times New Roman" w:hAnsi="Times New Roman" w:cs="Times New Roman"/>
            <w:sz w:val="24"/>
            <w:szCs w:val="24"/>
          </w:rPr>
          <w:t xml:space="preserve">Greenlandic </w:t>
        </w:r>
      </w:ins>
      <w:r w:rsidR="008A516D">
        <w:rPr>
          <w:rFonts w:ascii="Times New Roman" w:hAnsi="Times New Roman" w:cs="Times New Roman"/>
          <w:sz w:val="24"/>
          <w:szCs w:val="24"/>
        </w:rPr>
        <w:t xml:space="preserve">Arctic. </w:t>
      </w:r>
      <w:r w:rsidR="00E64A9E" w:rsidRPr="00792C3C">
        <w:rPr>
          <w:rFonts w:ascii="Times New Roman" w:hAnsi="Times New Roman" w:cs="Times New Roman"/>
          <w:sz w:val="24"/>
          <w:szCs w:val="24"/>
        </w:rPr>
        <w:t xml:space="preserve">Overall, </w:t>
      </w:r>
      <w:r w:rsidR="00283C96" w:rsidRPr="00792C3C">
        <w:rPr>
          <w:rFonts w:ascii="Times New Roman" w:hAnsi="Times New Roman" w:cs="Times New Roman"/>
          <w:sz w:val="24"/>
          <w:szCs w:val="24"/>
        </w:rPr>
        <w:t>this software</w:t>
      </w:r>
      <w:r w:rsidR="004A266C" w:rsidRPr="00792C3C">
        <w:rPr>
          <w:rFonts w:ascii="Times New Roman" w:hAnsi="Times New Roman" w:cs="Times New Roman"/>
          <w:sz w:val="24"/>
          <w:szCs w:val="24"/>
        </w:rPr>
        <w:t xml:space="preserve"> provides a suite of functions </w:t>
      </w:r>
      <w:r w:rsidR="008A7E5B" w:rsidRPr="00792C3C">
        <w:rPr>
          <w:rFonts w:ascii="Times New Roman" w:hAnsi="Times New Roman" w:cs="Times New Roman"/>
          <w:sz w:val="24"/>
          <w:szCs w:val="24"/>
        </w:rPr>
        <w:t xml:space="preserve">to </w:t>
      </w:r>
      <w:r w:rsidR="004A266C" w:rsidRPr="00792C3C">
        <w:rPr>
          <w:rFonts w:ascii="Times New Roman" w:hAnsi="Times New Roman" w:cs="Times New Roman"/>
          <w:sz w:val="24"/>
          <w:szCs w:val="24"/>
        </w:rPr>
        <w:t xml:space="preserve">enable broader use of Landsat </w:t>
      </w:r>
      <w:r w:rsidR="00692972">
        <w:rPr>
          <w:rFonts w:ascii="Times New Roman" w:hAnsi="Times New Roman" w:cs="Times New Roman"/>
          <w:sz w:val="24"/>
          <w:szCs w:val="24"/>
        </w:rPr>
        <w:t xml:space="preserve">satellite </w:t>
      </w:r>
      <w:r w:rsidR="004A266C" w:rsidRPr="00792C3C">
        <w:rPr>
          <w:rFonts w:ascii="Times New Roman" w:hAnsi="Times New Roman" w:cs="Times New Roman"/>
          <w:sz w:val="24"/>
          <w:szCs w:val="24"/>
        </w:rPr>
        <w:t xml:space="preserve">data </w:t>
      </w:r>
      <w:r w:rsidR="00692972">
        <w:rPr>
          <w:rFonts w:ascii="Times New Roman" w:hAnsi="Times New Roman" w:cs="Times New Roman"/>
          <w:sz w:val="24"/>
          <w:szCs w:val="24"/>
        </w:rPr>
        <w:t xml:space="preserve">for </w:t>
      </w:r>
      <w:r w:rsidR="009627D5">
        <w:rPr>
          <w:rFonts w:ascii="Times New Roman" w:hAnsi="Times New Roman" w:cs="Times New Roman"/>
          <w:sz w:val="24"/>
          <w:szCs w:val="24"/>
        </w:rPr>
        <w:t xml:space="preserve">the </w:t>
      </w:r>
      <w:r w:rsidR="003A7C5C">
        <w:rPr>
          <w:rFonts w:ascii="Times New Roman" w:hAnsi="Times New Roman" w:cs="Times New Roman"/>
          <w:sz w:val="24"/>
          <w:szCs w:val="24"/>
        </w:rPr>
        <w:t xml:space="preserve">assessment and </w:t>
      </w:r>
      <w:r w:rsidR="004A266C" w:rsidRPr="00792C3C">
        <w:rPr>
          <w:rFonts w:ascii="Times New Roman" w:hAnsi="Times New Roman" w:cs="Times New Roman"/>
          <w:sz w:val="24"/>
          <w:szCs w:val="24"/>
        </w:rPr>
        <w:t>monitoring</w:t>
      </w:r>
      <w:r w:rsidR="00692972">
        <w:rPr>
          <w:rFonts w:ascii="Times New Roman" w:hAnsi="Times New Roman" w:cs="Times New Roman"/>
          <w:sz w:val="24"/>
          <w:szCs w:val="24"/>
        </w:rPr>
        <w:t xml:space="preserve"> of vegetation greenness over the past four decades across </w:t>
      </w:r>
      <w:r w:rsidR="00F42544">
        <w:rPr>
          <w:rFonts w:ascii="Times New Roman" w:hAnsi="Times New Roman" w:cs="Times New Roman"/>
          <w:sz w:val="24"/>
          <w:szCs w:val="24"/>
        </w:rPr>
        <w:t xml:space="preserve">local to global geographic </w:t>
      </w:r>
      <w:r w:rsidR="00692972">
        <w:rPr>
          <w:rFonts w:ascii="Times New Roman" w:hAnsi="Times New Roman" w:cs="Times New Roman"/>
          <w:sz w:val="24"/>
          <w:szCs w:val="24"/>
        </w:rPr>
        <w:t>extents.</w:t>
      </w:r>
      <w:r w:rsidR="004A266C"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0038F5C6" w:rsidR="00F751FB" w:rsidRPr="00792C3C" w:rsidRDefault="00F751FB" w:rsidP="00C81F1B">
      <w:pPr>
        <w:pStyle w:val="Heading1"/>
      </w:pPr>
      <w:commentRangeStart w:id="14"/>
      <w:r w:rsidRPr="00792C3C">
        <w:t>Background</w:t>
      </w:r>
      <w:commentRangeEnd w:id="14"/>
      <w:r w:rsidR="00F73BBE" w:rsidRPr="00792C3C">
        <w:rPr>
          <w:rStyle w:val="CommentReference"/>
          <w:sz w:val="24"/>
          <w:szCs w:val="24"/>
        </w:rPr>
        <w:commentReference w:id="14"/>
      </w:r>
    </w:p>
    <w:p w14:paraId="6793F11F" w14:textId="08E53396" w:rsidR="00455E25" w:rsidRDefault="00C053DC" w:rsidP="00C81F1B">
      <w:pPr>
        <w:pStyle w:val="Heading2"/>
      </w:pPr>
      <w:r>
        <w:t xml:space="preserve">Ecological </w:t>
      </w:r>
      <w:r w:rsidR="00455E25">
        <w:t xml:space="preserve">monitoring </w:t>
      </w:r>
      <w:r>
        <w:t xml:space="preserve">using </w:t>
      </w:r>
      <w:r w:rsidR="003D2455">
        <w:t xml:space="preserve">the Landsat </w:t>
      </w:r>
      <w:r>
        <w:t>satellites</w:t>
      </w:r>
    </w:p>
    <w:p w14:paraId="0490D136" w14:textId="2983239D" w:rsidR="00354DD8" w:rsidRDefault="005C2852" w:rsidP="00FD523E">
      <w:pPr>
        <w:pStyle w:val="NoSpacing"/>
        <w:rPr>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683754">
        <w:rPr>
          <w:rFonts w:ascii="Times New Roman" w:hAnsi="Times New Roman" w:cs="Times New Roman"/>
          <w:sz w:val="24"/>
          <w:szCs w:val="24"/>
        </w:rPr>
        <w:t>understanding</w:t>
      </w:r>
      <w:r w:rsidR="00D710A0">
        <w:rPr>
          <w:rFonts w:ascii="Times New Roman" w:hAnsi="Times New Roman" w:cs="Times New Roman"/>
          <w:sz w:val="24"/>
          <w:szCs w:val="24"/>
        </w:rPr>
        <w:t xml:space="preserve"> 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how </w:t>
      </w:r>
      <w:r>
        <w:rPr>
          <w:rFonts w:ascii="Times New Roman" w:hAnsi="Times New Roman" w:cs="Times New Roman"/>
          <w:sz w:val="24"/>
          <w:szCs w:val="24"/>
        </w:rPr>
        <w:t xml:space="preserve">Earth’s </w:t>
      </w:r>
      <w:r w:rsidR="00891554">
        <w:rPr>
          <w:rFonts w:ascii="Times New Roman" w:hAnsi="Times New Roman" w:cs="Times New Roman"/>
          <w:sz w:val="24"/>
          <w:szCs w:val="24"/>
        </w:rPr>
        <w:t>land sur</w:t>
      </w:r>
      <w:r>
        <w:rPr>
          <w:rFonts w:ascii="Times New Roman" w:hAnsi="Times New Roman" w:cs="Times New Roman"/>
          <w:sz w:val="24"/>
          <w:szCs w:val="24"/>
        </w:rPr>
        <w:t>face</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has changed </w:t>
      </w:r>
      <w:r w:rsidR="00C40299">
        <w:rPr>
          <w:rFonts w:ascii="Times New Roman" w:hAnsi="Times New Roman" w:cs="Times New Roman"/>
          <w:sz w:val="24"/>
          <w:szCs w:val="24"/>
        </w:rPr>
        <w:t xml:space="preserve">during recent </w:t>
      </w:r>
      <w:r w:rsidR="00D710A0">
        <w:rPr>
          <w:rFonts w:ascii="Times New Roman" w:hAnsi="Times New Roman" w:cs="Times New Roman"/>
          <w:sz w:val="24"/>
          <w:szCs w:val="24"/>
        </w:rPr>
        <w:t>decades</w:t>
      </w:r>
      <w:r w:rsidR="00F85235">
        <w:rPr>
          <w:rFonts w:ascii="Times New Roman" w:hAnsi="Times New Roman" w:cs="Times New Roman"/>
          <w:sz w:val="24"/>
          <w:szCs w:val="24"/>
        </w:rPr>
        <w:t xml:space="preserve"> </w:t>
      </w:r>
      <w:r w:rsidR="00F85235">
        <w:rPr>
          <w:rFonts w:ascii="Times New Roman" w:hAnsi="Times New Roman" w:cs="Times New Roman"/>
          <w:sz w:val="24"/>
          <w:szCs w:val="24"/>
        </w:rPr>
        <w:fldChar w:fldCharType="begin"/>
      </w:r>
      <w:r w:rsidR="00F85235">
        <w:rPr>
          <w:rFonts w:ascii="Times New Roman" w:hAnsi="Times New Roman" w:cs="Times New Roman"/>
          <w:sz w:val="24"/>
          <w:szCs w:val="24"/>
        </w:rPr>
        <w:instrText xml:space="preserve"> ADDIN EN.CITE &lt;EndNote&gt;&lt;Cite&gt;&lt;Author&gt;National Academies of Sciences&lt;/Author&gt;&lt;Year&gt;2018&lt;/Year&gt;&lt;RecNum&gt;4147&lt;/RecNum&gt;&lt;DisplayText&gt;(National Academies of Sciences 2018)&lt;/DisplayText&gt;&lt;record&gt;&lt;rec-number&gt;4147&lt;/rec-number&gt;&lt;foreign-keys&gt;&lt;key app="EN" db-id="przrz2xfys0et6es02qx0adprs59z2erxf5t" timestamp="1594052732"&gt;4147&lt;/key&gt;&lt;/foreign-keys&gt;&lt;ref-type name="Book"&gt;6&lt;/ref-type&gt;&lt;contributors&gt;&lt;authors&gt;&lt;author&gt;National Academies of Sciences,&lt;/author&gt;&lt;/authors&gt;&lt;/contributors&gt;&lt;titles&gt;&lt;title&gt;Thriving on Our Changing Planet: A Decadal Strategy for Earth Observation from Space&lt;/title&gt;&lt;/titles&gt;&lt;dates&gt;&lt;year&gt;2018&lt;/year&gt;&lt;/dates&gt;&lt;pub-location&gt;Washington, DC&lt;/pub-location&gt;&lt;publisher&gt;The National Academies Press&lt;/publisher&gt;&lt;urls&gt;&lt;related-urls&gt;&lt;url&gt;https://doi.org.10.17226/24938.&lt;/url&gt;&lt;/related-urls&gt;&lt;/urls&gt;&lt;/record&gt;&lt;/Cite&gt;&lt;/EndNote&gt;</w:instrText>
      </w:r>
      <w:r w:rsidR="00F85235">
        <w:rPr>
          <w:rFonts w:ascii="Times New Roman" w:hAnsi="Times New Roman" w:cs="Times New Roman"/>
          <w:sz w:val="24"/>
          <w:szCs w:val="24"/>
        </w:rPr>
        <w:fldChar w:fldCharType="separate"/>
      </w:r>
      <w:r w:rsidR="00F85235">
        <w:rPr>
          <w:rFonts w:ascii="Times New Roman" w:hAnsi="Times New Roman" w:cs="Times New Roman"/>
          <w:noProof/>
          <w:sz w:val="24"/>
          <w:szCs w:val="24"/>
        </w:rPr>
        <w:t>(National Academies of Sciences 2018)</w:t>
      </w:r>
      <w:r w:rsidR="00F85235">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designed for land surface 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54DD8">
        <w:rPr>
          <w:rFonts w:ascii="Times New Roman" w:hAnsi="Times New Roman" w:cs="Times New Roman"/>
          <w:sz w:val="24"/>
          <w:szCs w:val="24"/>
        </w:rPr>
        <w:instrText xml:space="preserve"> ADDIN EN.CITE </w:instrTex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54DD8">
        <w:rPr>
          <w:rFonts w:ascii="Times New Roman" w:hAnsi="Times New Roman" w:cs="Times New Roman"/>
          <w:sz w:val="24"/>
          <w:szCs w:val="24"/>
        </w:rPr>
        <w:instrText xml:space="preserve"> ADDIN EN.CITE.DATA </w:instrText>
      </w:r>
      <w:r w:rsidR="00354DD8">
        <w:rPr>
          <w:rFonts w:ascii="Times New Roman" w:hAnsi="Times New Roman" w:cs="Times New Roman"/>
          <w:sz w:val="24"/>
          <w:szCs w:val="24"/>
        </w:rPr>
      </w:r>
      <w:r w:rsidR="00354DD8">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 since that time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w:t>
      </w:r>
      <w:r w:rsidR="00AC37E0">
        <w:rPr>
          <w:rFonts w:ascii="Times New Roman" w:hAnsi="Times New Roman" w:cs="Times New Roman"/>
          <w:sz w:val="24"/>
          <w:szCs w:val="24"/>
        </w:rPr>
        <w:t xml:space="preserve"> </w:t>
      </w:r>
      <w:r w:rsidR="00D710A0" w:rsidRPr="00C33E07">
        <w:rPr>
          <w:rFonts w:ascii="Times New Roman" w:hAnsi="Times New Roman" w:cs="Times New Roman"/>
          <w:sz w:val="24"/>
          <w:szCs w:val="24"/>
        </w:rPr>
        <w:t>The Landsat satellite</w:t>
      </w:r>
      <w:r w:rsidR="00AC37E0">
        <w:rPr>
          <w:rFonts w:ascii="Times New Roman" w:hAnsi="Times New Roman" w:cs="Times New Roman"/>
          <w:sz w:val="24"/>
          <w:szCs w:val="24"/>
        </w:rPr>
        <w:t>s carry multi</w:t>
      </w:r>
      <w:commentRangeStart w:id="15"/>
      <w:r w:rsidR="00AC37E0">
        <w:rPr>
          <w:rFonts w:ascii="Times New Roman" w:hAnsi="Times New Roman" w:cs="Times New Roman"/>
          <w:sz w:val="24"/>
          <w:szCs w:val="24"/>
        </w:rPr>
        <w:t>-</w:t>
      </w:r>
      <w:commentRangeEnd w:id="15"/>
      <w:r w:rsidR="001A340C">
        <w:rPr>
          <w:rStyle w:val="CommentReference"/>
        </w:rPr>
        <w:commentReference w:id="15"/>
      </w:r>
      <w:r w:rsidR="00AC37E0">
        <w:rPr>
          <w:rFonts w:ascii="Times New Roman" w:hAnsi="Times New Roman" w:cs="Times New Roman"/>
          <w:sz w:val="24"/>
          <w:szCs w:val="24"/>
        </w:rPr>
        <w:t xml:space="preserve">spectral sensors that </w:t>
      </w:r>
      <w:r w:rsidR="0031164E">
        <w:rPr>
          <w:rFonts w:ascii="Times New Roman" w:hAnsi="Times New Roman" w:cs="Times New Roman"/>
          <w:sz w:val="24"/>
          <w:szCs w:val="24"/>
        </w:rPr>
        <w:t xml:space="preserve">provide surface reflectance measurements </w:t>
      </w:r>
      <w:r w:rsidR="00D710A0" w:rsidRPr="00C33E07">
        <w:rPr>
          <w:rFonts w:ascii="Times New Roman" w:hAnsi="Times New Roman" w:cs="Times New Roman"/>
          <w:sz w:val="24"/>
          <w:szCs w:val="24"/>
        </w:rPr>
        <w:t>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1164E">
        <w:rPr>
          <w:rFonts w:ascii="Times New Roman" w:hAnsi="Times New Roman" w:cs="Times New Roman"/>
          <w:sz w:val="24"/>
          <w:szCs w:val="24"/>
        </w:rPr>
        <w:instrText xml:space="preserve"> ADDIN EN.CITE </w:instrTex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1164E">
        <w:rPr>
          <w:rFonts w:ascii="Times New Roman" w:hAnsi="Times New Roman" w:cs="Times New Roman"/>
          <w:sz w:val="24"/>
          <w:szCs w:val="24"/>
        </w:rPr>
        <w:instrText xml:space="preserve"> ADDIN EN.CITE.DATA </w:instrText>
      </w:r>
      <w:r w:rsidR="0031164E">
        <w:rPr>
          <w:rFonts w:ascii="Times New Roman" w:hAnsi="Times New Roman" w:cs="Times New Roman"/>
          <w:sz w:val="24"/>
          <w:szCs w:val="24"/>
        </w:rPr>
      </w:r>
      <w:r w:rsidR="0031164E">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 for</w:t>
      </w:r>
      <w:r w:rsidR="005463A4" w:rsidRPr="00C33E07">
        <w:rPr>
          <w:rFonts w:ascii="Times New Roman" w:hAnsi="Times New Roman" w:cs="Times New Roman"/>
          <w:sz w:val="24"/>
          <w:szCs w:val="24"/>
        </w:rPr>
        <w:t xml:space="preserve"> instance,</w:t>
      </w:r>
      <w:r w:rsidR="00D710A0" w:rsidRPr="00C33E07">
        <w:rPr>
          <w:rFonts w:ascii="Times New Roman" w:hAnsi="Times New Roman" w:cs="Times New Roman"/>
          <w:sz w:val="24"/>
          <w:szCs w:val="24"/>
        </w:rPr>
        <w:t xml:space="preserve"> 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 xml:space="preserve">cover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&lt;EndNote&gt;&lt;Cite&gt;&lt;Author&gt;Hansen&lt;/Author&gt;&lt;Year&gt;2013&lt;/Year&gt;&lt;RecNum&gt;3411&lt;/RecNum&gt;&lt;DisplayText&gt;(Hansen et al. 2013)&lt;/DisplayText&gt;&lt;record&gt;&lt;rec-number&gt;3411&lt;/rec-number&gt;&lt;foreign-keys&gt;&lt;key app="EN" db-id="przrz2xfys0et6es02qx0adprs59z2erxf5t" timestamp="0"&gt;3411&lt;/key&gt;&lt;/foreign-keys&gt;&lt;ref-type name="Journal Article"&gt;17&lt;/ref-type&gt;&lt;contributors&gt;&lt;authors&gt;&lt;author&gt;Hansen, M. C.&lt;/author&gt;&lt;author&gt;Potapov, P. V.&lt;/author&gt;&lt;author&gt;Moore, R.&lt;/author&gt;&lt;author&gt;Hancher, M.&lt;/author&gt;&lt;author&gt;Turubanova, S. A.&lt;/author&gt;&lt;author&gt;Tyukavina, A.&lt;/author&gt;&lt;author&gt;Thau, D.&lt;/author&gt;&lt;author&gt;Stehman, S. V.&lt;/author&gt;&lt;author&gt;Goetz, S. J.&lt;/author&gt;&lt;author&gt;Loveland, T. R.&lt;/author&gt;&lt;author&gt;Kommareddy, A.&lt;/author&gt;&lt;author&gt;Egorov, A.&lt;/author&gt;&lt;author&gt;Chini, L.&lt;/author&gt;&lt;author&gt;Justice, C. O.&lt;/author&gt;&lt;author&gt;Townshend, J. R. G.&lt;/author&gt;&lt;/authors&gt;&lt;/contributors&gt;&lt;titles&gt;&lt;title&gt;High-Resolution Global Maps of 21st-Century Forest Cover Change&lt;/title&gt;&lt;secondary-title&gt;Science&lt;/secondary-title&gt;&lt;/titles&gt;&lt;periodical&gt;&lt;full-title&gt;science&lt;/full-title&gt;&lt;/periodical&gt;&lt;pages&gt;850&lt;/pages&gt;&lt;volume&gt;342&lt;/volume&gt;&lt;number&gt;6160&lt;/number&gt;&lt;dates&gt;&lt;year&gt;2013&lt;/year&gt;&lt;/dates&gt;&lt;work-type&gt;10.1126/science.1244693&lt;/work-type&gt;&lt;urls&gt;&lt;related-urls&gt;&lt;url&gt;http://science.sciencemag.org/content/342/6160/850.abstract&lt;/url&gt;&lt;/related-urls&gt;&lt;/urls&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(Hansen et al. 2013)</w:t>
      </w:r>
      <w:r w:rsidR="00D710A0" w:rsidRPr="00C33E07">
        <w:rPr>
          <w:rFonts w:ascii="Times New Roman" w:hAnsi="Times New Roman" w:cs="Times New Roman"/>
          <w:sz w:val="24"/>
          <w:szCs w:val="24"/>
        </w:rPr>
        <w:fldChar w:fldCharType="end"/>
      </w:r>
      <w:r w:rsidR="0031164E">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 xml:space="preserve">extent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evaluating long-term changes in vegetation greenness that provide insight into </w:t>
      </w:r>
      <w:r w:rsidR="007B3776">
        <w:rPr>
          <w:rFonts w:ascii="Times New Roman" w:hAnsi="Times New Roman" w:cs="Times New Roman"/>
          <w:sz w:val="24"/>
          <w:szCs w:val="24"/>
        </w:rPr>
        <w:t xml:space="preserve">how </w:t>
      </w:r>
      <w:r w:rsidR="001E0248">
        <w:rPr>
          <w:rFonts w:ascii="Times New Roman" w:hAnsi="Times New Roman" w:cs="Times New Roman"/>
          <w:sz w:val="24"/>
          <w:szCs w:val="24"/>
        </w:rPr>
        <w:t xml:space="preserve">land-use and climate change </w:t>
      </w:r>
      <w:r w:rsidR="007B3776">
        <w:rPr>
          <w:rFonts w:ascii="Times New Roman" w:hAnsi="Times New Roman" w:cs="Times New Roman"/>
          <w:sz w:val="24"/>
          <w:szCs w:val="24"/>
        </w:rPr>
        <w:t xml:space="preserve">are impacting </w:t>
      </w:r>
      <w:r w:rsidR="001E0248">
        <w:rPr>
          <w:rFonts w:ascii="Times New Roman" w:hAnsi="Times New Roman" w:cs="Times New Roman"/>
          <w:sz w:val="24"/>
          <w:szCs w:val="24"/>
        </w:rPr>
        <w:t xml:space="preserve">terrestrial ecosystems </w:t>
      </w:r>
      <w:r w:rsidR="003D2455">
        <w:rPr>
          <w:rFonts w:ascii="Times New Roman" w:hAnsi="Times New Roman" w:cs="Times New Roman"/>
          <w:sz w:val="24"/>
          <w:szCs w:val="24"/>
        </w:rPr>
        <w:fldChar w:fldCharType="begin"/>
      </w:r>
      <w:r w:rsidR="001E0248">
        <w:rPr>
          <w:rFonts w:ascii="Times New Roman" w:hAnsi="Times New Roman" w:cs="Times New Roman"/>
          <w:sz w:val="24"/>
          <w:szCs w:val="24"/>
        </w:rPr>
        <w:instrText xml:space="preserve"> ADDIN EN.CITE &lt;EndNote&gt;&lt;Cite&gt;&lt;Author&gt;Berner&lt;/Author&gt;&lt;Year&gt;2020&lt;/Year&gt;&lt;RecNum&gt;3755&lt;/RecNum&gt;&lt;DisplayText&gt;(Wang and Friedl 2019, 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Cite&gt;&lt;Author&gt;Wang&lt;/Author&gt;&lt;Year&gt;2019&lt;/Year&gt;&lt;RecNum&gt;4261&lt;/RecNum&gt;&lt;record&gt;&lt;rec-number&gt;4261&lt;/rec-number&gt;&lt;foreign-keys&gt;&lt;key app="EN" db-id="przrz2xfys0et6es02qx0adprs59z2erxf5t" timestamp="1602171006"&gt;4261&lt;/key&gt;&lt;/foreign-keys&gt;&lt;ref-type name="Journal Article"&gt;17&lt;/ref-type&gt;&lt;contributors&gt;&lt;authors&gt;&lt;author&gt;Wang, Jonathan A&lt;/author&gt;&lt;author&gt;Friedl, Mark A&lt;/author&gt;&lt;/authors&gt;&lt;/contributors&gt;&lt;titles&gt;&lt;title&gt;The role of land cover change in Arctic-Boreal greening and browning trends&lt;/title&gt;&lt;secondary-title&gt;Environmental Research Letters&lt;/secondary-title&gt;&lt;/titles&gt;&lt;periodical&gt;&lt;full-title&gt;Environmental Research Letters&lt;/full-title&gt;&lt;/periodical&gt;&lt;pages&gt;125007&lt;/pages&gt;&lt;volume&gt;14&lt;/volume&gt;&lt;number&gt;12&lt;/number&gt;&lt;dates&gt;&lt;year&gt;2019&lt;/year&gt;&lt;/dates&gt;&lt;isbn&gt;1748-9326&lt;/isbn&gt;&lt;urls&gt;&lt;/urls&gt;&lt;/record&gt;&lt;/Cite&gt;&lt;/EndNote&gt;</w:instrText>
      </w:r>
      <w:r w:rsidR="003D2455">
        <w:rPr>
          <w:rFonts w:ascii="Times New Roman" w:hAnsi="Times New Roman" w:cs="Times New Roman"/>
          <w:sz w:val="24"/>
          <w:szCs w:val="24"/>
        </w:rPr>
        <w:fldChar w:fldCharType="separate"/>
      </w:r>
      <w:r w:rsidR="001E0248">
        <w:rPr>
          <w:rFonts w:ascii="Times New Roman" w:hAnsi="Times New Roman" w:cs="Times New Roman"/>
          <w:noProof/>
          <w:sz w:val="24"/>
          <w:szCs w:val="24"/>
        </w:rPr>
        <w:t>(Wang and Friedl 2019, Berner et al. 2020)</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4D127F">
        <w:rPr>
          <w:rFonts w:ascii="Times New Roman" w:hAnsi="Times New Roman" w:cs="Times New Roman"/>
          <w:sz w:val="24"/>
          <w:szCs w:val="24"/>
        </w:rPr>
        <w:t>Hence, t</w:t>
      </w:r>
      <w:r w:rsidR="00364053">
        <w:rPr>
          <w:rFonts w:ascii="Times New Roman" w:hAnsi="Times New Roman" w:cs="Times New Roman"/>
          <w:sz w:val="24"/>
          <w:szCs w:val="24"/>
        </w:rPr>
        <w:t xml:space="preserve">he Landsat program </w:t>
      </w:r>
      <w:commentRangeStart w:id="16"/>
      <w:r w:rsidR="00364053">
        <w:rPr>
          <w:rFonts w:ascii="Times New Roman" w:hAnsi="Times New Roman" w:cs="Times New Roman"/>
          <w:sz w:val="24"/>
          <w:szCs w:val="24"/>
        </w:rPr>
        <w:t>is</w:t>
      </w:r>
      <w:commentRangeEnd w:id="16"/>
      <w:r w:rsidR="001A340C">
        <w:rPr>
          <w:rStyle w:val="CommentReference"/>
        </w:rPr>
        <w:commentReference w:id="16"/>
      </w:r>
      <w:r w:rsidR="00364053">
        <w:rPr>
          <w:rFonts w:ascii="Times New Roman" w:hAnsi="Times New Roman" w:cs="Times New Roman"/>
          <w:sz w:val="24"/>
          <w:szCs w:val="24"/>
        </w:rPr>
        <w:t xml:space="preserve"> a cornerstone of Earth surface monitoring. </w:t>
      </w:r>
    </w:p>
    <w:p w14:paraId="73589951" w14:textId="77777777" w:rsidR="009A13A8" w:rsidRDefault="009A13A8" w:rsidP="00FD523E">
      <w:pPr>
        <w:pStyle w:val="NoSpacing"/>
        <w:rPr>
          <w:rFonts w:ascii="Times New Roman" w:hAnsi="Times New Roman" w:cs="Times New Roman"/>
          <w:sz w:val="24"/>
          <w:szCs w:val="24"/>
        </w:rPr>
      </w:pPr>
    </w:p>
    <w:p w14:paraId="3F7D9913" w14:textId="32CA0ECC" w:rsidR="00F751FB" w:rsidRDefault="00455E25" w:rsidP="00C81F1B">
      <w:pPr>
        <w:pStyle w:val="Heading2"/>
      </w:pPr>
      <w:r>
        <w:lastRenderedPageBreak/>
        <w:t xml:space="preserve">Impediments to </w:t>
      </w:r>
      <w:r w:rsidR="00D04F79">
        <w:t xml:space="preserve">Landsat </w:t>
      </w:r>
      <w:r w:rsidR="00236CA0">
        <w:t xml:space="preserve">time series analyses </w:t>
      </w:r>
    </w:p>
    <w:p w14:paraId="69C43525" w14:textId="2CB6C949" w:rsidR="008E00FD" w:rsidRDefault="006065F5" w:rsidP="00FA1159">
      <w:pPr>
        <w:pStyle w:val="NoSpacing"/>
        <w:rPr>
          <w:rFonts w:ascii="Times New Roman" w:hAnsi="Times New Roman" w:cs="Times New Roman"/>
          <w:sz w:val="24"/>
          <w:szCs w:val="24"/>
        </w:rPr>
      </w:pPr>
      <w:r>
        <w:rPr>
          <w:rFonts w:ascii="Times New Roman" w:hAnsi="Times New Roman" w:cs="Times New Roman"/>
          <w:sz w:val="24"/>
          <w:szCs w:val="24"/>
        </w:rPr>
        <w:t>In recent years, it has become easier to access, process, and analyze Landsat data; however, there are still challenges that hinder use of these data by ecologists, land manager</w:t>
      </w:r>
      <w:r w:rsidR="003B34A7">
        <w:rPr>
          <w:rFonts w:ascii="Times New Roman" w:hAnsi="Times New Roman" w:cs="Times New Roman"/>
          <w:sz w:val="24"/>
          <w:szCs w:val="24"/>
        </w:rPr>
        <w:t>s</w:t>
      </w:r>
      <w:r>
        <w:rPr>
          <w:rFonts w:ascii="Times New Roman" w:hAnsi="Times New Roman" w:cs="Times New Roman"/>
          <w:sz w:val="24"/>
          <w:szCs w:val="24"/>
        </w:rPr>
        <w:t xml:space="preserve">, and other </w:t>
      </w:r>
      <w:r w:rsidR="00364053">
        <w:rPr>
          <w:rFonts w:ascii="Times New Roman" w:hAnsi="Times New Roman" w:cs="Times New Roman"/>
          <w:sz w:val="24"/>
          <w:szCs w:val="24"/>
        </w:rPr>
        <w:t>non-remote sensing specialists.</w:t>
      </w:r>
      <w:r w:rsidR="00A5191C">
        <w:rPr>
          <w:rFonts w:ascii="Times New Roman" w:hAnsi="Times New Roman" w:cs="Times New Roman"/>
          <w:sz w:val="24"/>
          <w:szCs w:val="24"/>
        </w:rPr>
        <w:t xml:space="preserve"> </w:t>
      </w:r>
      <w:r w:rsidR="00B80C10">
        <w:rPr>
          <w:rFonts w:ascii="Times New Roman" w:hAnsi="Times New Roman" w:cs="Times New Roman"/>
          <w:sz w:val="24"/>
          <w:szCs w:val="24"/>
        </w:rPr>
        <w:t xml:space="preserve">The USGS made the Landsat archive publicly available in 2008 </w: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 </w:instrTex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EN.CITE.DATA </w:instrText>
      </w:r>
      <w:r w:rsidR="00B80C10">
        <w:rPr>
          <w:rFonts w:ascii="Times New Roman" w:hAnsi="Times New Roman" w:cs="Times New Roman"/>
          <w:sz w:val="24"/>
          <w:szCs w:val="24"/>
        </w:rPr>
      </w:r>
      <w:r w:rsidR="00B80C10">
        <w:rPr>
          <w:rFonts w:ascii="Times New Roman" w:hAnsi="Times New Roman" w:cs="Times New Roman"/>
          <w:sz w:val="24"/>
          <w:szCs w:val="24"/>
        </w:rPr>
        <w:fldChar w:fldCharType="end"/>
      </w:r>
      <w:r w:rsidR="00B80C10">
        <w:rPr>
          <w:rFonts w:ascii="Times New Roman" w:hAnsi="Times New Roman" w:cs="Times New Roman"/>
          <w:sz w:val="24"/>
          <w:szCs w:val="24"/>
        </w:rPr>
      </w:r>
      <w:r w:rsidR="00B80C10">
        <w:rPr>
          <w:rFonts w:ascii="Times New Roman" w:hAnsi="Times New Roman" w:cs="Times New Roman"/>
          <w:sz w:val="24"/>
          <w:szCs w:val="24"/>
        </w:rPr>
        <w:fldChar w:fldCharType="separate"/>
      </w:r>
      <w:r w:rsidR="00B80C10">
        <w:rPr>
          <w:rFonts w:ascii="Times New Roman" w:hAnsi="Times New Roman" w:cs="Times New Roman"/>
          <w:noProof/>
          <w:sz w:val="24"/>
          <w:szCs w:val="24"/>
        </w:rPr>
        <w:t>(Woodcock et al. 2008)</w:t>
      </w:r>
      <w:r w:rsidR="00B80C10">
        <w:rPr>
          <w:rFonts w:ascii="Times New Roman" w:hAnsi="Times New Roman" w:cs="Times New Roman"/>
          <w:sz w:val="24"/>
          <w:szCs w:val="24"/>
        </w:rPr>
        <w:fldChar w:fldCharType="end"/>
      </w:r>
      <w:r w:rsidR="00497A92">
        <w:rPr>
          <w:rFonts w:ascii="Times New Roman" w:hAnsi="Times New Roman" w:cs="Times New Roman"/>
          <w:sz w:val="24"/>
          <w:szCs w:val="24"/>
        </w:rPr>
        <w:t xml:space="preserve"> and in recent years </w:t>
      </w:r>
      <w:commentRangeStart w:id="17"/>
      <w:ins w:id="18" w:author="Jakob Johann Assmann" w:date="2022-01-13T14:08:00Z">
        <w:r w:rsidR="001A340C">
          <w:rPr>
            <w:rFonts w:ascii="Times New Roman" w:hAnsi="Times New Roman" w:cs="Times New Roman"/>
            <w:sz w:val="24"/>
            <w:szCs w:val="24"/>
          </w:rPr>
          <w:t xml:space="preserve">Google </w:t>
        </w:r>
        <w:commentRangeEnd w:id="17"/>
        <w:r w:rsidR="001A340C">
          <w:rPr>
            <w:rStyle w:val="CommentReference"/>
          </w:rPr>
          <w:commentReference w:id="17"/>
        </w:r>
      </w:ins>
      <w:r w:rsidR="00497A92">
        <w:rPr>
          <w:rFonts w:ascii="Times New Roman" w:hAnsi="Times New Roman" w:cs="Times New Roman"/>
          <w:sz w:val="24"/>
          <w:szCs w:val="24"/>
        </w:rPr>
        <w:t xml:space="preserve">has hosted a copy of the archive </w:t>
      </w:r>
      <w:del w:id="19" w:author="Jakob Johann Assmann" w:date="2022-01-13T14:12:00Z">
        <w:r w:rsidR="00497A92" w:rsidDel="00F766A1">
          <w:rPr>
            <w:rFonts w:ascii="Times New Roman" w:hAnsi="Times New Roman" w:cs="Times New Roman"/>
            <w:sz w:val="24"/>
            <w:szCs w:val="24"/>
          </w:rPr>
          <w:delText xml:space="preserve">on </w:delText>
        </w:r>
      </w:del>
      <w:ins w:id="20" w:author="Jakob Johann Assmann" w:date="2022-01-13T14:12:00Z">
        <w:r w:rsidR="00F766A1">
          <w:rPr>
            <w:rFonts w:ascii="Times New Roman" w:hAnsi="Times New Roman" w:cs="Times New Roman"/>
            <w:sz w:val="24"/>
            <w:szCs w:val="24"/>
          </w:rPr>
          <w:t>a</w:t>
        </w:r>
      </w:ins>
      <w:ins w:id="21" w:author="Jakob Johann Assmann" w:date="2022-01-13T14:13:00Z">
        <w:r w:rsidR="00F766A1">
          <w:rPr>
            <w:rFonts w:ascii="Times New Roman" w:hAnsi="Times New Roman" w:cs="Times New Roman"/>
            <w:sz w:val="24"/>
            <w:szCs w:val="24"/>
          </w:rPr>
          <w:t>ccessible via</w:t>
        </w:r>
      </w:ins>
      <w:ins w:id="22" w:author="Jakob Johann Assmann" w:date="2022-01-13T14:12:00Z">
        <w:r w:rsidR="00F766A1">
          <w:rPr>
            <w:rFonts w:ascii="Times New Roman" w:hAnsi="Times New Roman" w:cs="Times New Roman"/>
            <w:sz w:val="24"/>
            <w:szCs w:val="24"/>
          </w:rPr>
          <w:t xml:space="preserve"> </w:t>
        </w:r>
      </w:ins>
      <w:r w:rsidR="00497A92">
        <w:rPr>
          <w:rFonts w:ascii="Times New Roman" w:hAnsi="Times New Roman" w:cs="Times New Roman"/>
          <w:sz w:val="24"/>
          <w:szCs w:val="24"/>
        </w:rPr>
        <w:t xml:space="preserve">the cloud-computing platform </w:t>
      </w:r>
      <w:r w:rsidR="00B80C10">
        <w:rPr>
          <w:rFonts w:ascii="Times New Roman" w:hAnsi="Times New Roman" w:cs="Times New Roman"/>
          <w:sz w:val="24"/>
          <w:szCs w:val="24"/>
        </w:rPr>
        <w:t xml:space="preserve">Google Earth Engine </w:t>
      </w:r>
      <w:r w:rsidR="00B80C10">
        <w:rPr>
          <w:rFonts w:ascii="Times New Roman" w:hAnsi="Times New Roman" w:cs="Times New Roman"/>
          <w:sz w:val="24"/>
          <w:szCs w:val="24"/>
        </w:rPr>
        <w:fldChar w:fldCharType="begin"/>
      </w:r>
      <w:r w:rsidR="00752F4E">
        <w:rPr>
          <w:rFonts w:ascii="Times New Roman" w:hAnsi="Times New Roman" w:cs="Times New Roman"/>
          <w:sz w:val="24"/>
          <w:szCs w:val="24"/>
        </w:rPr>
        <w:instrText xml:space="preserve"> ADDIN EN.CITE &lt;EndNote&gt;&lt;Cite&gt;&lt;Author&gt;Gorelick&lt;/Author&gt;&lt;Year&gt;2017&lt;/Year&gt;&lt;RecNum&gt;3374&lt;/RecNum&gt;&lt;Prefix&gt;GEE`; &lt;/Prefix&gt;&lt;DisplayText&gt;(GEE; 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https://doi.org/10.1016/j.rse.2017.06.031&lt;/electronic-resource-num&gt;&lt;/record&gt;&lt;/Cite&gt;&lt;/EndNote&gt;</w:instrText>
      </w:r>
      <w:r w:rsidR="00B80C10">
        <w:rPr>
          <w:rFonts w:ascii="Times New Roman" w:hAnsi="Times New Roman" w:cs="Times New Roman"/>
          <w:sz w:val="24"/>
          <w:szCs w:val="24"/>
        </w:rPr>
        <w:fldChar w:fldCharType="separate"/>
      </w:r>
      <w:r w:rsidR="00752F4E">
        <w:rPr>
          <w:rFonts w:ascii="Times New Roman" w:hAnsi="Times New Roman" w:cs="Times New Roman"/>
          <w:noProof/>
          <w:sz w:val="24"/>
          <w:szCs w:val="24"/>
        </w:rPr>
        <w:t>(GEE; Gorelick et al. 2017)</w:t>
      </w:r>
      <w:r w:rsidR="00B80C10">
        <w:rPr>
          <w:rFonts w:ascii="Times New Roman" w:hAnsi="Times New Roman" w:cs="Times New Roman"/>
          <w:sz w:val="24"/>
          <w:szCs w:val="24"/>
        </w:rPr>
        <w:fldChar w:fldCharType="end"/>
      </w:r>
      <w:r w:rsidR="004B218B">
        <w:rPr>
          <w:rFonts w:ascii="Times New Roman" w:hAnsi="Times New Roman" w:cs="Times New Roman"/>
          <w:sz w:val="24"/>
          <w:szCs w:val="24"/>
        </w:rPr>
        <w:t>.</w:t>
      </w:r>
      <w:r w:rsidR="00E540ED">
        <w:rPr>
          <w:rFonts w:ascii="Times New Roman" w:hAnsi="Times New Roman" w:cs="Times New Roman"/>
          <w:sz w:val="24"/>
          <w:szCs w:val="24"/>
        </w:rPr>
        <w:t xml:space="preserve"> </w:t>
      </w:r>
      <w:r w:rsidR="00DC754E">
        <w:rPr>
          <w:rFonts w:ascii="Times New Roman" w:hAnsi="Times New Roman" w:cs="Times New Roman"/>
          <w:sz w:val="24"/>
          <w:szCs w:val="24"/>
        </w:rPr>
        <w:t xml:space="preserve">These steps have made Landsat data much more readily available </w:t>
      </w:r>
      <w:ins w:id="23" w:author="Jakob Johann Assmann" w:date="2022-01-13T14:13:00Z">
        <w:r w:rsidR="00F766A1">
          <w:rPr>
            <w:rFonts w:ascii="Times New Roman" w:hAnsi="Times New Roman" w:cs="Times New Roman"/>
            <w:sz w:val="24"/>
            <w:szCs w:val="24"/>
          </w:rPr>
          <w:t xml:space="preserve">to the end user </w:t>
        </w:r>
      </w:ins>
      <w:r w:rsidR="00DC754E">
        <w:rPr>
          <w:rFonts w:ascii="Times New Roman" w:hAnsi="Times New Roman" w:cs="Times New Roman"/>
          <w:sz w:val="24"/>
          <w:szCs w:val="24"/>
        </w:rPr>
        <w:t xml:space="preserve">and </w:t>
      </w:r>
      <w:r w:rsidR="00E540ED">
        <w:rPr>
          <w:rFonts w:ascii="Times New Roman" w:hAnsi="Times New Roman" w:cs="Times New Roman"/>
          <w:sz w:val="24"/>
          <w:szCs w:val="24"/>
        </w:rPr>
        <w:t xml:space="preserve">enabled </w:t>
      </w:r>
      <w:r w:rsidR="00DC754E">
        <w:rPr>
          <w:rFonts w:ascii="Times New Roman" w:hAnsi="Times New Roman" w:cs="Times New Roman"/>
          <w:sz w:val="24"/>
          <w:szCs w:val="24"/>
        </w:rPr>
        <w:t xml:space="preserve">time series analyses of the Normalized Difference Vegetation Index (NDVI) and other spectral indices of “vegetation greenness” </w:t>
      </w:r>
      <w:r w:rsidR="005A4E98">
        <w:rPr>
          <w:rFonts w:ascii="Times New Roman" w:hAnsi="Times New Roman" w:cs="Times New Roman"/>
          <w:sz w:val="24"/>
          <w:szCs w:val="24"/>
        </w:rPr>
        <w:t xml:space="preserve">that </w:t>
      </w:r>
      <w:commentRangeStart w:id="24"/>
      <w:r w:rsidR="00DC754E">
        <w:rPr>
          <w:rFonts w:ascii="Times New Roman" w:hAnsi="Times New Roman" w:cs="Times New Roman"/>
          <w:sz w:val="24"/>
          <w:szCs w:val="24"/>
        </w:rPr>
        <w:t xml:space="preserve">correlate with </w:t>
      </w:r>
      <w:commentRangeEnd w:id="24"/>
      <w:r w:rsidR="00F766A1">
        <w:rPr>
          <w:rStyle w:val="CommentReference"/>
        </w:rPr>
        <w:commentReference w:id="24"/>
      </w:r>
      <w:r w:rsidR="00DC754E">
        <w:rPr>
          <w:rFonts w:ascii="Times New Roman" w:hAnsi="Times New Roman" w:cs="Times New Roman"/>
          <w:sz w:val="24"/>
          <w:szCs w:val="24"/>
        </w:rPr>
        <w:t xml:space="preserve">productivity </w:t>
      </w:r>
      <w:r w:rsidR="00DC754E">
        <w:rPr>
          <w:rFonts w:ascii="Times New Roman" w:hAnsi="Times New Roman" w:cs="Times New Roman"/>
          <w:sz w:val="24"/>
          <w:szCs w:val="24"/>
        </w:rPr>
        <w:fldChar w:fldCharType="begin">
          <w:fldData xml:space="preserve">PEVuZE5vdGU+PENpdGU+PEF1dGhvcj5UdWNrZXI8L0F1dGhvcj48WWVhcj4xOTc5PC9ZZWFyPjxS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PC9kYXRlcz48dXJscz48L3VybHM+PGVsZWN0cm9uaWMtcmVzb3VyY2UtbnVtPmh0dHBzOi8vZG9p
Lm9yZy8xMC4xMDM4L3M0MTQ2Ny0wMjAtMTg0NzktNTwvZWxlY3Ryb25pYy1yZXNvdXJjZS1udW0+
PC9yZWNvcmQ+PC9DaXRlPjwvRW5kTm90ZT5=
</w:fldData>
        </w:fldChar>
      </w:r>
      <w:r w:rsidR="00E540ED">
        <w:rPr>
          <w:rFonts w:ascii="Times New Roman" w:hAnsi="Times New Roman" w:cs="Times New Roman"/>
          <w:sz w:val="24"/>
          <w:szCs w:val="24"/>
        </w:rPr>
        <w:instrText xml:space="preserve"> ADDIN EN.CITE </w:instrText>
      </w:r>
      <w:r w:rsidR="00E540ED">
        <w:rPr>
          <w:rFonts w:ascii="Times New Roman" w:hAnsi="Times New Roman" w:cs="Times New Roman"/>
          <w:sz w:val="24"/>
          <w:szCs w:val="24"/>
        </w:rPr>
        <w:fldChar w:fldCharType="begin">
          <w:fldData xml:space="preserve">PEVuZE5vdGU+PENpdGU+PEF1dGhvcj5UdWNrZXI8L0F1dGhvcj48WWVhcj4xOTc5PC9ZZWFyPjxS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PC9kYXRlcz48dXJscz48L3VybHM+PGVsZWN0cm9uaWMtcmVzb3VyY2UtbnVtPmh0dHBzOi8vZG9p
Lm9yZy8xMC4xMDM4L3M0MTQ2Ny0wMjAtMTg0NzktNTwvZWxlY3Ryb25pYy1yZXNvdXJjZS1udW0+
PC9yZWNvcmQ+PC9DaXRlPjwvRW5kTm90ZT5=
</w:fldData>
        </w:fldChar>
      </w:r>
      <w:r w:rsidR="00E540ED">
        <w:rPr>
          <w:rFonts w:ascii="Times New Roman" w:hAnsi="Times New Roman" w:cs="Times New Roman"/>
          <w:sz w:val="24"/>
          <w:szCs w:val="24"/>
        </w:rPr>
        <w:instrText xml:space="preserve"> ADDIN EN.CITE.DATA </w:instrText>
      </w:r>
      <w:r w:rsidR="00E540ED">
        <w:rPr>
          <w:rFonts w:ascii="Times New Roman" w:hAnsi="Times New Roman" w:cs="Times New Roman"/>
          <w:sz w:val="24"/>
          <w:szCs w:val="24"/>
        </w:rPr>
      </w:r>
      <w:r w:rsidR="00E540ED">
        <w:rPr>
          <w:rFonts w:ascii="Times New Roman" w:hAnsi="Times New Roman" w:cs="Times New Roman"/>
          <w:sz w:val="24"/>
          <w:szCs w:val="24"/>
        </w:rPr>
        <w:fldChar w:fldCharType="end"/>
      </w:r>
      <w:r w:rsidR="00DC754E">
        <w:rPr>
          <w:rFonts w:ascii="Times New Roman" w:hAnsi="Times New Roman" w:cs="Times New Roman"/>
          <w:sz w:val="24"/>
          <w:szCs w:val="24"/>
        </w:rPr>
      </w:r>
      <w:r w:rsidR="00DC754E">
        <w:rPr>
          <w:rFonts w:ascii="Times New Roman" w:hAnsi="Times New Roman" w:cs="Times New Roman"/>
          <w:sz w:val="24"/>
          <w:szCs w:val="24"/>
        </w:rPr>
        <w:fldChar w:fldCharType="separate"/>
      </w:r>
      <w:r w:rsidR="00E540ED">
        <w:rPr>
          <w:rFonts w:ascii="Times New Roman" w:hAnsi="Times New Roman" w:cs="Times New Roman"/>
          <w:noProof/>
          <w:sz w:val="24"/>
          <w:szCs w:val="24"/>
        </w:rPr>
        <w:t>(Tucker 1979, Goetz and Prince 1999, Berner et al. 2020, Camps-Valls et al. 2021)</w:t>
      </w:r>
      <w:r w:rsidR="00DC754E">
        <w:rPr>
          <w:rFonts w:ascii="Times New Roman" w:hAnsi="Times New Roman" w:cs="Times New Roman"/>
          <w:sz w:val="24"/>
          <w:szCs w:val="24"/>
        </w:rPr>
        <w:fldChar w:fldCharType="end"/>
      </w:r>
      <w:r w:rsidR="00DC754E">
        <w:rPr>
          <w:rFonts w:ascii="Times New Roman" w:hAnsi="Times New Roman" w:cs="Times New Roman"/>
          <w:sz w:val="24"/>
          <w:szCs w:val="24"/>
        </w:rPr>
        <w:t>.</w:t>
      </w:r>
      <w:r w:rsidR="00E85484">
        <w:rPr>
          <w:rFonts w:ascii="Times New Roman" w:hAnsi="Times New Roman" w:cs="Times New Roman"/>
          <w:sz w:val="24"/>
          <w:szCs w:val="24"/>
        </w:rPr>
        <w:t xml:space="preserve"> </w:t>
      </w:r>
      <w:r w:rsidR="0027670E">
        <w:rPr>
          <w:rFonts w:ascii="Times New Roman" w:hAnsi="Times New Roman" w:cs="Times New Roman"/>
          <w:sz w:val="24"/>
          <w:szCs w:val="24"/>
        </w:rPr>
        <w:t>However,</w:t>
      </w:r>
      <w:r w:rsidR="00E540ED">
        <w:rPr>
          <w:rFonts w:ascii="Times New Roman" w:hAnsi="Times New Roman" w:cs="Times New Roman"/>
          <w:sz w:val="24"/>
          <w:szCs w:val="24"/>
        </w:rPr>
        <w:t xml:space="preserve"> </w:t>
      </w:r>
      <w:r w:rsidR="00E85484">
        <w:rPr>
          <w:rFonts w:ascii="Times New Roman" w:hAnsi="Times New Roman" w:cs="Times New Roman"/>
          <w:sz w:val="24"/>
          <w:szCs w:val="24"/>
        </w:rPr>
        <w:t>time series analyses that use</w:t>
      </w:r>
      <w:r w:rsidR="004D127F">
        <w:rPr>
          <w:rFonts w:ascii="Times New Roman" w:hAnsi="Times New Roman" w:cs="Times New Roman"/>
          <w:sz w:val="24"/>
          <w:szCs w:val="24"/>
        </w:rPr>
        <w:t xml:space="preserve"> measurements</w:t>
      </w:r>
      <w:r w:rsidR="00E85484">
        <w:rPr>
          <w:rFonts w:ascii="Times New Roman" w:hAnsi="Times New Roman" w:cs="Times New Roman"/>
          <w:sz w:val="24"/>
          <w:szCs w:val="24"/>
        </w:rPr>
        <w:t xml:space="preserve"> from multiple sensors are hindered by </w:t>
      </w:r>
      <w:del w:id="25" w:author="Jakob Johann Assmann" w:date="2022-01-13T14:16:00Z">
        <w:r w:rsidR="00E85484" w:rsidDel="00C1090E">
          <w:rPr>
            <w:rFonts w:ascii="Times New Roman" w:hAnsi="Times New Roman" w:cs="Times New Roman"/>
            <w:sz w:val="24"/>
            <w:szCs w:val="24"/>
          </w:rPr>
          <w:delText xml:space="preserve">there being </w:delText>
        </w:r>
      </w:del>
      <w:r w:rsidR="00E540ED">
        <w:rPr>
          <w:rFonts w:ascii="Times New Roman" w:hAnsi="Times New Roman" w:cs="Times New Roman"/>
          <w:sz w:val="24"/>
          <w:szCs w:val="24"/>
        </w:rPr>
        <w:t xml:space="preserve">systematic </w:t>
      </w:r>
      <w:r w:rsidR="00E85484">
        <w:rPr>
          <w:rFonts w:ascii="Times New Roman" w:hAnsi="Times New Roman" w:cs="Times New Roman"/>
          <w:sz w:val="24"/>
          <w:szCs w:val="24"/>
        </w:rPr>
        <w:t xml:space="preserve">biases </w:t>
      </w:r>
      <w:r w:rsidR="00E540ED">
        <w:rPr>
          <w:rFonts w:ascii="Times New Roman" w:hAnsi="Times New Roman" w:cs="Times New Roman"/>
          <w:sz w:val="24"/>
          <w:szCs w:val="24"/>
        </w:rPr>
        <w:t>in</w:t>
      </w:r>
      <w:ins w:id="26" w:author="Jakob Johann Assmann" w:date="2022-01-13T14:15:00Z">
        <w:r w:rsidR="00C1090E">
          <w:rPr>
            <w:rFonts w:ascii="Times New Roman" w:hAnsi="Times New Roman" w:cs="Times New Roman"/>
            <w:sz w:val="24"/>
            <w:szCs w:val="24"/>
          </w:rPr>
          <w:t xml:space="preserve"> both</w:t>
        </w:r>
      </w:ins>
      <w:r w:rsidR="00E540ED">
        <w:rPr>
          <w:rFonts w:ascii="Times New Roman" w:hAnsi="Times New Roman" w:cs="Times New Roman"/>
          <w:sz w:val="24"/>
          <w:szCs w:val="24"/>
        </w:rPr>
        <w:t xml:space="preserve"> individual bands and spectral indices among </w:t>
      </w:r>
      <w:commentRangeStart w:id="27"/>
      <w:ins w:id="28" w:author="Jakob Johann Assmann" w:date="2022-01-13T14:16:00Z">
        <w:r w:rsidR="00C1090E">
          <w:rPr>
            <w:rFonts w:ascii="Times New Roman" w:hAnsi="Times New Roman" w:cs="Times New Roman"/>
            <w:sz w:val="24"/>
            <w:szCs w:val="24"/>
          </w:rPr>
          <w:t>the</w:t>
        </w:r>
      </w:ins>
      <w:ins w:id="29" w:author="Jakob Johann Assmann" w:date="2022-01-13T14:17:00Z">
        <w:r w:rsidR="00C1090E">
          <w:rPr>
            <w:rFonts w:ascii="Times New Roman" w:hAnsi="Times New Roman" w:cs="Times New Roman"/>
            <w:sz w:val="24"/>
            <w:szCs w:val="24"/>
          </w:rPr>
          <w:t xml:space="preserve"> </w:t>
        </w:r>
      </w:ins>
      <w:commentRangeEnd w:id="27"/>
      <w:ins w:id="30" w:author="Jakob Johann Assmann" w:date="2022-01-13T14:19:00Z">
        <w:r w:rsidR="00C1090E">
          <w:rPr>
            <w:rStyle w:val="CommentReference"/>
          </w:rPr>
          <w:commentReference w:id="27"/>
        </w:r>
      </w:ins>
      <w:r w:rsidR="00891554">
        <w:rPr>
          <w:rFonts w:ascii="Times New Roman" w:hAnsi="Times New Roman" w:cs="Times New Roman"/>
          <w:sz w:val="24"/>
          <w:szCs w:val="24"/>
        </w:rPr>
        <w:t>Landsat 5 Thematic Mapper (TM), Landsat 7 Enhanced Thematic Mapper Plus (ETM+), and Landsat 8 Operational Land Imager (OLI)</w:t>
      </w:r>
      <w:r w:rsidR="00EC3CA4">
        <w:rPr>
          <w:rFonts w:ascii="Times New Roman" w:hAnsi="Times New Roman" w:cs="Times New Roman"/>
          <w:sz w:val="24"/>
          <w:szCs w:val="24"/>
        </w:rPr>
        <w:t xml:space="preserve"> </w:t>
      </w:r>
      <w:r w:rsidR="0003542E">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bC4gMjAxNiwgQmVybmVyIGV0IGFsLiAyMDIwKTwvRGlzcGxheVRleHQ+PHJlY29yZD48cmVjLW51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</w:fldData>
        </w:fldChar>
      </w:r>
      <w:r w:rsidR="0003542E">
        <w:rPr>
          <w:rFonts w:ascii="Times New Roman" w:hAnsi="Times New Roman" w:cs="Times New Roman"/>
          <w:sz w:val="24"/>
          <w:szCs w:val="24"/>
        </w:rPr>
        <w:instrText xml:space="preserve"> ADDIN EN.CITE </w:instrText>
      </w:r>
      <w:r w:rsidR="0003542E">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bC4gMjAxNiwgQmVybmVyIGV0IGFsLiAyMDIwKTwvRGlzcGxheVRleHQ+PHJlY29yZD48cmVjLW51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</w:fldData>
        </w:fldChar>
      </w:r>
      <w:r w:rsidR="0003542E">
        <w:rPr>
          <w:rFonts w:ascii="Times New Roman" w:hAnsi="Times New Roman" w:cs="Times New Roman"/>
          <w:sz w:val="24"/>
          <w:szCs w:val="24"/>
        </w:rPr>
        <w:instrText xml:space="preserve"> ADDIN EN.CITE.DATA </w:instrText>
      </w:r>
      <w:r w:rsidR="0003542E">
        <w:rPr>
          <w:rFonts w:ascii="Times New Roman" w:hAnsi="Times New Roman" w:cs="Times New Roman"/>
          <w:sz w:val="24"/>
          <w:szCs w:val="24"/>
        </w:rPr>
      </w:r>
      <w:r w:rsidR="0003542E">
        <w:rPr>
          <w:rFonts w:ascii="Times New Roman" w:hAnsi="Times New Roman" w:cs="Times New Roman"/>
          <w:sz w:val="24"/>
          <w:szCs w:val="24"/>
        </w:rPr>
        <w:fldChar w:fldCharType="end"/>
      </w:r>
      <w:r w:rsidR="0003542E">
        <w:rPr>
          <w:rFonts w:ascii="Times New Roman" w:hAnsi="Times New Roman" w:cs="Times New Roman"/>
          <w:sz w:val="24"/>
          <w:szCs w:val="24"/>
        </w:rPr>
      </w:r>
      <w:r w:rsidR="0003542E">
        <w:rPr>
          <w:rFonts w:ascii="Times New Roman" w:hAnsi="Times New Roman" w:cs="Times New Roman"/>
          <w:sz w:val="24"/>
          <w:szCs w:val="24"/>
        </w:rPr>
        <w:fldChar w:fldCharType="separate"/>
      </w:r>
      <w:r w:rsidR="0003542E">
        <w:rPr>
          <w:rFonts w:ascii="Times New Roman" w:hAnsi="Times New Roman" w:cs="Times New Roman"/>
          <w:noProof/>
          <w:sz w:val="24"/>
          <w:szCs w:val="24"/>
        </w:rPr>
        <w:t>(Ju and Masek 2016, Roy et al. 2016, Berner et al. 2020)</w:t>
      </w:r>
      <w:r w:rsidR="0003542E">
        <w:rPr>
          <w:rFonts w:ascii="Times New Roman" w:hAnsi="Times New Roman" w:cs="Times New Roman"/>
          <w:sz w:val="24"/>
          <w:szCs w:val="24"/>
        </w:rPr>
        <w:fldChar w:fldCharType="end"/>
      </w:r>
      <w:ins w:id="31" w:author="Jakob Johann Assmann" w:date="2022-01-13T14:20:00Z">
        <w:r w:rsidR="0011636F">
          <w:rPr>
            <w:rFonts w:ascii="Times New Roman" w:hAnsi="Times New Roman" w:cs="Times New Roman"/>
            <w:sz w:val="24"/>
            <w:szCs w:val="24"/>
          </w:rPr>
          <w:t xml:space="preserve"> sensors</w:t>
        </w:r>
      </w:ins>
      <w:r w:rsidR="00891554">
        <w:rPr>
          <w:rFonts w:ascii="Times New Roman" w:hAnsi="Times New Roman" w:cs="Times New Roman"/>
          <w:sz w:val="24"/>
          <w:szCs w:val="24"/>
        </w:rPr>
        <w:t>.</w:t>
      </w:r>
      <w:r w:rsidR="007E4CCC">
        <w:rPr>
          <w:rFonts w:ascii="Times New Roman" w:hAnsi="Times New Roman" w:cs="Times New Roman"/>
          <w:sz w:val="24"/>
          <w:szCs w:val="24"/>
        </w:rPr>
        <w:t xml:space="preserve"> </w:t>
      </w:r>
      <w:r w:rsidR="00EC3CA4">
        <w:rPr>
          <w:rFonts w:ascii="Times New Roman" w:hAnsi="Times New Roman" w:cs="Times New Roman"/>
          <w:sz w:val="24"/>
          <w:szCs w:val="24"/>
        </w:rPr>
        <w:t>If unaccounted for, t</w:t>
      </w:r>
      <w:r w:rsidR="00891554">
        <w:rPr>
          <w:rFonts w:ascii="Times New Roman" w:hAnsi="Times New Roman" w:cs="Times New Roman"/>
          <w:sz w:val="24"/>
          <w:szCs w:val="24"/>
        </w:rPr>
        <w:t xml:space="preserve">hese </w:t>
      </w:r>
      <w:r w:rsidR="00EC3CA4">
        <w:rPr>
          <w:rFonts w:ascii="Times New Roman" w:hAnsi="Times New Roman" w:cs="Times New Roman"/>
          <w:sz w:val="24"/>
          <w:szCs w:val="24"/>
        </w:rPr>
        <w:t xml:space="preserve">biases </w:t>
      </w:r>
      <w:r w:rsidR="00891554">
        <w:rPr>
          <w:rFonts w:ascii="Times New Roman" w:hAnsi="Times New Roman" w:cs="Times New Roman"/>
          <w:sz w:val="24"/>
          <w:szCs w:val="24"/>
        </w:rPr>
        <w:t xml:space="preserve">can introduce </w:t>
      </w:r>
      <w:r w:rsidR="00E85484">
        <w:rPr>
          <w:rFonts w:ascii="Times New Roman" w:hAnsi="Times New Roman" w:cs="Times New Roman"/>
          <w:sz w:val="24"/>
          <w:szCs w:val="24"/>
        </w:rPr>
        <w:t xml:space="preserve">strong </w:t>
      </w:r>
      <w:r w:rsidR="00EC3CA4">
        <w:rPr>
          <w:rFonts w:ascii="Times New Roman" w:hAnsi="Times New Roman" w:cs="Times New Roman"/>
          <w:sz w:val="24"/>
          <w:szCs w:val="24"/>
        </w:rPr>
        <w:t xml:space="preserve">artificial </w:t>
      </w:r>
      <w:r w:rsidR="00891554">
        <w:rPr>
          <w:rFonts w:ascii="Times New Roman" w:hAnsi="Times New Roman" w:cs="Times New Roman"/>
          <w:sz w:val="24"/>
          <w:szCs w:val="24"/>
        </w:rPr>
        <w:t xml:space="preserve">trends into </w:t>
      </w:r>
      <w:r w:rsidR="00E85484">
        <w:rPr>
          <w:rFonts w:ascii="Times New Roman" w:hAnsi="Times New Roman" w:cs="Times New Roman"/>
          <w:sz w:val="24"/>
          <w:szCs w:val="24"/>
        </w:rPr>
        <w:t xml:space="preserve">combined </w:t>
      </w:r>
      <w:r w:rsidR="00891554">
        <w:rPr>
          <w:rFonts w:ascii="Times New Roman" w:hAnsi="Times New Roman" w:cs="Times New Roman"/>
          <w:sz w:val="24"/>
          <w:szCs w:val="24"/>
        </w:rPr>
        <w:t>time</w:t>
      </w:r>
      <w:r w:rsidR="00E85484">
        <w:rPr>
          <w:rFonts w:ascii="Times New Roman" w:hAnsi="Times New Roman" w:cs="Times New Roman"/>
          <w:sz w:val="24"/>
          <w:szCs w:val="24"/>
        </w:rPr>
        <w:t xml:space="preserve"> series, such as</w:t>
      </w:r>
      <w:r w:rsidR="00EC3CA4">
        <w:rPr>
          <w:rFonts w:ascii="Times New Roman" w:hAnsi="Times New Roman" w:cs="Times New Roman"/>
          <w:sz w:val="24"/>
          <w:szCs w:val="24"/>
        </w:rPr>
        <w:t xml:space="preserve"> </w:t>
      </w:r>
      <w:r w:rsidR="00891554">
        <w:rPr>
          <w:rFonts w:ascii="Times New Roman" w:hAnsi="Times New Roman" w:cs="Times New Roman"/>
          <w:sz w:val="24"/>
          <w:szCs w:val="24"/>
        </w:rPr>
        <w:t xml:space="preserve">spurious increases in NDVI </w:t>
      </w:r>
      <w:r w:rsidR="00187CFE">
        <w:rPr>
          <w:rFonts w:ascii="Times New Roman" w:hAnsi="Times New Roman" w:cs="Times New Roman"/>
          <w:sz w:val="24"/>
          <w:szCs w:val="24"/>
        </w:rPr>
        <w:t xml:space="preserve">over time </w:t>
      </w:r>
      <w:r w:rsidR="00891554">
        <w:rPr>
          <w:rFonts w:ascii="Times New Roman" w:hAnsi="Times New Roman" w:cs="Times New Roman"/>
          <w:sz w:val="24"/>
          <w:szCs w:val="24"/>
        </w:rPr>
        <w:t>(</w:t>
      </w:r>
      <w:r w:rsidR="00EC3CA4">
        <w:rPr>
          <w:rFonts w:ascii="Times New Roman" w:hAnsi="Times New Roman" w:cs="Times New Roman"/>
          <w:sz w:val="24"/>
          <w:szCs w:val="24"/>
        </w:rPr>
        <w:t>“</w:t>
      </w:r>
      <w:r w:rsidR="00891554">
        <w:rPr>
          <w:rFonts w:ascii="Times New Roman" w:hAnsi="Times New Roman" w:cs="Times New Roman"/>
          <w:sz w:val="24"/>
          <w:szCs w:val="24"/>
        </w:rPr>
        <w:t>greening</w:t>
      </w:r>
      <w:r w:rsidR="00EC3CA4">
        <w:rPr>
          <w:rFonts w:ascii="Times New Roman" w:hAnsi="Times New Roman" w:cs="Times New Roman"/>
          <w:sz w:val="24"/>
          <w:szCs w:val="24"/>
        </w:rPr>
        <w:t>”</w:t>
      </w:r>
      <w:r w:rsidR="00891554">
        <w:rPr>
          <w:rFonts w:ascii="Times New Roman" w:hAnsi="Times New Roman" w:cs="Times New Roman"/>
          <w:sz w:val="24"/>
          <w:szCs w:val="24"/>
        </w:rPr>
        <w:t>) (Sulla-Menashe et al. 2017).</w:t>
      </w:r>
      <w:r w:rsidR="00882101">
        <w:rPr>
          <w:rFonts w:ascii="Times New Roman" w:hAnsi="Times New Roman" w:cs="Times New Roman"/>
          <w:sz w:val="24"/>
          <w:szCs w:val="24"/>
        </w:rPr>
        <w:t xml:space="preserve"> </w:t>
      </w:r>
      <w:r w:rsidR="007E1D6D">
        <w:rPr>
          <w:rFonts w:ascii="Times New Roman" w:hAnsi="Times New Roman" w:cs="Times New Roman"/>
          <w:sz w:val="24"/>
          <w:szCs w:val="24"/>
        </w:rPr>
        <w:t xml:space="preserve">Existing approaches </w:t>
      </w:r>
      <w:r w:rsidR="0003542E">
        <w:rPr>
          <w:rFonts w:ascii="Times New Roman" w:hAnsi="Times New Roman" w:cs="Times New Roman"/>
          <w:sz w:val="24"/>
          <w:szCs w:val="24"/>
        </w:rPr>
        <w:t xml:space="preserve">for </w:t>
      </w:r>
      <w:r w:rsidR="00882101">
        <w:rPr>
          <w:rFonts w:ascii="Times New Roman" w:hAnsi="Times New Roman" w:cs="Times New Roman"/>
          <w:sz w:val="24"/>
          <w:szCs w:val="24"/>
        </w:rPr>
        <w:t xml:space="preserve">cross-sensor calibration focus on </w:t>
      </w:r>
      <w:r w:rsidR="007E1D6D">
        <w:rPr>
          <w:rFonts w:ascii="Times New Roman" w:hAnsi="Times New Roman" w:cs="Times New Roman"/>
          <w:sz w:val="24"/>
          <w:szCs w:val="24"/>
        </w:rPr>
        <w:t>linear corrections</w:t>
      </w:r>
      <w:r w:rsidR="00882101">
        <w:rPr>
          <w:rFonts w:ascii="Times New Roman" w:hAnsi="Times New Roman" w:cs="Times New Roman"/>
          <w:sz w:val="24"/>
          <w:szCs w:val="24"/>
        </w:rPr>
        <w:t xml:space="preserve"> </w:t>
      </w:r>
      <w:r w:rsidR="00882101">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882101">
        <w:rPr>
          <w:rFonts w:ascii="Times New Roman" w:hAnsi="Times New Roman" w:cs="Times New Roman"/>
          <w:sz w:val="24"/>
          <w:szCs w:val="24"/>
        </w:rPr>
        <w:instrText xml:space="preserve"> ADDIN EN.CITE </w:instrText>
      </w:r>
      <w:r w:rsidR="00882101">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882101">
        <w:rPr>
          <w:rFonts w:ascii="Times New Roman" w:hAnsi="Times New Roman" w:cs="Times New Roman"/>
          <w:sz w:val="24"/>
          <w:szCs w:val="24"/>
        </w:rPr>
        <w:instrText xml:space="preserve"> ADDIN EN.CITE.DATA </w:instrText>
      </w:r>
      <w:r w:rsidR="00882101">
        <w:rPr>
          <w:rFonts w:ascii="Times New Roman" w:hAnsi="Times New Roman" w:cs="Times New Roman"/>
          <w:sz w:val="24"/>
          <w:szCs w:val="24"/>
        </w:rPr>
      </w:r>
      <w:r w:rsidR="00882101">
        <w:rPr>
          <w:rFonts w:ascii="Times New Roman" w:hAnsi="Times New Roman" w:cs="Times New Roman"/>
          <w:sz w:val="24"/>
          <w:szCs w:val="24"/>
        </w:rPr>
        <w:fldChar w:fldCharType="end"/>
      </w:r>
      <w:r w:rsidR="00882101">
        <w:rPr>
          <w:rFonts w:ascii="Times New Roman" w:hAnsi="Times New Roman" w:cs="Times New Roman"/>
          <w:sz w:val="24"/>
          <w:szCs w:val="24"/>
        </w:rPr>
      </w:r>
      <w:r w:rsidR="00882101">
        <w:rPr>
          <w:rFonts w:ascii="Times New Roman" w:hAnsi="Times New Roman" w:cs="Times New Roman"/>
          <w:sz w:val="24"/>
          <w:szCs w:val="24"/>
        </w:rPr>
        <w:fldChar w:fldCharType="separate"/>
      </w:r>
      <w:r w:rsidR="00882101">
        <w:rPr>
          <w:rFonts w:ascii="Times New Roman" w:hAnsi="Times New Roman" w:cs="Times New Roman"/>
          <w:noProof/>
          <w:sz w:val="24"/>
          <w:szCs w:val="24"/>
        </w:rPr>
        <w:t>(Ju and Masek 2016, Roy et al. 2016)</w:t>
      </w:r>
      <w:r w:rsidR="00882101">
        <w:rPr>
          <w:rFonts w:ascii="Times New Roman" w:hAnsi="Times New Roman" w:cs="Times New Roman"/>
          <w:sz w:val="24"/>
          <w:szCs w:val="24"/>
        </w:rPr>
        <w:fldChar w:fldCharType="end"/>
      </w:r>
      <w:r w:rsidR="007E1D6D">
        <w:rPr>
          <w:rFonts w:ascii="Times New Roman" w:hAnsi="Times New Roman" w:cs="Times New Roman"/>
          <w:sz w:val="24"/>
          <w:szCs w:val="24"/>
        </w:rPr>
        <w:t>, but not all relationships are linear</w:t>
      </w:r>
      <w:r w:rsidR="00882101">
        <w:rPr>
          <w:rFonts w:ascii="Times New Roman" w:hAnsi="Times New Roman" w:cs="Times New Roman"/>
          <w:sz w:val="24"/>
          <w:szCs w:val="24"/>
        </w:rPr>
        <w:t xml:space="preserve"> and corrections are available for a limited number of spectral indices, like NDVI.</w:t>
      </w:r>
      <w:r w:rsidR="00BF6AB4">
        <w:rPr>
          <w:rFonts w:ascii="Times New Roman" w:hAnsi="Times New Roman" w:cs="Times New Roman"/>
          <w:sz w:val="24"/>
          <w:szCs w:val="24"/>
        </w:rPr>
        <w:t xml:space="preserve"> </w:t>
      </w:r>
      <w:r w:rsidR="00187CFE">
        <w:rPr>
          <w:rFonts w:ascii="Times New Roman" w:hAnsi="Times New Roman" w:cs="Times New Roman"/>
          <w:sz w:val="24"/>
          <w:szCs w:val="24"/>
        </w:rPr>
        <w:t xml:space="preserve">Another </w:t>
      </w:r>
      <w:r w:rsidR="00FA1159">
        <w:rPr>
          <w:rFonts w:ascii="Times New Roman" w:hAnsi="Times New Roman" w:cs="Times New Roman"/>
          <w:sz w:val="24"/>
          <w:szCs w:val="24"/>
        </w:rPr>
        <w:t xml:space="preserve">potential </w:t>
      </w:r>
      <w:r w:rsidR="00187CFE">
        <w:rPr>
          <w:rFonts w:ascii="Times New Roman" w:hAnsi="Times New Roman" w:cs="Times New Roman"/>
          <w:sz w:val="24"/>
          <w:szCs w:val="24"/>
        </w:rPr>
        <w:t xml:space="preserve">hindrance when analyzing Landsat time series is the irregular timing of </w:t>
      </w:r>
      <w:r w:rsidR="008B36FF">
        <w:rPr>
          <w:rFonts w:ascii="Times New Roman" w:hAnsi="Times New Roman" w:cs="Times New Roman"/>
          <w:sz w:val="24"/>
          <w:szCs w:val="24"/>
        </w:rPr>
        <w:t>clear-sky acquisitions</w:t>
      </w:r>
      <w:r w:rsidR="00FA1159">
        <w:rPr>
          <w:rFonts w:ascii="Times New Roman" w:hAnsi="Times New Roman" w:cs="Times New Roman"/>
          <w:sz w:val="24"/>
          <w:szCs w:val="24"/>
        </w:rPr>
        <w:t>.</w:t>
      </w:r>
      <w:r w:rsidR="00BF6AB4">
        <w:rPr>
          <w:rFonts w:ascii="Times New Roman" w:hAnsi="Times New Roman" w:cs="Times New Roman"/>
          <w:sz w:val="24"/>
          <w:szCs w:val="24"/>
        </w:rPr>
        <w:t xml:space="preserve"> </w:t>
      </w:r>
      <w:r w:rsidR="00FA1159">
        <w:rPr>
          <w:rFonts w:ascii="Times New Roman" w:hAnsi="Times New Roman" w:cs="Times New Roman"/>
          <w:sz w:val="24"/>
          <w:szCs w:val="24"/>
        </w:rPr>
        <w:t xml:space="preserve">This can make it challenging to characterize </w:t>
      </w:r>
      <w:ins w:id="32" w:author="Jakob Johann Assmann" w:date="2022-01-13T14:23:00Z">
        <w:r w:rsidR="0011636F">
          <w:rPr>
            <w:rFonts w:ascii="Times New Roman" w:hAnsi="Times New Roman" w:cs="Times New Roman"/>
            <w:sz w:val="24"/>
            <w:szCs w:val="24"/>
          </w:rPr>
          <w:t xml:space="preserve">the </w:t>
        </w:r>
      </w:ins>
      <w:r w:rsidR="00FA1159">
        <w:rPr>
          <w:rFonts w:ascii="Times New Roman" w:hAnsi="Times New Roman" w:cs="Times New Roman"/>
          <w:sz w:val="24"/>
          <w:szCs w:val="24"/>
        </w:rPr>
        <w:t xml:space="preserve">NDVI or other spectral indices at a desired phenological stage (e.g., peak summer) and is especially problematic in regions with short growing seasons, such as the Arctic </w:t>
      </w:r>
      <w:r w:rsidR="00FA1159">
        <w:rPr>
          <w:rFonts w:ascii="Times New Roman" w:hAnsi="Times New Roman" w:cs="Times New Roman"/>
          <w:sz w:val="24"/>
          <w:szCs w:val="24"/>
        </w:rPr>
        <w:fldChar w:fldCharType="begin"/>
      </w:r>
      <w:r w:rsidR="00FA1159">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FA1159">
        <w:rPr>
          <w:rFonts w:ascii="Times New Roman" w:hAnsi="Times New Roman" w:cs="Times New Roman"/>
          <w:sz w:val="24"/>
          <w:szCs w:val="24"/>
        </w:rPr>
        <w:fldChar w:fldCharType="separate"/>
      </w:r>
      <w:r w:rsidR="00FA1159">
        <w:rPr>
          <w:rFonts w:ascii="Times New Roman" w:hAnsi="Times New Roman" w:cs="Times New Roman"/>
          <w:noProof/>
          <w:sz w:val="24"/>
          <w:szCs w:val="24"/>
        </w:rPr>
        <w:t>(Berner et al. 2020)</w:t>
      </w:r>
      <w:r w:rsidR="00FA1159">
        <w:rPr>
          <w:rFonts w:ascii="Times New Roman" w:hAnsi="Times New Roman" w:cs="Times New Roman"/>
          <w:sz w:val="24"/>
          <w:szCs w:val="24"/>
        </w:rPr>
        <w:fldChar w:fldCharType="end"/>
      </w:r>
      <w:r w:rsidR="00FA1159">
        <w:rPr>
          <w:rFonts w:ascii="Times New Roman" w:hAnsi="Times New Roman" w:cs="Times New Roman"/>
          <w:sz w:val="24"/>
          <w:szCs w:val="24"/>
        </w:rPr>
        <w:t xml:space="preserve">. </w:t>
      </w:r>
      <w:r w:rsidR="008E00FD">
        <w:rPr>
          <w:rFonts w:ascii="Times New Roman" w:hAnsi="Times New Roman" w:cs="Times New Roman"/>
          <w:sz w:val="24"/>
          <w:szCs w:val="24"/>
        </w:rPr>
        <w:t xml:space="preserve">Simple calculations of annual maximum NDVI will </w:t>
      </w:r>
      <w:del w:id="33" w:author="Jakob Johann Assmann" w:date="2022-01-13T14:21:00Z">
        <w:r w:rsidR="008E00FD" w:rsidDel="0011636F">
          <w:rPr>
            <w:rFonts w:ascii="Times New Roman" w:hAnsi="Times New Roman" w:cs="Times New Roman"/>
            <w:sz w:val="24"/>
            <w:szCs w:val="24"/>
          </w:rPr>
          <w:delText xml:space="preserve">be </w:delText>
        </w:r>
      </w:del>
      <w:ins w:id="34" w:author="Jakob Johann Assmann" w:date="2022-01-13T14:21:00Z">
        <w:r w:rsidR="0011636F">
          <w:rPr>
            <w:rFonts w:ascii="Times New Roman" w:hAnsi="Times New Roman" w:cs="Times New Roman"/>
            <w:sz w:val="24"/>
            <w:szCs w:val="24"/>
          </w:rPr>
          <w:t>hav</w:t>
        </w:r>
      </w:ins>
      <w:ins w:id="35" w:author="Jakob Johann Assmann" w:date="2022-01-13T14:22:00Z">
        <w:r w:rsidR="0011636F">
          <w:rPr>
            <w:rFonts w:ascii="Times New Roman" w:hAnsi="Times New Roman" w:cs="Times New Roman"/>
            <w:sz w:val="24"/>
            <w:szCs w:val="24"/>
          </w:rPr>
          <w:t>e a low</w:t>
        </w:r>
      </w:ins>
      <w:ins w:id="36" w:author="Jakob Johann Assmann" w:date="2022-01-13T14:21:00Z">
        <w:r w:rsidR="0011636F">
          <w:rPr>
            <w:rFonts w:ascii="Times New Roman" w:hAnsi="Times New Roman" w:cs="Times New Roman"/>
            <w:sz w:val="24"/>
            <w:szCs w:val="24"/>
          </w:rPr>
          <w:t xml:space="preserve"> </w:t>
        </w:r>
      </w:ins>
      <w:r w:rsidR="008E00FD">
        <w:rPr>
          <w:rFonts w:ascii="Times New Roman" w:hAnsi="Times New Roman" w:cs="Times New Roman"/>
          <w:sz w:val="24"/>
          <w:szCs w:val="24"/>
        </w:rPr>
        <w:t>bias</w:t>
      </w:r>
      <w:del w:id="37" w:author="Jakob Johann Assmann" w:date="2022-01-13T14:22:00Z">
        <w:r w:rsidR="008E00FD" w:rsidDel="0011636F">
          <w:rPr>
            <w:rFonts w:ascii="Times New Roman" w:hAnsi="Times New Roman" w:cs="Times New Roman"/>
            <w:sz w:val="24"/>
            <w:szCs w:val="24"/>
          </w:rPr>
          <w:delText>ed</w:delText>
        </w:r>
      </w:del>
      <w:r w:rsidR="008E00FD">
        <w:rPr>
          <w:rFonts w:ascii="Times New Roman" w:hAnsi="Times New Roman" w:cs="Times New Roman"/>
          <w:sz w:val="24"/>
          <w:szCs w:val="24"/>
        </w:rPr>
        <w:t xml:space="preserve"> </w:t>
      </w:r>
      <w:del w:id="38" w:author="Jakob Johann Assmann" w:date="2022-01-13T14:22:00Z">
        <w:r w:rsidR="008E00FD" w:rsidDel="0011636F">
          <w:rPr>
            <w:rFonts w:ascii="Times New Roman" w:hAnsi="Times New Roman" w:cs="Times New Roman"/>
            <w:sz w:val="24"/>
            <w:szCs w:val="24"/>
          </w:rPr>
          <w:delText xml:space="preserve">low </w:delText>
        </w:r>
      </w:del>
      <w:r w:rsidR="008E00FD">
        <w:rPr>
          <w:rFonts w:ascii="Times New Roman" w:hAnsi="Times New Roman" w:cs="Times New Roman"/>
          <w:sz w:val="24"/>
          <w:szCs w:val="24"/>
        </w:rPr>
        <w:t>early in the Landsat record</w:t>
      </w:r>
      <w:ins w:id="39" w:author="Jakob Johann Assmann" w:date="2022-01-13T14:22:00Z">
        <w:r w:rsidR="0011636F">
          <w:rPr>
            <w:rFonts w:ascii="Times New Roman" w:hAnsi="Times New Roman" w:cs="Times New Roman"/>
            <w:sz w:val="24"/>
            <w:szCs w:val="24"/>
          </w:rPr>
          <w:t>,</w:t>
        </w:r>
      </w:ins>
      <w:r w:rsidR="008E00FD">
        <w:rPr>
          <w:rFonts w:ascii="Times New Roman" w:hAnsi="Times New Roman" w:cs="Times New Roman"/>
          <w:sz w:val="24"/>
          <w:szCs w:val="24"/>
        </w:rPr>
        <w:t xml:space="preserve"> but less so during later years when more observations are available </w:t>
      </w:r>
      <w:ins w:id="40" w:author="Jakob Johann Assmann" w:date="2022-01-13T14:22:00Z">
        <w:r w:rsidR="0011636F">
          <w:rPr>
            <w:rFonts w:ascii="Times New Roman" w:hAnsi="Times New Roman" w:cs="Times New Roman"/>
            <w:sz w:val="24"/>
            <w:szCs w:val="24"/>
          </w:rPr>
          <w:t xml:space="preserve">during </w:t>
        </w:r>
      </w:ins>
      <w:r w:rsidR="00DD2813">
        <w:rPr>
          <w:rFonts w:ascii="Times New Roman" w:hAnsi="Times New Roman" w:cs="Times New Roman"/>
          <w:sz w:val="24"/>
          <w:szCs w:val="24"/>
        </w:rPr>
        <w:t>each growing season</w:t>
      </w:r>
      <w:del w:id="41" w:author="Jakob Johann Assmann" w:date="2022-01-13T14:22:00Z">
        <w:r w:rsidR="00DD2813" w:rsidDel="0011636F">
          <w:rPr>
            <w:rFonts w:ascii="Times New Roman" w:hAnsi="Times New Roman" w:cs="Times New Roman"/>
            <w:sz w:val="24"/>
            <w:szCs w:val="24"/>
          </w:rPr>
          <w:delText>,</w:delText>
        </w:r>
      </w:del>
      <w:ins w:id="42" w:author="Jakob Johann Assmann" w:date="2022-01-13T14:22:00Z">
        <w:r w:rsidR="0011636F">
          <w:rPr>
            <w:rFonts w:ascii="Times New Roman" w:hAnsi="Times New Roman" w:cs="Times New Roman"/>
            <w:sz w:val="24"/>
            <w:szCs w:val="24"/>
          </w:rPr>
          <w:t>.</w:t>
        </w:r>
      </w:ins>
      <w:r w:rsidR="00DD2813">
        <w:rPr>
          <w:rFonts w:ascii="Times New Roman" w:hAnsi="Times New Roman" w:cs="Times New Roman"/>
          <w:sz w:val="24"/>
          <w:szCs w:val="24"/>
        </w:rPr>
        <w:t xml:space="preserve"> </w:t>
      </w:r>
      <w:del w:id="43" w:author="Jakob Johann Assmann" w:date="2022-01-13T14:22:00Z">
        <w:r w:rsidR="00DD2813" w:rsidDel="0011636F">
          <w:rPr>
            <w:rFonts w:ascii="Times New Roman" w:hAnsi="Times New Roman" w:cs="Times New Roman"/>
            <w:sz w:val="24"/>
            <w:szCs w:val="24"/>
          </w:rPr>
          <w:delText>h</w:delText>
        </w:r>
      </w:del>
      <w:ins w:id="44" w:author="Jakob Johann Assmann" w:date="2022-01-13T14:22:00Z">
        <w:r w:rsidR="0011636F">
          <w:rPr>
            <w:rFonts w:ascii="Times New Roman" w:hAnsi="Times New Roman" w:cs="Times New Roman"/>
            <w:sz w:val="24"/>
            <w:szCs w:val="24"/>
          </w:rPr>
          <w:t>H</w:t>
        </w:r>
      </w:ins>
      <w:r w:rsidR="00DD2813">
        <w:rPr>
          <w:rFonts w:ascii="Times New Roman" w:hAnsi="Times New Roman" w:cs="Times New Roman"/>
          <w:sz w:val="24"/>
          <w:szCs w:val="24"/>
        </w:rPr>
        <w:t>ence</w:t>
      </w:r>
      <w:ins w:id="45" w:author="Jakob Johann Assmann" w:date="2022-01-13T14:24:00Z">
        <w:r w:rsidR="0011636F">
          <w:rPr>
            <w:rFonts w:ascii="Times New Roman" w:hAnsi="Times New Roman" w:cs="Times New Roman"/>
            <w:sz w:val="24"/>
            <w:szCs w:val="24"/>
          </w:rPr>
          <w:t>,</w:t>
        </w:r>
      </w:ins>
      <w:r w:rsidR="00DD2813">
        <w:rPr>
          <w:rFonts w:ascii="Times New Roman" w:hAnsi="Times New Roman" w:cs="Times New Roman"/>
          <w:sz w:val="24"/>
          <w:szCs w:val="24"/>
        </w:rPr>
        <w:t xml:space="preserve"> </w:t>
      </w:r>
      <w:ins w:id="46" w:author="Jakob Johann Assmann" w:date="2022-01-13T14:22:00Z">
        <w:r w:rsidR="0011636F">
          <w:rPr>
            <w:rFonts w:ascii="Times New Roman" w:hAnsi="Times New Roman" w:cs="Times New Roman"/>
            <w:sz w:val="24"/>
            <w:szCs w:val="24"/>
          </w:rPr>
          <w:t xml:space="preserve">again, </w:t>
        </w:r>
      </w:ins>
      <w:r w:rsidR="00DD2813">
        <w:rPr>
          <w:rFonts w:ascii="Times New Roman" w:hAnsi="Times New Roman" w:cs="Times New Roman"/>
          <w:sz w:val="24"/>
          <w:szCs w:val="24"/>
        </w:rPr>
        <w:t xml:space="preserve">care is needed </w:t>
      </w:r>
      <w:ins w:id="47" w:author="Jakob Johann Assmann" w:date="2022-01-13T14:22:00Z">
        <w:r w:rsidR="0011636F">
          <w:rPr>
            <w:rFonts w:ascii="Times New Roman" w:hAnsi="Times New Roman" w:cs="Times New Roman"/>
            <w:sz w:val="24"/>
            <w:szCs w:val="24"/>
          </w:rPr>
          <w:t>to av</w:t>
        </w:r>
      </w:ins>
      <w:ins w:id="48" w:author="Jakob Johann Assmann" w:date="2022-01-13T14:23:00Z">
        <w:r w:rsidR="0011636F">
          <w:rPr>
            <w:rFonts w:ascii="Times New Roman" w:hAnsi="Times New Roman" w:cs="Times New Roman"/>
            <w:sz w:val="24"/>
            <w:szCs w:val="24"/>
          </w:rPr>
          <w:t>oid the</w:t>
        </w:r>
      </w:ins>
      <w:del w:id="49" w:author="Jakob Johann Assmann" w:date="2022-01-13T14:22:00Z">
        <w:r w:rsidR="00DD2813" w:rsidDel="0011636F">
          <w:rPr>
            <w:rFonts w:ascii="Times New Roman" w:hAnsi="Times New Roman" w:cs="Times New Roman"/>
            <w:sz w:val="24"/>
            <w:szCs w:val="24"/>
          </w:rPr>
          <w:delText>not to</w:delText>
        </w:r>
      </w:del>
      <w:r w:rsidR="00DD2813">
        <w:rPr>
          <w:rFonts w:ascii="Times New Roman" w:hAnsi="Times New Roman" w:cs="Times New Roman"/>
          <w:sz w:val="24"/>
          <w:szCs w:val="24"/>
        </w:rPr>
        <w:t xml:space="preserve"> introduc</w:t>
      </w:r>
      <w:del w:id="50" w:author="Jakob Johann Assmann" w:date="2022-01-13T14:23:00Z">
        <w:r w:rsidR="00DD2813" w:rsidDel="0011636F">
          <w:rPr>
            <w:rFonts w:ascii="Times New Roman" w:hAnsi="Times New Roman" w:cs="Times New Roman"/>
            <w:sz w:val="24"/>
            <w:szCs w:val="24"/>
          </w:rPr>
          <w:delText>e</w:delText>
        </w:r>
      </w:del>
      <w:ins w:id="51" w:author="Jakob Johann Assmann" w:date="2022-01-13T14:23:00Z">
        <w:r w:rsidR="0011636F">
          <w:rPr>
            <w:rFonts w:ascii="Times New Roman" w:hAnsi="Times New Roman" w:cs="Times New Roman"/>
            <w:sz w:val="24"/>
            <w:szCs w:val="24"/>
          </w:rPr>
          <w:t>tion of</w:t>
        </w:r>
      </w:ins>
      <w:r w:rsidR="00DD2813">
        <w:rPr>
          <w:rFonts w:ascii="Times New Roman" w:hAnsi="Times New Roman" w:cs="Times New Roman"/>
          <w:sz w:val="24"/>
          <w:szCs w:val="24"/>
        </w:rPr>
        <w:t xml:space="preserve"> spurious greening trends into the time series </w:t>
      </w:r>
      <w:r w:rsidR="00DD2813">
        <w:rPr>
          <w:rFonts w:ascii="Times New Roman" w:hAnsi="Times New Roman" w:cs="Times New Roman"/>
          <w:sz w:val="24"/>
          <w:szCs w:val="24"/>
        </w:rPr>
        <w:fldChar w:fldCharType="begin"/>
      </w:r>
      <w:r w:rsidR="00DD2813">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DD2813">
        <w:rPr>
          <w:rFonts w:ascii="Times New Roman" w:hAnsi="Times New Roman" w:cs="Times New Roman"/>
          <w:sz w:val="24"/>
          <w:szCs w:val="24"/>
        </w:rPr>
        <w:fldChar w:fldCharType="separate"/>
      </w:r>
      <w:r w:rsidR="00DD2813">
        <w:rPr>
          <w:rFonts w:ascii="Times New Roman" w:hAnsi="Times New Roman" w:cs="Times New Roman"/>
          <w:noProof/>
          <w:sz w:val="24"/>
          <w:szCs w:val="24"/>
        </w:rPr>
        <w:t>(Berner et al. 2020)</w:t>
      </w:r>
      <w:r w:rsidR="00DD2813">
        <w:rPr>
          <w:rFonts w:ascii="Times New Roman" w:hAnsi="Times New Roman" w:cs="Times New Roman"/>
          <w:sz w:val="24"/>
          <w:szCs w:val="24"/>
        </w:rPr>
        <w:fldChar w:fldCharType="end"/>
      </w:r>
      <w:r w:rsidR="00DD2813">
        <w:rPr>
          <w:rFonts w:ascii="Times New Roman" w:hAnsi="Times New Roman" w:cs="Times New Roman"/>
          <w:sz w:val="24"/>
          <w:szCs w:val="24"/>
        </w:rPr>
        <w:t>.</w:t>
      </w:r>
      <w:r w:rsidR="00EA73F1">
        <w:rPr>
          <w:rFonts w:ascii="Times New Roman" w:hAnsi="Times New Roman" w:cs="Times New Roman"/>
          <w:sz w:val="24"/>
          <w:szCs w:val="24"/>
        </w:rPr>
        <w:t xml:space="preserve"> While Landsat data are more readily available than ever before, there are lingering issues that present challenge</w:t>
      </w:r>
      <w:r w:rsidR="00367507">
        <w:rPr>
          <w:rFonts w:ascii="Times New Roman" w:hAnsi="Times New Roman" w:cs="Times New Roman"/>
          <w:sz w:val="24"/>
          <w:szCs w:val="24"/>
        </w:rPr>
        <w:t xml:space="preserve">s to specialists and non-specialists alike. </w:t>
      </w:r>
      <w:r w:rsidR="00EA73F1">
        <w:rPr>
          <w:rFonts w:ascii="Times New Roman" w:hAnsi="Times New Roman" w:cs="Times New Roman"/>
          <w:sz w:val="24"/>
          <w:szCs w:val="24"/>
        </w:rPr>
        <w:t xml:space="preserve"> </w:t>
      </w:r>
    </w:p>
    <w:p w14:paraId="308474E7" w14:textId="77777777" w:rsidR="004D127F" w:rsidRDefault="004D127F" w:rsidP="00D7087C">
      <w:pPr>
        <w:pStyle w:val="NoSpacing"/>
        <w:rPr>
          <w:rFonts w:ascii="Times New Roman" w:hAnsi="Times New Roman" w:cs="Times New Roman"/>
          <w:sz w:val="24"/>
          <w:szCs w:val="24"/>
        </w:rPr>
      </w:pPr>
    </w:p>
    <w:p w14:paraId="5C5B982D" w14:textId="77777777" w:rsidR="00A8338D" w:rsidRDefault="00CB5ED3" w:rsidP="00C81F1B">
      <w:pPr>
        <w:pStyle w:val="Heading2"/>
      </w:pPr>
      <w:r>
        <w:t xml:space="preserve">The </w:t>
      </w:r>
      <w:proofErr w:type="spellStart"/>
      <w:r>
        <w:t>lsatTS</w:t>
      </w:r>
      <w:proofErr w:type="spellEnd"/>
      <w:r>
        <w:t xml:space="preserve"> package</w:t>
      </w:r>
    </w:p>
    <w:p w14:paraId="6A7D433C" w14:textId="046DD28C" w:rsidR="00ED35A2" w:rsidRDefault="00A8338D" w:rsidP="00211EE3">
      <w:pPr>
        <w:pStyle w:val="NoSpacing"/>
        <w:rPr>
          <w:rFonts w:ascii="Times New Roman" w:hAnsi="Times New Roman" w:cs="Times New Roman"/>
          <w:sz w:val="24"/>
          <w:szCs w:val="24"/>
        </w:rPr>
      </w:pPr>
      <w:bookmarkStart w:id="52" w:name="_Hlk90459856"/>
      <w:r>
        <w:rPr>
          <w:rFonts w:ascii="Times New Roman" w:hAnsi="Times New Roman" w:cs="Times New Roman"/>
          <w:sz w:val="24"/>
          <w:szCs w:val="24"/>
        </w:rPr>
        <w:t xml:space="preserve">We developed the </w:t>
      </w:r>
      <w:r w:rsidRPr="00792C3C">
        <w:rPr>
          <w:rFonts w:ascii="Times New Roman" w:hAnsi="Times New Roman" w:cs="Times New Roman"/>
          <w:sz w:val="24"/>
          <w:szCs w:val="24"/>
        </w:rPr>
        <w:t xml:space="preserve">R package </w:t>
      </w:r>
      <w:proofErr w:type="spellStart"/>
      <w:r w:rsidRPr="00792C3C">
        <w:rPr>
          <w:rFonts w:ascii="Times New Roman" w:hAnsi="Times New Roman" w:cs="Times New Roman"/>
          <w:i/>
          <w:iCs/>
          <w:sz w:val="24"/>
          <w:szCs w:val="24"/>
        </w:rPr>
        <w:t>lsatTS</w:t>
      </w:r>
      <w:proofErr w:type="spellEnd"/>
      <w:r w:rsidRPr="00792C3C">
        <w:rPr>
          <w:rFonts w:ascii="Times New Roman" w:hAnsi="Times New Roman" w:cs="Times New Roman"/>
          <w:i/>
          <w:iCs/>
          <w:sz w:val="24"/>
          <w:szCs w:val="24"/>
        </w:rPr>
        <w:t xml:space="preserve"> </w:t>
      </w:r>
      <w:r w:rsidRPr="00792C3C">
        <w:rPr>
          <w:rFonts w:ascii="Times New Roman" w:hAnsi="Times New Roman" w:cs="Times New Roman"/>
          <w:sz w:val="24"/>
          <w:szCs w:val="24"/>
        </w:rPr>
        <w:t>to facilitate</w:t>
      </w:r>
      <w:ins w:id="53" w:author="Jakob Johann Assmann" w:date="2022-01-13T14:24:00Z">
        <w:r w:rsidR="0011636F">
          <w:rPr>
            <w:rFonts w:ascii="Times New Roman" w:hAnsi="Times New Roman" w:cs="Times New Roman"/>
            <w:sz w:val="24"/>
            <w:szCs w:val="24"/>
          </w:rPr>
          <w:t xml:space="preserve"> the</w:t>
        </w:r>
      </w:ins>
      <w:r w:rsidRPr="00792C3C">
        <w:rPr>
          <w:rFonts w:ascii="Times New Roman" w:hAnsi="Times New Roman" w:cs="Times New Roman"/>
          <w:sz w:val="24"/>
          <w:szCs w:val="24"/>
        </w:rPr>
        <w:t xml:space="preserve"> </w:t>
      </w:r>
      <w:r>
        <w:rPr>
          <w:rFonts w:ascii="Times New Roman" w:hAnsi="Times New Roman" w:cs="Times New Roman"/>
          <w:sz w:val="24"/>
          <w:szCs w:val="24"/>
        </w:rPr>
        <w:t xml:space="preserve">sample-based time series analysis </w:t>
      </w:r>
      <w:r w:rsidRPr="00792C3C">
        <w:rPr>
          <w:rFonts w:ascii="Times New Roman" w:hAnsi="Times New Roman" w:cs="Times New Roman"/>
          <w:sz w:val="24"/>
          <w:szCs w:val="24"/>
        </w:rPr>
        <w:t>of spectral indices</w:t>
      </w:r>
      <w:r w:rsidR="00B62D7F">
        <w:rPr>
          <w:rFonts w:ascii="Times New Roman" w:hAnsi="Times New Roman" w:cs="Times New Roman"/>
          <w:sz w:val="24"/>
          <w:szCs w:val="24"/>
        </w:rPr>
        <w:t xml:space="preserve"> </w:t>
      </w:r>
      <w:r w:rsidRPr="00792C3C">
        <w:rPr>
          <w:rFonts w:ascii="Times New Roman" w:hAnsi="Times New Roman" w:cs="Times New Roman"/>
          <w:sz w:val="24"/>
          <w:szCs w:val="24"/>
        </w:rPr>
        <w:t>derived from surface reflectance measur</w:t>
      </w:r>
      <w:r>
        <w:rPr>
          <w:rFonts w:ascii="Times New Roman" w:hAnsi="Times New Roman" w:cs="Times New Roman"/>
          <w:sz w:val="24"/>
          <w:szCs w:val="24"/>
        </w:rPr>
        <w:t xml:space="preserve">ed by </w:t>
      </w:r>
      <w:r w:rsidR="00557FC1">
        <w:rPr>
          <w:rFonts w:ascii="Times New Roman" w:hAnsi="Times New Roman" w:cs="Times New Roman"/>
          <w:sz w:val="24"/>
          <w:szCs w:val="24"/>
        </w:rPr>
        <w:t xml:space="preserve">sensors on </w:t>
      </w:r>
      <w:r>
        <w:rPr>
          <w:rFonts w:ascii="Times New Roman" w:hAnsi="Times New Roman" w:cs="Times New Roman"/>
          <w:sz w:val="24"/>
          <w:szCs w:val="24"/>
        </w:rPr>
        <w:t xml:space="preserve">Landsat </w:t>
      </w:r>
      <w:r w:rsidR="00557FC1">
        <w:rPr>
          <w:rFonts w:ascii="Times New Roman" w:hAnsi="Times New Roman" w:cs="Times New Roman"/>
          <w:sz w:val="24"/>
          <w:szCs w:val="24"/>
        </w:rPr>
        <w:t>5, 7, and 8</w:t>
      </w:r>
      <w:r w:rsidRPr="00792C3C">
        <w:rPr>
          <w:rFonts w:ascii="Times New Roman" w:hAnsi="Times New Roman" w:cs="Times New Roman"/>
          <w:sz w:val="24"/>
          <w:szCs w:val="24"/>
        </w:rPr>
        <w:t>.</w:t>
      </w:r>
      <w:r w:rsidR="008F417E">
        <w:rPr>
          <w:rFonts w:ascii="Times New Roman" w:hAnsi="Times New Roman" w:cs="Times New Roman"/>
          <w:sz w:val="24"/>
          <w:szCs w:val="24"/>
        </w:rPr>
        <w:t xml:space="preserve"> </w:t>
      </w:r>
      <w:proofErr w:type="spellStart"/>
      <w:r w:rsidR="00C57DA0" w:rsidRPr="005E5395">
        <w:rPr>
          <w:rFonts w:ascii="Times New Roman" w:hAnsi="Times New Roman" w:cs="Times New Roman"/>
          <w:i/>
          <w:iCs/>
          <w:sz w:val="24"/>
          <w:szCs w:val="24"/>
        </w:rPr>
        <w:t>lsatTS</w:t>
      </w:r>
      <w:proofErr w:type="spellEnd"/>
      <w:r w:rsidR="00C57DA0">
        <w:rPr>
          <w:rFonts w:ascii="Times New Roman" w:hAnsi="Times New Roman" w:cs="Times New Roman"/>
          <w:sz w:val="24"/>
          <w:szCs w:val="24"/>
        </w:rPr>
        <w:t xml:space="preserve"> grew out of recent research projects that assessed changes in vegetation greenness across the Arctic tundra and boreal forest biomes since the early </w:t>
      </w:r>
      <w:commentRangeStart w:id="54"/>
      <w:r w:rsidR="00C57DA0">
        <w:rPr>
          <w:rFonts w:ascii="Times New Roman" w:hAnsi="Times New Roman" w:cs="Times New Roman"/>
          <w:sz w:val="24"/>
          <w:szCs w:val="24"/>
        </w:rPr>
        <w:t>1980s</w:t>
      </w:r>
      <w:commentRangeEnd w:id="54"/>
      <w:r w:rsidR="007D4573">
        <w:rPr>
          <w:rStyle w:val="CommentReference"/>
        </w:rPr>
        <w:commentReference w:id="54"/>
      </w:r>
      <w:r w:rsidR="00C57DA0">
        <w:rPr>
          <w:rFonts w:ascii="Times New Roman" w:hAnsi="Times New Roman" w:cs="Times New Roman"/>
          <w:sz w:val="24"/>
          <w:szCs w:val="24"/>
        </w:rPr>
        <w:t xml:space="preserve"> </w:t>
      </w:r>
      <w:del w:id="55" w:author="Jakob Johann Assmann" w:date="2022-01-13T14:28:00Z">
        <w:r w:rsidR="00C57DA0" w:rsidDel="007D4573">
          <w:rPr>
            <w:rFonts w:ascii="Times New Roman" w:hAnsi="Times New Roman" w:cs="Times New Roman"/>
            <w:sz w:val="24"/>
            <w:szCs w:val="24"/>
          </w:rPr>
          <w:delText>using Landsat data</w:delText>
        </w:r>
        <w:r w:rsidR="001D6A71" w:rsidDel="007D4573">
          <w:rPr>
            <w:rFonts w:ascii="Times New Roman" w:hAnsi="Times New Roman" w:cs="Times New Roman"/>
            <w:sz w:val="24"/>
            <w:szCs w:val="24"/>
          </w:rPr>
          <w:delText xml:space="preserve"> </w:delText>
        </w:r>
      </w:del>
      <w:r w:rsidR="001B11B4">
        <w:rPr>
          <w:rFonts w:ascii="Times New Roman" w:hAnsi="Times New Roman" w:cs="Times New Roman"/>
          <w:sz w:val="24"/>
          <w:szCs w:val="24"/>
        </w:rPr>
        <w:fldChar w:fldCharType="begin"/>
      </w:r>
      <w:r w:rsidR="001B11B4">
        <w:rPr>
          <w:rFonts w:ascii="Times New Roman" w:hAnsi="Times New Roman" w:cs="Times New Roman"/>
          <w:sz w:val="24"/>
          <w:szCs w:val="24"/>
        </w:rPr>
        <w:instrText xml:space="preserve"> ADDIN EN.CITE &lt;EndNote&gt;&lt;Cite&gt;&lt;Author&gt;Berner&lt;/Author&gt;&lt;Year&gt;in review&lt;/Year&gt;&lt;RecNum&gt;4460&lt;/RecNum&gt;&lt;DisplayText&gt;(Berner et al. 2020, Berner and Goetz in review)&lt;/DisplayText&gt;&lt;record&gt;&lt;rec-number&gt;4460&lt;/rec-number&gt;&lt;foreign-keys&gt;&lt;key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Biology&lt;/full-title&gt;&lt;/periodical&gt;&lt;dates&gt;&lt;year&gt;in review&lt;/year&gt;&lt;/dates&gt;&lt;urls&gt;&lt;/urls&gt;&lt;/record&gt;&lt;/Cite&gt;&lt;Cite&gt;&lt;Author&gt;Berner&lt;/Author&gt;&lt;Year&gt;2020&lt;/Year&gt;&lt;RecNum&gt;3755&lt;/RecNum&gt;&lt;record&gt;&lt;rec-number&gt;3755&lt;/rec-number&gt;&lt;foreign-keys&gt;&lt;key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1B11B4">
        <w:rPr>
          <w:rFonts w:ascii="Times New Roman" w:hAnsi="Times New Roman" w:cs="Times New Roman"/>
          <w:sz w:val="24"/>
          <w:szCs w:val="24"/>
        </w:rPr>
        <w:fldChar w:fldCharType="separate"/>
      </w:r>
      <w:r w:rsidR="001B11B4">
        <w:rPr>
          <w:rFonts w:ascii="Times New Roman" w:hAnsi="Times New Roman" w:cs="Times New Roman"/>
          <w:noProof/>
          <w:sz w:val="24"/>
          <w:szCs w:val="24"/>
        </w:rPr>
        <w:t>(Berner et al. 2020, Berner and Goetz in review)</w:t>
      </w:r>
      <w:r w:rsidR="001B11B4">
        <w:rPr>
          <w:rFonts w:ascii="Times New Roman" w:hAnsi="Times New Roman" w:cs="Times New Roman"/>
          <w:sz w:val="24"/>
          <w:szCs w:val="24"/>
        </w:rPr>
        <w:fldChar w:fldCharType="end"/>
      </w:r>
      <w:ins w:id="56" w:author="Jakob Johann Assmann" w:date="2022-01-13T14:29:00Z">
        <w:r w:rsidR="007D4573">
          <w:rPr>
            <w:rFonts w:ascii="Times New Roman" w:hAnsi="Times New Roman" w:cs="Times New Roman"/>
            <w:sz w:val="24"/>
            <w:szCs w:val="24"/>
          </w:rPr>
          <w:t xml:space="preserve">. The methodology </w:t>
        </w:r>
      </w:ins>
      <w:del w:id="57" w:author="Jakob Johann Assmann" w:date="2022-01-13T14:29:00Z">
        <w:r w:rsidR="00595CA6" w:rsidDel="007D4573">
          <w:rPr>
            <w:rFonts w:ascii="Times New Roman" w:hAnsi="Times New Roman" w:cs="Times New Roman"/>
            <w:sz w:val="24"/>
            <w:szCs w:val="24"/>
          </w:rPr>
          <w:delText xml:space="preserve"> </w:delText>
        </w:r>
        <w:r w:rsidR="000632ED" w:rsidDel="007D4573">
          <w:rPr>
            <w:rFonts w:ascii="Times New Roman" w:hAnsi="Times New Roman" w:cs="Times New Roman"/>
            <w:sz w:val="24"/>
            <w:szCs w:val="24"/>
          </w:rPr>
          <w:delText xml:space="preserve">and </w:delText>
        </w:r>
      </w:del>
      <w:r w:rsidR="000632ED">
        <w:rPr>
          <w:rFonts w:ascii="Times New Roman" w:hAnsi="Times New Roman" w:cs="Times New Roman"/>
          <w:sz w:val="24"/>
          <w:szCs w:val="24"/>
        </w:rPr>
        <w:t xml:space="preserve">has </w:t>
      </w:r>
      <w:ins w:id="58" w:author="Jakob Johann Assmann" w:date="2022-01-13T14:29:00Z">
        <w:r w:rsidR="007D4573">
          <w:rPr>
            <w:rFonts w:ascii="Times New Roman" w:hAnsi="Times New Roman" w:cs="Times New Roman"/>
            <w:sz w:val="24"/>
            <w:szCs w:val="24"/>
          </w:rPr>
          <w:t xml:space="preserve">since </w:t>
        </w:r>
      </w:ins>
      <w:r w:rsidR="000632ED">
        <w:rPr>
          <w:rFonts w:ascii="Times New Roman" w:hAnsi="Times New Roman" w:cs="Times New Roman"/>
          <w:sz w:val="24"/>
          <w:szCs w:val="24"/>
        </w:rPr>
        <w:t xml:space="preserve">been used in </w:t>
      </w:r>
      <w:ins w:id="59" w:author="Jakob Johann Assmann" w:date="2022-01-13T14:29:00Z">
        <w:r w:rsidR="007D4573">
          <w:rPr>
            <w:rFonts w:ascii="Times New Roman" w:hAnsi="Times New Roman" w:cs="Times New Roman"/>
            <w:sz w:val="24"/>
            <w:szCs w:val="24"/>
          </w:rPr>
          <w:t xml:space="preserve">a variety of </w:t>
        </w:r>
      </w:ins>
      <w:r w:rsidR="000632ED">
        <w:rPr>
          <w:rFonts w:ascii="Times New Roman" w:hAnsi="Times New Roman" w:cs="Times New Roman"/>
          <w:sz w:val="24"/>
          <w:szCs w:val="24"/>
        </w:rPr>
        <w:t xml:space="preserve">other </w:t>
      </w:r>
      <w:r w:rsidR="00C57DA0">
        <w:rPr>
          <w:rFonts w:ascii="Times New Roman" w:hAnsi="Times New Roman" w:cs="Times New Roman"/>
          <w:sz w:val="24"/>
          <w:szCs w:val="24"/>
        </w:rPr>
        <w:t xml:space="preserve">research projects focused on specific aspects of </w:t>
      </w:r>
      <w:r w:rsidR="006428EE">
        <w:rPr>
          <w:rFonts w:ascii="Times New Roman" w:hAnsi="Times New Roman" w:cs="Times New Roman"/>
          <w:sz w:val="24"/>
          <w:szCs w:val="24"/>
        </w:rPr>
        <w:t>tundra</w:t>
      </w:r>
      <w:r w:rsidR="00C57DA0">
        <w:rPr>
          <w:rFonts w:ascii="Times New Roman" w:hAnsi="Times New Roman" w:cs="Times New Roman"/>
          <w:sz w:val="24"/>
          <w:szCs w:val="24"/>
        </w:rPr>
        <w:t xml:space="preserve"> and boreal ecology </w:t>
      </w:r>
      <w:r w:rsidR="00C57DA0">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ZWNOdW0+NDM0NDwvUmVjTnVtPjxEaXNwbGF5VGV4dD4oQm95ZCBldCBhbC4gMjAxOSwgVmVyZG9u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</w:fldData>
        </w:fldChar>
      </w:r>
      <w:r w:rsidR="00FB010E">
        <w:rPr>
          <w:rFonts w:ascii="Times New Roman" w:hAnsi="Times New Roman" w:cs="Times New Roman"/>
          <w:sz w:val="24"/>
          <w:szCs w:val="24"/>
        </w:rPr>
        <w:instrText xml:space="preserve"> ADDIN EN.CITE </w:instrText>
      </w:r>
      <w:r w:rsidR="00FB010E">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ZWNOdW0+NDM0NDwvUmVjTnVtPjxEaXNwbGF5VGV4dD4oQm95ZCBldCBhbC4gMjAxOSwgVmVyZG9u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</w:fldData>
        </w:fldChar>
      </w:r>
      <w:r w:rsidR="00FB010E">
        <w:rPr>
          <w:rFonts w:ascii="Times New Roman" w:hAnsi="Times New Roman" w:cs="Times New Roman"/>
          <w:sz w:val="24"/>
          <w:szCs w:val="24"/>
        </w:rPr>
        <w:instrText xml:space="preserve"> ADDIN EN.CITE.DATA </w:instrText>
      </w:r>
      <w:r w:rsidR="00FB010E">
        <w:rPr>
          <w:rFonts w:ascii="Times New Roman" w:hAnsi="Times New Roman" w:cs="Times New Roman"/>
          <w:sz w:val="24"/>
          <w:szCs w:val="24"/>
        </w:rPr>
      </w:r>
      <w:r w:rsidR="00FB010E">
        <w:rPr>
          <w:rFonts w:ascii="Times New Roman" w:hAnsi="Times New Roman" w:cs="Times New Roman"/>
          <w:sz w:val="24"/>
          <w:szCs w:val="24"/>
        </w:rPr>
        <w:fldChar w:fldCharType="end"/>
      </w:r>
      <w:r w:rsidR="00C57DA0">
        <w:rPr>
          <w:rFonts w:ascii="Times New Roman" w:hAnsi="Times New Roman" w:cs="Times New Roman"/>
          <w:sz w:val="24"/>
          <w:szCs w:val="24"/>
        </w:rPr>
      </w:r>
      <w:r w:rsidR="00C57DA0">
        <w:rPr>
          <w:rFonts w:ascii="Times New Roman" w:hAnsi="Times New Roman" w:cs="Times New Roman"/>
          <w:sz w:val="24"/>
          <w:szCs w:val="24"/>
        </w:rPr>
        <w:fldChar w:fldCharType="separate"/>
      </w:r>
      <w:r w:rsidR="00FB010E">
        <w:rPr>
          <w:rFonts w:ascii="Times New Roman" w:hAnsi="Times New Roman" w:cs="Times New Roman"/>
          <w:noProof/>
          <w:sz w:val="24"/>
          <w:szCs w:val="24"/>
        </w:rPr>
        <w:t>(Boyd et al. 2019, Verdonen et al. 2020, Boyd et al. 2021, Gaglioti et al. 2021, Mekonnen et al. 2021, Walker et al. 2021)</w:t>
      </w:r>
      <w:r w:rsidR="00C57DA0">
        <w:rPr>
          <w:rFonts w:ascii="Times New Roman" w:hAnsi="Times New Roman" w:cs="Times New Roman"/>
          <w:sz w:val="24"/>
          <w:szCs w:val="24"/>
        </w:rPr>
        <w:fldChar w:fldCharType="end"/>
      </w:r>
      <w:r w:rsidR="00C57DA0">
        <w:rPr>
          <w:rFonts w:ascii="Times New Roman" w:hAnsi="Times New Roman" w:cs="Times New Roman"/>
          <w:sz w:val="24"/>
          <w:szCs w:val="24"/>
        </w:rPr>
        <w:t>.</w:t>
      </w:r>
      <w:r w:rsidR="00017A95">
        <w:rPr>
          <w:rFonts w:ascii="Times New Roman" w:hAnsi="Times New Roman" w:cs="Times New Roman"/>
          <w:sz w:val="24"/>
          <w:szCs w:val="24"/>
        </w:rPr>
        <w:t xml:space="preserve"> </w:t>
      </w:r>
      <w:proofErr w:type="spellStart"/>
      <w:r w:rsidR="00C12D7B" w:rsidRPr="007B3D9C">
        <w:rPr>
          <w:rFonts w:ascii="Times New Roman" w:hAnsi="Times New Roman" w:cs="Times New Roman"/>
          <w:i/>
          <w:iCs/>
          <w:sz w:val="24"/>
          <w:szCs w:val="24"/>
        </w:rPr>
        <w:t>lsatTS</w:t>
      </w:r>
      <w:proofErr w:type="spellEnd"/>
      <w:r w:rsidR="00C12D7B" w:rsidRPr="007B3D9C">
        <w:rPr>
          <w:rFonts w:ascii="Times New Roman" w:hAnsi="Times New Roman" w:cs="Times New Roman"/>
          <w:i/>
          <w:iCs/>
          <w:sz w:val="24"/>
          <w:szCs w:val="24"/>
        </w:rPr>
        <w:t xml:space="preserve"> </w:t>
      </w:r>
      <w:r w:rsidR="00C12D7B" w:rsidRPr="007B3D9C">
        <w:rPr>
          <w:rFonts w:ascii="Times New Roman" w:hAnsi="Times New Roman" w:cs="Times New Roman"/>
          <w:sz w:val="24"/>
          <w:szCs w:val="24"/>
        </w:rPr>
        <w:t xml:space="preserve">provides </w:t>
      </w:r>
      <w:r w:rsidR="001A1A95" w:rsidRPr="007B3D9C">
        <w:rPr>
          <w:rFonts w:ascii="Times New Roman" w:hAnsi="Times New Roman" w:cs="Times New Roman"/>
          <w:sz w:val="24"/>
          <w:szCs w:val="24"/>
        </w:rPr>
        <w:t xml:space="preserve">novel functions </w:t>
      </w:r>
      <w:r w:rsidR="007B3D9C" w:rsidRPr="007B3D9C">
        <w:rPr>
          <w:rFonts w:ascii="Times New Roman" w:hAnsi="Times New Roman" w:cs="Times New Roman"/>
          <w:sz w:val="24"/>
          <w:szCs w:val="24"/>
        </w:rPr>
        <w:t xml:space="preserve">that </w:t>
      </w:r>
      <w:r w:rsidR="00524784">
        <w:rPr>
          <w:rFonts w:ascii="Times New Roman" w:hAnsi="Times New Roman" w:cs="Times New Roman"/>
          <w:sz w:val="24"/>
          <w:szCs w:val="24"/>
        </w:rPr>
        <w:t xml:space="preserve">facilitate Landsat </w:t>
      </w:r>
      <w:r w:rsidR="007B3D9C" w:rsidRPr="007B3D9C">
        <w:rPr>
          <w:rFonts w:ascii="Times New Roman" w:hAnsi="Times New Roman" w:cs="Times New Roman"/>
          <w:sz w:val="24"/>
          <w:szCs w:val="24"/>
        </w:rPr>
        <w:t xml:space="preserve">data </w:t>
      </w:r>
      <w:r w:rsidR="00524784">
        <w:rPr>
          <w:rFonts w:ascii="Times New Roman" w:hAnsi="Times New Roman" w:cs="Times New Roman"/>
          <w:sz w:val="24"/>
          <w:szCs w:val="24"/>
        </w:rPr>
        <w:t>extraction</w:t>
      </w:r>
      <w:r w:rsidR="007B3D9C" w:rsidRPr="007B3D9C">
        <w:rPr>
          <w:rFonts w:ascii="Times New Roman" w:hAnsi="Times New Roman" w:cs="Times New Roman"/>
          <w:sz w:val="24"/>
          <w:szCs w:val="24"/>
        </w:rPr>
        <w:t xml:space="preserve">, preparation, and analysis </w:t>
      </w:r>
      <w:r w:rsidR="007B3D9C">
        <w:rPr>
          <w:rFonts w:ascii="Times New Roman" w:hAnsi="Times New Roman" w:cs="Times New Roman"/>
          <w:sz w:val="24"/>
          <w:szCs w:val="24"/>
        </w:rPr>
        <w:t xml:space="preserve">within the </w:t>
      </w:r>
      <w:r w:rsidR="009C68F5">
        <w:rPr>
          <w:rFonts w:ascii="Times New Roman" w:hAnsi="Times New Roman" w:cs="Times New Roman"/>
          <w:sz w:val="24"/>
          <w:szCs w:val="24"/>
        </w:rPr>
        <w:t xml:space="preserve">free, </w:t>
      </w:r>
      <w:r w:rsidR="000836F0">
        <w:rPr>
          <w:rFonts w:ascii="Times New Roman" w:hAnsi="Times New Roman" w:cs="Times New Roman"/>
          <w:sz w:val="24"/>
          <w:szCs w:val="24"/>
        </w:rPr>
        <w:t>open-</w:t>
      </w:r>
      <w:r w:rsidR="009C68F5">
        <w:rPr>
          <w:rFonts w:ascii="Times New Roman" w:hAnsi="Times New Roman" w:cs="Times New Roman"/>
          <w:sz w:val="24"/>
          <w:szCs w:val="24"/>
        </w:rPr>
        <w:t xml:space="preserve">source, and widely-used </w:t>
      </w:r>
      <w:r w:rsidR="007B3D9C">
        <w:rPr>
          <w:rFonts w:ascii="Times New Roman" w:hAnsi="Times New Roman" w:cs="Times New Roman"/>
          <w:sz w:val="24"/>
          <w:szCs w:val="24"/>
        </w:rPr>
        <w:t xml:space="preserve">R software environment </w:t>
      </w:r>
      <w:r w:rsidR="007B3D9C">
        <w:rPr>
          <w:rFonts w:ascii="Times New Roman" w:hAnsi="Times New Roman" w:cs="Times New Roman"/>
          <w:sz w:val="24"/>
          <w:szCs w:val="24"/>
        </w:rPr>
        <w:fldChar w:fldCharType="begin"/>
      </w:r>
      <w:r w:rsidR="007B3D9C">
        <w:rPr>
          <w:rFonts w:ascii="Times New Roman" w:hAnsi="Times New Roman" w:cs="Times New Roman"/>
          <w:sz w:val="24"/>
          <w:szCs w:val="24"/>
        </w:rPr>
        <w:instrText xml:space="preserve"> ADDIN EN.CITE &lt;EndNote&gt;&lt;Cite&gt;&lt;Author&gt;R Core Team&lt;/Author&gt;&lt;Year&gt;2020&lt;/Year&gt;&lt;RecNum&gt;1126&lt;/RecNum&gt;&lt;DisplayText&gt;(R Core Team 2020)&lt;/DisplayText&gt;&lt;record&gt;&lt;rec-number&gt;1126&lt;/rec-number&gt;&lt;foreign-keys&gt;&lt;key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Computing&lt;/title&gt;&lt;/titles&gt;&lt;dates&gt;&lt;year&gt;2020&lt;/year&gt;&lt;/dates&gt;&lt;pub-location&gt;Vienna&lt;/pub-location&gt;&lt;publisher&gt;R Foundation for Statistical Computing&lt;/publisher&gt;&lt;urls&gt;&lt;related-urls&gt;&lt;url&gt;http://www.r-project.org/&lt;/url&gt;&lt;/related-urls&gt;&lt;/urls&gt;&lt;/record&gt;&lt;/Cite&gt;&lt;/EndNote&gt;</w:instrText>
      </w:r>
      <w:r w:rsidR="007B3D9C">
        <w:rPr>
          <w:rFonts w:ascii="Times New Roman" w:hAnsi="Times New Roman" w:cs="Times New Roman"/>
          <w:sz w:val="24"/>
          <w:szCs w:val="24"/>
        </w:rPr>
        <w:fldChar w:fldCharType="separate"/>
      </w:r>
      <w:r w:rsidR="007B3D9C">
        <w:rPr>
          <w:rFonts w:ascii="Times New Roman" w:hAnsi="Times New Roman" w:cs="Times New Roman"/>
          <w:noProof/>
          <w:sz w:val="24"/>
          <w:szCs w:val="24"/>
        </w:rPr>
        <w:t>(R Core Team 2020)</w:t>
      </w:r>
      <w:r w:rsidR="007B3D9C">
        <w:rPr>
          <w:rFonts w:ascii="Times New Roman" w:hAnsi="Times New Roman" w:cs="Times New Roman"/>
          <w:sz w:val="24"/>
          <w:szCs w:val="24"/>
        </w:rPr>
        <w:fldChar w:fldCharType="end"/>
      </w:r>
      <w:r w:rsidR="007B3D9C">
        <w:rPr>
          <w:rFonts w:ascii="Times New Roman" w:hAnsi="Times New Roman" w:cs="Times New Roman"/>
          <w:sz w:val="24"/>
          <w:szCs w:val="24"/>
        </w:rPr>
        <w:t>.</w:t>
      </w:r>
      <w:r w:rsidR="00EC5E6F">
        <w:rPr>
          <w:rFonts w:ascii="Times New Roman" w:hAnsi="Times New Roman" w:cs="Times New Roman"/>
          <w:sz w:val="24"/>
          <w:szCs w:val="24"/>
        </w:rPr>
        <w:t xml:space="preserve"> </w:t>
      </w:r>
      <w:commentRangeStart w:id="60"/>
      <w:r w:rsidR="009C68F5">
        <w:rPr>
          <w:rFonts w:ascii="Times New Roman" w:hAnsi="Times New Roman" w:cs="Times New Roman"/>
          <w:sz w:val="24"/>
          <w:szCs w:val="24"/>
        </w:rPr>
        <w:t xml:space="preserve">The R software environment for statistical computing runs on multiple computing platforms (UNIX, Windows, MacOS) and provides state-of-the-art tools for data analysis </w:t>
      </w:r>
      <w:r w:rsidR="00152A6E">
        <w:rPr>
          <w:rFonts w:ascii="Times New Roman" w:hAnsi="Times New Roman" w:cs="Times New Roman"/>
          <w:sz w:val="24"/>
          <w:szCs w:val="24"/>
        </w:rPr>
        <w:t xml:space="preserve">and </w:t>
      </w:r>
      <w:r w:rsidR="009C68F5">
        <w:rPr>
          <w:rFonts w:ascii="Times New Roman" w:hAnsi="Times New Roman" w:cs="Times New Roman"/>
          <w:sz w:val="24"/>
          <w:szCs w:val="24"/>
        </w:rPr>
        <w:t xml:space="preserve">visualization </w:t>
      </w:r>
      <w:r w:rsidR="004D618D">
        <w:rPr>
          <w:rFonts w:ascii="Times New Roman" w:hAnsi="Times New Roman" w:cs="Times New Roman"/>
          <w:sz w:val="24"/>
          <w:szCs w:val="24"/>
        </w:rPr>
        <w:t xml:space="preserve">developed by a global user community </w:t>
      </w:r>
      <w:r w:rsidR="009C68F5">
        <w:rPr>
          <w:rFonts w:ascii="Times New Roman" w:hAnsi="Times New Roman" w:cs="Times New Roman"/>
          <w:sz w:val="24"/>
          <w:szCs w:val="24"/>
        </w:rPr>
        <w:fldChar w:fldCharType="begin"/>
      </w:r>
      <w:r w:rsidR="009C68F5">
        <w:rPr>
          <w:rFonts w:ascii="Times New Roman" w:hAnsi="Times New Roman" w:cs="Times New Roman"/>
          <w:sz w:val="24"/>
          <w:szCs w:val="24"/>
        </w:rPr>
        <w:instrText xml:space="preserve"> ADDIN EN.CITE &lt;EndNote&gt;&lt;Cite&gt;&lt;Author&gt;R Core Team&lt;/Author&gt;&lt;Year&gt;2020&lt;/Year&gt;&lt;RecNum&gt;1126&lt;/RecNum&gt;&lt;DisplayText&gt;(R Core Team 2020)&lt;/DisplayText&gt;&lt;record&gt;&lt;rec-number&gt;1126&lt;/rec-number&gt;&lt;foreign-keys&gt;&lt;key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Computing&lt;/title&gt;&lt;/titles&gt;&lt;dates&gt;&lt;year&gt;2020&lt;/year&gt;&lt;/dates&gt;&lt;pub-location&gt;Vienna&lt;/pub-location&gt;&lt;publisher&gt;R Foundation for Statistical Computing&lt;/publisher&gt;&lt;urls&gt;&lt;related-urls&gt;&lt;url&gt;http://www.r-project.org/&lt;/url&gt;&lt;/related-urls&gt;&lt;/urls&gt;&lt;/record&gt;&lt;/Cite&gt;&lt;/EndNote&gt;</w:instrText>
      </w:r>
      <w:r w:rsidR="009C68F5">
        <w:rPr>
          <w:rFonts w:ascii="Times New Roman" w:hAnsi="Times New Roman" w:cs="Times New Roman"/>
          <w:sz w:val="24"/>
          <w:szCs w:val="24"/>
        </w:rPr>
        <w:fldChar w:fldCharType="separate"/>
      </w:r>
      <w:r w:rsidR="009C68F5">
        <w:rPr>
          <w:rFonts w:ascii="Times New Roman" w:hAnsi="Times New Roman" w:cs="Times New Roman"/>
          <w:noProof/>
          <w:sz w:val="24"/>
          <w:szCs w:val="24"/>
        </w:rPr>
        <w:t>(R Core Team 2020)</w:t>
      </w:r>
      <w:r w:rsidR="009C68F5">
        <w:rPr>
          <w:rFonts w:ascii="Times New Roman" w:hAnsi="Times New Roman" w:cs="Times New Roman"/>
          <w:sz w:val="24"/>
          <w:szCs w:val="24"/>
        </w:rPr>
        <w:fldChar w:fldCharType="end"/>
      </w:r>
      <w:r w:rsidR="009C68F5">
        <w:rPr>
          <w:rFonts w:ascii="Times New Roman" w:hAnsi="Times New Roman" w:cs="Times New Roman"/>
          <w:sz w:val="24"/>
          <w:szCs w:val="24"/>
        </w:rPr>
        <w:t xml:space="preserve">. </w:t>
      </w:r>
      <w:commentRangeEnd w:id="60"/>
      <w:r w:rsidR="007D4573">
        <w:rPr>
          <w:rStyle w:val="CommentReference"/>
        </w:rPr>
        <w:commentReference w:id="60"/>
      </w:r>
      <w:r w:rsidR="00BC11CC">
        <w:rPr>
          <w:rFonts w:ascii="Times New Roman" w:hAnsi="Times New Roman" w:cs="Times New Roman"/>
          <w:sz w:val="24"/>
          <w:szCs w:val="24"/>
        </w:rPr>
        <w:t xml:space="preserve">Several R packages currently exist for processing Landsat data, </w:t>
      </w:r>
      <w:r w:rsidR="00581C05">
        <w:rPr>
          <w:rFonts w:ascii="Times New Roman" w:hAnsi="Times New Roman" w:cs="Times New Roman"/>
          <w:sz w:val="24"/>
          <w:szCs w:val="24"/>
        </w:rPr>
        <w:t xml:space="preserve">including </w:t>
      </w:r>
      <w:proofErr w:type="spellStart"/>
      <w:r w:rsidR="00BC11CC" w:rsidRPr="00BC11CC">
        <w:rPr>
          <w:rFonts w:ascii="Times New Roman" w:hAnsi="Times New Roman" w:cs="Times New Roman"/>
          <w:i/>
          <w:iCs/>
          <w:sz w:val="24"/>
          <w:szCs w:val="24"/>
        </w:rPr>
        <w:t>l</w:t>
      </w:r>
      <w:r w:rsidR="00BC11CC">
        <w:rPr>
          <w:rFonts w:ascii="Times New Roman" w:hAnsi="Times New Roman" w:cs="Times New Roman"/>
          <w:i/>
          <w:iCs/>
          <w:sz w:val="24"/>
          <w:szCs w:val="24"/>
        </w:rPr>
        <w:t>andsat</w:t>
      </w:r>
      <w:proofErr w:type="spellEnd"/>
      <w:r w:rsidR="00BC11CC">
        <w:rPr>
          <w:rFonts w:ascii="Times New Roman" w:hAnsi="Times New Roman" w:cs="Times New Roman"/>
          <w:sz w:val="24"/>
          <w:szCs w:val="24"/>
        </w:rPr>
        <w:t xml:space="preserve"> </w:t>
      </w:r>
      <w:r w:rsidR="00BC11CC">
        <w:rPr>
          <w:rFonts w:ascii="Times New Roman" w:hAnsi="Times New Roman" w:cs="Times New Roman"/>
          <w:sz w:val="24"/>
          <w:szCs w:val="24"/>
        </w:rPr>
        <w:fldChar w:fldCharType="begin"/>
      </w:r>
      <w:r w:rsidR="00BC11CC">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sidR="00BC11CC">
        <w:rPr>
          <w:rFonts w:ascii="Times New Roman" w:hAnsi="Times New Roman" w:cs="Times New Roman"/>
          <w:sz w:val="24"/>
          <w:szCs w:val="24"/>
        </w:rPr>
        <w:fldChar w:fldCharType="separate"/>
      </w:r>
      <w:r w:rsidR="00BC11CC">
        <w:rPr>
          <w:rFonts w:ascii="Times New Roman" w:hAnsi="Times New Roman" w:cs="Times New Roman"/>
          <w:noProof/>
          <w:sz w:val="24"/>
          <w:szCs w:val="24"/>
        </w:rPr>
        <w:t>(Goslee 2011)</w:t>
      </w:r>
      <w:r w:rsidR="00BC11CC">
        <w:rPr>
          <w:rFonts w:ascii="Times New Roman" w:hAnsi="Times New Roman" w:cs="Times New Roman"/>
          <w:sz w:val="24"/>
          <w:szCs w:val="24"/>
        </w:rPr>
        <w:fldChar w:fldCharType="end"/>
      </w:r>
      <w:r w:rsidR="00152A6E">
        <w:rPr>
          <w:rFonts w:ascii="Times New Roman" w:hAnsi="Times New Roman" w:cs="Times New Roman"/>
          <w:sz w:val="24"/>
          <w:szCs w:val="24"/>
        </w:rPr>
        <w:t xml:space="preserve"> and</w:t>
      </w:r>
      <w:r w:rsidR="00BC11CC">
        <w:rPr>
          <w:rFonts w:ascii="Times New Roman" w:hAnsi="Times New Roman" w:cs="Times New Roman"/>
          <w:sz w:val="24"/>
          <w:szCs w:val="24"/>
        </w:rPr>
        <w:t xml:space="preserve"> </w:t>
      </w:r>
      <w:r w:rsidR="00BC11CC" w:rsidRPr="00BC11CC">
        <w:rPr>
          <w:rFonts w:ascii="Times New Roman" w:hAnsi="Times New Roman" w:cs="Times New Roman"/>
          <w:i/>
          <w:iCs/>
          <w:sz w:val="24"/>
          <w:szCs w:val="24"/>
        </w:rPr>
        <w:t>landsat8</w:t>
      </w:r>
      <w:r w:rsidR="00753048">
        <w:rPr>
          <w:rFonts w:ascii="Times New Roman" w:hAnsi="Times New Roman" w:cs="Times New Roman"/>
          <w:i/>
          <w:iCs/>
          <w:sz w:val="24"/>
          <w:szCs w:val="24"/>
        </w:rPr>
        <w:t xml:space="preserve"> </w:t>
      </w:r>
      <w:r w:rsidR="00753048" w:rsidRPr="00753048">
        <w:rPr>
          <w:rFonts w:ascii="Times New Roman" w:hAnsi="Times New Roman" w:cs="Times New Roman"/>
          <w:sz w:val="24"/>
          <w:szCs w:val="24"/>
        </w:rPr>
        <w:fldChar w:fldCharType="begin"/>
      </w:r>
      <w:r w:rsidR="00982076">
        <w:rPr>
          <w:rFonts w:ascii="Times New Roman" w:hAnsi="Times New Roman" w:cs="Times New Roman"/>
          <w:sz w:val="24"/>
          <w:szCs w:val="24"/>
        </w:rPr>
        <w: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instrText>
      </w:r>
      <w:r w:rsidR="00753048" w:rsidRPr="00753048">
        <w:rPr>
          <w:rFonts w:ascii="Times New Roman" w:hAnsi="Times New Roman" w:cs="Times New Roman"/>
          <w:sz w:val="24"/>
          <w:szCs w:val="24"/>
        </w:rPr>
        <w:fldChar w:fldCharType="separate"/>
      </w:r>
      <w:r w:rsidR="00753048" w:rsidRPr="00753048">
        <w:rPr>
          <w:rFonts w:ascii="Times New Roman" w:hAnsi="Times New Roman" w:cs="Times New Roman"/>
          <w:noProof/>
          <w:sz w:val="24"/>
          <w:szCs w:val="24"/>
        </w:rPr>
        <w:t>(dos Santos 2017)</w:t>
      </w:r>
      <w:r w:rsidR="00753048" w:rsidRPr="00753048">
        <w:rPr>
          <w:rFonts w:ascii="Times New Roman" w:hAnsi="Times New Roman" w:cs="Times New Roman"/>
          <w:sz w:val="24"/>
          <w:szCs w:val="24"/>
        </w:rPr>
        <w:fldChar w:fldCharType="end"/>
      </w:r>
      <w:r w:rsidR="001A5ABB">
        <w:rPr>
          <w:rFonts w:ascii="Times New Roman" w:hAnsi="Times New Roman" w:cs="Times New Roman"/>
          <w:sz w:val="24"/>
          <w:szCs w:val="24"/>
        </w:rPr>
        <w:t xml:space="preserve">. </w:t>
      </w:r>
      <w:proofErr w:type="spellStart"/>
      <w:r w:rsidR="00A07B97" w:rsidRPr="00581C05">
        <w:rPr>
          <w:rFonts w:ascii="Times New Roman" w:hAnsi="Times New Roman" w:cs="Times New Roman"/>
          <w:i/>
          <w:iCs/>
          <w:sz w:val="24"/>
          <w:szCs w:val="24"/>
        </w:rPr>
        <w:t>landsat</w:t>
      </w:r>
      <w:proofErr w:type="spellEnd"/>
      <w:r w:rsidR="00A07B97" w:rsidRPr="00581C05">
        <w:rPr>
          <w:rFonts w:ascii="Times New Roman" w:hAnsi="Times New Roman" w:cs="Times New Roman"/>
          <w:sz w:val="24"/>
          <w:szCs w:val="24"/>
        </w:rPr>
        <w:t xml:space="preserve"> </w:t>
      </w:r>
      <w:r w:rsidR="00B731F7">
        <w:rPr>
          <w:rFonts w:ascii="Times New Roman" w:hAnsi="Times New Roman" w:cs="Times New Roman"/>
          <w:sz w:val="24"/>
          <w:szCs w:val="24"/>
        </w:rPr>
        <w:t>includes</w:t>
      </w:r>
      <w:r w:rsidR="00A07B97" w:rsidRPr="00581C05">
        <w:rPr>
          <w:rFonts w:ascii="Times New Roman" w:hAnsi="Times New Roman" w:cs="Times New Roman"/>
          <w:sz w:val="24"/>
          <w:szCs w:val="24"/>
        </w:rPr>
        <w:t xml:space="preserve"> functions for radiometric and topographic correction of Landsat</w:t>
      </w:r>
      <w:r w:rsidR="00581C05">
        <w:rPr>
          <w:rFonts w:ascii="Times New Roman" w:hAnsi="Times New Roman" w:cs="Times New Roman"/>
          <w:sz w:val="24"/>
          <w:szCs w:val="24"/>
        </w:rPr>
        <w:t xml:space="preserve"> scenes</w:t>
      </w:r>
      <w:r w:rsidR="00152A6E">
        <w:rPr>
          <w:rFonts w:ascii="Times New Roman" w:hAnsi="Times New Roman" w:cs="Times New Roman"/>
          <w:sz w:val="24"/>
          <w:szCs w:val="24"/>
        </w:rPr>
        <w:t xml:space="preserve">, while </w:t>
      </w:r>
      <w:r w:rsidR="00581C05" w:rsidRPr="00581C05">
        <w:rPr>
          <w:rFonts w:ascii="Times New Roman" w:hAnsi="Times New Roman" w:cs="Times New Roman"/>
          <w:i/>
          <w:iCs/>
          <w:sz w:val="24"/>
          <w:szCs w:val="24"/>
        </w:rPr>
        <w:t>landsat8</w:t>
      </w:r>
      <w:r w:rsidR="00581C05">
        <w:rPr>
          <w:rFonts w:ascii="Times New Roman" w:hAnsi="Times New Roman" w:cs="Times New Roman"/>
          <w:sz w:val="24"/>
          <w:szCs w:val="24"/>
        </w:rPr>
        <w:t xml:space="preserve"> </w:t>
      </w:r>
      <w:r w:rsidR="00B731F7">
        <w:rPr>
          <w:rFonts w:ascii="Times New Roman" w:hAnsi="Times New Roman" w:cs="Times New Roman"/>
          <w:sz w:val="24"/>
          <w:szCs w:val="24"/>
        </w:rPr>
        <w:t xml:space="preserve">includes </w:t>
      </w:r>
      <w:r w:rsidR="00581C05">
        <w:rPr>
          <w:rFonts w:ascii="Times New Roman" w:hAnsi="Times New Roman" w:cs="Times New Roman"/>
          <w:sz w:val="24"/>
          <w:szCs w:val="24"/>
        </w:rPr>
        <w:t>functions for computing top of atmosphere reflectance, radiance, and/or brightness temperature on Landsat scenes</w:t>
      </w:r>
      <w:r w:rsidR="00EC5E6F">
        <w:rPr>
          <w:rFonts w:ascii="Times New Roman" w:hAnsi="Times New Roman" w:cs="Times New Roman"/>
          <w:sz w:val="24"/>
          <w:szCs w:val="24"/>
        </w:rPr>
        <w:t>.</w:t>
      </w:r>
      <w:r w:rsidR="007D0865">
        <w:rPr>
          <w:rFonts w:ascii="Times New Roman" w:hAnsi="Times New Roman" w:cs="Times New Roman"/>
          <w:sz w:val="24"/>
          <w:szCs w:val="24"/>
        </w:rPr>
        <w:t xml:space="preserve"> </w:t>
      </w:r>
      <w:r w:rsidR="00724ED1">
        <w:rPr>
          <w:rFonts w:ascii="Times New Roman" w:hAnsi="Times New Roman" w:cs="Times New Roman"/>
          <w:sz w:val="24"/>
          <w:szCs w:val="24"/>
        </w:rPr>
        <w:t xml:space="preserve">These </w:t>
      </w:r>
      <w:r w:rsidR="00B731F7">
        <w:rPr>
          <w:rFonts w:ascii="Times New Roman" w:hAnsi="Times New Roman" w:cs="Times New Roman"/>
          <w:sz w:val="24"/>
          <w:szCs w:val="24"/>
        </w:rPr>
        <w:t xml:space="preserve">existing </w:t>
      </w:r>
      <w:r w:rsidR="00724ED1">
        <w:rPr>
          <w:rFonts w:ascii="Times New Roman" w:hAnsi="Times New Roman" w:cs="Times New Roman"/>
          <w:sz w:val="24"/>
          <w:szCs w:val="24"/>
        </w:rPr>
        <w:t>packages</w:t>
      </w:r>
      <w:r w:rsidR="00B731F7">
        <w:rPr>
          <w:rFonts w:ascii="Times New Roman" w:hAnsi="Times New Roman" w:cs="Times New Roman"/>
          <w:sz w:val="24"/>
          <w:szCs w:val="24"/>
        </w:rPr>
        <w:t xml:space="preserve"> provide</w:t>
      </w:r>
      <w:r w:rsidR="00724ED1">
        <w:rPr>
          <w:rFonts w:ascii="Times New Roman" w:hAnsi="Times New Roman" w:cs="Times New Roman"/>
          <w:sz w:val="24"/>
          <w:szCs w:val="24"/>
        </w:rPr>
        <w:t xml:space="preserve"> valuable tools for processing individual Landsat scenes,</w:t>
      </w:r>
      <w:r w:rsidR="00ED35A2">
        <w:rPr>
          <w:rFonts w:ascii="Times New Roman" w:hAnsi="Times New Roman" w:cs="Times New Roman"/>
          <w:sz w:val="24"/>
          <w:szCs w:val="24"/>
        </w:rPr>
        <w:t xml:space="preserve"> but fundamentally differ </w:t>
      </w:r>
      <w:commentRangeStart w:id="61"/>
      <w:r w:rsidR="00ED35A2">
        <w:rPr>
          <w:rFonts w:ascii="Times New Roman" w:hAnsi="Times New Roman" w:cs="Times New Roman"/>
          <w:sz w:val="24"/>
          <w:szCs w:val="24"/>
        </w:rPr>
        <w:t xml:space="preserve">from the functionality provided by </w:t>
      </w:r>
      <w:proofErr w:type="spellStart"/>
      <w:r w:rsidR="00ED35A2">
        <w:rPr>
          <w:rFonts w:ascii="Times New Roman" w:hAnsi="Times New Roman" w:cs="Times New Roman"/>
          <w:i/>
          <w:iCs/>
          <w:sz w:val="24"/>
          <w:szCs w:val="24"/>
        </w:rPr>
        <w:t>lsatTS</w:t>
      </w:r>
      <w:commentRangeEnd w:id="61"/>
      <w:proofErr w:type="spellEnd"/>
      <w:r w:rsidR="002B7D02">
        <w:rPr>
          <w:rStyle w:val="CommentReference"/>
        </w:rPr>
        <w:commentReference w:id="61"/>
      </w:r>
      <w:r w:rsidR="00ED35A2">
        <w:rPr>
          <w:rFonts w:ascii="Times New Roman" w:hAnsi="Times New Roman" w:cs="Times New Roman"/>
          <w:i/>
          <w:iCs/>
          <w:sz w:val="24"/>
          <w:szCs w:val="24"/>
        </w:rPr>
        <w:t>.</w:t>
      </w:r>
    </w:p>
    <w:p w14:paraId="59C251C3" w14:textId="4BAC0A65" w:rsidR="008A516D" w:rsidRPr="00FE4304" w:rsidRDefault="00724ED1" w:rsidP="008C1B59">
      <w:pPr>
        <w:pStyle w:val="NoSpacing"/>
        <w:ind w:firstLine="720"/>
        <w:rPr>
          <w:rFonts w:ascii="Times New Roman" w:hAnsi="Times New Roman" w:cs="Times New Roman"/>
          <w:sz w:val="24"/>
          <w:szCs w:val="24"/>
        </w:rPr>
      </w:pPr>
      <w:proofErr w:type="spellStart"/>
      <w:r w:rsidRPr="00724ED1">
        <w:rPr>
          <w:rFonts w:ascii="Times New Roman" w:hAnsi="Times New Roman" w:cs="Times New Roman"/>
          <w:i/>
          <w:iCs/>
          <w:sz w:val="24"/>
          <w:szCs w:val="24"/>
        </w:rPr>
        <w:lastRenderedPageBreak/>
        <w:t>lsatTS</w:t>
      </w:r>
      <w:proofErr w:type="spellEnd"/>
      <w:r>
        <w:rPr>
          <w:rFonts w:ascii="Times New Roman" w:hAnsi="Times New Roman" w:cs="Times New Roman"/>
          <w:sz w:val="24"/>
          <w:szCs w:val="24"/>
        </w:rPr>
        <w:t xml:space="preserve"> </w:t>
      </w:r>
      <w:r w:rsidR="00ED35A2">
        <w:rPr>
          <w:rFonts w:ascii="Times New Roman" w:hAnsi="Times New Roman" w:cs="Times New Roman"/>
          <w:sz w:val="24"/>
          <w:szCs w:val="24"/>
        </w:rPr>
        <w:t xml:space="preserve">offers an integrated framework for Landsat data extraction, processing, and time series analysis </w:t>
      </w:r>
      <w:r w:rsidR="007C21F7">
        <w:rPr>
          <w:rFonts w:ascii="Times New Roman" w:hAnsi="Times New Roman" w:cs="Times New Roman"/>
          <w:sz w:val="24"/>
          <w:szCs w:val="24"/>
        </w:rPr>
        <w:t>for sample locations anywhere on Earth’s surface.</w:t>
      </w:r>
      <w:r w:rsidR="006E07A5">
        <w:rPr>
          <w:rFonts w:ascii="Times New Roman" w:hAnsi="Times New Roman" w:cs="Times New Roman"/>
          <w:sz w:val="24"/>
          <w:szCs w:val="24"/>
        </w:rPr>
        <w:t xml:space="preserve"> </w:t>
      </w:r>
      <w:proofErr w:type="spellStart"/>
      <w:r w:rsidR="008A516D" w:rsidRPr="009C68F5">
        <w:rPr>
          <w:rFonts w:ascii="Times New Roman" w:hAnsi="Times New Roman" w:cs="Times New Roman"/>
          <w:i/>
          <w:iCs/>
          <w:sz w:val="24"/>
          <w:szCs w:val="24"/>
        </w:rPr>
        <w:t>lsatTS</w:t>
      </w:r>
      <w:proofErr w:type="spellEnd"/>
      <w:r w:rsidR="008A516D">
        <w:rPr>
          <w:rFonts w:ascii="Times New Roman" w:hAnsi="Times New Roman" w:cs="Times New Roman"/>
          <w:sz w:val="24"/>
          <w:szCs w:val="24"/>
        </w:rPr>
        <w:t xml:space="preserve"> </w:t>
      </w:r>
      <w:r w:rsidR="008A516D" w:rsidRPr="00E11FF4">
        <w:rPr>
          <w:rFonts w:ascii="Times New Roman" w:hAnsi="Times New Roman" w:cs="Times New Roman"/>
          <w:sz w:val="24"/>
          <w:szCs w:val="24"/>
        </w:rPr>
        <w:t xml:space="preserve">includes functions for </w:t>
      </w:r>
      <w:r w:rsidR="008A516D">
        <w:rPr>
          <w:rFonts w:ascii="Times New Roman" w:hAnsi="Times New Roman" w:cs="Times New Roman"/>
          <w:sz w:val="24"/>
          <w:szCs w:val="24"/>
        </w:rPr>
        <w:t xml:space="preserve">sample-based </w:t>
      </w:r>
      <w:r w:rsidR="008A516D" w:rsidRPr="00E11FF4">
        <w:rPr>
          <w:rFonts w:ascii="Times New Roman" w:hAnsi="Times New Roman" w:cs="Times New Roman"/>
          <w:sz w:val="24"/>
          <w:szCs w:val="24"/>
        </w:rPr>
        <w:t>extract</w:t>
      </w:r>
      <w:r w:rsidR="008A516D">
        <w:rPr>
          <w:rFonts w:ascii="Times New Roman" w:hAnsi="Times New Roman" w:cs="Times New Roman"/>
          <w:sz w:val="24"/>
          <w:szCs w:val="24"/>
        </w:rPr>
        <w:t xml:space="preserve">ion of </w:t>
      </w:r>
      <w:r w:rsidR="008A516D" w:rsidRPr="00E11FF4">
        <w:rPr>
          <w:rFonts w:ascii="Times New Roman" w:hAnsi="Times New Roman" w:cs="Times New Roman"/>
          <w:sz w:val="24"/>
          <w:szCs w:val="24"/>
        </w:rPr>
        <w:t xml:space="preserve">full data records </w:t>
      </w:r>
      <w:r w:rsidR="008A516D">
        <w:rPr>
          <w:rFonts w:ascii="Times New Roman" w:hAnsi="Times New Roman" w:cs="Times New Roman"/>
          <w:sz w:val="24"/>
          <w:szCs w:val="24"/>
        </w:rPr>
        <w:t xml:space="preserve">from </w:t>
      </w:r>
      <w:r w:rsidR="008A516D" w:rsidRPr="00E11FF4">
        <w:rPr>
          <w:rFonts w:ascii="Times New Roman" w:hAnsi="Times New Roman" w:cs="Times New Roman"/>
          <w:sz w:val="24"/>
          <w:szCs w:val="24"/>
        </w:rPr>
        <w:t xml:space="preserve">Landsat 5, 7, and 8 </w:t>
      </w:r>
      <w:r w:rsidR="008A516D">
        <w:rPr>
          <w:rFonts w:ascii="Times New Roman" w:hAnsi="Times New Roman" w:cs="Times New Roman"/>
          <w:sz w:val="24"/>
          <w:szCs w:val="24"/>
        </w:rPr>
        <w:t xml:space="preserve">that is accomplished </w:t>
      </w:r>
      <w:r w:rsidR="008A516D" w:rsidRPr="00E11FF4">
        <w:rPr>
          <w:rFonts w:ascii="Times New Roman" w:hAnsi="Times New Roman" w:cs="Times New Roman"/>
          <w:sz w:val="24"/>
          <w:szCs w:val="24"/>
        </w:rPr>
        <w:t xml:space="preserve">by querying the </w:t>
      </w:r>
      <w:commentRangeStart w:id="62"/>
      <w:r w:rsidR="008A516D" w:rsidRPr="00E11FF4">
        <w:rPr>
          <w:rFonts w:ascii="Times New Roman" w:hAnsi="Times New Roman" w:cs="Times New Roman"/>
          <w:sz w:val="24"/>
          <w:szCs w:val="24"/>
        </w:rPr>
        <w:t xml:space="preserve">Landsat Collection 2 data set </w:t>
      </w:r>
      <w:commentRangeEnd w:id="62"/>
      <w:r w:rsidR="008D37EB">
        <w:rPr>
          <w:rStyle w:val="CommentReference"/>
        </w:rPr>
        <w:commentReference w:id="62"/>
      </w:r>
      <w:r w:rsidR="008A516D" w:rsidRPr="00E11FF4">
        <w:rPr>
          <w:rFonts w:ascii="Times New Roman" w:hAnsi="Times New Roman" w:cs="Times New Roman"/>
          <w:sz w:val="24"/>
          <w:szCs w:val="24"/>
        </w:rPr>
        <w:t xml:space="preserve">on GEE </w:t>
      </w:r>
      <w:r w:rsidR="008A516D" w:rsidRPr="00E11FF4">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https://doi.org/10.1016/j.rse.2017.06.031&lt;/electronic-resource-num&gt;&lt;/record&gt;&lt;/Cite&gt;&lt;/EndNote&gt;</w:instrText>
      </w:r>
      <w:r w:rsidR="008A516D" w:rsidRPr="00E11FF4">
        <w:rPr>
          <w:rFonts w:ascii="Times New Roman" w:hAnsi="Times New Roman" w:cs="Times New Roman"/>
          <w:sz w:val="24"/>
          <w:szCs w:val="24"/>
        </w:rPr>
        <w:fldChar w:fldCharType="separate"/>
      </w:r>
      <w:r w:rsidR="00FB010E">
        <w:rPr>
          <w:rFonts w:ascii="Times New Roman" w:hAnsi="Times New Roman" w:cs="Times New Roman"/>
          <w:noProof/>
          <w:sz w:val="24"/>
          <w:szCs w:val="24"/>
        </w:rPr>
        <w:t>(Gorelick et al. 2017)</w:t>
      </w:r>
      <w:r w:rsidR="008A516D" w:rsidRPr="00E11FF4">
        <w:rPr>
          <w:rFonts w:ascii="Times New Roman" w:hAnsi="Times New Roman" w:cs="Times New Roman"/>
          <w:sz w:val="24"/>
          <w:szCs w:val="24"/>
        </w:rPr>
        <w:fldChar w:fldCharType="end"/>
      </w:r>
      <w:r w:rsidR="008A516D">
        <w:rPr>
          <w:rFonts w:ascii="Times New Roman" w:hAnsi="Times New Roman" w:cs="Times New Roman"/>
          <w:sz w:val="24"/>
          <w:szCs w:val="24"/>
        </w:rPr>
        <w:t xml:space="preserve"> using </w:t>
      </w:r>
      <w:ins w:id="63" w:author="Jakob Johann Assmann" w:date="2022-01-13T14:37:00Z">
        <w:r w:rsidR="004A23E6">
          <w:rPr>
            <w:rFonts w:ascii="Times New Roman" w:hAnsi="Times New Roman" w:cs="Times New Roman"/>
            <w:sz w:val="24"/>
            <w:szCs w:val="24"/>
          </w:rPr>
          <w:t xml:space="preserve">the application programming interface </w:t>
        </w:r>
      </w:ins>
      <w:del w:id="64" w:author="Jakob Johann Assmann" w:date="2022-01-13T14:37:00Z">
        <w:r w:rsidR="000B2AC7" w:rsidDel="004A23E6">
          <w:rPr>
            <w:rFonts w:ascii="Times New Roman" w:hAnsi="Times New Roman" w:cs="Times New Roman"/>
            <w:sz w:val="24"/>
            <w:szCs w:val="24"/>
          </w:rPr>
          <w:delText xml:space="preserve">underlying functionality </w:delText>
        </w:r>
      </w:del>
      <w:r w:rsidR="000B2AC7">
        <w:rPr>
          <w:rFonts w:ascii="Times New Roman" w:hAnsi="Times New Roman" w:cs="Times New Roman"/>
          <w:sz w:val="24"/>
          <w:szCs w:val="24"/>
        </w:rPr>
        <w:t xml:space="preserve">provided by </w:t>
      </w:r>
      <w:r w:rsidR="008A516D">
        <w:rPr>
          <w:rFonts w:ascii="Times New Roman" w:hAnsi="Times New Roman" w:cs="Times New Roman"/>
          <w:sz w:val="24"/>
          <w:szCs w:val="24"/>
        </w:rPr>
        <w:t xml:space="preserve">the </w:t>
      </w:r>
      <w:proofErr w:type="spellStart"/>
      <w:r w:rsidR="008A516D" w:rsidRPr="00E11FF4">
        <w:rPr>
          <w:rFonts w:ascii="Times New Roman" w:hAnsi="Times New Roman" w:cs="Times New Roman"/>
          <w:i/>
          <w:iCs/>
          <w:sz w:val="24"/>
          <w:szCs w:val="24"/>
        </w:rPr>
        <w:t>rgee</w:t>
      </w:r>
      <w:proofErr w:type="spellEnd"/>
      <w:r w:rsidR="008A516D">
        <w:rPr>
          <w:rFonts w:ascii="Times New Roman" w:hAnsi="Times New Roman" w:cs="Times New Roman"/>
          <w:sz w:val="24"/>
          <w:szCs w:val="24"/>
        </w:rPr>
        <w:t xml:space="preserve"> package in R </w:t>
      </w:r>
      <w:r w:rsidR="008A516D">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sidR="008A516D">
        <w:rPr>
          <w:rFonts w:ascii="Times New Roman" w:hAnsi="Times New Roman" w:cs="Times New Roman"/>
          <w:sz w:val="24"/>
          <w:szCs w:val="24"/>
        </w:rPr>
        <w:fldChar w:fldCharType="separate"/>
      </w:r>
      <w:r w:rsidR="00FB010E">
        <w:rPr>
          <w:rFonts w:ascii="Times New Roman" w:hAnsi="Times New Roman" w:cs="Times New Roman"/>
          <w:noProof/>
          <w:sz w:val="24"/>
          <w:szCs w:val="24"/>
        </w:rPr>
        <w:t>(Aybar et al. 2020)</w:t>
      </w:r>
      <w:r w:rsidR="008A516D">
        <w:rPr>
          <w:rFonts w:ascii="Times New Roman" w:hAnsi="Times New Roman" w:cs="Times New Roman"/>
          <w:sz w:val="24"/>
          <w:szCs w:val="24"/>
        </w:rPr>
        <w:fldChar w:fldCharType="end"/>
      </w:r>
      <w:r w:rsidR="008A516D">
        <w:rPr>
          <w:rFonts w:ascii="Times New Roman" w:hAnsi="Times New Roman" w:cs="Times New Roman"/>
          <w:sz w:val="24"/>
          <w:szCs w:val="24"/>
        </w:rPr>
        <w:t xml:space="preserve">. </w:t>
      </w:r>
      <w:del w:id="65" w:author="Jakob Johann Assmann" w:date="2022-01-13T14:38:00Z">
        <w:r w:rsidR="008A516D" w:rsidRPr="00FE4304" w:rsidDel="004A23E6">
          <w:rPr>
            <w:rFonts w:ascii="Times New Roman" w:hAnsi="Times New Roman" w:cs="Times New Roman"/>
            <w:sz w:val="24"/>
            <w:szCs w:val="24"/>
          </w:rPr>
          <w:delText>Moreover</w:delText>
        </w:r>
      </w:del>
      <w:ins w:id="66" w:author="Jakob Johann Assmann" w:date="2022-01-13T14:38:00Z">
        <w:r w:rsidR="004A23E6">
          <w:rPr>
            <w:rFonts w:ascii="Times New Roman" w:hAnsi="Times New Roman" w:cs="Times New Roman"/>
            <w:sz w:val="24"/>
            <w:szCs w:val="24"/>
          </w:rPr>
          <w:t xml:space="preserve">Further functions included in </w:t>
        </w:r>
      </w:ins>
      <w:del w:id="67" w:author="Jakob Johann Assmann" w:date="2022-01-13T14:38:00Z">
        <w:r w:rsidR="008A516D" w:rsidRPr="00FE4304" w:rsidDel="004A23E6">
          <w:rPr>
            <w:rFonts w:ascii="Times New Roman" w:hAnsi="Times New Roman" w:cs="Times New Roman"/>
            <w:sz w:val="24"/>
            <w:szCs w:val="24"/>
          </w:rPr>
          <w:delText xml:space="preserve">, </w:delText>
        </w:r>
      </w:del>
      <w:proofErr w:type="spellStart"/>
      <w:r w:rsidR="008A516D" w:rsidRPr="00FE4304">
        <w:rPr>
          <w:rFonts w:ascii="Times New Roman" w:hAnsi="Times New Roman" w:cs="Times New Roman"/>
          <w:i/>
          <w:iCs/>
          <w:sz w:val="24"/>
          <w:szCs w:val="24"/>
        </w:rPr>
        <w:t>lsatTS</w:t>
      </w:r>
      <w:proofErr w:type="spellEnd"/>
      <w:r w:rsidR="008A516D" w:rsidRPr="00FE4304">
        <w:rPr>
          <w:rFonts w:ascii="Times New Roman" w:hAnsi="Times New Roman" w:cs="Times New Roman"/>
          <w:sz w:val="24"/>
          <w:szCs w:val="24"/>
        </w:rPr>
        <w:t xml:space="preserve"> </w:t>
      </w:r>
      <w:del w:id="68" w:author="Jakob Johann Assmann" w:date="2022-01-13T14:38:00Z">
        <w:r w:rsidR="008A516D" w:rsidRPr="00FE4304" w:rsidDel="004A23E6">
          <w:rPr>
            <w:rFonts w:ascii="Times New Roman" w:hAnsi="Times New Roman" w:cs="Times New Roman"/>
            <w:sz w:val="24"/>
            <w:szCs w:val="24"/>
          </w:rPr>
          <w:delText xml:space="preserve">includes functions that </w:delText>
        </w:r>
      </w:del>
      <w:r w:rsidR="008A516D" w:rsidRPr="00FE4304">
        <w:rPr>
          <w:rFonts w:ascii="Times New Roman" w:hAnsi="Times New Roman" w:cs="Times New Roman"/>
          <w:sz w:val="24"/>
          <w:szCs w:val="24"/>
        </w:rPr>
        <w:t xml:space="preserve">facilitate (1) data cleaning, (2) cross-sensor calibration with machine learning, (3) </w:t>
      </w:r>
      <w:r w:rsidR="0049628C">
        <w:rPr>
          <w:rFonts w:ascii="Times New Roman" w:hAnsi="Times New Roman" w:cs="Times New Roman"/>
          <w:sz w:val="24"/>
          <w:szCs w:val="24"/>
        </w:rPr>
        <w:t xml:space="preserve">characterization of growing season conditions using </w:t>
      </w:r>
      <w:r w:rsidR="008A516D" w:rsidRPr="00FE4304">
        <w:rPr>
          <w:rFonts w:ascii="Times New Roman" w:hAnsi="Times New Roman" w:cs="Times New Roman"/>
          <w:sz w:val="24"/>
          <w:szCs w:val="24"/>
        </w:rPr>
        <w:t xml:space="preserve">phenological modeling, and (4) other aspects of </w:t>
      </w:r>
      <w:r w:rsidR="008A516D">
        <w:rPr>
          <w:rFonts w:ascii="Times New Roman" w:hAnsi="Times New Roman" w:cs="Times New Roman"/>
          <w:sz w:val="24"/>
          <w:szCs w:val="24"/>
        </w:rPr>
        <w:t xml:space="preserve">vegetation greenness time series </w:t>
      </w:r>
      <w:commentRangeStart w:id="69"/>
      <w:r w:rsidR="008A516D">
        <w:rPr>
          <w:rFonts w:ascii="Times New Roman" w:hAnsi="Times New Roman" w:cs="Times New Roman"/>
          <w:sz w:val="24"/>
          <w:szCs w:val="24"/>
        </w:rPr>
        <w:t>analysis</w:t>
      </w:r>
      <w:r w:rsidR="0022005E">
        <w:rPr>
          <w:rFonts w:ascii="Times New Roman" w:hAnsi="Times New Roman" w:cs="Times New Roman"/>
          <w:sz w:val="24"/>
          <w:szCs w:val="24"/>
        </w:rPr>
        <w:t xml:space="preserve"> </w:t>
      </w:r>
      <w:commentRangeEnd w:id="69"/>
      <w:r w:rsidR="004A23E6">
        <w:rPr>
          <w:rStyle w:val="CommentReference"/>
        </w:rPr>
        <w:commentReference w:id="69"/>
      </w:r>
      <w:r w:rsidR="0022005E">
        <w:rPr>
          <w:rFonts w:ascii="Times New Roman" w:hAnsi="Times New Roman" w:cs="Times New Roman"/>
          <w:sz w:val="24"/>
          <w:szCs w:val="24"/>
        </w:rPr>
        <w:t>(</w:t>
      </w:r>
      <w:r w:rsidR="00BA4386">
        <w:rPr>
          <w:rFonts w:ascii="Times New Roman" w:hAnsi="Times New Roman" w:cs="Times New Roman"/>
          <w:sz w:val="24"/>
          <w:szCs w:val="24"/>
        </w:rPr>
        <w:t xml:space="preserve">Figure 1, </w:t>
      </w:r>
      <w:r w:rsidR="0022005E">
        <w:rPr>
          <w:rFonts w:ascii="Times New Roman" w:hAnsi="Times New Roman" w:cs="Times New Roman"/>
          <w:sz w:val="24"/>
          <w:szCs w:val="24"/>
        </w:rPr>
        <w:t>Table 1)</w:t>
      </w:r>
      <w:r w:rsidR="008A516D">
        <w:rPr>
          <w:rFonts w:ascii="Times New Roman" w:hAnsi="Times New Roman" w:cs="Times New Roman"/>
          <w:sz w:val="24"/>
          <w:szCs w:val="24"/>
        </w:rPr>
        <w:t xml:space="preserve">. </w:t>
      </w:r>
      <w:commentRangeStart w:id="70"/>
      <w:r w:rsidR="008A516D">
        <w:rPr>
          <w:rFonts w:ascii="Times New Roman" w:hAnsi="Times New Roman" w:cs="Times New Roman"/>
          <w:sz w:val="24"/>
          <w:szCs w:val="24"/>
        </w:rPr>
        <w:t>Unlike wall-to-wall analyses</w:t>
      </w:r>
      <w:commentRangeEnd w:id="70"/>
      <w:r w:rsidR="004A23E6">
        <w:rPr>
          <w:rStyle w:val="CommentReference"/>
        </w:rPr>
        <w:commentReference w:id="70"/>
      </w:r>
      <w:ins w:id="71" w:author="Jakob Johann Assmann" w:date="2022-01-13T14:40:00Z">
        <w:r w:rsidR="004A23E6">
          <w:rPr>
            <w:rFonts w:ascii="Times New Roman" w:hAnsi="Times New Roman" w:cs="Times New Roman"/>
            <w:sz w:val="24"/>
            <w:szCs w:val="24"/>
          </w:rPr>
          <w:t xml:space="preserve"> of the global span of the Landsat Collection</w:t>
        </w:r>
      </w:ins>
      <w:r w:rsidR="008A516D">
        <w:rPr>
          <w:rFonts w:ascii="Times New Roman" w:hAnsi="Times New Roman" w:cs="Times New Roman"/>
          <w:sz w:val="24"/>
          <w:szCs w:val="24"/>
        </w:rPr>
        <w:t xml:space="preserve">, this sample-based framework is conducive to error propagation using Monte Carlo </w:t>
      </w:r>
      <w:r w:rsidR="00BE5642">
        <w:rPr>
          <w:rFonts w:ascii="Times New Roman" w:hAnsi="Times New Roman" w:cs="Times New Roman"/>
          <w:sz w:val="24"/>
          <w:szCs w:val="24"/>
        </w:rPr>
        <w:t>simulations</w:t>
      </w:r>
      <w:r w:rsidR="008A516D">
        <w:rPr>
          <w:rFonts w:ascii="Times New Roman" w:hAnsi="Times New Roman" w:cs="Times New Roman"/>
          <w:sz w:val="24"/>
          <w:szCs w:val="24"/>
        </w:rPr>
        <w:t>. O</w:t>
      </w:r>
      <w:r w:rsidR="008A516D" w:rsidRPr="00FE4304">
        <w:rPr>
          <w:rFonts w:ascii="Times New Roman" w:hAnsi="Times New Roman" w:cs="Times New Roman"/>
          <w:sz w:val="24"/>
          <w:szCs w:val="24"/>
        </w:rPr>
        <w:t xml:space="preserve">verall, this software provides a suite of functions to enable broader use of Landsat </w:t>
      </w:r>
      <w:r w:rsidR="008A516D">
        <w:rPr>
          <w:rFonts w:ascii="Times New Roman" w:hAnsi="Times New Roman" w:cs="Times New Roman"/>
          <w:sz w:val="24"/>
          <w:szCs w:val="24"/>
        </w:rPr>
        <w:t xml:space="preserve">satellite </w:t>
      </w:r>
      <w:r w:rsidR="008A516D" w:rsidRPr="00FE4304">
        <w:rPr>
          <w:rFonts w:ascii="Times New Roman" w:hAnsi="Times New Roman" w:cs="Times New Roman"/>
          <w:sz w:val="24"/>
          <w:szCs w:val="24"/>
        </w:rPr>
        <w:t xml:space="preserve">data for assessment and monitoring of </w:t>
      </w:r>
      <w:r w:rsidR="000D2C2B">
        <w:rPr>
          <w:rFonts w:ascii="Times New Roman" w:hAnsi="Times New Roman" w:cs="Times New Roman"/>
          <w:sz w:val="24"/>
          <w:szCs w:val="24"/>
        </w:rPr>
        <w:t xml:space="preserve">Earth’s land surface </w:t>
      </w:r>
      <w:r w:rsidR="008A516D">
        <w:rPr>
          <w:rFonts w:ascii="Times New Roman" w:hAnsi="Times New Roman" w:cs="Times New Roman"/>
          <w:sz w:val="24"/>
          <w:szCs w:val="24"/>
        </w:rPr>
        <w:t xml:space="preserve">over the past </w:t>
      </w:r>
      <w:bookmarkEnd w:id="52"/>
      <w:r w:rsidR="008A516D">
        <w:rPr>
          <w:rFonts w:ascii="Times New Roman" w:hAnsi="Times New Roman" w:cs="Times New Roman"/>
          <w:sz w:val="24"/>
          <w:szCs w:val="24"/>
        </w:rPr>
        <w:t xml:space="preserve">four decades in a sample-based framework </w:t>
      </w:r>
      <w:r w:rsidR="0049628C">
        <w:rPr>
          <w:rFonts w:ascii="Times New Roman" w:hAnsi="Times New Roman" w:cs="Times New Roman"/>
          <w:sz w:val="24"/>
          <w:szCs w:val="24"/>
        </w:rPr>
        <w:t xml:space="preserve">suitable for </w:t>
      </w:r>
      <w:r w:rsidR="008A516D">
        <w:rPr>
          <w:rFonts w:ascii="Times New Roman" w:hAnsi="Times New Roman" w:cs="Times New Roman"/>
          <w:sz w:val="24"/>
          <w:szCs w:val="24"/>
        </w:rPr>
        <w:t>local to global geographic</w:t>
      </w:r>
      <w:r w:rsidR="0049628C">
        <w:rPr>
          <w:rFonts w:ascii="Times New Roman" w:hAnsi="Times New Roman" w:cs="Times New Roman"/>
          <w:sz w:val="24"/>
          <w:szCs w:val="24"/>
        </w:rPr>
        <w:t xml:space="preserve"> extents. </w:t>
      </w:r>
      <w:r w:rsidR="008A516D">
        <w:rPr>
          <w:rFonts w:ascii="Times New Roman" w:hAnsi="Times New Roman" w:cs="Times New Roman"/>
          <w:sz w:val="24"/>
          <w:szCs w:val="24"/>
        </w:rPr>
        <w:t xml:space="preserve"> </w:t>
      </w:r>
    </w:p>
    <w:p w14:paraId="30F6B7DF" w14:textId="77FCA3C3" w:rsidR="008A516D" w:rsidRDefault="008A516D" w:rsidP="00F751FB">
      <w:pPr>
        <w:pStyle w:val="NoSpacing"/>
        <w:rPr>
          <w:rFonts w:ascii="Times New Roman" w:hAnsi="Times New Roman" w:cs="Times New Roman"/>
          <w:sz w:val="24"/>
          <w:szCs w:val="24"/>
        </w:rPr>
      </w:pPr>
    </w:p>
    <w:p w14:paraId="3D35BF73" w14:textId="77777777" w:rsidR="00FC7108" w:rsidRDefault="00FC7108" w:rsidP="00FC7108">
      <w:pPr>
        <w:pStyle w:val="NoSpacing"/>
        <w:jc w:val="center"/>
        <w:rPr>
          <w:rFonts w:ascii="Times New Roman" w:hAnsi="Times New Roman" w:cs="Times New Roman"/>
          <w:sz w:val="24"/>
          <w:szCs w:val="24"/>
        </w:rPr>
      </w:pPr>
      <w:r>
        <w:rPr>
          <w:noProof/>
        </w:rPr>
        <w:drawing>
          <wp:inline distT="0" distB="0" distL="0" distR="0" wp14:anchorId="5A1E8830" wp14:editId="02A647B9">
            <wp:extent cx="2226487" cy="33395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9644" cy="3359282"/>
                    </a:xfrm>
                    <a:prstGeom prst="rect">
                      <a:avLst/>
                    </a:prstGeom>
                    <a:noFill/>
                    <a:ln>
                      <a:noFill/>
                    </a:ln>
                  </pic:spPr>
                </pic:pic>
              </a:graphicData>
            </a:graphic>
          </wp:inline>
        </w:drawing>
      </w:r>
    </w:p>
    <w:p w14:paraId="450C9608" w14:textId="47277623" w:rsidR="00E87545" w:rsidRDefault="00BA4386" w:rsidP="00F751FB">
      <w:pPr>
        <w:pStyle w:val="NoSpacing"/>
        <w:rPr>
          <w:rFonts w:ascii="Times New Roman" w:hAnsi="Times New Roman" w:cs="Times New Roman"/>
          <w:sz w:val="24"/>
          <w:szCs w:val="24"/>
        </w:rPr>
      </w:pPr>
      <w:r>
        <w:rPr>
          <w:rFonts w:ascii="Times New Roman" w:hAnsi="Times New Roman" w:cs="Times New Roman"/>
          <w:sz w:val="24"/>
          <w:szCs w:val="24"/>
        </w:rPr>
        <w:t>Figure 1.</w:t>
      </w:r>
      <w:r w:rsidR="00E87545">
        <w:rPr>
          <w:rFonts w:ascii="Times New Roman" w:hAnsi="Times New Roman" w:cs="Times New Roman"/>
          <w:sz w:val="24"/>
          <w:szCs w:val="24"/>
        </w:rPr>
        <w:t xml:space="preserve"> Schematic illustrating functions and typical workflow of the </w:t>
      </w:r>
      <w:proofErr w:type="spellStart"/>
      <w:r w:rsidR="00E87545">
        <w:rPr>
          <w:rFonts w:ascii="Times New Roman" w:hAnsi="Times New Roman" w:cs="Times New Roman"/>
          <w:sz w:val="24"/>
          <w:szCs w:val="24"/>
        </w:rPr>
        <w:t>lsatTS</w:t>
      </w:r>
      <w:proofErr w:type="spellEnd"/>
      <w:r w:rsidR="00E87545">
        <w:rPr>
          <w:rFonts w:ascii="Times New Roman" w:hAnsi="Times New Roman" w:cs="Times New Roman"/>
          <w:sz w:val="24"/>
          <w:szCs w:val="24"/>
        </w:rPr>
        <w:t xml:space="preserve"> package.</w:t>
      </w:r>
      <w:r w:rsidR="00FC7108">
        <w:rPr>
          <w:rFonts w:ascii="Times New Roman" w:hAnsi="Times New Roman" w:cs="Times New Roman"/>
          <w:sz w:val="24"/>
          <w:szCs w:val="24"/>
        </w:rPr>
        <w:t xml:space="preserve"> Each function is described in the main text and Table 1.</w:t>
      </w:r>
      <w:r w:rsidR="00E87545">
        <w:rPr>
          <w:rFonts w:ascii="Times New Roman" w:hAnsi="Times New Roman" w:cs="Times New Roman"/>
          <w:sz w:val="24"/>
          <w:szCs w:val="24"/>
        </w:rPr>
        <w:t xml:space="preserve"> </w:t>
      </w:r>
    </w:p>
    <w:p w14:paraId="26D40033" w14:textId="77777777" w:rsidR="00FC7108" w:rsidRDefault="00FC7108" w:rsidP="00F751FB">
      <w:pPr>
        <w:pStyle w:val="NoSpacing"/>
        <w:rPr>
          <w:rFonts w:ascii="Times New Roman" w:hAnsi="Times New Roman" w:cs="Times New Roman"/>
          <w:sz w:val="24"/>
          <w:szCs w:val="24"/>
        </w:rPr>
      </w:pP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lsat_get_pixel_centers</w:t>
            </w:r>
            <w:proofErr w:type="spellEnd"/>
          </w:p>
        </w:tc>
        <w:tc>
          <w:tcPr>
            <w:tcW w:w="4764" w:type="dxa"/>
            <w:tcBorders>
              <w:top w:val="single" w:sz="4" w:space="0" w:color="auto"/>
            </w:tcBorders>
          </w:tcPr>
          <w:p w14:paraId="4B6D4369" w14:textId="2C2B0536" w:rsidR="0022005E" w:rsidRPr="003C7159" w:rsidRDefault="0022005E" w:rsidP="00206CCE">
            <w:pPr>
              <w:pStyle w:val="NoSpacing"/>
              <w:rPr>
                <w:rFonts w:ascii="Times New Roman" w:hAnsi="Times New Roman" w:cs="Times New Roman"/>
                <w:sz w:val="20"/>
                <w:szCs w:val="20"/>
              </w:rPr>
            </w:pPr>
            <w:del w:id="72" w:author="Jakob Johann Assmann" w:date="2022-01-13T14:43:00Z">
              <w:r w:rsidDel="002C102D">
                <w:rPr>
                  <w:rFonts w:ascii="Times New Roman" w:hAnsi="Times New Roman" w:cs="Times New Roman"/>
                  <w:sz w:val="20"/>
                  <w:szCs w:val="20"/>
                </w:rPr>
                <w:delText xml:space="preserve">Get </w:delText>
              </w:r>
            </w:del>
            <w:ins w:id="73" w:author="Jakob Johann Assmann" w:date="2022-01-13T14:43:00Z">
              <w:r w:rsidR="002C102D">
                <w:rPr>
                  <w:rFonts w:ascii="Times New Roman" w:hAnsi="Times New Roman" w:cs="Times New Roman"/>
                  <w:sz w:val="20"/>
                  <w:szCs w:val="20"/>
                </w:rPr>
                <w:t xml:space="preserve">Retrieve </w:t>
              </w:r>
            </w:ins>
            <w:r>
              <w:rPr>
                <w:rFonts w:ascii="Times New Roman" w:hAnsi="Times New Roman" w:cs="Times New Roman"/>
                <w:sz w:val="20"/>
                <w:szCs w:val="20"/>
              </w:rPr>
              <w:t xml:space="preserve">point coordinates of all Landsat </w:t>
            </w:r>
            <w:proofErr w:type="gramStart"/>
            <w:r>
              <w:rPr>
                <w:rFonts w:ascii="Times New Roman" w:hAnsi="Times New Roman" w:cs="Times New Roman"/>
                <w:sz w:val="20"/>
                <w:szCs w:val="20"/>
              </w:rPr>
              <w:t>8 pixel</w:t>
            </w:r>
            <w:proofErr w:type="gramEnd"/>
            <w:r>
              <w:rPr>
                <w:rFonts w:ascii="Times New Roman" w:hAnsi="Times New Roman" w:cs="Times New Roman"/>
                <w:sz w:val="20"/>
                <w:szCs w:val="20"/>
              </w:rPr>
              <w:t xml:space="preserve">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1AC44D12" w:rsidR="0022005E" w:rsidRPr="00EC1D88" w:rsidRDefault="002C102D"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sat_export_ts</w:t>
            </w:r>
            <w:proofErr w:type="spellEnd"/>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65B9A3B2"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sidR="00325450">
              <w:rPr>
                <w:rFonts w:ascii="Times New Roman" w:hAnsi="Times New Roman" w:cs="Times New Roman"/>
                <w:sz w:val="20"/>
                <w:szCs w:val="20"/>
              </w:rPr>
              <w:t>processing</w:t>
            </w:r>
          </w:p>
        </w:tc>
        <w:tc>
          <w:tcPr>
            <w:tcW w:w="3049" w:type="dxa"/>
          </w:tcPr>
          <w:p w14:paraId="506E8080"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lsat_general_prep</w:t>
            </w:r>
            <w:proofErr w:type="spellEnd"/>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Prepare data exported from GEE, including parsing satellite names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20DC1EEC" w:rsidR="0022005E" w:rsidRPr="00EC1D88" w:rsidRDefault="002C102D"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sat_clean_data</w:t>
            </w:r>
            <w:proofErr w:type="spellEnd"/>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5388708F" w:rsidR="0022005E" w:rsidRPr="00EC1D88" w:rsidRDefault="002C102D"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sat_summarize_data_avail</w:t>
            </w:r>
            <w:proofErr w:type="spellEnd"/>
          </w:p>
        </w:tc>
        <w:tc>
          <w:tcPr>
            <w:tcW w:w="4764" w:type="dxa"/>
          </w:tcPr>
          <w:p w14:paraId="48D07AE1" w14:textId="3A61D85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sidRPr="002A52FE">
              <w:rPr>
                <w:rFonts w:ascii="Times New Roman" w:hAnsi="Times New Roman" w:cs="Times New Roman"/>
                <w:sz w:val="20"/>
                <w:szCs w:val="20"/>
              </w:rPr>
              <w:t>Summarize</w:t>
            </w:r>
            <w:r w:rsidR="0022005E" w:rsidRPr="00EC1D88">
              <w:rPr>
                <w:rFonts w:ascii="Times New Roman" w:hAnsi="Times New Roman" w:cs="Times New Roman"/>
                <w:sz w:val="20"/>
                <w:szCs w:val="20"/>
              </w:rPr>
              <w:t xml:space="preserve"> data availability at each site, such </w:t>
            </w:r>
            <w:r w:rsidR="0022005E">
              <w:rPr>
                <w:rFonts w:ascii="Times New Roman" w:hAnsi="Times New Roman" w:cs="Times New Roman"/>
                <w:sz w:val="20"/>
                <w:szCs w:val="20"/>
              </w:rPr>
              <w:t xml:space="preserve">as </w:t>
            </w:r>
            <w:r w:rsidR="0022005E" w:rsidRPr="00EC1D88">
              <w:rPr>
                <w:rFonts w:ascii="Times New Roman" w:hAnsi="Times New Roman" w:cs="Times New Roman"/>
                <w:sz w:val="20"/>
                <w:szCs w:val="20"/>
              </w:rPr>
              <w:t xml:space="preserve">total number </w:t>
            </w:r>
            <w:r w:rsidR="0022005E">
              <w:rPr>
                <w:rFonts w:ascii="Times New Roman" w:hAnsi="Times New Roman" w:cs="Times New Roman"/>
                <w:sz w:val="20"/>
                <w:szCs w:val="20"/>
              </w:rPr>
              <w:t xml:space="preserve">and years </w:t>
            </w:r>
            <w:r w:rsidR="0022005E" w:rsidRPr="00EC1D88">
              <w:rPr>
                <w:rFonts w:ascii="Times New Roman" w:hAnsi="Times New Roman" w:cs="Times New Roman"/>
                <w:sz w:val="20"/>
                <w:szCs w:val="20"/>
              </w:rPr>
              <w:t>of observations</w:t>
            </w:r>
            <w:r w:rsidR="0022005E">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6E1590C2" w:rsidR="0022005E" w:rsidRPr="00EC1D88" w:rsidRDefault="002C102D"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sat_neighborhood_mean</w:t>
            </w:r>
            <w:proofErr w:type="spellEnd"/>
          </w:p>
        </w:tc>
        <w:tc>
          <w:tcPr>
            <w:tcW w:w="4764" w:type="dxa"/>
          </w:tcPr>
          <w:p w14:paraId="4930D907" w14:textId="05982F79"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01DB04A7" w:rsidR="0022005E" w:rsidRPr="00EC1D88" w:rsidRDefault="002C102D"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sat_calc_spec_index</w:t>
            </w:r>
            <w:proofErr w:type="spellEnd"/>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33B4B9F9" w:rsidR="0022005E" w:rsidRPr="00EC1D88" w:rsidRDefault="002C102D"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sat_calibrate_rf</w:t>
            </w:r>
            <w:proofErr w:type="spellEnd"/>
          </w:p>
        </w:tc>
        <w:tc>
          <w:tcPr>
            <w:tcW w:w="4764" w:type="dxa"/>
          </w:tcPr>
          <w:p w14:paraId="1FB86F03"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Random Forests.</w:t>
            </w:r>
          </w:p>
        </w:tc>
      </w:tr>
      <w:tr w:rsidR="0022005E" w:rsidRPr="00792C3C" w14:paraId="1E18B287" w14:textId="77777777" w:rsidTr="00206CCE">
        <w:tc>
          <w:tcPr>
            <w:tcW w:w="1655" w:type="dxa"/>
          </w:tcPr>
          <w:p w14:paraId="48D8F89C"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46C65848"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lsat_fit_phenological_curves</w:t>
            </w:r>
            <w:proofErr w:type="spellEnd"/>
          </w:p>
        </w:tc>
        <w:tc>
          <w:tcPr>
            <w:tcW w:w="4764" w:type="dxa"/>
          </w:tcPr>
          <w:p w14:paraId="42359EC5"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22005E" w:rsidRPr="00792C3C" w14:paraId="44A64F9E" w14:textId="77777777" w:rsidTr="00206CCE">
        <w:tc>
          <w:tcPr>
            <w:tcW w:w="1655" w:type="dxa"/>
          </w:tcPr>
          <w:p w14:paraId="3485990B"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44D1716" w14:textId="76E5E7DF" w:rsidR="0022005E" w:rsidRPr="00EC1D88" w:rsidRDefault="002C102D"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sat_summarize_growing_seasons</w:t>
            </w:r>
            <w:proofErr w:type="spellEnd"/>
          </w:p>
        </w:tc>
        <w:tc>
          <w:tcPr>
            <w:tcW w:w="4764" w:type="dxa"/>
          </w:tcPr>
          <w:p w14:paraId="1C7B638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22005E" w:rsidRPr="00792C3C" w14:paraId="7FE475C7" w14:textId="77777777" w:rsidTr="00206CCE">
        <w:tc>
          <w:tcPr>
            <w:tcW w:w="1655" w:type="dxa"/>
          </w:tcPr>
          <w:p w14:paraId="3B4939DD"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33DA87C" w14:textId="4B1E2D8B" w:rsidR="0022005E" w:rsidRPr="00EC1D88" w:rsidRDefault="002C102D"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sat_evaluate_phenological_max</w:t>
            </w:r>
            <w:proofErr w:type="spellEnd"/>
          </w:p>
        </w:tc>
        <w:tc>
          <w:tcPr>
            <w:tcW w:w="4764" w:type="dxa"/>
          </w:tcPr>
          <w:p w14:paraId="6F753E50" w14:textId="409AFF2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 xml:space="preserve">Evaluate estimates of annual maximum vegetation greenness with measurement availability. </w:t>
            </w:r>
          </w:p>
        </w:tc>
      </w:tr>
      <w:tr w:rsidR="0022005E" w:rsidRPr="00792C3C" w14:paraId="1EE9DECF" w14:textId="77777777" w:rsidTr="00206CCE">
        <w:tc>
          <w:tcPr>
            <w:tcW w:w="1655" w:type="dxa"/>
          </w:tcPr>
          <w:p w14:paraId="7A8747A7"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2D4D551" w14:textId="48C41A8E" w:rsidR="0022005E" w:rsidRPr="00EC1D88" w:rsidRDefault="002C102D"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sat_calc_trend</w:t>
            </w:r>
            <w:proofErr w:type="spellEnd"/>
          </w:p>
        </w:tc>
        <w:tc>
          <w:tcPr>
            <w:tcW w:w="4764" w:type="dxa"/>
          </w:tcPr>
          <w:p w14:paraId="2A0863D0"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bl>
    <w:p w14:paraId="0414E186" w14:textId="77777777" w:rsidR="0022005E" w:rsidRDefault="0022005E" w:rsidP="00F751FB">
      <w:pPr>
        <w:pStyle w:val="NoSpacing"/>
        <w:rPr>
          <w:rFonts w:ascii="Times New Roman" w:hAnsi="Times New Roman" w:cs="Times New Roman"/>
          <w:sz w:val="24"/>
          <w:szCs w:val="24"/>
        </w:rPr>
      </w:pPr>
    </w:p>
    <w:p w14:paraId="34B90079" w14:textId="051CC716" w:rsidR="008A516D" w:rsidRDefault="00B41BE5" w:rsidP="00C81F1B">
      <w:pPr>
        <w:pStyle w:val="Heading1"/>
      </w:pPr>
      <w:r w:rsidRPr="00B41BE5">
        <w:t>Package installation</w:t>
      </w:r>
    </w:p>
    <w:p w14:paraId="2DDF428F" w14:textId="15F208C5" w:rsidR="00132CED" w:rsidRPr="0010487C" w:rsidRDefault="00132CED" w:rsidP="00F751F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proofErr w:type="spellStart"/>
      <w:r w:rsidRPr="00132CED">
        <w:rPr>
          <w:rFonts w:ascii="Times New Roman" w:hAnsi="Times New Roman" w:cs="Times New Roman"/>
          <w:i/>
          <w:iCs/>
          <w:sz w:val="24"/>
          <w:szCs w:val="24"/>
        </w:rPr>
        <w:t>lsatTS</w:t>
      </w:r>
      <w:proofErr w:type="spellEnd"/>
      <w:r>
        <w:rPr>
          <w:rFonts w:ascii="Times New Roman" w:hAnsi="Times New Roman" w:cs="Times New Roman"/>
          <w:sz w:val="24"/>
          <w:szCs w:val="24"/>
        </w:rPr>
        <w:t xml:space="preserve"> is publicly available through </w:t>
      </w:r>
      <w:ins w:id="74" w:author="Jakob Johann Assmann" w:date="2022-01-13T14:47:00Z">
        <w:r w:rsidR="002C102D">
          <w:rPr>
            <w:rFonts w:ascii="Times New Roman" w:hAnsi="Times New Roman" w:cs="Times New Roman"/>
            <w:sz w:val="24"/>
            <w:szCs w:val="24"/>
          </w:rPr>
          <w:t xml:space="preserve">a </w:t>
        </w:r>
      </w:ins>
      <w:r>
        <w:rPr>
          <w:rFonts w:ascii="Times New Roman" w:hAnsi="Times New Roman" w:cs="Times New Roman"/>
          <w:sz w:val="24"/>
          <w:szCs w:val="24"/>
        </w:rPr>
        <w:t>GitHub</w:t>
      </w:r>
      <w:ins w:id="75" w:author="Jakob Johann Assmann" w:date="2022-01-13T14:47:00Z">
        <w:r w:rsidR="002C102D">
          <w:rPr>
            <w:rFonts w:ascii="Times New Roman" w:hAnsi="Times New Roman" w:cs="Times New Roman"/>
            <w:sz w:val="24"/>
            <w:szCs w:val="24"/>
          </w:rPr>
          <w:t xml:space="preserve"> code repository</w:t>
        </w:r>
      </w:ins>
      <w:r>
        <w:rPr>
          <w:rFonts w:ascii="Times New Roman" w:hAnsi="Times New Roman" w:cs="Times New Roman"/>
          <w:sz w:val="24"/>
          <w:szCs w:val="24"/>
        </w:rPr>
        <w:t xml:space="preserve">. Users will need to have installed the R software environment on their computer. The </w:t>
      </w:r>
      <w:proofErr w:type="spellStart"/>
      <w:r w:rsidRPr="00132CED">
        <w:rPr>
          <w:rFonts w:ascii="Times New Roman" w:hAnsi="Times New Roman" w:cs="Times New Roman"/>
          <w:i/>
          <w:iCs/>
          <w:sz w:val="24"/>
          <w:szCs w:val="24"/>
        </w:rPr>
        <w:t>lsatTS</w:t>
      </w:r>
      <w:proofErr w:type="spellEnd"/>
      <w:r>
        <w:rPr>
          <w:rFonts w:ascii="Times New Roman" w:hAnsi="Times New Roman" w:cs="Times New Roman"/>
          <w:sz w:val="24"/>
          <w:szCs w:val="24"/>
        </w:rPr>
        <w:t xml:space="preserve"> package </w:t>
      </w:r>
      <w:r w:rsidR="009073E5">
        <w:rPr>
          <w:rFonts w:ascii="Times New Roman" w:hAnsi="Times New Roman" w:cs="Times New Roman"/>
          <w:sz w:val="24"/>
          <w:szCs w:val="24"/>
        </w:rPr>
        <w:t xml:space="preserve">is operating system agnostic and </w:t>
      </w:r>
      <w:r>
        <w:rPr>
          <w:rFonts w:ascii="Times New Roman" w:hAnsi="Times New Roman" w:cs="Times New Roman"/>
          <w:sz w:val="24"/>
          <w:szCs w:val="24"/>
        </w:rPr>
        <w:t xml:space="preserve">can be installed </w:t>
      </w:r>
      <w:r w:rsidR="0010487C">
        <w:rPr>
          <w:rFonts w:ascii="Times New Roman" w:hAnsi="Times New Roman" w:cs="Times New Roman"/>
          <w:sz w:val="24"/>
          <w:szCs w:val="24"/>
        </w:rPr>
        <w:t xml:space="preserve">from within R using the </w:t>
      </w:r>
      <w:proofErr w:type="spellStart"/>
      <w:r w:rsidR="0010487C" w:rsidRPr="0010487C">
        <w:rPr>
          <w:rFonts w:ascii="Times New Roman" w:hAnsi="Times New Roman" w:cs="Times New Roman"/>
          <w:i/>
          <w:iCs/>
          <w:sz w:val="24"/>
          <w:szCs w:val="24"/>
        </w:rPr>
        <w:t>install_</w:t>
      </w:r>
      <w:proofErr w:type="gramStart"/>
      <w:r w:rsidR="0010487C" w:rsidRPr="0010487C">
        <w:rPr>
          <w:rFonts w:ascii="Times New Roman" w:hAnsi="Times New Roman" w:cs="Times New Roman"/>
          <w:i/>
          <w:iCs/>
          <w:sz w:val="24"/>
          <w:szCs w:val="24"/>
        </w:rPr>
        <w:t>github</w:t>
      </w:r>
      <w:proofErr w:type="spellEnd"/>
      <w:r w:rsidR="00B963CB">
        <w:rPr>
          <w:rFonts w:ascii="Times New Roman" w:hAnsi="Times New Roman" w:cs="Times New Roman"/>
          <w:i/>
          <w:iCs/>
          <w:sz w:val="24"/>
          <w:szCs w:val="24"/>
        </w:rPr>
        <w:t>(</w:t>
      </w:r>
      <w:proofErr w:type="gramEnd"/>
      <w:r w:rsidR="00B963CB">
        <w:rPr>
          <w:rFonts w:ascii="Times New Roman" w:hAnsi="Times New Roman" w:cs="Times New Roman"/>
          <w:i/>
          <w:iCs/>
          <w:sz w:val="24"/>
          <w:szCs w:val="24"/>
        </w:rPr>
        <w:t>)</w:t>
      </w:r>
      <w:r w:rsidR="0010487C">
        <w:rPr>
          <w:rFonts w:ascii="Times New Roman" w:hAnsi="Times New Roman" w:cs="Times New Roman"/>
          <w:sz w:val="24"/>
          <w:szCs w:val="24"/>
        </w:rPr>
        <w:t xml:space="preserve"> function from the </w:t>
      </w:r>
      <w:proofErr w:type="spellStart"/>
      <w:r w:rsidR="0010487C" w:rsidRPr="0010487C">
        <w:rPr>
          <w:rFonts w:ascii="Times New Roman" w:hAnsi="Times New Roman" w:cs="Times New Roman"/>
          <w:i/>
          <w:iCs/>
          <w:sz w:val="24"/>
          <w:szCs w:val="24"/>
        </w:rPr>
        <w:t>devtools</w:t>
      </w:r>
      <w:proofErr w:type="spellEnd"/>
      <w:r w:rsidR="0010487C">
        <w:rPr>
          <w:rFonts w:ascii="Times New Roman" w:hAnsi="Times New Roman" w:cs="Times New Roman"/>
          <w:sz w:val="24"/>
          <w:szCs w:val="24"/>
        </w:rPr>
        <w:t xml:space="preserve"> package: </w:t>
      </w:r>
    </w:p>
    <w:p w14:paraId="22B3299E" w14:textId="4E5052E9" w:rsidR="00132CED" w:rsidRDefault="00132CED" w:rsidP="00F751FB">
      <w:pPr>
        <w:pStyle w:val="NoSpacing"/>
        <w:rPr>
          <w:rFonts w:ascii="Times New Roman" w:hAnsi="Times New Roman" w:cs="Times New Roman"/>
          <w:sz w:val="24"/>
          <w:szCs w:val="24"/>
        </w:rPr>
      </w:pPr>
    </w:p>
    <w:p w14:paraId="675E68C5" w14:textId="3ED47544" w:rsidR="00132CED" w:rsidRPr="0032733C" w:rsidRDefault="00132CED" w:rsidP="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proofErr w:type="spellStart"/>
      <w:proofErr w:type="gramStart"/>
      <w:r w:rsidRPr="0032733C">
        <w:rPr>
          <w:rFonts w:ascii="Consolas" w:eastAsia="Times New Roman" w:hAnsi="Consolas" w:cs="Courier New"/>
          <w:color w:val="24292F"/>
          <w:sz w:val="20"/>
          <w:szCs w:val="20"/>
          <w:lang w:eastAsia="en-US"/>
        </w:rPr>
        <w:t>devtools</w:t>
      </w:r>
      <w:proofErr w:type="spellEnd"/>
      <w:r w:rsidRPr="0032733C">
        <w:rPr>
          <w:rFonts w:ascii="Consolas" w:eastAsia="Times New Roman" w:hAnsi="Consolas" w:cs="Courier New"/>
          <w:color w:val="24292F"/>
          <w:sz w:val="20"/>
          <w:szCs w:val="20"/>
          <w:lang w:eastAsia="en-US"/>
        </w:rPr>
        <w:t>::</w:t>
      </w:r>
      <w:proofErr w:type="spellStart"/>
      <w:proofErr w:type="gramEnd"/>
      <w:r w:rsidRPr="0032733C">
        <w:rPr>
          <w:rFonts w:ascii="Consolas" w:eastAsia="Times New Roman" w:hAnsi="Consolas" w:cs="Courier New"/>
          <w:color w:val="24292F"/>
          <w:sz w:val="20"/>
          <w:szCs w:val="20"/>
          <w:lang w:eastAsia="en-US"/>
        </w:rPr>
        <w:t>install_github</w:t>
      </w:r>
      <w:proofErr w:type="spellEnd"/>
      <w:r w:rsidRPr="0032733C">
        <w:rPr>
          <w:rFonts w:ascii="Consolas" w:eastAsia="Times New Roman" w:hAnsi="Consolas" w:cs="Courier New"/>
          <w:color w:val="24292F"/>
          <w:sz w:val="20"/>
          <w:szCs w:val="20"/>
          <w:lang w:eastAsia="en-US"/>
        </w:rPr>
        <w:t>("logan-</w:t>
      </w:r>
      <w:proofErr w:type="spellStart"/>
      <w:r w:rsidRPr="0032733C">
        <w:rPr>
          <w:rFonts w:ascii="Consolas" w:eastAsia="Times New Roman" w:hAnsi="Consolas" w:cs="Courier New"/>
          <w:color w:val="24292F"/>
          <w:sz w:val="20"/>
          <w:szCs w:val="20"/>
          <w:lang w:eastAsia="en-US"/>
        </w:rPr>
        <w:t>berner</w:t>
      </w:r>
      <w:proofErr w:type="spellEnd"/>
      <w:r w:rsidRPr="0032733C">
        <w:rPr>
          <w:rFonts w:ascii="Consolas" w:eastAsia="Times New Roman" w:hAnsi="Consolas" w:cs="Courier New"/>
          <w:color w:val="24292F"/>
          <w:sz w:val="20"/>
          <w:szCs w:val="20"/>
          <w:lang w:eastAsia="en-US"/>
        </w:rPr>
        <w:t>/</w:t>
      </w:r>
      <w:proofErr w:type="spellStart"/>
      <w:r w:rsidRPr="0032733C">
        <w:rPr>
          <w:rFonts w:ascii="Consolas" w:eastAsia="Times New Roman" w:hAnsi="Consolas" w:cs="Courier New"/>
          <w:color w:val="24292F"/>
          <w:sz w:val="20"/>
          <w:szCs w:val="20"/>
          <w:lang w:eastAsia="en-US"/>
        </w:rPr>
        <w:t>lsatTS</w:t>
      </w:r>
      <w:proofErr w:type="spellEnd"/>
      <w:r w:rsidRPr="0032733C">
        <w:rPr>
          <w:rFonts w:ascii="Consolas" w:eastAsia="Times New Roman" w:hAnsi="Consolas" w:cs="Courier New"/>
          <w:color w:val="24292F"/>
          <w:sz w:val="20"/>
          <w:szCs w:val="20"/>
          <w:lang w:eastAsia="en-US"/>
        </w:rPr>
        <w:t>")</w:t>
      </w:r>
    </w:p>
    <w:p w14:paraId="59B9861B" w14:textId="77777777" w:rsidR="00132CED" w:rsidRDefault="00132CED" w:rsidP="00F751FB">
      <w:pPr>
        <w:pStyle w:val="NoSpacing"/>
        <w:rPr>
          <w:rFonts w:ascii="Times New Roman" w:hAnsi="Times New Roman" w:cs="Times New Roman"/>
          <w:sz w:val="24"/>
          <w:szCs w:val="24"/>
        </w:rPr>
      </w:pPr>
    </w:p>
    <w:p w14:paraId="7B7A965F" w14:textId="45378EF1" w:rsidR="00000EE0" w:rsidRDefault="00000EE0" w:rsidP="00F751FB">
      <w:pPr>
        <w:pStyle w:val="NoSpacing"/>
        <w:rPr>
          <w:ins w:id="76" w:author="Jakob Johann Assmann" w:date="2022-01-13T14:51:00Z"/>
          <w:rFonts w:ascii="Times New Roman" w:hAnsi="Times New Roman" w:cs="Times New Roman"/>
          <w:sz w:val="24"/>
          <w:szCs w:val="24"/>
        </w:rPr>
      </w:pPr>
      <w:ins w:id="77" w:author="Jakob Johann Assmann" w:date="2022-01-13T14:49:00Z">
        <w:r>
          <w:rPr>
            <w:rFonts w:ascii="Times New Roman" w:hAnsi="Times New Roman" w:cs="Times New Roman"/>
            <w:sz w:val="24"/>
            <w:szCs w:val="24"/>
          </w:rPr>
          <w:t>The installation will compile the package from source code on the user’s computer</w:t>
        </w:r>
      </w:ins>
      <w:ins w:id="78" w:author="Jakob Johann Assmann" w:date="2022-01-13T14:50:00Z">
        <w:r>
          <w:rPr>
            <w:rFonts w:ascii="Times New Roman" w:hAnsi="Times New Roman" w:cs="Times New Roman"/>
            <w:sz w:val="24"/>
            <w:szCs w:val="24"/>
          </w:rPr>
          <w:t xml:space="preserve">. As </w:t>
        </w:r>
      </w:ins>
      <w:ins w:id="79" w:author="Jakob Johann Assmann" w:date="2022-01-13T14:51:00Z">
        <w:r>
          <w:rPr>
            <w:rFonts w:ascii="Times New Roman" w:hAnsi="Times New Roman" w:cs="Times New Roman"/>
            <w:sz w:val="24"/>
            <w:szCs w:val="24"/>
          </w:rPr>
          <w:t xml:space="preserve">the </w:t>
        </w:r>
      </w:ins>
      <w:proofErr w:type="spellStart"/>
      <w:ins w:id="80" w:author="Jakob Johann Assmann" w:date="2022-01-13T14:50:00Z">
        <w:r>
          <w:rPr>
            <w:rFonts w:ascii="Times New Roman" w:hAnsi="Times New Roman" w:cs="Times New Roman"/>
            <w:sz w:val="24"/>
            <w:szCs w:val="24"/>
          </w:rPr>
          <w:t>lsa</w:t>
        </w:r>
      </w:ins>
      <w:ins w:id="81" w:author="Jakob Johann Assmann" w:date="2022-01-13T14:51:00Z">
        <w:r>
          <w:rPr>
            <w:rFonts w:ascii="Times New Roman" w:hAnsi="Times New Roman" w:cs="Times New Roman"/>
            <w:sz w:val="24"/>
            <w:szCs w:val="24"/>
          </w:rPr>
          <w:t>T</w:t>
        </w:r>
      </w:ins>
      <w:ins w:id="82" w:author="Jakob Johann Assmann" w:date="2022-01-13T14:50:00Z">
        <w:r>
          <w:rPr>
            <w:rFonts w:ascii="Times New Roman" w:hAnsi="Times New Roman" w:cs="Times New Roman"/>
            <w:sz w:val="24"/>
            <w:szCs w:val="24"/>
          </w:rPr>
          <w:t>S</w:t>
        </w:r>
        <w:proofErr w:type="spellEnd"/>
        <w:r>
          <w:rPr>
            <w:rFonts w:ascii="Times New Roman" w:hAnsi="Times New Roman" w:cs="Times New Roman"/>
            <w:sz w:val="24"/>
            <w:szCs w:val="24"/>
          </w:rPr>
          <w:t xml:space="preserve"> </w:t>
        </w:r>
      </w:ins>
      <w:ins w:id="83" w:author="Jakob Johann Assmann" w:date="2022-01-13T14:51:00Z">
        <w:r>
          <w:rPr>
            <w:rFonts w:ascii="Times New Roman" w:hAnsi="Times New Roman" w:cs="Times New Roman"/>
            <w:sz w:val="24"/>
            <w:szCs w:val="24"/>
          </w:rPr>
          <w:t xml:space="preserve">package itself is </w:t>
        </w:r>
      </w:ins>
      <w:ins w:id="84" w:author="Jakob Johann Assmann" w:date="2022-01-13T14:50:00Z">
        <w:r>
          <w:rPr>
            <w:rFonts w:ascii="Times New Roman" w:hAnsi="Times New Roman" w:cs="Times New Roman"/>
            <w:sz w:val="24"/>
            <w:szCs w:val="24"/>
          </w:rPr>
          <w:t xml:space="preserve">exclusively </w:t>
        </w:r>
      </w:ins>
      <w:ins w:id="85" w:author="Jakob Johann Assmann" w:date="2022-01-13T14:51:00Z">
        <w:r>
          <w:rPr>
            <w:rFonts w:ascii="Times New Roman" w:hAnsi="Times New Roman" w:cs="Times New Roman"/>
            <w:sz w:val="24"/>
            <w:szCs w:val="24"/>
          </w:rPr>
          <w:t xml:space="preserve">written </w:t>
        </w:r>
      </w:ins>
      <w:ins w:id="86" w:author="Jakob Johann Assmann" w:date="2022-01-13T14:50:00Z">
        <w:r>
          <w:rPr>
            <w:rFonts w:ascii="Times New Roman" w:hAnsi="Times New Roman" w:cs="Times New Roman"/>
            <w:sz w:val="24"/>
            <w:szCs w:val="24"/>
          </w:rPr>
          <w:t>in R code</w:t>
        </w:r>
      </w:ins>
      <w:ins w:id="87" w:author="Jakob Johann Assmann" w:date="2022-01-13T14:51:00Z">
        <w:r>
          <w:rPr>
            <w:rFonts w:ascii="Times New Roman" w:hAnsi="Times New Roman" w:cs="Times New Roman"/>
            <w:sz w:val="24"/>
            <w:szCs w:val="24"/>
          </w:rPr>
          <w:t>,</w:t>
        </w:r>
      </w:ins>
      <w:ins w:id="88" w:author="Jakob Johann Assmann" w:date="2022-01-13T14:50:00Z">
        <w:r>
          <w:rPr>
            <w:rFonts w:ascii="Times New Roman" w:hAnsi="Times New Roman" w:cs="Times New Roman"/>
            <w:sz w:val="24"/>
            <w:szCs w:val="24"/>
          </w:rPr>
          <w:t xml:space="preserve"> </w:t>
        </w:r>
      </w:ins>
      <w:ins w:id="89" w:author="Jakob Johann Assmann" w:date="2022-01-13T14:49:00Z">
        <w:r>
          <w:rPr>
            <w:rFonts w:ascii="Times New Roman" w:hAnsi="Times New Roman" w:cs="Times New Roman"/>
            <w:sz w:val="24"/>
            <w:szCs w:val="24"/>
          </w:rPr>
          <w:t xml:space="preserve">no additional </w:t>
        </w:r>
      </w:ins>
      <w:ins w:id="90" w:author="Jakob Johann Assmann" w:date="2022-01-13T14:50:00Z">
        <w:r>
          <w:rPr>
            <w:rFonts w:ascii="Times New Roman" w:hAnsi="Times New Roman" w:cs="Times New Roman"/>
            <w:sz w:val="24"/>
            <w:szCs w:val="24"/>
          </w:rPr>
          <w:t>soft</w:t>
        </w:r>
      </w:ins>
      <w:ins w:id="91" w:author="Jakob Johann Assmann" w:date="2022-01-13T14:51:00Z">
        <w:r>
          <w:rPr>
            <w:rFonts w:ascii="Times New Roman" w:hAnsi="Times New Roman" w:cs="Times New Roman"/>
            <w:sz w:val="24"/>
            <w:szCs w:val="24"/>
          </w:rPr>
          <w:t xml:space="preserve">ware (such as </w:t>
        </w:r>
        <w:proofErr w:type="spellStart"/>
        <w:r>
          <w:rPr>
            <w:rFonts w:ascii="Times New Roman" w:hAnsi="Times New Roman" w:cs="Times New Roman"/>
            <w:sz w:val="24"/>
            <w:szCs w:val="24"/>
          </w:rPr>
          <w:t>R</w:t>
        </w:r>
      </w:ins>
      <w:ins w:id="92" w:author="Jakob Johann Assmann" w:date="2022-01-13T14:49:00Z">
        <w:r>
          <w:rPr>
            <w:rFonts w:ascii="Times New Roman" w:hAnsi="Times New Roman" w:cs="Times New Roman"/>
            <w:sz w:val="24"/>
            <w:szCs w:val="24"/>
          </w:rPr>
          <w:t>tools</w:t>
        </w:r>
      </w:ins>
      <w:proofErr w:type="spellEnd"/>
      <w:ins w:id="93" w:author="Jakob Johann Assmann" w:date="2022-01-13T14:51:00Z">
        <w:r>
          <w:rPr>
            <w:rFonts w:ascii="Times New Roman" w:hAnsi="Times New Roman" w:cs="Times New Roman"/>
            <w:sz w:val="24"/>
            <w:szCs w:val="24"/>
          </w:rPr>
          <w:t>)</w:t>
        </w:r>
      </w:ins>
      <w:ins w:id="94" w:author="Jakob Johann Assmann" w:date="2022-01-13T14:49:00Z">
        <w:r>
          <w:rPr>
            <w:rFonts w:ascii="Times New Roman" w:hAnsi="Times New Roman" w:cs="Times New Roman"/>
            <w:sz w:val="24"/>
            <w:szCs w:val="24"/>
          </w:rPr>
          <w:t xml:space="preserve"> </w:t>
        </w:r>
      </w:ins>
      <w:ins w:id="95" w:author="Jakob Johann Assmann" w:date="2022-01-13T14:51:00Z">
        <w:r>
          <w:rPr>
            <w:rFonts w:ascii="Times New Roman" w:hAnsi="Times New Roman" w:cs="Times New Roman"/>
            <w:sz w:val="24"/>
            <w:szCs w:val="24"/>
          </w:rPr>
          <w:t xml:space="preserve">is required. </w:t>
        </w:r>
      </w:ins>
    </w:p>
    <w:p w14:paraId="346BA836" w14:textId="0D7FD0D1" w:rsidR="00000EE0" w:rsidRDefault="00000EE0" w:rsidP="00F751FB">
      <w:pPr>
        <w:pStyle w:val="NoSpacing"/>
        <w:rPr>
          <w:ins w:id="96" w:author="Jakob Johann Assmann" w:date="2022-01-13T14:49:00Z"/>
          <w:rFonts w:ascii="Times New Roman" w:hAnsi="Times New Roman" w:cs="Times New Roman"/>
          <w:sz w:val="24"/>
          <w:szCs w:val="24"/>
        </w:rPr>
      </w:pPr>
      <w:ins w:id="97" w:author="Jakob Johann Assmann" w:date="2022-01-13T14:50:00Z">
        <w:r>
          <w:rPr>
            <w:rFonts w:ascii="Times New Roman" w:hAnsi="Times New Roman" w:cs="Times New Roman"/>
            <w:sz w:val="24"/>
            <w:szCs w:val="24"/>
          </w:rPr>
          <w:t xml:space="preserve"> </w:t>
        </w:r>
      </w:ins>
    </w:p>
    <w:p w14:paraId="2DD44ECF" w14:textId="77777777" w:rsidR="000E494E" w:rsidRDefault="0026479A" w:rsidP="00F751FB">
      <w:pPr>
        <w:pStyle w:val="NoSpacing"/>
        <w:rPr>
          <w:ins w:id="98" w:author="Jakob Johann Assmann" w:date="2022-01-13T15:21:00Z"/>
          <w:rFonts w:ascii="Times New Roman" w:hAnsi="Times New Roman" w:cs="Times New Roman"/>
          <w:sz w:val="24"/>
          <w:szCs w:val="24"/>
        </w:rPr>
      </w:pPr>
      <w:r>
        <w:rPr>
          <w:rFonts w:ascii="Times New Roman" w:hAnsi="Times New Roman" w:cs="Times New Roman"/>
          <w:sz w:val="24"/>
          <w:szCs w:val="24"/>
        </w:rPr>
        <w:t>T</w:t>
      </w:r>
      <w:r w:rsidR="00132CED">
        <w:rPr>
          <w:rFonts w:ascii="Times New Roman" w:hAnsi="Times New Roman" w:cs="Times New Roman"/>
          <w:sz w:val="24"/>
          <w:szCs w:val="24"/>
        </w:rPr>
        <w:t xml:space="preserve">o use the data extraction and preparation functions, users will need an account on </w:t>
      </w:r>
      <w:r>
        <w:rPr>
          <w:rFonts w:ascii="Times New Roman" w:hAnsi="Times New Roman" w:cs="Times New Roman"/>
          <w:sz w:val="24"/>
          <w:szCs w:val="24"/>
        </w:rPr>
        <w:t xml:space="preserve">GEE </w:t>
      </w:r>
      <w:r w:rsidR="00132CED">
        <w:rPr>
          <w:rFonts w:ascii="Times New Roman" w:hAnsi="Times New Roman" w:cs="Times New Roman"/>
          <w:sz w:val="24"/>
          <w:szCs w:val="24"/>
        </w:rPr>
        <w:t xml:space="preserve">and to have installed and configured the </w:t>
      </w:r>
      <w:proofErr w:type="spellStart"/>
      <w:r w:rsidR="00132CED" w:rsidRPr="00132CED">
        <w:rPr>
          <w:rFonts w:ascii="Times New Roman" w:hAnsi="Times New Roman" w:cs="Times New Roman"/>
          <w:i/>
          <w:iCs/>
          <w:sz w:val="24"/>
          <w:szCs w:val="24"/>
        </w:rPr>
        <w:t>rgee</w:t>
      </w:r>
      <w:proofErr w:type="spellEnd"/>
      <w:r w:rsidR="00132CED">
        <w:rPr>
          <w:rFonts w:ascii="Times New Roman" w:hAnsi="Times New Roman" w:cs="Times New Roman"/>
          <w:sz w:val="24"/>
          <w:szCs w:val="24"/>
        </w:rPr>
        <w:t xml:space="preserve"> package to assess </w:t>
      </w:r>
      <w:r>
        <w:rPr>
          <w:rFonts w:ascii="Times New Roman" w:hAnsi="Times New Roman" w:cs="Times New Roman"/>
          <w:sz w:val="24"/>
          <w:szCs w:val="24"/>
        </w:rPr>
        <w:t>GEE</w:t>
      </w:r>
      <w:r w:rsidR="00132CED">
        <w:rPr>
          <w:rFonts w:ascii="Times New Roman" w:hAnsi="Times New Roman" w:cs="Times New Roman"/>
          <w:sz w:val="24"/>
          <w:szCs w:val="24"/>
        </w:rPr>
        <w:t xml:space="preserve"> from R.</w:t>
      </w:r>
      <w:r>
        <w:rPr>
          <w:rFonts w:ascii="Times New Roman" w:hAnsi="Times New Roman" w:cs="Times New Roman"/>
          <w:sz w:val="24"/>
          <w:szCs w:val="24"/>
        </w:rPr>
        <w:t xml:space="preserve"> Please see the GEE </w:t>
      </w:r>
      <w:r w:rsidR="009627D5">
        <w:rPr>
          <w:rFonts w:ascii="Times New Roman" w:hAnsi="Times New Roman" w:cs="Times New Roman"/>
          <w:sz w:val="24"/>
          <w:szCs w:val="24"/>
        </w:rPr>
        <w:t>(</w:t>
      </w:r>
      <w:hyperlink r:id="rId13" w:history="1">
        <w:r w:rsidR="009627D5" w:rsidRPr="007730A6">
          <w:rPr>
            <w:rStyle w:val="Hyperlink"/>
            <w:rFonts w:ascii="Times New Roman" w:hAnsi="Times New Roman" w:cs="Times New Roman"/>
            <w:sz w:val="24"/>
            <w:szCs w:val="24"/>
          </w:rPr>
          <w:t>https://earthengine.google.com/</w:t>
        </w:r>
      </w:hyperlink>
      <w:r w:rsidR="009627D5">
        <w:rPr>
          <w:rFonts w:ascii="Times New Roman" w:hAnsi="Times New Roman" w:cs="Times New Roman"/>
          <w:sz w:val="24"/>
          <w:szCs w:val="24"/>
        </w:rPr>
        <w:t xml:space="preserve">) </w:t>
      </w:r>
      <w:r>
        <w:rPr>
          <w:rFonts w:ascii="Times New Roman" w:hAnsi="Times New Roman" w:cs="Times New Roman"/>
          <w:sz w:val="24"/>
          <w:szCs w:val="24"/>
        </w:rPr>
        <w:t xml:space="preserve">and </w:t>
      </w:r>
      <w:proofErr w:type="spellStart"/>
      <w:r w:rsidRPr="0026479A">
        <w:rPr>
          <w:rFonts w:ascii="Times New Roman" w:hAnsi="Times New Roman" w:cs="Times New Roman"/>
          <w:i/>
          <w:iCs/>
          <w:sz w:val="24"/>
          <w:szCs w:val="24"/>
        </w:rPr>
        <w:t>rgee</w:t>
      </w:r>
      <w:proofErr w:type="spellEnd"/>
      <w:r>
        <w:rPr>
          <w:rFonts w:ascii="Times New Roman" w:hAnsi="Times New Roman" w:cs="Times New Roman"/>
          <w:sz w:val="24"/>
          <w:szCs w:val="24"/>
        </w:rPr>
        <w:t xml:space="preserve"> </w:t>
      </w:r>
      <w:r w:rsidR="009627D5">
        <w:rPr>
          <w:rFonts w:ascii="Times New Roman" w:hAnsi="Times New Roman" w:cs="Times New Roman"/>
          <w:sz w:val="24"/>
          <w:szCs w:val="24"/>
        </w:rPr>
        <w:t>(</w:t>
      </w:r>
      <w:hyperlink r:id="rId14" w:history="1">
        <w:r w:rsidR="009627D5" w:rsidRPr="007730A6">
          <w:rPr>
            <w:rStyle w:val="Hyperlink"/>
            <w:rFonts w:ascii="Times New Roman" w:hAnsi="Times New Roman" w:cs="Times New Roman"/>
            <w:sz w:val="24"/>
            <w:szCs w:val="24"/>
          </w:rPr>
          <w:t>https://r-spatial.github.io/rgee/</w:t>
        </w:r>
      </w:hyperlink>
      <w:r w:rsidR="009627D5">
        <w:rPr>
          <w:rFonts w:ascii="Times New Roman" w:hAnsi="Times New Roman" w:cs="Times New Roman"/>
          <w:sz w:val="24"/>
          <w:szCs w:val="24"/>
        </w:rPr>
        <w:t xml:space="preserve">) </w:t>
      </w:r>
      <w:r>
        <w:rPr>
          <w:rFonts w:ascii="Times New Roman" w:hAnsi="Times New Roman" w:cs="Times New Roman"/>
          <w:sz w:val="24"/>
          <w:szCs w:val="24"/>
        </w:rPr>
        <w:t xml:space="preserve">websites for details on signing up for an account and configuring </w:t>
      </w:r>
      <w:proofErr w:type="spellStart"/>
      <w:r w:rsidRPr="0026479A">
        <w:rPr>
          <w:rFonts w:ascii="Times New Roman" w:hAnsi="Times New Roman" w:cs="Times New Roman"/>
          <w:i/>
          <w:iCs/>
          <w:sz w:val="24"/>
          <w:szCs w:val="24"/>
        </w:rPr>
        <w:t>rgee</w:t>
      </w:r>
      <w:proofErr w:type="spellEnd"/>
      <w:r w:rsidR="00112D34">
        <w:rPr>
          <w:rFonts w:ascii="Times New Roman" w:hAnsi="Times New Roman" w:cs="Times New Roman"/>
          <w:sz w:val="24"/>
          <w:szCs w:val="24"/>
        </w:rPr>
        <w:t xml:space="preserve">, respectively. </w:t>
      </w:r>
    </w:p>
    <w:p w14:paraId="096BAC14" w14:textId="77777777" w:rsidR="000E494E" w:rsidRDefault="000E494E" w:rsidP="00F751FB">
      <w:pPr>
        <w:pStyle w:val="NoSpacing"/>
        <w:rPr>
          <w:ins w:id="99" w:author="Jakob Johann Assmann" w:date="2022-01-13T15:21:00Z"/>
          <w:rFonts w:ascii="Times New Roman" w:hAnsi="Times New Roman" w:cs="Times New Roman"/>
          <w:sz w:val="24"/>
          <w:szCs w:val="24"/>
        </w:rPr>
      </w:pPr>
    </w:p>
    <w:p w14:paraId="4702EBEB" w14:textId="4BCB3DCE" w:rsidR="000E494E" w:rsidRDefault="000E494E" w:rsidP="000E494E">
      <w:pPr>
        <w:pStyle w:val="NoSpacing"/>
        <w:rPr>
          <w:ins w:id="100" w:author="Jakob Johann Assmann" w:date="2022-01-13T15:21:00Z"/>
          <w:rFonts w:ascii="Times New Roman" w:hAnsi="Times New Roman" w:cs="Times New Roman"/>
          <w:sz w:val="24"/>
          <w:szCs w:val="24"/>
        </w:rPr>
      </w:pPr>
      <w:commentRangeStart w:id="101"/>
      <w:ins w:id="102" w:author="Jakob Johann Assmann" w:date="2022-01-13T15:20:00Z">
        <w:r>
          <w:rPr>
            <w:rFonts w:ascii="Times New Roman" w:hAnsi="Times New Roman" w:cs="Times New Roman"/>
            <w:sz w:val="24"/>
            <w:szCs w:val="24"/>
          </w:rPr>
          <w:t xml:space="preserve">All other external package dependencies </w:t>
        </w:r>
      </w:ins>
      <w:commentRangeEnd w:id="101"/>
      <w:ins w:id="103" w:author="Jakob Johann Assmann" w:date="2022-01-13T15:24:00Z">
        <w:r>
          <w:rPr>
            <w:rStyle w:val="CommentReference"/>
          </w:rPr>
          <w:commentReference w:id="101"/>
        </w:r>
      </w:ins>
      <w:ins w:id="104" w:author="Jakob Johann Assmann" w:date="2022-01-13T15:20:00Z">
        <w:r>
          <w:rPr>
            <w:rFonts w:ascii="Times New Roman" w:hAnsi="Times New Roman" w:cs="Times New Roman"/>
            <w:sz w:val="24"/>
            <w:szCs w:val="24"/>
          </w:rPr>
          <w:t xml:space="preserve">are </w:t>
        </w:r>
      </w:ins>
      <w:ins w:id="105" w:author="Jakob Johann Assmann" w:date="2022-01-13T15:23:00Z">
        <w:r>
          <w:rPr>
            <w:rFonts w:ascii="Times New Roman" w:hAnsi="Times New Roman" w:cs="Times New Roman"/>
            <w:sz w:val="24"/>
            <w:szCs w:val="24"/>
          </w:rPr>
          <w:t>configured and dealt wit</w:t>
        </w:r>
      </w:ins>
      <w:ins w:id="106" w:author="Jakob Johann Assmann" w:date="2022-01-13T15:24:00Z">
        <w:r>
          <w:rPr>
            <w:rFonts w:ascii="Times New Roman" w:hAnsi="Times New Roman" w:cs="Times New Roman"/>
            <w:sz w:val="24"/>
            <w:szCs w:val="24"/>
          </w:rPr>
          <w:t>h</w:t>
        </w:r>
      </w:ins>
      <w:ins w:id="107" w:author="Jakob Johann Assmann" w:date="2022-01-13T15:20:00Z">
        <w:r>
          <w:rPr>
            <w:rFonts w:ascii="Times New Roman" w:hAnsi="Times New Roman" w:cs="Times New Roman"/>
            <w:sz w:val="24"/>
            <w:szCs w:val="24"/>
          </w:rPr>
          <w:t xml:space="preserve"> </w:t>
        </w:r>
      </w:ins>
      <w:ins w:id="108" w:author="Jakob Johann Assmann" w:date="2022-01-13T15:24:00Z">
        <w:r>
          <w:rPr>
            <w:rFonts w:ascii="Times New Roman" w:hAnsi="Times New Roman" w:cs="Times New Roman"/>
            <w:sz w:val="24"/>
            <w:szCs w:val="24"/>
          </w:rPr>
          <w:t xml:space="preserve">by </w:t>
        </w:r>
        <w:proofErr w:type="spellStart"/>
        <w:r w:rsidRPr="000E494E">
          <w:rPr>
            <w:rFonts w:ascii="Times New Roman" w:hAnsi="Times New Roman" w:cs="Times New Roman"/>
            <w:i/>
            <w:iCs/>
            <w:sz w:val="24"/>
            <w:szCs w:val="24"/>
            <w:rPrChange w:id="109" w:author="Jakob Johann Assmann" w:date="2022-01-13T15:24:00Z">
              <w:rPr>
                <w:rFonts w:ascii="Times New Roman" w:hAnsi="Times New Roman" w:cs="Times New Roman"/>
                <w:sz w:val="24"/>
                <w:szCs w:val="24"/>
              </w:rPr>
            </w:rPrChange>
          </w:rPr>
          <w:t>devtools</w:t>
        </w:r>
        <w:proofErr w:type="spellEnd"/>
        <w:r>
          <w:rPr>
            <w:rFonts w:ascii="Times New Roman" w:hAnsi="Times New Roman" w:cs="Times New Roman"/>
            <w:sz w:val="24"/>
            <w:szCs w:val="24"/>
          </w:rPr>
          <w:t xml:space="preserve"> </w:t>
        </w:r>
      </w:ins>
      <w:ins w:id="110" w:author="Jakob Johann Assmann" w:date="2022-01-13T15:20:00Z">
        <w:r>
          <w:rPr>
            <w:rFonts w:ascii="Times New Roman" w:hAnsi="Times New Roman" w:cs="Times New Roman"/>
            <w:sz w:val="24"/>
            <w:szCs w:val="24"/>
          </w:rPr>
          <w:t>automatically during the installation</w:t>
        </w:r>
      </w:ins>
      <w:ins w:id="111" w:author="Jakob Johann Assmann" w:date="2022-01-13T15:21:00Z">
        <w:r>
          <w:rPr>
            <w:rFonts w:ascii="Times New Roman" w:hAnsi="Times New Roman" w:cs="Times New Roman"/>
            <w:sz w:val="24"/>
            <w:szCs w:val="24"/>
          </w:rPr>
          <w:t>. These required packages include:</w:t>
        </w:r>
      </w:ins>
      <w:ins w:id="112" w:author="Jakob Johann Assmann" w:date="2022-01-13T15:22:00Z">
        <w:r w:rsidRPr="000E494E">
          <w:rPr>
            <w:rFonts w:ascii="Times New Roman" w:hAnsi="Times New Roman" w:cs="Times New Roman"/>
            <w:sz w:val="24"/>
            <w:szCs w:val="24"/>
          </w:rPr>
          <w:t xml:space="preserve"> </w:t>
        </w:r>
        <w:commentRangeStart w:id="113"/>
        <w:proofErr w:type="spellStart"/>
        <w:r w:rsidRPr="000E494E">
          <w:rPr>
            <w:rFonts w:ascii="Times New Roman" w:hAnsi="Times New Roman" w:cs="Times New Roman"/>
            <w:sz w:val="24"/>
            <w:szCs w:val="24"/>
          </w:rPr>
          <w:t>magrittr</w:t>
        </w:r>
      </w:ins>
      <w:commentRangeEnd w:id="113"/>
      <w:proofErr w:type="spellEnd"/>
      <w:ins w:id="114" w:author="Jakob Johann Assmann" w:date="2022-01-13T15:42:00Z">
        <w:r w:rsidR="00993BF9">
          <w:rPr>
            <w:rStyle w:val="CommentReference"/>
          </w:rPr>
          <w:commentReference w:id="113"/>
        </w:r>
      </w:ins>
      <w:ins w:id="115" w:author="Jakob Johann Assmann" w:date="2022-01-13T15:22:00Z">
        <w:r w:rsidRPr="000E494E">
          <w:rPr>
            <w:rFonts w:ascii="Times New Roman" w:hAnsi="Times New Roman" w:cs="Times New Roman"/>
            <w:sz w:val="24"/>
            <w:szCs w:val="24"/>
          </w:rPr>
          <w:t xml:space="preserve">, </w:t>
        </w:r>
        <w:proofErr w:type="spellStart"/>
        <w:r w:rsidRPr="000E494E">
          <w:rPr>
            <w:rFonts w:ascii="Times New Roman" w:hAnsi="Times New Roman" w:cs="Times New Roman"/>
            <w:sz w:val="24"/>
            <w:szCs w:val="24"/>
          </w:rPr>
          <w:t>dplyr</w:t>
        </w:r>
        <w:proofErr w:type="spellEnd"/>
        <w:r w:rsidRPr="000E494E">
          <w:rPr>
            <w:rFonts w:ascii="Times New Roman" w:hAnsi="Times New Roman" w:cs="Times New Roman"/>
            <w:sz w:val="24"/>
            <w:szCs w:val="24"/>
          </w:rPr>
          <w:t xml:space="preserve">, </w:t>
        </w:r>
        <w:proofErr w:type="spellStart"/>
        <w:r w:rsidRPr="000E494E">
          <w:rPr>
            <w:rFonts w:ascii="Times New Roman" w:hAnsi="Times New Roman" w:cs="Times New Roman"/>
            <w:sz w:val="24"/>
            <w:szCs w:val="24"/>
          </w:rPr>
          <w:t>tidyr</w:t>
        </w:r>
        <w:proofErr w:type="spellEnd"/>
        <w:r w:rsidRPr="000E494E">
          <w:rPr>
            <w:rFonts w:ascii="Times New Roman" w:hAnsi="Times New Roman" w:cs="Times New Roman"/>
            <w:sz w:val="24"/>
            <w:szCs w:val="24"/>
          </w:rPr>
          <w:t xml:space="preserve">, sf, crayon, </w:t>
        </w:r>
        <w:proofErr w:type="spellStart"/>
        <w:r w:rsidRPr="000E494E">
          <w:rPr>
            <w:rFonts w:ascii="Times New Roman" w:hAnsi="Times New Roman" w:cs="Times New Roman"/>
            <w:sz w:val="24"/>
            <w:szCs w:val="24"/>
          </w:rPr>
          <w:t>mapview</w:t>
        </w:r>
        <w:proofErr w:type="spellEnd"/>
        <w:r w:rsidRPr="000E494E">
          <w:rPr>
            <w:rFonts w:ascii="Times New Roman" w:hAnsi="Times New Roman" w:cs="Times New Roman"/>
            <w:sz w:val="24"/>
            <w:szCs w:val="24"/>
          </w:rPr>
          <w:t xml:space="preserve">, </w:t>
        </w:r>
        <w:proofErr w:type="spellStart"/>
        <w:r w:rsidRPr="000E494E">
          <w:rPr>
            <w:rFonts w:ascii="Times New Roman" w:hAnsi="Times New Roman" w:cs="Times New Roman"/>
            <w:sz w:val="24"/>
            <w:szCs w:val="24"/>
          </w:rPr>
          <w:t>purrr</w:t>
        </w:r>
        <w:proofErr w:type="spellEnd"/>
        <w:r w:rsidRPr="000E494E">
          <w:rPr>
            <w:rFonts w:ascii="Times New Roman" w:hAnsi="Times New Roman" w:cs="Times New Roman"/>
            <w:sz w:val="24"/>
            <w:szCs w:val="24"/>
          </w:rPr>
          <w:t xml:space="preserve">, </w:t>
        </w:r>
        <w:proofErr w:type="spellStart"/>
        <w:proofErr w:type="gramStart"/>
        <w:r w:rsidRPr="000E494E">
          <w:rPr>
            <w:rFonts w:ascii="Times New Roman" w:hAnsi="Times New Roman" w:cs="Times New Roman"/>
            <w:sz w:val="24"/>
            <w:szCs w:val="24"/>
          </w:rPr>
          <w:t>data.table</w:t>
        </w:r>
        <w:proofErr w:type="spellEnd"/>
        <w:proofErr w:type="gramEnd"/>
        <w:r w:rsidRPr="000E494E">
          <w:rPr>
            <w:rFonts w:ascii="Times New Roman" w:hAnsi="Times New Roman" w:cs="Times New Roman"/>
            <w:sz w:val="24"/>
            <w:szCs w:val="24"/>
          </w:rPr>
          <w:t xml:space="preserve">, ggplot2, </w:t>
        </w:r>
        <w:proofErr w:type="spellStart"/>
        <w:r w:rsidRPr="000E494E">
          <w:rPr>
            <w:rFonts w:ascii="Times New Roman" w:hAnsi="Times New Roman" w:cs="Times New Roman"/>
            <w:sz w:val="24"/>
            <w:szCs w:val="24"/>
            <w:lang w:val="en-GB"/>
            <w:rPrChange w:id="116" w:author="Jakob Johann Assmann" w:date="2022-01-13T15:23:00Z">
              <w:rPr>
                <w:rFonts w:ascii="Times New Roman" w:hAnsi="Times New Roman" w:cs="Times New Roman"/>
                <w:sz w:val="24"/>
                <w:szCs w:val="24"/>
              </w:rPr>
            </w:rPrChange>
          </w:rPr>
          <w:t>R.utils</w:t>
        </w:r>
        <w:proofErr w:type="spellEnd"/>
        <w:r w:rsidRPr="000E494E">
          <w:rPr>
            <w:rFonts w:ascii="Times New Roman" w:hAnsi="Times New Roman" w:cs="Times New Roman"/>
            <w:sz w:val="24"/>
            <w:szCs w:val="24"/>
            <w:lang w:val="en-GB"/>
            <w:rPrChange w:id="117" w:author="Jakob Johann Assmann" w:date="2022-01-13T15:23:00Z">
              <w:rPr>
                <w:rFonts w:ascii="Times New Roman" w:hAnsi="Times New Roman" w:cs="Times New Roman"/>
                <w:sz w:val="24"/>
                <w:szCs w:val="24"/>
              </w:rPr>
            </w:rPrChange>
          </w:rPr>
          <w:t xml:space="preserve">, stats, </w:t>
        </w:r>
        <w:proofErr w:type="spellStart"/>
        <w:r w:rsidRPr="000E494E">
          <w:rPr>
            <w:rFonts w:ascii="Times New Roman" w:hAnsi="Times New Roman" w:cs="Times New Roman"/>
            <w:sz w:val="24"/>
            <w:szCs w:val="24"/>
            <w:lang w:val="en-GB"/>
            <w:rPrChange w:id="118" w:author="Jakob Johann Assmann" w:date="2022-01-13T15:23:00Z">
              <w:rPr>
                <w:rFonts w:ascii="Times New Roman" w:hAnsi="Times New Roman" w:cs="Times New Roman"/>
                <w:sz w:val="24"/>
                <w:szCs w:val="24"/>
              </w:rPr>
            </w:rPrChange>
          </w:rPr>
          <w:t>stringr</w:t>
        </w:r>
        <w:proofErr w:type="spellEnd"/>
        <w:r w:rsidRPr="000E494E">
          <w:rPr>
            <w:rFonts w:ascii="Times New Roman" w:hAnsi="Times New Roman" w:cs="Times New Roman"/>
            <w:sz w:val="24"/>
            <w:szCs w:val="24"/>
            <w:lang w:val="en-GB"/>
            <w:rPrChange w:id="119" w:author="Jakob Johann Assmann" w:date="2022-01-13T15:23:00Z">
              <w:rPr>
                <w:rFonts w:ascii="Times New Roman" w:hAnsi="Times New Roman" w:cs="Times New Roman"/>
                <w:sz w:val="24"/>
                <w:szCs w:val="24"/>
              </w:rPr>
            </w:rPrChange>
          </w:rPr>
          <w:t xml:space="preserve">, </w:t>
        </w:r>
        <w:proofErr w:type="spellStart"/>
        <w:r w:rsidRPr="000E494E">
          <w:rPr>
            <w:rFonts w:ascii="Times New Roman" w:hAnsi="Times New Roman" w:cs="Times New Roman"/>
            <w:sz w:val="24"/>
            <w:szCs w:val="24"/>
            <w:lang w:val="en-GB"/>
            <w:rPrChange w:id="120" w:author="Jakob Johann Assmann" w:date="2022-01-13T15:23:00Z">
              <w:rPr>
                <w:rFonts w:ascii="Times New Roman" w:hAnsi="Times New Roman" w:cs="Times New Roman"/>
                <w:sz w:val="24"/>
                <w:szCs w:val="24"/>
              </w:rPr>
            </w:rPrChange>
          </w:rPr>
          <w:t>ggpubr</w:t>
        </w:r>
        <w:proofErr w:type="spellEnd"/>
        <w:r w:rsidRPr="000E494E">
          <w:rPr>
            <w:rFonts w:ascii="Times New Roman" w:hAnsi="Times New Roman" w:cs="Times New Roman"/>
            <w:sz w:val="24"/>
            <w:szCs w:val="24"/>
            <w:lang w:val="en-GB"/>
            <w:rPrChange w:id="121" w:author="Jakob Johann Assmann" w:date="2022-01-13T15:23:00Z">
              <w:rPr>
                <w:rFonts w:ascii="Times New Roman" w:hAnsi="Times New Roman" w:cs="Times New Roman"/>
                <w:sz w:val="24"/>
                <w:szCs w:val="24"/>
              </w:rPr>
            </w:rPrChange>
          </w:rPr>
          <w:t xml:space="preserve">, </w:t>
        </w:r>
        <w:r w:rsidRPr="000E494E">
          <w:rPr>
            <w:rFonts w:ascii="Times New Roman" w:hAnsi="Times New Roman" w:cs="Times New Roman"/>
            <w:sz w:val="24"/>
            <w:szCs w:val="24"/>
          </w:rPr>
          <w:t xml:space="preserve">ranger, zoo, </w:t>
        </w:r>
        <w:r>
          <w:rPr>
            <w:rFonts w:ascii="Times New Roman" w:hAnsi="Times New Roman" w:cs="Times New Roman"/>
            <w:sz w:val="24"/>
            <w:szCs w:val="24"/>
          </w:rPr>
          <w:t xml:space="preserve">and </w:t>
        </w:r>
        <w:proofErr w:type="spellStart"/>
        <w:r w:rsidRPr="000E494E">
          <w:rPr>
            <w:rFonts w:ascii="Times New Roman" w:hAnsi="Times New Roman" w:cs="Times New Roman"/>
            <w:sz w:val="24"/>
            <w:szCs w:val="24"/>
          </w:rPr>
          <w:t>zyp</w:t>
        </w:r>
        <w:proofErr w:type="spellEnd"/>
        <w:r>
          <w:rPr>
            <w:rFonts w:ascii="Times New Roman" w:hAnsi="Times New Roman" w:cs="Times New Roman"/>
            <w:sz w:val="24"/>
            <w:szCs w:val="24"/>
          </w:rPr>
          <w:t>.</w:t>
        </w:r>
      </w:ins>
    </w:p>
    <w:p w14:paraId="3C0E3856" w14:textId="7AEA5AC4" w:rsidR="00B41BE5" w:rsidRPr="00132CED" w:rsidRDefault="000E494E" w:rsidP="00F751FB">
      <w:pPr>
        <w:pStyle w:val="NoSpacing"/>
        <w:rPr>
          <w:rFonts w:ascii="Times New Roman" w:hAnsi="Times New Roman" w:cs="Times New Roman"/>
          <w:sz w:val="24"/>
          <w:szCs w:val="24"/>
        </w:rPr>
      </w:pPr>
      <w:ins w:id="122" w:author="Jakob Johann Assmann" w:date="2022-01-13T15:21:00Z">
        <w:r>
          <w:rPr>
            <w:rFonts w:ascii="Times New Roman" w:hAnsi="Times New Roman" w:cs="Times New Roman"/>
            <w:sz w:val="24"/>
            <w:szCs w:val="24"/>
          </w:rPr>
          <w:t xml:space="preserve"> </w:t>
        </w:r>
      </w:ins>
      <w:ins w:id="123" w:author="Jakob Johann Assmann" w:date="2022-01-13T15:20:00Z">
        <w:r>
          <w:rPr>
            <w:rFonts w:ascii="Times New Roman" w:hAnsi="Times New Roman" w:cs="Times New Roman"/>
            <w:sz w:val="24"/>
            <w:szCs w:val="24"/>
          </w:rPr>
          <w:t xml:space="preserve"> </w:t>
        </w:r>
      </w:ins>
      <w:r w:rsidR="0026479A">
        <w:rPr>
          <w:rFonts w:ascii="Times New Roman" w:hAnsi="Times New Roman" w:cs="Times New Roman"/>
          <w:sz w:val="24"/>
          <w:szCs w:val="24"/>
        </w:rPr>
        <w:t xml:space="preserve">  </w:t>
      </w:r>
      <w:r w:rsidR="00132CED">
        <w:rPr>
          <w:rFonts w:ascii="Times New Roman" w:hAnsi="Times New Roman" w:cs="Times New Roman"/>
          <w:sz w:val="24"/>
          <w:szCs w:val="24"/>
        </w:rPr>
        <w:t xml:space="preserve">   </w:t>
      </w:r>
    </w:p>
    <w:p w14:paraId="1E58E2F1" w14:textId="21883C3C" w:rsidR="00C40A6A" w:rsidRDefault="00C40A6A" w:rsidP="00F751FB">
      <w:pPr>
        <w:pStyle w:val="NoSpacing"/>
        <w:rPr>
          <w:rFonts w:ascii="Times New Roman" w:hAnsi="Times New Roman" w:cs="Times New Roman"/>
          <w:b/>
          <w:bCs/>
          <w:sz w:val="24"/>
          <w:szCs w:val="24"/>
        </w:rPr>
      </w:pPr>
    </w:p>
    <w:p w14:paraId="7E0C1F01" w14:textId="72841FCB" w:rsidR="00F751FB" w:rsidRPr="00792C3C" w:rsidRDefault="00452483" w:rsidP="00C81F1B">
      <w:pPr>
        <w:pStyle w:val="Heading1"/>
      </w:pPr>
      <w:commentRangeStart w:id="124"/>
      <w:r>
        <w:t>Data extraction</w:t>
      </w:r>
      <w:commentRangeEnd w:id="124"/>
      <w:r w:rsidR="000B55F0">
        <w:rPr>
          <w:rStyle w:val="CommentReference"/>
          <w:rFonts w:asciiTheme="minorHAnsi" w:eastAsiaTheme="minorEastAsia" w:hAnsiTheme="minorHAnsi" w:cstheme="minorBidi"/>
          <w:b w:val="0"/>
          <w:bCs w:val="0"/>
          <w:kern w:val="0"/>
        </w:rPr>
        <w:commentReference w:id="124"/>
      </w:r>
    </w:p>
    <w:p w14:paraId="1656B8EA" w14:textId="3DFF7740" w:rsidR="00C56196" w:rsidRPr="00C56196" w:rsidRDefault="00C56196" w:rsidP="00C56196">
      <w:pPr>
        <w:pStyle w:val="NoSpacing"/>
        <w:rPr>
          <w:rFonts w:ascii="Times New Roman" w:hAnsi="Times New Roman" w:cs="Times New Roman"/>
          <w:sz w:val="24"/>
          <w:szCs w:val="24"/>
        </w:rPr>
      </w:pPr>
      <w:proofErr w:type="spellStart"/>
      <w:r w:rsidRPr="00C56196">
        <w:rPr>
          <w:rFonts w:ascii="Times New Roman" w:hAnsi="Times New Roman" w:cs="Times New Roman"/>
          <w:i/>
          <w:iCs/>
          <w:sz w:val="24"/>
          <w:szCs w:val="24"/>
        </w:rPr>
        <w:t>lsatTS</w:t>
      </w:r>
      <w:proofErr w:type="spellEnd"/>
      <w:r w:rsidRPr="00C56196">
        <w:rPr>
          <w:rFonts w:ascii="Times New Roman" w:hAnsi="Times New Roman" w:cs="Times New Roman"/>
          <w:i/>
          <w:iCs/>
          <w:sz w:val="24"/>
          <w:szCs w:val="24"/>
        </w:rPr>
        <w:t xml:space="preserve"> </w:t>
      </w:r>
      <w:del w:id="125" w:author="Jakob Johann Assmann" w:date="2022-01-13T15:00:00Z">
        <w:r w:rsidRPr="00C56196" w:rsidDel="00C62C10">
          <w:rPr>
            <w:rFonts w:ascii="Times New Roman" w:hAnsi="Times New Roman" w:cs="Times New Roman"/>
            <w:sz w:val="24"/>
            <w:szCs w:val="24"/>
          </w:rPr>
          <w:delText>provides functions for</w:delText>
        </w:r>
      </w:del>
      <w:ins w:id="126" w:author="Jakob Johann Assmann" w:date="2022-01-13T15:02:00Z">
        <w:r w:rsidR="00C62C10">
          <w:rPr>
            <w:rFonts w:ascii="Times New Roman" w:hAnsi="Times New Roman" w:cs="Times New Roman"/>
            <w:sz w:val="24"/>
            <w:szCs w:val="24"/>
          </w:rPr>
          <w:t>allows for</w:t>
        </w:r>
      </w:ins>
      <w:ins w:id="127" w:author="Jakob Johann Assmann" w:date="2022-01-13T15:00:00Z">
        <w:r w:rsidR="00C62C10">
          <w:rPr>
            <w:rFonts w:ascii="Times New Roman" w:hAnsi="Times New Roman" w:cs="Times New Roman"/>
            <w:sz w:val="24"/>
            <w:szCs w:val="24"/>
          </w:rPr>
          <w:t xml:space="preserve"> the</w:t>
        </w:r>
      </w:ins>
      <w:r w:rsidRPr="00C56196">
        <w:rPr>
          <w:rFonts w:ascii="Times New Roman" w:hAnsi="Times New Roman" w:cs="Times New Roman"/>
          <w:sz w:val="24"/>
          <w:szCs w:val="24"/>
        </w:rPr>
        <w:t xml:space="preserve"> </w:t>
      </w:r>
      <w:ins w:id="128" w:author="Jakob Johann Assmann" w:date="2022-01-13T14:56:00Z">
        <w:r w:rsidR="00F24CC5">
          <w:rPr>
            <w:rFonts w:ascii="Times New Roman" w:hAnsi="Times New Roman" w:cs="Times New Roman"/>
            <w:sz w:val="24"/>
            <w:szCs w:val="24"/>
          </w:rPr>
          <w:t xml:space="preserve">point </w:t>
        </w:r>
      </w:ins>
      <w:r w:rsidRPr="00C56196">
        <w:rPr>
          <w:rFonts w:ascii="Times New Roman" w:hAnsi="Times New Roman" w:cs="Times New Roman"/>
          <w:sz w:val="24"/>
          <w:szCs w:val="24"/>
        </w:rPr>
        <w:t xml:space="preserve">sample-based extraction of full Landsat data records from </w:t>
      </w:r>
      <w:ins w:id="129" w:author="Jakob Johann Assmann" w:date="2022-01-13T14:57:00Z">
        <w:r w:rsidR="00F24CC5">
          <w:rPr>
            <w:rFonts w:ascii="Times New Roman" w:hAnsi="Times New Roman" w:cs="Times New Roman"/>
            <w:sz w:val="24"/>
            <w:szCs w:val="24"/>
          </w:rPr>
          <w:t xml:space="preserve">the </w:t>
        </w:r>
      </w:ins>
      <w:r w:rsidRPr="00C56196">
        <w:rPr>
          <w:rFonts w:ascii="Times New Roman" w:hAnsi="Times New Roman" w:cs="Times New Roman"/>
          <w:sz w:val="24"/>
          <w:szCs w:val="24"/>
        </w:rPr>
        <w:t xml:space="preserve">GEE </w:t>
      </w:r>
      <w:del w:id="130" w:author="Jakob Johann Assmann" w:date="2022-01-13T14:59:00Z">
        <w:r w:rsidRPr="00C56196" w:rsidDel="00C62C10">
          <w:rPr>
            <w:rFonts w:ascii="Times New Roman" w:hAnsi="Times New Roman" w:cs="Times New Roman"/>
            <w:sz w:val="24"/>
            <w:szCs w:val="24"/>
          </w:rPr>
          <w:delText>and relies on</w:delText>
        </w:r>
      </w:del>
      <w:ins w:id="131" w:author="Jakob Johann Assmann" w:date="2022-01-13T15:00:00Z">
        <w:r w:rsidR="00C62C10">
          <w:rPr>
            <w:rFonts w:ascii="Times New Roman" w:hAnsi="Times New Roman" w:cs="Times New Roman"/>
            <w:sz w:val="24"/>
            <w:szCs w:val="24"/>
          </w:rPr>
          <w:t>using</w:t>
        </w:r>
      </w:ins>
      <w:r w:rsidRPr="00C56196">
        <w:rPr>
          <w:rFonts w:ascii="Times New Roman" w:hAnsi="Times New Roman" w:cs="Times New Roman"/>
          <w:sz w:val="24"/>
          <w:szCs w:val="24"/>
        </w:rPr>
        <w:t xml:space="preserve"> </w:t>
      </w:r>
      <w:del w:id="132" w:author="Jakob Johann Assmann" w:date="2022-01-13T14:57:00Z">
        <w:r w:rsidRPr="00C56196" w:rsidDel="00F24CC5">
          <w:rPr>
            <w:rFonts w:ascii="Times New Roman" w:hAnsi="Times New Roman" w:cs="Times New Roman"/>
            <w:sz w:val="24"/>
            <w:szCs w:val="24"/>
          </w:rPr>
          <w:delText>underlaying functionality</w:delText>
        </w:r>
      </w:del>
      <w:ins w:id="133" w:author="Jakob Johann Assmann" w:date="2022-01-13T14:57:00Z">
        <w:r w:rsidR="00F24CC5">
          <w:rPr>
            <w:rFonts w:ascii="Times New Roman" w:hAnsi="Times New Roman" w:cs="Times New Roman"/>
            <w:sz w:val="24"/>
            <w:szCs w:val="24"/>
          </w:rPr>
          <w:t>the application programming interface</w:t>
        </w:r>
      </w:ins>
      <w:r w:rsidRPr="00C56196">
        <w:rPr>
          <w:rFonts w:ascii="Times New Roman" w:hAnsi="Times New Roman" w:cs="Times New Roman"/>
          <w:sz w:val="24"/>
          <w:szCs w:val="24"/>
        </w:rPr>
        <w:t xml:space="preserve"> provided by the </w:t>
      </w:r>
      <w:proofErr w:type="spellStart"/>
      <w:r w:rsidRPr="00C56196">
        <w:rPr>
          <w:rFonts w:ascii="Times New Roman" w:hAnsi="Times New Roman" w:cs="Times New Roman"/>
          <w:i/>
          <w:iCs/>
          <w:sz w:val="24"/>
          <w:szCs w:val="24"/>
        </w:rPr>
        <w:t>rgee</w:t>
      </w:r>
      <w:proofErr w:type="spellEnd"/>
      <w:r w:rsidRPr="00C56196">
        <w:rPr>
          <w:rFonts w:ascii="Times New Roman" w:hAnsi="Times New Roman" w:cs="Times New Roman"/>
          <w:sz w:val="24"/>
          <w:szCs w:val="24"/>
        </w:rPr>
        <w:t xml:space="preserve"> package. Data extraction is conducted using the function </w:t>
      </w:r>
      <w:proofErr w:type="spellStart"/>
      <w:r w:rsidRPr="00C56196">
        <w:rPr>
          <w:rFonts w:ascii="Times New Roman" w:hAnsi="Times New Roman" w:cs="Times New Roman"/>
          <w:i/>
          <w:iCs/>
          <w:sz w:val="24"/>
          <w:szCs w:val="24"/>
        </w:rPr>
        <w:t>lsat_export_</w:t>
      </w:r>
      <w:proofErr w:type="gramStart"/>
      <w:r w:rsidRPr="00C56196">
        <w:rPr>
          <w:rFonts w:ascii="Times New Roman" w:hAnsi="Times New Roman" w:cs="Times New Roman"/>
          <w:i/>
          <w:iCs/>
          <w:sz w:val="24"/>
          <w:szCs w:val="24"/>
        </w:rPr>
        <w:t>ts</w:t>
      </w:r>
      <w:proofErr w:type="spellEnd"/>
      <w:r w:rsidRPr="00C56196">
        <w:rPr>
          <w:rFonts w:ascii="Times New Roman" w:hAnsi="Times New Roman" w:cs="Times New Roman"/>
          <w:i/>
          <w:iCs/>
          <w:sz w:val="24"/>
          <w:szCs w:val="24"/>
        </w:rPr>
        <w:t>(</w:t>
      </w:r>
      <w:proofErr w:type="gramEnd"/>
      <w:r w:rsidRPr="00C56196">
        <w:rPr>
          <w:rFonts w:ascii="Times New Roman" w:hAnsi="Times New Roman" w:cs="Times New Roman"/>
          <w:i/>
          <w:iCs/>
          <w:sz w:val="24"/>
          <w:szCs w:val="24"/>
        </w:rPr>
        <w:t>)</w:t>
      </w:r>
      <w:r w:rsidRPr="00C56196">
        <w:rPr>
          <w:rFonts w:ascii="Times New Roman" w:hAnsi="Times New Roman" w:cs="Times New Roman"/>
          <w:sz w:val="24"/>
          <w:szCs w:val="24"/>
        </w:rPr>
        <w:t xml:space="preserve">. </w:t>
      </w:r>
      <w:ins w:id="134" w:author="Jakob Johann Assmann" w:date="2022-01-13T15:01:00Z">
        <w:r w:rsidR="00C62C10">
          <w:rPr>
            <w:rFonts w:ascii="Times New Roman" w:hAnsi="Times New Roman" w:cs="Times New Roman"/>
            <w:sz w:val="24"/>
            <w:szCs w:val="24"/>
          </w:rPr>
          <w:t>Should the user wish to extract the Landsat records for an area instead,</w:t>
        </w:r>
      </w:ins>
      <w:ins w:id="135" w:author="Jakob Johann Assmann" w:date="2022-01-13T15:02:00Z">
        <w:r w:rsidR="00C62C10">
          <w:rPr>
            <w:rFonts w:ascii="Times New Roman" w:hAnsi="Times New Roman" w:cs="Times New Roman"/>
            <w:sz w:val="24"/>
            <w:szCs w:val="24"/>
          </w:rPr>
          <w:t xml:space="preserve"> then the </w:t>
        </w:r>
      </w:ins>
      <w:ins w:id="136" w:author="Jakob Johann Assmann" w:date="2022-01-13T15:14:00Z">
        <w:r w:rsidR="009C3125">
          <w:rPr>
            <w:rFonts w:ascii="Times New Roman" w:hAnsi="Times New Roman" w:cs="Times New Roman"/>
            <w:sz w:val="24"/>
            <w:szCs w:val="24"/>
          </w:rPr>
          <w:t xml:space="preserve">optional </w:t>
        </w:r>
      </w:ins>
      <w:proofErr w:type="spellStart"/>
      <w:ins w:id="137" w:author="Jakob Johann Assmann" w:date="2022-01-13T15:02:00Z">
        <w:r w:rsidR="00C62C10" w:rsidRPr="00C62C10">
          <w:rPr>
            <w:rFonts w:ascii="Times New Roman" w:hAnsi="Times New Roman" w:cs="Times New Roman"/>
            <w:i/>
            <w:iCs/>
            <w:sz w:val="24"/>
            <w:szCs w:val="24"/>
            <w:rPrChange w:id="138" w:author="Jakob Johann Assmann" w:date="2022-01-13T15:02:00Z">
              <w:rPr>
                <w:rFonts w:ascii="Times New Roman" w:hAnsi="Times New Roman" w:cs="Times New Roman"/>
                <w:sz w:val="24"/>
                <w:szCs w:val="24"/>
              </w:rPr>
            </w:rPrChange>
          </w:rPr>
          <w:t>lstat_get_pixel_</w:t>
        </w:r>
        <w:proofErr w:type="gramStart"/>
        <w:r w:rsidR="00C62C10" w:rsidRPr="00C62C10">
          <w:rPr>
            <w:rFonts w:ascii="Times New Roman" w:hAnsi="Times New Roman" w:cs="Times New Roman"/>
            <w:i/>
            <w:iCs/>
            <w:sz w:val="24"/>
            <w:szCs w:val="24"/>
            <w:rPrChange w:id="139" w:author="Jakob Johann Assmann" w:date="2022-01-13T15:02:00Z">
              <w:rPr>
                <w:rFonts w:ascii="Times New Roman" w:hAnsi="Times New Roman" w:cs="Times New Roman"/>
                <w:sz w:val="24"/>
                <w:szCs w:val="24"/>
              </w:rPr>
            </w:rPrChange>
          </w:rPr>
          <w:t>centers</w:t>
        </w:r>
        <w:proofErr w:type="spellEnd"/>
        <w:r w:rsidR="00C62C10" w:rsidRPr="00C62C10">
          <w:rPr>
            <w:rFonts w:ascii="Times New Roman" w:hAnsi="Times New Roman" w:cs="Times New Roman"/>
            <w:i/>
            <w:iCs/>
            <w:sz w:val="24"/>
            <w:szCs w:val="24"/>
            <w:rPrChange w:id="140" w:author="Jakob Johann Assmann" w:date="2022-01-13T15:02:00Z">
              <w:rPr>
                <w:rFonts w:ascii="Times New Roman" w:hAnsi="Times New Roman" w:cs="Times New Roman"/>
                <w:sz w:val="24"/>
                <w:szCs w:val="24"/>
              </w:rPr>
            </w:rPrChange>
          </w:rPr>
          <w:t>(</w:t>
        </w:r>
        <w:proofErr w:type="gramEnd"/>
        <w:r w:rsidR="00C62C10" w:rsidRPr="00C62C10">
          <w:rPr>
            <w:rFonts w:ascii="Times New Roman" w:hAnsi="Times New Roman" w:cs="Times New Roman"/>
            <w:i/>
            <w:iCs/>
            <w:sz w:val="24"/>
            <w:szCs w:val="24"/>
            <w:rPrChange w:id="141" w:author="Jakob Johann Assmann" w:date="2022-01-13T15:02:00Z">
              <w:rPr>
                <w:rFonts w:ascii="Times New Roman" w:hAnsi="Times New Roman" w:cs="Times New Roman"/>
                <w:sz w:val="24"/>
                <w:szCs w:val="24"/>
              </w:rPr>
            </w:rPrChange>
          </w:rPr>
          <w:t>)</w:t>
        </w:r>
        <w:r w:rsidR="00C62C10">
          <w:rPr>
            <w:rFonts w:ascii="Times New Roman" w:hAnsi="Times New Roman" w:cs="Times New Roman"/>
            <w:sz w:val="24"/>
            <w:szCs w:val="24"/>
          </w:rPr>
          <w:t xml:space="preserve"> function can be used </w:t>
        </w:r>
      </w:ins>
      <w:ins w:id="142" w:author="Jakob Johann Assmann" w:date="2022-01-13T15:03:00Z">
        <w:r w:rsidR="008C2C3E">
          <w:rPr>
            <w:rFonts w:ascii="Times New Roman" w:hAnsi="Times New Roman" w:cs="Times New Roman"/>
            <w:sz w:val="24"/>
            <w:szCs w:val="24"/>
          </w:rPr>
          <w:t xml:space="preserve">to obtain a regular grid </w:t>
        </w:r>
      </w:ins>
      <w:ins w:id="143" w:author="Jakob Johann Assmann" w:date="2022-01-13T15:15:00Z">
        <w:r w:rsidR="009C3125">
          <w:rPr>
            <w:rFonts w:ascii="Times New Roman" w:hAnsi="Times New Roman" w:cs="Times New Roman"/>
            <w:sz w:val="24"/>
            <w:szCs w:val="24"/>
          </w:rPr>
          <w:t xml:space="preserve">of point-sample locations </w:t>
        </w:r>
      </w:ins>
      <w:ins w:id="144" w:author="Jakob Johann Assmann" w:date="2022-01-13T15:03:00Z">
        <w:r w:rsidR="008C2C3E">
          <w:rPr>
            <w:rFonts w:ascii="Times New Roman" w:hAnsi="Times New Roman" w:cs="Times New Roman"/>
            <w:sz w:val="24"/>
            <w:szCs w:val="24"/>
          </w:rPr>
          <w:t>across the area of</w:t>
        </w:r>
      </w:ins>
      <w:ins w:id="145" w:author="Jakob Johann Assmann" w:date="2022-01-13T15:05:00Z">
        <w:r w:rsidR="008C2C3E">
          <w:rPr>
            <w:rFonts w:ascii="Times New Roman" w:hAnsi="Times New Roman" w:cs="Times New Roman"/>
            <w:sz w:val="24"/>
            <w:szCs w:val="24"/>
          </w:rPr>
          <w:t xml:space="preserve"> interest</w:t>
        </w:r>
      </w:ins>
      <w:ins w:id="146" w:author="Jakob Johann Assmann" w:date="2022-01-13T15:03:00Z">
        <w:r w:rsidR="008C2C3E">
          <w:rPr>
            <w:rFonts w:ascii="Times New Roman" w:hAnsi="Times New Roman" w:cs="Times New Roman"/>
            <w:sz w:val="24"/>
            <w:szCs w:val="24"/>
          </w:rPr>
          <w:t xml:space="preserve">. </w:t>
        </w:r>
      </w:ins>
      <w:del w:id="147" w:author="Jakob Johann Assmann" w:date="2022-01-13T15:04:00Z">
        <w:r w:rsidR="000B55F0" w:rsidDel="008C2C3E">
          <w:rPr>
            <w:rFonts w:ascii="Times New Roman" w:hAnsi="Times New Roman" w:cs="Times New Roman"/>
            <w:sz w:val="24"/>
            <w:szCs w:val="24"/>
          </w:rPr>
          <w:delText>B</w:delText>
        </w:r>
        <w:r w:rsidRPr="00C56196" w:rsidDel="008C2C3E">
          <w:rPr>
            <w:rFonts w:ascii="Times New Roman" w:hAnsi="Times New Roman" w:cs="Times New Roman"/>
            <w:sz w:val="24"/>
            <w:szCs w:val="24"/>
          </w:rPr>
          <w:delText xml:space="preserve">efore </w:delText>
        </w:r>
      </w:del>
      <w:del w:id="148" w:author="Jakob Johann Assmann" w:date="2022-01-13T15:03:00Z">
        <w:r w:rsidRPr="00C56196" w:rsidDel="008C2C3E">
          <w:rPr>
            <w:rFonts w:ascii="Times New Roman" w:hAnsi="Times New Roman" w:cs="Times New Roman"/>
            <w:sz w:val="24"/>
            <w:szCs w:val="24"/>
          </w:rPr>
          <w:delText xml:space="preserve">you </w:delText>
        </w:r>
      </w:del>
      <w:del w:id="149" w:author="Jakob Johann Assmann" w:date="2022-01-13T15:04:00Z">
        <w:r w:rsidRPr="00C56196" w:rsidDel="008C2C3E">
          <w:rPr>
            <w:rFonts w:ascii="Times New Roman" w:hAnsi="Times New Roman" w:cs="Times New Roman"/>
            <w:sz w:val="24"/>
            <w:szCs w:val="24"/>
          </w:rPr>
          <w:delText>start</w:delText>
        </w:r>
      </w:del>
      <w:del w:id="150" w:author="Jakob Johann Assmann" w:date="2022-01-13T15:03:00Z">
        <w:r w:rsidRPr="00C56196" w:rsidDel="008C2C3E">
          <w:rPr>
            <w:rFonts w:ascii="Times New Roman" w:hAnsi="Times New Roman" w:cs="Times New Roman"/>
            <w:sz w:val="24"/>
            <w:szCs w:val="24"/>
          </w:rPr>
          <w:delText xml:space="preserve"> you </w:delText>
        </w:r>
      </w:del>
      <w:del w:id="151" w:author="Jakob Johann Assmann" w:date="2022-01-13T15:04:00Z">
        <w:r w:rsidRPr="00C56196" w:rsidDel="008C2C3E">
          <w:rPr>
            <w:rFonts w:ascii="Times New Roman" w:hAnsi="Times New Roman" w:cs="Times New Roman"/>
            <w:sz w:val="24"/>
            <w:szCs w:val="24"/>
          </w:rPr>
          <w:delText xml:space="preserve">will have to determine whether you will extract data for point coordinates or for a polygon area. </w:delText>
        </w:r>
      </w:del>
    </w:p>
    <w:p w14:paraId="72BF3F38" w14:textId="77777777" w:rsidR="00C56196" w:rsidRPr="00C56196" w:rsidRDefault="00C56196" w:rsidP="00C56196">
      <w:pPr>
        <w:pStyle w:val="NoSpacing"/>
        <w:rPr>
          <w:rFonts w:ascii="Times New Roman" w:hAnsi="Times New Roman" w:cs="Times New Roman"/>
          <w:sz w:val="24"/>
          <w:szCs w:val="24"/>
        </w:rPr>
      </w:pPr>
    </w:p>
    <w:p w14:paraId="680EC754" w14:textId="77777777" w:rsidR="00C56196" w:rsidRPr="00C56196" w:rsidRDefault="00C56196" w:rsidP="00C56196">
      <w:pPr>
        <w:pStyle w:val="NoSpacing"/>
        <w:rPr>
          <w:rFonts w:ascii="Times New Roman" w:hAnsi="Times New Roman" w:cs="Times New Roman"/>
          <w:iCs/>
          <w:sz w:val="24"/>
          <w:szCs w:val="24"/>
        </w:rPr>
      </w:pPr>
      <w:r w:rsidRPr="00C56196">
        <w:rPr>
          <w:rFonts w:ascii="Times New Roman" w:hAnsi="Times New Roman" w:cs="Times New Roman"/>
          <w:i/>
          <w:sz w:val="24"/>
          <w:szCs w:val="24"/>
        </w:rPr>
        <w:t xml:space="preserve">Optional: Get central coordinates of pixels within a polygon using </w:t>
      </w:r>
      <w:proofErr w:type="spellStart"/>
      <w:r w:rsidRPr="00C56196">
        <w:rPr>
          <w:rFonts w:ascii="Times New Roman" w:hAnsi="Times New Roman" w:cs="Times New Roman"/>
          <w:i/>
          <w:sz w:val="24"/>
          <w:szCs w:val="24"/>
        </w:rPr>
        <w:t>lsat_get_pixel_</w:t>
      </w:r>
      <w:proofErr w:type="gramStart"/>
      <w:r w:rsidRPr="00C56196">
        <w:rPr>
          <w:rFonts w:ascii="Times New Roman" w:hAnsi="Times New Roman" w:cs="Times New Roman"/>
          <w:i/>
          <w:sz w:val="24"/>
          <w:szCs w:val="24"/>
        </w:rPr>
        <w:t>centers</w:t>
      </w:r>
      <w:proofErr w:type="spellEnd"/>
      <w:r w:rsidRPr="00C56196">
        <w:rPr>
          <w:rFonts w:ascii="Times New Roman" w:hAnsi="Times New Roman" w:cs="Times New Roman"/>
          <w:i/>
          <w:sz w:val="24"/>
          <w:szCs w:val="24"/>
        </w:rPr>
        <w:t>(</w:t>
      </w:r>
      <w:proofErr w:type="gramEnd"/>
      <w:r w:rsidRPr="00C56196">
        <w:rPr>
          <w:rFonts w:ascii="Times New Roman" w:hAnsi="Times New Roman" w:cs="Times New Roman"/>
          <w:i/>
          <w:sz w:val="24"/>
          <w:szCs w:val="24"/>
        </w:rPr>
        <w:t>)</w:t>
      </w:r>
    </w:p>
    <w:p w14:paraId="1A01C8C5" w14:textId="61CFC2A6" w:rsidR="00C56196" w:rsidRPr="00C56196" w:rsidRDefault="00C56196" w:rsidP="00C56196">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proofErr w:type="spellStart"/>
      <w:r w:rsidRPr="00C56196">
        <w:rPr>
          <w:rFonts w:ascii="Times New Roman" w:hAnsi="Times New Roman" w:cs="Times New Roman"/>
          <w:i/>
          <w:iCs/>
          <w:sz w:val="24"/>
          <w:szCs w:val="24"/>
        </w:rPr>
        <w:t>lsat_get_pixel_</w:t>
      </w:r>
      <w:proofErr w:type="gramStart"/>
      <w:r w:rsidRPr="00C56196">
        <w:rPr>
          <w:rFonts w:ascii="Times New Roman" w:hAnsi="Times New Roman" w:cs="Times New Roman"/>
          <w:i/>
          <w:iCs/>
          <w:sz w:val="24"/>
          <w:szCs w:val="24"/>
        </w:rPr>
        <w:t>centers</w:t>
      </w:r>
      <w:proofErr w:type="spellEnd"/>
      <w:r w:rsidRPr="00C56196">
        <w:rPr>
          <w:rFonts w:ascii="Times New Roman" w:hAnsi="Times New Roman" w:cs="Times New Roman"/>
          <w:i/>
          <w:iCs/>
          <w:sz w:val="24"/>
          <w:szCs w:val="24"/>
        </w:rPr>
        <w:t>(</w:t>
      </w:r>
      <w:proofErr w:type="gramEnd"/>
      <w:r w:rsidRPr="00C56196">
        <w:rPr>
          <w:rFonts w:ascii="Times New Roman" w:hAnsi="Times New Roman" w:cs="Times New Roman"/>
          <w:i/>
          <w:iCs/>
          <w:sz w:val="24"/>
          <w:szCs w:val="24"/>
        </w:rPr>
        <w:t>)</w:t>
      </w:r>
      <w:r w:rsidRPr="00C56196">
        <w:rPr>
          <w:rFonts w:ascii="Times New Roman" w:hAnsi="Times New Roman" w:cs="Times New Roman"/>
          <w:sz w:val="24"/>
          <w:szCs w:val="24"/>
        </w:rPr>
        <w:t xml:space="preserve"> will determine the central coordinates of all Landsat </w:t>
      </w:r>
      <w:ins w:id="152" w:author="Jakob Johann Assmann" w:date="2022-01-13T14:58:00Z">
        <w:r w:rsidR="00C62C10">
          <w:rPr>
            <w:rFonts w:ascii="Times New Roman" w:hAnsi="Times New Roman" w:cs="Times New Roman"/>
            <w:sz w:val="24"/>
            <w:szCs w:val="24"/>
          </w:rPr>
          <w:t xml:space="preserve"> </w:t>
        </w:r>
      </w:ins>
      <w:r w:rsidRPr="00C56196">
        <w:rPr>
          <w:rFonts w:ascii="Times New Roman" w:hAnsi="Times New Roman" w:cs="Times New Roman"/>
          <w:sz w:val="24"/>
          <w:szCs w:val="24"/>
        </w:rPr>
        <w:t>pixels that fall within a user-specified polygon</w:t>
      </w:r>
      <w:ins w:id="153" w:author="Jakob Johann Assmann" w:date="2022-01-13T15:35:00Z">
        <w:r w:rsidR="00F67DFA">
          <w:rPr>
            <w:rFonts w:ascii="Times New Roman" w:hAnsi="Times New Roman" w:cs="Times New Roman"/>
            <w:sz w:val="24"/>
            <w:szCs w:val="24"/>
          </w:rPr>
          <w:t xml:space="preserve"> (supplied a</w:t>
        </w:r>
      </w:ins>
      <w:ins w:id="154" w:author="Jakob Johann Assmann" w:date="2022-01-13T15:36:00Z">
        <w:r w:rsidR="00F67DFA">
          <w:rPr>
            <w:rFonts w:ascii="Times New Roman" w:hAnsi="Times New Roman" w:cs="Times New Roman"/>
            <w:sz w:val="24"/>
            <w:szCs w:val="24"/>
          </w:rPr>
          <w:t xml:space="preserve">s </w:t>
        </w:r>
      </w:ins>
      <w:ins w:id="155" w:author="Jakob Johann Assmann" w:date="2022-01-13T15:37:00Z">
        <w:r w:rsidR="00F67DFA">
          <w:rPr>
            <w:rFonts w:ascii="Times New Roman" w:hAnsi="Times New Roman" w:cs="Times New Roman"/>
            <w:sz w:val="24"/>
            <w:szCs w:val="24"/>
          </w:rPr>
          <w:t xml:space="preserve">simple feature </w:t>
        </w:r>
      </w:ins>
      <w:ins w:id="156" w:author="Jakob Johann Assmann" w:date="2022-01-13T15:38:00Z">
        <w:r w:rsidR="00F67DFA">
          <w:rPr>
            <w:rFonts w:ascii="Times New Roman" w:hAnsi="Times New Roman" w:cs="Times New Roman"/>
            <w:sz w:val="24"/>
            <w:szCs w:val="24"/>
          </w:rPr>
          <w:t>collection</w:t>
        </w:r>
      </w:ins>
      <w:ins w:id="157" w:author="Jakob Johann Assmann" w:date="2022-01-13T15:36:00Z">
        <w:r w:rsidR="00F67DFA">
          <w:rPr>
            <w:rFonts w:ascii="Times New Roman" w:hAnsi="Times New Roman" w:cs="Times New Roman"/>
            <w:sz w:val="24"/>
            <w:szCs w:val="24"/>
          </w:rPr>
          <w:t>)</w:t>
        </w:r>
      </w:ins>
      <w:r w:rsidRPr="00C56196">
        <w:rPr>
          <w:rFonts w:ascii="Times New Roman" w:hAnsi="Times New Roman" w:cs="Times New Roman"/>
          <w:sz w:val="24"/>
          <w:szCs w:val="24"/>
        </w:rPr>
        <w:t xml:space="preserve">. </w:t>
      </w:r>
      <w:ins w:id="158" w:author="Jakob Johann Assmann" w:date="2022-01-13T15:05:00Z">
        <w:r w:rsidR="008C2C3E">
          <w:rPr>
            <w:rFonts w:ascii="Times New Roman" w:hAnsi="Times New Roman" w:cs="Times New Roman"/>
            <w:sz w:val="24"/>
            <w:szCs w:val="24"/>
          </w:rPr>
          <w:t>For this the</w:t>
        </w:r>
      </w:ins>
      <w:ins w:id="159" w:author="Jakob Johann Assmann" w:date="2022-01-13T15:07:00Z">
        <w:r w:rsidR="008C2C3E">
          <w:rPr>
            <w:rFonts w:ascii="Times New Roman" w:hAnsi="Times New Roman" w:cs="Times New Roman"/>
            <w:sz w:val="24"/>
            <w:szCs w:val="24"/>
          </w:rPr>
          <w:t xml:space="preserve"> function</w:t>
        </w:r>
      </w:ins>
      <w:ins w:id="160" w:author="Jakob Johann Assmann" w:date="2022-01-13T15:10:00Z">
        <w:r w:rsidR="00A27697">
          <w:rPr>
            <w:rFonts w:ascii="Times New Roman" w:hAnsi="Times New Roman" w:cs="Times New Roman"/>
            <w:sz w:val="24"/>
            <w:szCs w:val="24"/>
          </w:rPr>
          <w:t xml:space="preserve"> </w:t>
        </w:r>
      </w:ins>
      <w:ins w:id="161" w:author="Jakob Johann Assmann" w:date="2022-01-13T15:13:00Z">
        <w:r w:rsidR="009C3125">
          <w:rPr>
            <w:rFonts w:ascii="Times New Roman" w:hAnsi="Times New Roman" w:cs="Times New Roman"/>
            <w:sz w:val="24"/>
            <w:szCs w:val="24"/>
          </w:rPr>
          <w:t>automatically</w:t>
        </w:r>
      </w:ins>
      <w:ins w:id="162" w:author="Jakob Johann Assmann" w:date="2022-01-13T15:07:00Z">
        <w:r w:rsidR="008C2C3E">
          <w:rPr>
            <w:rFonts w:ascii="Times New Roman" w:hAnsi="Times New Roman" w:cs="Times New Roman"/>
            <w:sz w:val="24"/>
            <w:szCs w:val="24"/>
          </w:rPr>
          <w:t xml:space="preserve"> determines the Landsat WRS scene whose center is closest to the center of the user-specified polygon</w:t>
        </w:r>
      </w:ins>
      <w:ins w:id="163" w:author="Jakob Johann Assmann" w:date="2022-01-13T15:09:00Z">
        <w:r w:rsidR="00A27697">
          <w:rPr>
            <w:rFonts w:ascii="Times New Roman" w:hAnsi="Times New Roman" w:cs="Times New Roman"/>
            <w:sz w:val="24"/>
            <w:szCs w:val="24"/>
          </w:rPr>
          <w:t xml:space="preserve">. It </w:t>
        </w:r>
      </w:ins>
      <w:ins w:id="164" w:author="Jakob Johann Assmann" w:date="2022-01-13T15:08:00Z">
        <w:r w:rsidR="00A27697">
          <w:rPr>
            <w:rFonts w:ascii="Times New Roman" w:hAnsi="Times New Roman" w:cs="Times New Roman"/>
            <w:sz w:val="24"/>
            <w:szCs w:val="24"/>
          </w:rPr>
          <w:t xml:space="preserve">then extracts the center coordinates for all pixels </w:t>
        </w:r>
      </w:ins>
      <w:ins w:id="165" w:author="Jakob Johann Assmann" w:date="2022-01-13T15:12:00Z">
        <w:r w:rsidR="00A27697">
          <w:rPr>
            <w:rFonts w:ascii="Times New Roman" w:hAnsi="Times New Roman" w:cs="Times New Roman"/>
            <w:sz w:val="24"/>
            <w:szCs w:val="24"/>
          </w:rPr>
          <w:t xml:space="preserve">that </w:t>
        </w:r>
        <w:r w:rsidR="00A27697">
          <w:rPr>
            <w:rFonts w:ascii="Times New Roman" w:hAnsi="Times New Roman" w:cs="Times New Roman"/>
            <w:sz w:val="24"/>
            <w:szCs w:val="24"/>
          </w:rPr>
          <w:lastRenderedPageBreak/>
          <w:t>overlap with the user-specified polygon from</w:t>
        </w:r>
      </w:ins>
      <w:ins w:id="166" w:author="Jakob Johann Assmann" w:date="2022-01-13T15:10:00Z">
        <w:r w:rsidR="00A27697">
          <w:rPr>
            <w:rFonts w:ascii="Times New Roman" w:hAnsi="Times New Roman" w:cs="Times New Roman"/>
            <w:sz w:val="24"/>
            <w:szCs w:val="24"/>
          </w:rPr>
          <w:t xml:space="preserve"> </w:t>
        </w:r>
      </w:ins>
      <w:ins w:id="167" w:author="Jakob Johann Assmann" w:date="2022-01-13T15:08:00Z">
        <w:r w:rsidR="00A27697">
          <w:rPr>
            <w:rFonts w:ascii="Times New Roman" w:hAnsi="Times New Roman" w:cs="Times New Roman"/>
            <w:sz w:val="24"/>
            <w:szCs w:val="24"/>
          </w:rPr>
          <w:t xml:space="preserve">a </w:t>
        </w:r>
      </w:ins>
      <w:ins w:id="168" w:author="Jakob Johann Assmann" w:date="2022-01-13T15:05:00Z">
        <w:r w:rsidR="008C2C3E">
          <w:rPr>
            <w:rFonts w:ascii="Times New Roman" w:hAnsi="Times New Roman" w:cs="Times New Roman"/>
            <w:sz w:val="24"/>
            <w:szCs w:val="24"/>
          </w:rPr>
          <w:t xml:space="preserve">Landsat 8 </w:t>
        </w:r>
      </w:ins>
      <w:ins w:id="169" w:author="Jakob Johann Assmann" w:date="2022-01-13T15:06:00Z">
        <w:r w:rsidR="008C2C3E">
          <w:rPr>
            <w:rFonts w:ascii="Times New Roman" w:hAnsi="Times New Roman" w:cs="Times New Roman"/>
            <w:sz w:val="24"/>
            <w:szCs w:val="24"/>
          </w:rPr>
          <w:t>scene</w:t>
        </w:r>
      </w:ins>
      <w:ins w:id="170" w:author="Jakob Johann Assmann" w:date="2022-01-13T15:13:00Z">
        <w:r w:rsidR="009C3125">
          <w:rPr>
            <w:rFonts w:ascii="Times New Roman" w:hAnsi="Times New Roman" w:cs="Times New Roman"/>
            <w:sz w:val="24"/>
            <w:szCs w:val="24"/>
          </w:rPr>
          <w:t xml:space="preserve"> using the GEE</w:t>
        </w:r>
      </w:ins>
      <w:ins w:id="171" w:author="Jakob Johann Assmann" w:date="2022-01-13T15:08:00Z">
        <w:r w:rsidR="00A27697">
          <w:rPr>
            <w:rFonts w:ascii="Times New Roman" w:hAnsi="Times New Roman" w:cs="Times New Roman"/>
            <w:sz w:val="24"/>
            <w:szCs w:val="24"/>
          </w:rPr>
          <w:t>.</w:t>
        </w:r>
      </w:ins>
      <w:ins w:id="172" w:author="Jakob Johann Assmann" w:date="2022-01-13T15:10:00Z">
        <w:r w:rsidR="00A27697">
          <w:rPr>
            <w:rFonts w:ascii="Times New Roman" w:hAnsi="Times New Roman" w:cs="Times New Roman"/>
            <w:sz w:val="24"/>
            <w:szCs w:val="24"/>
          </w:rPr>
          <w:t xml:space="preserve"> A buffer can </w:t>
        </w:r>
      </w:ins>
      <w:ins w:id="173" w:author="Jakob Johann Assmann" w:date="2022-01-13T15:11:00Z">
        <w:r w:rsidR="00A27697">
          <w:rPr>
            <w:rFonts w:ascii="Times New Roman" w:hAnsi="Times New Roman" w:cs="Times New Roman"/>
            <w:sz w:val="24"/>
            <w:szCs w:val="24"/>
          </w:rPr>
          <w:t>be specified to include</w:t>
        </w:r>
      </w:ins>
      <w:ins w:id="174" w:author="Jakob Johann Assmann" w:date="2022-01-13T15:12:00Z">
        <w:r w:rsidR="00A27697">
          <w:rPr>
            <w:rFonts w:ascii="Times New Roman" w:hAnsi="Times New Roman" w:cs="Times New Roman"/>
            <w:sz w:val="24"/>
            <w:szCs w:val="24"/>
          </w:rPr>
          <w:t xml:space="preserve"> additional pixel</w:t>
        </w:r>
      </w:ins>
      <w:ins w:id="175" w:author="Jakob Johann Assmann" w:date="2022-01-13T15:14:00Z">
        <w:r w:rsidR="009C3125">
          <w:rPr>
            <w:rFonts w:ascii="Times New Roman" w:hAnsi="Times New Roman" w:cs="Times New Roman"/>
            <w:sz w:val="24"/>
            <w:szCs w:val="24"/>
          </w:rPr>
          <w:t>s</w:t>
        </w:r>
      </w:ins>
      <w:ins w:id="176" w:author="Jakob Johann Assmann" w:date="2022-01-13T15:12:00Z">
        <w:r w:rsidR="00A27697">
          <w:rPr>
            <w:rFonts w:ascii="Times New Roman" w:hAnsi="Times New Roman" w:cs="Times New Roman"/>
            <w:sz w:val="24"/>
            <w:szCs w:val="24"/>
          </w:rPr>
          <w:t xml:space="preserve"> </w:t>
        </w:r>
      </w:ins>
      <w:ins w:id="177" w:author="Jakob Johann Assmann" w:date="2022-01-13T15:16:00Z">
        <w:r w:rsidR="009C3125">
          <w:rPr>
            <w:rFonts w:ascii="Times New Roman" w:hAnsi="Times New Roman" w:cs="Times New Roman"/>
            <w:sz w:val="24"/>
            <w:szCs w:val="24"/>
          </w:rPr>
          <w:t>out width</w:t>
        </w:r>
      </w:ins>
      <w:ins w:id="178" w:author="Jakob Johann Assmann" w:date="2022-01-13T15:12:00Z">
        <w:r w:rsidR="00A27697">
          <w:rPr>
            <w:rFonts w:ascii="Times New Roman" w:hAnsi="Times New Roman" w:cs="Times New Roman"/>
            <w:sz w:val="24"/>
            <w:szCs w:val="24"/>
          </w:rPr>
          <w:t xml:space="preserve"> the margin of the polygon. </w:t>
        </w:r>
      </w:ins>
      <w:ins w:id="179" w:author="Jakob Johann Assmann" w:date="2022-01-13T15:26:00Z">
        <w:r w:rsidR="00BC5A0B">
          <w:rPr>
            <w:rFonts w:ascii="Times New Roman" w:hAnsi="Times New Roman" w:cs="Times New Roman"/>
            <w:sz w:val="24"/>
            <w:szCs w:val="24"/>
          </w:rPr>
          <w:t xml:space="preserve">The </w:t>
        </w:r>
      </w:ins>
      <w:ins w:id="180" w:author="Jakob Johann Assmann" w:date="2022-01-13T15:27:00Z">
        <w:r w:rsidR="00BC5A0B">
          <w:rPr>
            <w:rFonts w:ascii="Times New Roman" w:hAnsi="Times New Roman" w:cs="Times New Roman"/>
            <w:sz w:val="24"/>
            <w:szCs w:val="24"/>
          </w:rPr>
          <w:t xml:space="preserve">function returns the pixel centers as an sf object, that can be passed on to the </w:t>
        </w:r>
        <w:proofErr w:type="spellStart"/>
        <w:r w:rsidR="00BC5A0B" w:rsidRPr="00BC5A0B">
          <w:rPr>
            <w:rFonts w:ascii="Times New Roman" w:hAnsi="Times New Roman" w:cs="Times New Roman"/>
            <w:i/>
            <w:iCs/>
            <w:sz w:val="24"/>
            <w:szCs w:val="24"/>
            <w:rPrChange w:id="181" w:author="Jakob Johann Assmann" w:date="2022-01-13T15:27:00Z">
              <w:rPr>
                <w:rFonts w:ascii="Times New Roman" w:hAnsi="Times New Roman" w:cs="Times New Roman"/>
                <w:sz w:val="24"/>
                <w:szCs w:val="24"/>
              </w:rPr>
            </w:rPrChange>
          </w:rPr>
          <w:t>lsat_exprt_</w:t>
        </w:r>
        <w:proofErr w:type="gramStart"/>
        <w:r w:rsidR="00BC5A0B" w:rsidRPr="00BC5A0B">
          <w:rPr>
            <w:rFonts w:ascii="Times New Roman" w:hAnsi="Times New Roman" w:cs="Times New Roman"/>
            <w:i/>
            <w:iCs/>
            <w:sz w:val="24"/>
            <w:szCs w:val="24"/>
            <w:rPrChange w:id="182" w:author="Jakob Johann Assmann" w:date="2022-01-13T15:27:00Z">
              <w:rPr>
                <w:rFonts w:ascii="Times New Roman" w:hAnsi="Times New Roman" w:cs="Times New Roman"/>
                <w:sz w:val="24"/>
                <w:szCs w:val="24"/>
              </w:rPr>
            </w:rPrChange>
          </w:rPr>
          <w:t>ts</w:t>
        </w:r>
        <w:proofErr w:type="spellEnd"/>
        <w:r w:rsidR="00BC5A0B" w:rsidRPr="00BC5A0B">
          <w:rPr>
            <w:rFonts w:ascii="Times New Roman" w:hAnsi="Times New Roman" w:cs="Times New Roman"/>
            <w:i/>
            <w:iCs/>
            <w:sz w:val="24"/>
            <w:szCs w:val="24"/>
            <w:rPrChange w:id="183" w:author="Jakob Johann Assmann" w:date="2022-01-13T15:27:00Z">
              <w:rPr>
                <w:rFonts w:ascii="Times New Roman" w:hAnsi="Times New Roman" w:cs="Times New Roman"/>
                <w:sz w:val="24"/>
                <w:szCs w:val="24"/>
              </w:rPr>
            </w:rPrChange>
          </w:rPr>
          <w:t>(</w:t>
        </w:r>
        <w:proofErr w:type="gramEnd"/>
        <w:r w:rsidR="00BC5A0B" w:rsidRPr="00BC5A0B">
          <w:rPr>
            <w:rFonts w:ascii="Times New Roman" w:hAnsi="Times New Roman" w:cs="Times New Roman"/>
            <w:i/>
            <w:iCs/>
            <w:sz w:val="24"/>
            <w:szCs w:val="24"/>
            <w:rPrChange w:id="184" w:author="Jakob Johann Assmann" w:date="2022-01-13T15:27:00Z">
              <w:rPr>
                <w:rFonts w:ascii="Times New Roman" w:hAnsi="Times New Roman" w:cs="Times New Roman"/>
                <w:sz w:val="24"/>
                <w:szCs w:val="24"/>
              </w:rPr>
            </w:rPrChange>
          </w:rPr>
          <w:t>)</w:t>
        </w:r>
        <w:r w:rsidR="00BC5A0B">
          <w:rPr>
            <w:rFonts w:ascii="Times New Roman" w:hAnsi="Times New Roman" w:cs="Times New Roman"/>
            <w:sz w:val="24"/>
            <w:szCs w:val="24"/>
          </w:rPr>
          <w:t xml:space="preserve"> function for the extraction of the Landsat time series. </w:t>
        </w:r>
      </w:ins>
      <w:ins w:id="185" w:author="Jakob Johann Assmann" w:date="2022-01-13T15:26:00Z">
        <w:r w:rsidR="00BC5A0B">
          <w:rPr>
            <w:rFonts w:ascii="Times New Roman" w:hAnsi="Times New Roman" w:cs="Times New Roman"/>
            <w:sz w:val="24"/>
            <w:szCs w:val="24"/>
          </w:rPr>
          <w:t xml:space="preserve"> </w:t>
        </w:r>
      </w:ins>
      <w:del w:id="186" w:author="Jakob Johann Assmann" w:date="2022-01-13T15:15:00Z">
        <w:r w:rsidRPr="00C56196" w:rsidDel="009C3125">
          <w:rPr>
            <w:rFonts w:ascii="Times New Roman" w:hAnsi="Times New Roman" w:cs="Times New Roman"/>
            <w:sz w:val="24"/>
            <w:szCs w:val="24"/>
          </w:rPr>
          <w:delText>Th</w:delText>
        </w:r>
      </w:del>
      <w:del w:id="187" w:author="Jakob Johann Assmann" w:date="2022-01-13T15:12:00Z">
        <w:r w:rsidRPr="00C56196" w:rsidDel="00A27697">
          <w:rPr>
            <w:rFonts w:ascii="Times New Roman" w:hAnsi="Times New Roman" w:cs="Times New Roman"/>
            <w:sz w:val="24"/>
            <w:szCs w:val="24"/>
          </w:rPr>
          <w:delText>is</w:delText>
        </w:r>
      </w:del>
      <w:del w:id="188" w:author="Jakob Johann Assmann" w:date="2022-01-13T15:15:00Z">
        <w:r w:rsidRPr="00C56196" w:rsidDel="009C3125">
          <w:rPr>
            <w:rFonts w:ascii="Times New Roman" w:hAnsi="Times New Roman" w:cs="Times New Roman"/>
            <w:sz w:val="24"/>
            <w:szCs w:val="24"/>
          </w:rPr>
          <w:delText xml:space="preserve"> is useful if the user wishes to subsequently extract Landsat time series for every grid cell in a study region (i.e., the polygon)</w:delText>
        </w:r>
        <w:r w:rsidR="000B55F0" w:rsidDel="009C3125">
          <w:rPr>
            <w:rFonts w:ascii="Times New Roman" w:hAnsi="Times New Roman" w:cs="Times New Roman"/>
            <w:sz w:val="24"/>
            <w:szCs w:val="24"/>
          </w:rPr>
          <w:delText>.</w:delText>
        </w:r>
      </w:del>
    </w:p>
    <w:p w14:paraId="517FEC95" w14:textId="77777777" w:rsidR="00C56196" w:rsidRPr="00C56196" w:rsidRDefault="00C56196" w:rsidP="00C56196">
      <w:pPr>
        <w:pStyle w:val="NoSpacing"/>
        <w:rPr>
          <w:rFonts w:ascii="Times New Roman" w:hAnsi="Times New Roman" w:cs="Times New Roman"/>
          <w:sz w:val="24"/>
          <w:szCs w:val="24"/>
        </w:rPr>
      </w:pPr>
    </w:p>
    <w:p w14:paraId="33A3E0C1" w14:textId="77777777" w:rsidR="00C56196" w:rsidRPr="00C56196" w:rsidRDefault="00C56196" w:rsidP="00C56196">
      <w:pPr>
        <w:pStyle w:val="NoSpacing"/>
        <w:rPr>
          <w:rFonts w:ascii="Times New Roman" w:hAnsi="Times New Roman" w:cs="Times New Roman"/>
          <w:i/>
          <w:sz w:val="24"/>
          <w:szCs w:val="24"/>
        </w:rPr>
      </w:pPr>
      <w:r w:rsidRPr="00C56196">
        <w:rPr>
          <w:rFonts w:ascii="Times New Roman" w:hAnsi="Times New Roman" w:cs="Times New Roman"/>
          <w:i/>
          <w:sz w:val="24"/>
          <w:szCs w:val="24"/>
        </w:rPr>
        <w:t xml:space="preserve">Export point-coordinate Landsat time series from Earth Engine using </w:t>
      </w:r>
      <w:proofErr w:type="spellStart"/>
      <w:r w:rsidRPr="00C56196">
        <w:rPr>
          <w:rFonts w:ascii="Times New Roman" w:hAnsi="Times New Roman" w:cs="Times New Roman"/>
          <w:i/>
          <w:sz w:val="24"/>
          <w:szCs w:val="24"/>
        </w:rPr>
        <w:t>lsat_export_</w:t>
      </w:r>
      <w:proofErr w:type="gramStart"/>
      <w:r w:rsidRPr="00C56196">
        <w:rPr>
          <w:rFonts w:ascii="Times New Roman" w:hAnsi="Times New Roman" w:cs="Times New Roman"/>
          <w:i/>
          <w:sz w:val="24"/>
          <w:szCs w:val="24"/>
        </w:rPr>
        <w:t>ts</w:t>
      </w:r>
      <w:proofErr w:type="spellEnd"/>
      <w:r w:rsidRPr="00C56196">
        <w:rPr>
          <w:rFonts w:ascii="Times New Roman" w:hAnsi="Times New Roman" w:cs="Times New Roman"/>
          <w:i/>
          <w:sz w:val="24"/>
          <w:szCs w:val="24"/>
        </w:rPr>
        <w:t>(</w:t>
      </w:r>
      <w:proofErr w:type="gramEnd"/>
      <w:r w:rsidRPr="00C56196">
        <w:rPr>
          <w:rFonts w:ascii="Times New Roman" w:hAnsi="Times New Roman" w:cs="Times New Roman"/>
          <w:i/>
          <w:sz w:val="24"/>
          <w:szCs w:val="24"/>
        </w:rPr>
        <w:t>)</w:t>
      </w:r>
    </w:p>
    <w:p w14:paraId="30F210AD" w14:textId="4A2E0974" w:rsidR="00C56196" w:rsidRPr="00C56196" w:rsidRDefault="00C56196" w:rsidP="00C56196">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proofErr w:type="spellStart"/>
      <w:r w:rsidRPr="00C56196">
        <w:rPr>
          <w:rFonts w:ascii="Times New Roman" w:hAnsi="Times New Roman" w:cs="Times New Roman"/>
          <w:i/>
          <w:iCs/>
          <w:sz w:val="24"/>
          <w:szCs w:val="24"/>
        </w:rPr>
        <w:t>lsat_export_</w:t>
      </w:r>
      <w:proofErr w:type="gramStart"/>
      <w:r w:rsidRPr="00C56196">
        <w:rPr>
          <w:rFonts w:ascii="Times New Roman" w:hAnsi="Times New Roman" w:cs="Times New Roman"/>
          <w:i/>
          <w:iCs/>
          <w:sz w:val="24"/>
          <w:szCs w:val="24"/>
        </w:rPr>
        <w:t>ts</w:t>
      </w:r>
      <w:proofErr w:type="spellEnd"/>
      <w:r w:rsidRPr="00C56196">
        <w:rPr>
          <w:rFonts w:ascii="Times New Roman" w:hAnsi="Times New Roman" w:cs="Times New Roman"/>
          <w:i/>
          <w:iCs/>
          <w:sz w:val="24"/>
          <w:szCs w:val="24"/>
        </w:rPr>
        <w:t>(</w:t>
      </w:r>
      <w:proofErr w:type="gramEnd"/>
      <w:r w:rsidRPr="00C56196">
        <w:rPr>
          <w:rFonts w:ascii="Times New Roman" w:hAnsi="Times New Roman" w:cs="Times New Roman"/>
          <w:i/>
          <w:iCs/>
          <w:sz w:val="24"/>
          <w:szCs w:val="24"/>
        </w:rPr>
        <w:t>)</w:t>
      </w:r>
      <w:ins w:id="189" w:author="Jakob Johann Assmann" w:date="2022-01-13T15:17:00Z">
        <w:r w:rsidR="009C3125">
          <w:rPr>
            <w:rFonts w:ascii="Times New Roman" w:hAnsi="Times New Roman" w:cs="Times New Roman"/>
            <w:i/>
            <w:iCs/>
            <w:sz w:val="24"/>
            <w:szCs w:val="24"/>
          </w:rPr>
          <w:t xml:space="preserve"> </w:t>
        </w:r>
      </w:ins>
      <w:del w:id="190" w:author="Jakob Johann Assmann" w:date="2022-01-13T15:17:00Z">
        <w:r w:rsidRPr="00C56196" w:rsidDel="009C3125">
          <w:rPr>
            <w:rFonts w:ascii="Times New Roman" w:hAnsi="Times New Roman" w:cs="Times New Roman"/>
            <w:sz w:val="24"/>
            <w:szCs w:val="24"/>
          </w:rPr>
          <w:delText xml:space="preserve"> will </w:delText>
        </w:r>
      </w:del>
      <w:r w:rsidRPr="00C56196">
        <w:rPr>
          <w:rFonts w:ascii="Times New Roman" w:hAnsi="Times New Roman" w:cs="Times New Roman"/>
          <w:sz w:val="24"/>
          <w:szCs w:val="24"/>
        </w:rPr>
        <w:t>export</w:t>
      </w:r>
      <w:ins w:id="191" w:author="Jakob Johann Assmann" w:date="2022-01-13T15:17:00Z">
        <w:r w:rsidR="009C3125">
          <w:rPr>
            <w:rFonts w:ascii="Times New Roman" w:hAnsi="Times New Roman" w:cs="Times New Roman"/>
            <w:sz w:val="24"/>
            <w:szCs w:val="24"/>
          </w:rPr>
          <w:t xml:space="preserve">s the whole record of Landsat 5, 7 and 8 observations for each sample site </w:t>
        </w:r>
      </w:ins>
      <w:del w:id="192" w:author="Jakob Johann Assmann" w:date="2022-01-13T15:17:00Z">
        <w:r w:rsidRPr="00C56196" w:rsidDel="009C3125">
          <w:rPr>
            <w:rFonts w:ascii="Times New Roman" w:hAnsi="Times New Roman" w:cs="Times New Roman"/>
            <w:sz w:val="24"/>
            <w:szCs w:val="24"/>
          </w:rPr>
          <w:delText xml:space="preserve"> </w:delText>
        </w:r>
      </w:del>
      <w:r w:rsidRPr="00C56196">
        <w:rPr>
          <w:rFonts w:ascii="Times New Roman" w:hAnsi="Times New Roman" w:cs="Times New Roman"/>
          <w:sz w:val="24"/>
          <w:szCs w:val="24"/>
        </w:rPr>
        <w:t>from</w:t>
      </w:r>
      <w:ins w:id="193" w:author="Jakob Johann Assmann" w:date="2022-01-13T15:27:00Z">
        <w:r w:rsidR="00BC5A0B">
          <w:rPr>
            <w:rFonts w:ascii="Times New Roman" w:hAnsi="Times New Roman" w:cs="Times New Roman"/>
            <w:sz w:val="24"/>
            <w:szCs w:val="24"/>
          </w:rPr>
          <w:t xml:space="preserve"> the</w:t>
        </w:r>
      </w:ins>
      <w:ins w:id="194" w:author="Jakob Johann Assmann" w:date="2022-01-13T15:18:00Z">
        <w:r w:rsidR="009C3125">
          <w:rPr>
            <w:rFonts w:ascii="Times New Roman" w:hAnsi="Times New Roman" w:cs="Times New Roman"/>
            <w:sz w:val="24"/>
            <w:szCs w:val="24"/>
          </w:rPr>
          <w:t xml:space="preserve"> Landsat Collection 2 </w:t>
        </w:r>
      </w:ins>
      <w:ins w:id="195" w:author="Jakob Johann Assmann" w:date="2022-01-13T15:28:00Z">
        <w:r w:rsidR="00BC5A0B">
          <w:rPr>
            <w:rFonts w:ascii="Times New Roman" w:hAnsi="Times New Roman" w:cs="Times New Roman"/>
            <w:sz w:val="24"/>
            <w:szCs w:val="24"/>
          </w:rPr>
          <w:t>stored on the archives of</w:t>
        </w:r>
      </w:ins>
      <w:ins w:id="196" w:author="Jakob Johann Assmann" w:date="2022-01-13T15:18:00Z">
        <w:r w:rsidR="009C3125">
          <w:rPr>
            <w:rFonts w:ascii="Times New Roman" w:hAnsi="Times New Roman" w:cs="Times New Roman"/>
            <w:sz w:val="24"/>
            <w:szCs w:val="24"/>
          </w:rPr>
          <w:t xml:space="preserve"> the</w:t>
        </w:r>
      </w:ins>
      <w:r w:rsidRPr="00C56196">
        <w:rPr>
          <w:rFonts w:ascii="Times New Roman" w:hAnsi="Times New Roman" w:cs="Times New Roman"/>
          <w:sz w:val="24"/>
          <w:szCs w:val="24"/>
        </w:rPr>
        <w:t xml:space="preserve"> </w:t>
      </w:r>
      <w:ins w:id="197" w:author="Jakob Johann Assmann" w:date="2022-01-13T15:16:00Z">
        <w:r w:rsidR="009C3125">
          <w:rPr>
            <w:rFonts w:ascii="Times New Roman" w:hAnsi="Times New Roman" w:cs="Times New Roman"/>
            <w:sz w:val="24"/>
            <w:szCs w:val="24"/>
          </w:rPr>
          <w:t>G</w:t>
        </w:r>
      </w:ins>
      <w:r w:rsidRPr="00C56196">
        <w:rPr>
          <w:rFonts w:ascii="Times New Roman" w:hAnsi="Times New Roman" w:cs="Times New Roman"/>
          <w:sz w:val="24"/>
          <w:szCs w:val="24"/>
        </w:rPr>
        <w:t>EE</w:t>
      </w:r>
      <w:del w:id="198" w:author="Jakob Johann Assmann" w:date="2022-01-13T15:18:00Z">
        <w:r w:rsidRPr="00C56196" w:rsidDel="009C3125">
          <w:rPr>
            <w:rFonts w:ascii="Times New Roman" w:hAnsi="Times New Roman" w:cs="Times New Roman"/>
            <w:sz w:val="24"/>
            <w:szCs w:val="24"/>
          </w:rPr>
          <w:delText xml:space="preserve"> a Landsat time series for each sample site</w:delText>
        </w:r>
      </w:del>
      <w:r w:rsidRPr="00C56196">
        <w:rPr>
          <w:rFonts w:ascii="Times New Roman" w:hAnsi="Times New Roman" w:cs="Times New Roman"/>
          <w:sz w:val="24"/>
          <w:szCs w:val="24"/>
        </w:rPr>
        <w:t xml:space="preserve">. </w:t>
      </w:r>
      <w:ins w:id="199" w:author="Jakob Johann Assmann" w:date="2022-01-13T15:18:00Z">
        <w:r w:rsidR="009C3125">
          <w:rPr>
            <w:rFonts w:ascii="Times New Roman" w:hAnsi="Times New Roman" w:cs="Times New Roman"/>
            <w:sz w:val="24"/>
            <w:szCs w:val="24"/>
          </w:rPr>
          <w:t xml:space="preserve">It is important to stress that </w:t>
        </w:r>
      </w:ins>
      <w:del w:id="200" w:author="Jakob Johann Assmann" w:date="2022-01-13T15:18:00Z">
        <w:r w:rsidRPr="00C56196" w:rsidDel="009C3125">
          <w:rPr>
            <w:rFonts w:ascii="Times New Roman" w:hAnsi="Times New Roman" w:cs="Times New Roman"/>
            <w:sz w:val="24"/>
            <w:szCs w:val="24"/>
          </w:rPr>
          <w:delText>T</w:delText>
        </w:r>
      </w:del>
      <w:ins w:id="201" w:author="Jakob Johann Assmann" w:date="2022-01-13T15:18:00Z">
        <w:r w:rsidR="009C3125">
          <w:rPr>
            <w:rFonts w:ascii="Times New Roman" w:hAnsi="Times New Roman" w:cs="Times New Roman"/>
            <w:sz w:val="24"/>
            <w:szCs w:val="24"/>
          </w:rPr>
          <w:t>t</w:t>
        </w:r>
      </w:ins>
      <w:r w:rsidRPr="00C56196">
        <w:rPr>
          <w:rFonts w:ascii="Times New Roman" w:hAnsi="Times New Roman" w:cs="Times New Roman"/>
          <w:sz w:val="24"/>
          <w:szCs w:val="24"/>
        </w:rPr>
        <w:t>his function only works for sample sites (point coordinates)</w:t>
      </w:r>
      <w:ins w:id="202" w:author="Jakob Johann Assmann" w:date="2022-01-13T15:28:00Z">
        <w:r w:rsidR="00BC5A0B">
          <w:rPr>
            <w:rFonts w:ascii="Times New Roman" w:hAnsi="Times New Roman" w:cs="Times New Roman"/>
            <w:sz w:val="24"/>
            <w:szCs w:val="24"/>
          </w:rPr>
          <w:t>.</w:t>
        </w:r>
      </w:ins>
      <w:r w:rsidRPr="00C56196">
        <w:rPr>
          <w:rFonts w:ascii="Times New Roman" w:hAnsi="Times New Roman" w:cs="Times New Roman"/>
          <w:sz w:val="24"/>
          <w:szCs w:val="24"/>
        </w:rPr>
        <w:t xml:space="preserve"> </w:t>
      </w:r>
      <w:del w:id="203" w:author="Jakob Johann Assmann" w:date="2022-01-13T15:28:00Z">
        <w:r w:rsidRPr="00C56196" w:rsidDel="00BC5A0B">
          <w:rPr>
            <w:rFonts w:ascii="Times New Roman" w:hAnsi="Times New Roman" w:cs="Times New Roman"/>
            <w:sz w:val="24"/>
            <w:szCs w:val="24"/>
          </w:rPr>
          <w:delText>that</w:delText>
        </w:r>
      </w:del>
      <w:ins w:id="204" w:author="Jakob Johann Assmann" w:date="2022-01-13T15:28:00Z">
        <w:r w:rsidR="00BC5A0B">
          <w:rPr>
            <w:rFonts w:ascii="Times New Roman" w:hAnsi="Times New Roman" w:cs="Times New Roman"/>
            <w:sz w:val="24"/>
            <w:szCs w:val="24"/>
          </w:rPr>
          <w:t>These sample sites</w:t>
        </w:r>
      </w:ins>
      <w:r w:rsidRPr="00C56196">
        <w:rPr>
          <w:rFonts w:ascii="Times New Roman" w:hAnsi="Times New Roman" w:cs="Times New Roman"/>
          <w:sz w:val="24"/>
          <w:szCs w:val="24"/>
        </w:rPr>
        <w:t xml:space="preserve"> typically represent either (1) field site</w:t>
      </w:r>
      <w:del w:id="205" w:author="Jakob Johann Assmann" w:date="2022-01-13T15:28:00Z">
        <w:r w:rsidRPr="00C56196" w:rsidDel="00BC5A0B">
          <w:rPr>
            <w:rFonts w:ascii="Times New Roman" w:hAnsi="Times New Roman" w:cs="Times New Roman"/>
            <w:sz w:val="24"/>
            <w:szCs w:val="24"/>
          </w:rPr>
          <w:delText>s</w:delText>
        </w:r>
      </w:del>
      <w:ins w:id="206" w:author="Jakob Johann Assmann" w:date="2022-01-13T15:28:00Z">
        <w:r w:rsidR="00BC5A0B">
          <w:rPr>
            <w:rFonts w:ascii="Times New Roman" w:hAnsi="Times New Roman" w:cs="Times New Roman"/>
            <w:sz w:val="24"/>
            <w:szCs w:val="24"/>
          </w:rPr>
          <w:t xml:space="preserve"> center coordinates</w:t>
        </w:r>
      </w:ins>
      <w:r w:rsidRPr="00C56196">
        <w:rPr>
          <w:rFonts w:ascii="Times New Roman" w:hAnsi="Times New Roman" w:cs="Times New Roman"/>
          <w:sz w:val="24"/>
          <w:szCs w:val="24"/>
        </w:rPr>
        <w:t>, (2) a census of all Landsat pixels on a focal landscape</w:t>
      </w:r>
      <w:ins w:id="207" w:author="Jakob Johann Assmann" w:date="2022-01-13T15:28:00Z">
        <w:r w:rsidR="00BC5A0B">
          <w:rPr>
            <w:rFonts w:ascii="Times New Roman" w:hAnsi="Times New Roman" w:cs="Times New Roman"/>
            <w:sz w:val="24"/>
            <w:szCs w:val="24"/>
          </w:rPr>
          <w:t xml:space="preserve"> (for example determined with </w:t>
        </w:r>
        <w:proofErr w:type="spellStart"/>
        <w:r w:rsidR="00BC5A0B" w:rsidRPr="00BC5A0B">
          <w:rPr>
            <w:rFonts w:ascii="Times New Roman" w:hAnsi="Times New Roman" w:cs="Times New Roman"/>
            <w:i/>
            <w:iCs/>
            <w:sz w:val="24"/>
            <w:szCs w:val="24"/>
            <w:rPrChange w:id="208" w:author="Jakob Johann Assmann" w:date="2022-01-13T15:29:00Z">
              <w:rPr>
                <w:rFonts w:ascii="Times New Roman" w:hAnsi="Times New Roman" w:cs="Times New Roman"/>
                <w:sz w:val="24"/>
                <w:szCs w:val="24"/>
              </w:rPr>
            </w:rPrChange>
          </w:rPr>
          <w:t>lsat_get_p</w:t>
        </w:r>
      </w:ins>
      <w:ins w:id="209" w:author="Jakob Johann Assmann" w:date="2022-01-13T15:29:00Z">
        <w:r w:rsidR="00BC5A0B" w:rsidRPr="00BC5A0B">
          <w:rPr>
            <w:rFonts w:ascii="Times New Roman" w:hAnsi="Times New Roman" w:cs="Times New Roman"/>
            <w:i/>
            <w:iCs/>
            <w:sz w:val="24"/>
            <w:szCs w:val="24"/>
            <w:rPrChange w:id="210" w:author="Jakob Johann Assmann" w:date="2022-01-13T15:29:00Z">
              <w:rPr>
                <w:rFonts w:ascii="Times New Roman" w:hAnsi="Times New Roman" w:cs="Times New Roman"/>
                <w:sz w:val="24"/>
                <w:szCs w:val="24"/>
              </w:rPr>
            </w:rPrChange>
          </w:rPr>
          <w:t>ixel_</w:t>
        </w:r>
        <w:proofErr w:type="gramStart"/>
        <w:r w:rsidR="00BC5A0B" w:rsidRPr="00BC5A0B">
          <w:rPr>
            <w:rFonts w:ascii="Times New Roman" w:hAnsi="Times New Roman" w:cs="Times New Roman"/>
            <w:i/>
            <w:iCs/>
            <w:sz w:val="24"/>
            <w:szCs w:val="24"/>
            <w:rPrChange w:id="211" w:author="Jakob Johann Assmann" w:date="2022-01-13T15:29:00Z">
              <w:rPr>
                <w:rFonts w:ascii="Times New Roman" w:hAnsi="Times New Roman" w:cs="Times New Roman"/>
                <w:sz w:val="24"/>
                <w:szCs w:val="24"/>
              </w:rPr>
            </w:rPrChange>
          </w:rPr>
          <w:t>centers</w:t>
        </w:r>
        <w:proofErr w:type="spellEnd"/>
        <w:r w:rsidR="00BC5A0B" w:rsidRPr="00BC5A0B">
          <w:rPr>
            <w:rFonts w:ascii="Times New Roman" w:hAnsi="Times New Roman" w:cs="Times New Roman"/>
            <w:i/>
            <w:iCs/>
            <w:sz w:val="24"/>
            <w:szCs w:val="24"/>
            <w:rPrChange w:id="212" w:author="Jakob Johann Assmann" w:date="2022-01-13T15:29:00Z">
              <w:rPr>
                <w:rFonts w:ascii="Times New Roman" w:hAnsi="Times New Roman" w:cs="Times New Roman"/>
                <w:sz w:val="24"/>
                <w:szCs w:val="24"/>
              </w:rPr>
            </w:rPrChange>
          </w:rPr>
          <w:t>(</w:t>
        </w:r>
        <w:proofErr w:type="gramEnd"/>
        <w:r w:rsidR="00BC5A0B">
          <w:rPr>
            <w:rFonts w:ascii="Times New Roman" w:hAnsi="Times New Roman" w:cs="Times New Roman"/>
            <w:sz w:val="24"/>
            <w:szCs w:val="24"/>
          </w:rPr>
          <w:t>))</w:t>
        </w:r>
      </w:ins>
      <w:r w:rsidRPr="00C56196">
        <w:rPr>
          <w:rFonts w:ascii="Times New Roman" w:hAnsi="Times New Roman" w:cs="Times New Roman"/>
          <w:sz w:val="24"/>
          <w:szCs w:val="24"/>
        </w:rPr>
        <w:t xml:space="preserve">, or (3) a random sample from a large region. </w:t>
      </w:r>
      <w:ins w:id="213" w:author="Jakob Johann Assmann" w:date="2022-01-13T15:37:00Z">
        <w:r w:rsidR="00F67DFA">
          <w:rPr>
            <w:rFonts w:ascii="Times New Roman" w:hAnsi="Times New Roman" w:cs="Times New Roman"/>
            <w:sz w:val="24"/>
            <w:szCs w:val="24"/>
          </w:rPr>
          <w:t xml:space="preserve">The point coordinates need to be supplied as a simple feature collection of point geometries from the </w:t>
        </w:r>
        <w:r w:rsidR="00F67DFA" w:rsidRPr="00F67DFA">
          <w:rPr>
            <w:rFonts w:ascii="Times New Roman" w:hAnsi="Times New Roman" w:cs="Times New Roman"/>
            <w:i/>
            <w:iCs/>
            <w:sz w:val="24"/>
            <w:szCs w:val="24"/>
            <w:rPrChange w:id="214" w:author="Jakob Johann Assmann" w:date="2022-01-13T15:37:00Z">
              <w:rPr>
                <w:rFonts w:ascii="Times New Roman" w:hAnsi="Times New Roman" w:cs="Times New Roman"/>
                <w:sz w:val="24"/>
                <w:szCs w:val="24"/>
              </w:rPr>
            </w:rPrChange>
          </w:rPr>
          <w:t>sf</w:t>
        </w:r>
        <w:r w:rsidR="00F67DFA">
          <w:rPr>
            <w:rFonts w:ascii="Times New Roman" w:hAnsi="Times New Roman" w:cs="Times New Roman"/>
            <w:sz w:val="24"/>
            <w:szCs w:val="24"/>
          </w:rPr>
          <w:t xml:space="preserve"> package. </w:t>
        </w:r>
      </w:ins>
      <w:del w:id="215" w:author="Jakob Johann Assmann" w:date="2022-01-13T15:29:00Z">
        <w:r w:rsidRPr="00C56196" w:rsidDel="00BC5A0B">
          <w:rPr>
            <w:rFonts w:ascii="Times New Roman" w:hAnsi="Times New Roman" w:cs="Times New Roman"/>
            <w:sz w:val="24"/>
            <w:szCs w:val="24"/>
          </w:rPr>
          <w:delText xml:space="preserve">This </w:delText>
        </w:r>
      </w:del>
      <w:ins w:id="216" w:author="Jakob Johann Assmann" w:date="2022-01-13T15:29:00Z">
        <w:r w:rsidR="00BC5A0B">
          <w:rPr>
            <w:rFonts w:ascii="Times New Roman" w:hAnsi="Times New Roman" w:cs="Times New Roman"/>
            <w:sz w:val="24"/>
            <w:szCs w:val="24"/>
          </w:rPr>
          <w:t>The</w:t>
        </w:r>
        <w:r w:rsidR="00BC5A0B" w:rsidRPr="00C56196">
          <w:rPr>
            <w:rFonts w:ascii="Times New Roman" w:hAnsi="Times New Roman" w:cs="Times New Roman"/>
            <w:sz w:val="24"/>
            <w:szCs w:val="24"/>
          </w:rPr>
          <w:t xml:space="preserve"> </w:t>
        </w:r>
      </w:ins>
      <w:r w:rsidRPr="00C56196">
        <w:rPr>
          <w:rFonts w:ascii="Times New Roman" w:hAnsi="Times New Roman" w:cs="Times New Roman"/>
          <w:sz w:val="24"/>
          <w:szCs w:val="24"/>
        </w:rPr>
        <w:t xml:space="preserve">function issues one or more tasks to </w:t>
      </w:r>
      <w:ins w:id="217" w:author="Jakob Johann Assmann" w:date="2022-01-13T15:29:00Z">
        <w:r w:rsidR="00BC5A0B">
          <w:rPr>
            <w:rFonts w:ascii="Times New Roman" w:hAnsi="Times New Roman" w:cs="Times New Roman"/>
            <w:sz w:val="24"/>
            <w:szCs w:val="24"/>
          </w:rPr>
          <w:t>G</w:t>
        </w:r>
      </w:ins>
      <w:r w:rsidRPr="00C56196">
        <w:rPr>
          <w:rFonts w:ascii="Times New Roman" w:hAnsi="Times New Roman" w:cs="Times New Roman"/>
          <w:sz w:val="24"/>
          <w:szCs w:val="24"/>
        </w:rPr>
        <w:t xml:space="preserve">EE that export the data </w:t>
      </w:r>
      <w:ins w:id="218" w:author="Jakob Johann Assmann" w:date="2022-01-13T15:38:00Z">
        <w:r w:rsidR="00F67DFA">
          <w:rPr>
            <w:rFonts w:ascii="Times New Roman" w:hAnsi="Times New Roman" w:cs="Times New Roman"/>
            <w:sz w:val="24"/>
            <w:szCs w:val="24"/>
          </w:rPr>
          <w:t>in fo</w:t>
        </w:r>
      </w:ins>
      <w:ins w:id="219" w:author="Jakob Johann Assmann" w:date="2022-01-13T15:39:00Z">
        <w:r w:rsidR="00F67DFA">
          <w:rPr>
            <w:rFonts w:ascii="Times New Roman" w:hAnsi="Times New Roman" w:cs="Times New Roman"/>
            <w:sz w:val="24"/>
            <w:szCs w:val="24"/>
          </w:rPr>
          <w:t>r</w:t>
        </w:r>
      </w:ins>
      <w:ins w:id="220" w:author="Jakob Johann Assmann" w:date="2022-01-13T15:38:00Z">
        <w:r w:rsidR="00F67DFA">
          <w:rPr>
            <w:rFonts w:ascii="Times New Roman" w:hAnsi="Times New Roman" w:cs="Times New Roman"/>
            <w:sz w:val="24"/>
            <w:szCs w:val="24"/>
          </w:rPr>
          <w:t>m of comma separated value</w:t>
        </w:r>
      </w:ins>
      <w:ins w:id="221" w:author="Jakob Johann Assmann" w:date="2022-01-13T15:39:00Z">
        <w:r w:rsidR="00F67DFA">
          <w:rPr>
            <w:rFonts w:ascii="Times New Roman" w:hAnsi="Times New Roman" w:cs="Times New Roman"/>
            <w:sz w:val="24"/>
            <w:szCs w:val="24"/>
          </w:rPr>
          <w:t xml:space="preserve"> (CSV) files </w:t>
        </w:r>
      </w:ins>
      <w:r w:rsidRPr="00C56196">
        <w:rPr>
          <w:rFonts w:ascii="Times New Roman" w:hAnsi="Times New Roman" w:cs="Times New Roman"/>
          <w:sz w:val="24"/>
          <w:szCs w:val="24"/>
        </w:rPr>
        <w:t xml:space="preserve">to the user’s Google Drive. </w:t>
      </w:r>
      <w:ins w:id="222" w:author="Jakob Johann Assmann" w:date="2022-01-13T15:29:00Z">
        <w:r w:rsidR="00BC5A0B">
          <w:rPr>
            <w:rFonts w:ascii="Times New Roman" w:hAnsi="Times New Roman" w:cs="Times New Roman"/>
            <w:sz w:val="24"/>
            <w:szCs w:val="24"/>
          </w:rPr>
          <w:t xml:space="preserve">The </w:t>
        </w:r>
      </w:ins>
      <w:ins w:id="223" w:author="Jakob Johann Assmann" w:date="2022-01-13T15:38:00Z">
        <w:r w:rsidR="00F67DFA">
          <w:rPr>
            <w:rFonts w:ascii="Times New Roman" w:hAnsi="Times New Roman" w:cs="Times New Roman"/>
            <w:sz w:val="24"/>
            <w:szCs w:val="24"/>
          </w:rPr>
          <w:t>number</w:t>
        </w:r>
      </w:ins>
      <w:ins w:id="224" w:author="Jakob Johann Assmann" w:date="2022-01-13T15:29:00Z">
        <w:r w:rsidR="00BC5A0B">
          <w:rPr>
            <w:rFonts w:ascii="Times New Roman" w:hAnsi="Times New Roman" w:cs="Times New Roman"/>
            <w:sz w:val="24"/>
            <w:szCs w:val="24"/>
          </w:rPr>
          <w:t xml:space="preserve"> of tasks issued </w:t>
        </w:r>
      </w:ins>
      <w:ins w:id="225" w:author="Jakob Johann Assmann" w:date="2022-01-13T15:30:00Z">
        <w:r w:rsidR="00BC5A0B">
          <w:rPr>
            <w:rFonts w:ascii="Times New Roman" w:hAnsi="Times New Roman" w:cs="Times New Roman"/>
            <w:sz w:val="24"/>
            <w:szCs w:val="24"/>
          </w:rPr>
          <w:t xml:space="preserve">varies depending on the number of point </w:t>
        </w:r>
        <w:r w:rsidR="006F101C">
          <w:rPr>
            <w:rFonts w:ascii="Times New Roman" w:hAnsi="Times New Roman" w:cs="Times New Roman"/>
            <w:sz w:val="24"/>
            <w:szCs w:val="24"/>
          </w:rPr>
          <w:t>coordinates</w:t>
        </w:r>
        <w:r w:rsidR="00BC5A0B">
          <w:rPr>
            <w:rFonts w:ascii="Times New Roman" w:hAnsi="Times New Roman" w:cs="Times New Roman"/>
            <w:sz w:val="24"/>
            <w:szCs w:val="24"/>
          </w:rPr>
          <w:t xml:space="preserve"> </w:t>
        </w:r>
        <w:r w:rsidR="006F101C">
          <w:rPr>
            <w:rFonts w:ascii="Times New Roman" w:hAnsi="Times New Roman" w:cs="Times New Roman"/>
            <w:sz w:val="24"/>
            <w:szCs w:val="24"/>
          </w:rPr>
          <w:t>for which the Lands</w:t>
        </w:r>
      </w:ins>
      <w:ins w:id="226" w:author="Jakob Johann Assmann" w:date="2022-01-13T15:31:00Z">
        <w:r w:rsidR="006F101C">
          <w:rPr>
            <w:rFonts w:ascii="Times New Roman" w:hAnsi="Times New Roman" w:cs="Times New Roman"/>
            <w:sz w:val="24"/>
            <w:szCs w:val="24"/>
          </w:rPr>
          <w:t>at record is to be extracted.</w:t>
        </w:r>
      </w:ins>
      <w:ins w:id="227" w:author="Jakob Johann Assmann" w:date="2022-01-13T15:30:00Z">
        <w:r w:rsidR="00BC5A0B">
          <w:rPr>
            <w:rFonts w:ascii="Times New Roman" w:hAnsi="Times New Roman" w:cs="Times New Roman"/>
            <w:sz w:val="24"/>
            <w:szCs w:val="24"/>
          </w:rPr>
          <w:t xml:space="preserve"> </w:t>
        </w:r>
      </w:ins>
      <w:r w:rsidRPr="00C56196">
        <w:rPr>
          <w:rFonts w:ascii="Times New Roman" w:hAnsi="Times New Roman" w:cs="Times New Roman"/>
          <w:sz w:val="24"/>
          <w:szCs w:val="24"/>
        </w:rPr>
        <w:t xml:space="preserve">Data extractions that involve a large number of sample sites are prone to errors and </w:t>
      </w:r>
      <w:ins w:id="228" w:author="Jakob Johann Assmann" w:date="2022-01-13T15:31:00Z">
        <w:r w:rsidR="006F101C">
          <w:rPr>
            <w:rFonts w:ascii="Times New Roman" w:hAnsi="Times New Roman" w:cs="Times New Roman"/>
            <w:sz w:val="24"/>
            <w:szCs w:val="24"/>
          </w:rPr>
          <w:t xml:space="preserve">may </w:t>
        </w:r>
      </w:ins>
      <w:r w:rsidRPr="00C56196">
        <w:rPr>
          <w:rFonts w:ascii="Times New Roman" w:hAnsi="Times New Roman" w:cs="Times New Roman"/>
          <w:sz w:val="24"/>
          <w:szCs w:val="24"/>
        </w:rPr>
        <w:t>exceed</w:t>
      </w:r>
      <w:del w:id="229" w:author="Jakob Johann Assmann" w:date="2022-01-13T15:31:00Z">
        <w:r w:rsidRPr="00C56196" w:rsidDel="006F101C">
          <w:rPr>
            <w:rFonts w:ascii="Times New Roman" w:hAnsi="Times New Roman" w:cs="Times New Roman"/>
            <w:sz w:val="24"/>
            <w:szCs w:val="24"/>
          </w:rPr>
          <w:delText>ing</w:delText>
        </w:r>
      </w:del>
      <w:r w:rsidRPr="00C56196">
        <w:rPr>
          <w:rFonts w:ascii="Times New Roman" w:hAnsi="Times New Roman" w:cs="Times New Roman"/>
          <w:sz w:val="24"/>
          <w:szCs w:val="24"/>
        </w:rPr>
        <w:t xml:space="preserve"> user limits set by </w:t>
      </w:r>
      <w:ins w:id="230" w:author="Jakob Johann Assmann" w:date="2022-01-13T15:31:00Z">
        <w:r w:rsidR="006F101C">
          <w:rPr>
            <w:rFonts w:ascii="Times New Roman" w:hAnsi="Times New Roman" w:cs="Times New Roman"/>
            <w:sz w:val="24"/>
            <w:szCs w:val="24"/>
          </w:rPr>
          <w:t xml:space="preserve">the </w:t>
        </w:r>
      </w:ins>
      <w:ins w:id="231" w:author="Jakob Johann Assmann" w:date="2022-01-13T15:29:00Z">
        <w:r w:rsidR="00BC5A0B">
          <w:rPr>
            <w:rFonts w:ascii="Times New Roman" w:hAnsi="Times New Roman" w:cs="Times New Roman"/>
            <w:sz w:val="24"/>
            <w:szCs w:val="24"/>
          </w:rPr>
          <w:t>G</w:t>
        </w:r>
      </w:ins>
      <w:r w:rsidRPr="00C56196">
        <w:rPr>
          <w:rFonts w:ascii="Times New Roman" w:hAnsi="Times New Roman" w:cs="Times New Roman"/>
          <w:sz w:val="24"/>
          <w:szCs w:val="24"/>
        </w:rPr>
        <w:t xml:space="preserve">EE. Therefore, </w:t>
      </w:r>
      <w:del w:id="232" w:author="Jakob Johann Assmann" w:date="2022-01-13T15:31:00Z">
        <w:r w:rsidRPr="00C56196" w:rsidDel="006F101C">
          <w:rPr>
            <w:rFonts w:ascii="Times New Roman" w:hAnsi="Times New Roman" w:cs="Times New Roman"/>
            <w:sz w:val="24"/>
            <w:szCs w:val="24"/>
          </w:rPr>
          <w:delText xml:space="preserve">in such cases </w:delText>
        </w:r>
      </w:del>
      <w:r w:rsidRPr="00C56196">
        <w:rPr>
          <w:rFonts w:ascii="Times New Roman" w:hAnsi="Times New Roman" w:cs="Times New Roman"/>
          <w:sz w:val="24"/>
          <w:szCs w:val="24"/>
        </w:rPr>
        <w:t>the function will chunk the sample sites into small groups (by default 250 sites) and for each chunk will issue a separate export task to EE.</w:t>
      </w:r>
      <w:ins w:id="233" w:author="Jakob Johann Assmann" w:date="2022-01-13T15:32:00Z">
        <w:r w:rsidR="006F101C">
          <w:rPr>
            <w:rFonts w:ascii="Times New Roman" w:hAnsi="Times New Roman" w:cs="Times New Roman"/>
            <w:sz w:val="24"/>
            <w:szCs w:val="24"/>
          </w:rPr>
          <w:t xml:space="preserve"> The function returns a list of </w:t>
        </w:r>
        <w:proofErr w:type="spellStart"/>
        <w:r w:rsidR="006F101C" w:rsidRPr="006F101C">
          <w:rPr>
            <w:rFonts w:ascii="Times New Roman" w:hAnsi="Times New Roman" w:cs="Times New Roman"/>
            <w:i/>
            <w:iCs/>
            <w:sz w:val="24"/>
            <w:szCs w:val="24"/>
            <w:rPrChange w:id="234" w:author="Jakob Johann Assmann" w:date="2022-01-13T15:32:00Z">
              <w:rPr>
                <w:rFonts w:ascii="Times New Roman" w:hAnsi="Times New Roman" w:cs="Times New Roman"/>
                <w:sz w:val="24"/>
                <w:szCs w:val="24"/>
              </w:rPr>
            </w:rPrChange>
          </w:rPr>
          <w:t>rgee</w:t>
        </w:r>
        <w:proofErr w:type="spellEnd"/>
        <w:r w:rsidR="006F101C">
          <w:rPr>
            <w:rFonts w:ascii="Times New Roman" w:hAnsi="Times New Roman" w:cs="Times New Roman"/>
            <w:sz w:val="24"/>
            <w:szCs w:val="24"/>
          </w:rPr>
          <w:t xml:space="preserve"> task objects, which can be used to query the progress of the exports</w:t>
        </w:r>
      </w:ins>
      <w:ins w:id="235" w:author="Jakob Johann Assmann" w:date="2022-01-13T15:41:00Z">
        <w:r w:rsidR="008B447D">
          <w:rPr>
            <w:rFonts w:ascii="Times New Roman" w:hAnsi="Times New Roman" w:cs="Times New Roman"/>
            <w:sz w:val="24"/>
            <w:szCs w:val="24"/>
          </w:rPr>
          <w:t xml:space="preserve"> and subsequently retrieve the data from </w:t>
        </w:r>
      </w:ins>
      <w:ins w:id="236" w:author="Jakob Johann Assmann" w:date="2022-01-13T15:42:00Z">
        <w:r w:rsidR="008B447D">
          <w:rPr>
            <w:rFonts w:ascii="Times New Roman" w:hAnsi="Times New Roman" w:cs="Times New Roman"/>
            <w:sz w:val="24"/>
            <w:szCs w:val="24"/>
          </w:rPr>
          <w:t>the user’s Google Drive</w:t>
        </w:r>
      </w:ins>
      <w:ins w:id="237" w:author="Jakob Johann Assmann" w:date="2022-01-13T15:32:00Z">
        <w:r w:rsidR="006F101C">
          <w:rPr>
            <w:rFonts w:ascii="Times New Roman" w:hAnsi="Times New Roman" w:cs="Times New Roman"/>
            <w:sz w:val="24"/>
            <w:szCs w:val="24"/>
          </w:rPr>
          <w:t xml:space="preserve">.   </w:t>
        </w:r>
      </w:ins>
      <w:r w:rsidRPr="00C56196">
        <w:rPr>
          <w:rFonts w:ascii="Times New Roman" w:hAnsi="Times New Roman" w:cs="Times New Roman"/>
          <w:sz w:val="24"/>
          <w:szCs w:val="24"/>
        </w:rPr>
        <w:t xml:space="preserve"> </w:t>
      </w:r>
    </w:p>
    <w:p w14:paraId="79E2B908" w14:textId="407317B9" w:rsidR="000C275F" w:rsidRDefault="000C275F" w:rsidP="000C275F">
      <w:pPr>
        <w:pStyle w:val="NoSpacing"/>
        <w:rPr>
          <w:ins w:id="238" w:author="Jakob Johann Assmann" w:date="2021-09-16T10:01:00Z"/>
          <w:rFonts w:ascii="Times New Roman" w:hAnsi="Times New Roman" w:cs="Times New Roman"/>
          <w:sz w:val="24"/>
          <w:szCs w:val="24"/>
        </w:rPr>
      </w:pPr>
    </w:p>
    <w:p w14:paraId="78D57099" w14:textId="7C6C96F4" w:rsidR="005A303F" w:rsidRPr="000C275F" w:rsidDel="00BC5A0B" w:rsidRDefault="005A303F">
      <w:pPr>
        <w:pStyle w:val="NoSpacing"/>
        <w:numPr>
          <w:ilvl w:val="0"/>
          <w:numId w:val="1"/>
        </w:numPr>
        <w:rPr>
          <w:del w:id="239" w:author="Jakob Johann Assmann" w:date="2022-01-13T15:26:00Z"/>
          <w:rFonts w:ascii="Times New Roman" w:hAnsi="Times New Roman" w:cs="Times New Roman"/>
          <w:sz w:val="24"/>
          <w:szCs w:val="24"/>
        </w:rPr>
        <w:pPrChange w:id="240" w:author="Jakob Johann Assmann" w:date="2021-09-16T10:02:00Z">
          <w:pPr>
            <w:pStyle w:val="NoSpacing"/>
          </w:pPr>
        </w:pPrChange>
      </w:pPr>
    </w:p>
    <w:p w14:paraId="5D2BF1A9" w14:textId="77777777" w:rsidR="000C275F" w:rsidRDefault="000C275F" w:rsidP="00F751FB">
      <w:pPr>
        <w:pStyle w:val="NoSpacing"/>
        <w:rPr>
          <w:rFonts w:ascii="Times New Roman" w:hAnsi="Times New Roman" w:cs="Times New Roman"/>
          <w:i/>
          <w:iCs/>
          <w:sz w:val="24"/>
          <w:szCs w:val="24"/>
        </w:rPr>
      </w:pPr>
    </w:p>
    <w:p w14:paraId="286DDD56" w14:textId="77777777" w:rsidR="00A5674D" w:rsidRDefault="00A5674D" w:rsidP="00F751FB">
      <w:pPr>
        <w:pStyle w:val="NoSpacing"/>
        <w:rPr>
          <w:rFonts w:ascii="Times New Roman" w:hAnsi="Times New Roman" w:cs="Times New Roman"/>
          <w:sz w:val="24"/>
          <w:szCs w:val="24"/>
        </w:rPr>
      </w:pPr>
    </w:p>
    <w:p w14:paraId="41D83FD8" w14:textId="295F9FDC" w:rsidR="0022005E" w:rsidRPr="00C40A6A" w:rsidRDefault="0022005E" w:rsidP="00C81F1B">
      <w:pPr>
        <w:pStyle w:val="Heading1"/>
      </w:pPr>
      <w:r w:rsidRPr="00C40A6A">
        <w:t>Data</w:t>
      </w:r>
      <w:r w:rsidR="00C40A6A" w:rsidRPr="00C40A6A">
        <w:t xml:space="preserve"> </w:t>
      </w:r>
      <w:r w:rsidR="00E85BA8">
        <w:t>processing</w:t>
      </w:r>
    </w:p>
    <w:p w14:paraId="7BB62D68" w14:textId="77777777" w:rsidR="00C56196" w:rsidRPr="007B3C28" w:rsidRDefault="00C56196" w:rsidP="00C56196">
      <w:pPr>
        <w:pStyle w:val="Heading2"/>
      </w:pPr>
      <w:r w:rsidRPr="007B3C28">
        <w:t xml:space="preserve">Prepare data for analysis using </w:t>
      </w:r>
      <w:proofErr w:type="spellStart"/>
      <w:r w:rsidRPr="007B3C28">
        <w:t>lsat_general_</w:t>
      </w:r>
      <w:proofErr w:type="gramStart"/>
      <w:r w:rsidRPr="007B3C28">
        <w:t>prep</w:t>
      </w:r>
      <w:proofErr w:type="spellEnd"/>
      <w:r w:rsidRPr="007B3C28">
        <w:t>(</w:t>
      </w:r>
      <w:proofErr w:type="gramEnd"/>
      <w:r w:rsidRPr="007B3C28">
        <w:t>)</w:t>
      </w:r>
    </w:p>
    <w:p w14:paraId="0B64B571" w14:textId="065275E0" w:rsidR="00C56196" w:rsidRPr="00A9244D"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proofErr w:type="spellStart"/>
      <w:r w:rsidRPr="00A9244D">
        <w:rPr>
          <w:rFonts w:ascii="Times New Roman" w:hAnsi="Times New Roman" w:cs="Times New Roman"/>
          <w:i/>
          <w:iCs/>
          <w:sz w:val="24"/>
          <w:szCs w:val="24"/>
        </w:rPr>
        <w:t>lsat_general_</w:t>
      </w:r>
      <w:proofErr w:type="gramStart"/>
      <w:r w:rsidRPr="00A9244D">
        <w:rPr>
          <w:rFonts w:ascii="Times New Roman" w:hAnsi="Times New Roman" w:cs="Times New Roman"/>
          <w:i/>
          <w:iCs/>
          <w:sz w:val="24"/>
          <w:szCs w:val="24"/>
        </w:rPr>
        <w:t>prep</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w:t>
      </w:r>
      <w:r>
        <w:rPr>
          <w:rFonts w:ascii="Times New Roman" w:hAnsi="Times New Roman" w:cs="Times New Roman"/>
          <w:sz w:val="24"/>
          <w:szCs w:val="24"/>
        </w:rPr>
        <w:t xml:space="preserve"> </w:t>
      </w:r>
      <w:ins w:id="241" w:author="Jakob Johann Assmann" w:date="2022-01-13T15:39:00Z">
        <w:r w:rsidR="00F67DFA">
          <w:rPr>
            <w:rFonts w:ascii="Times New Roman" w:hAnsi="Times New Roman" w:cs="Times New Roman"/>
            <w:sz w:val="24"/>
            <w:szCs w:val="24"/>
          </w:rPr>
          <w:t xml:space="preserve">takes the CSV files from the GEE exports </w:t>
        </w:r>
      </w:ins>
      <w:ins w:id="242" w:author="Jakob Johann Assmann" w:date="2022-01-13T15:40:00Z">
        <w:r w:rsidR="00F67DFA">
          <w:rPr>
            <w:rFonts w:ascii="Times New Roman" w:hAnsi="Times New Roman" w:cs="Times New Roman"/>
            <w:sz w:val="24"/>
            <w:szCs w:val="24"/>
          </w:rPr>
          <w:t>by</w:t>
        </w:r>
      </w:ins>
      <w:ins w:id="243" w:author="Jakob Johann Assmann" w:date="2022-01-13T15:39:00Z">
        <w:r w:rsidR="00F67DFA">
          <w:rPr>
            <w:rFonts w:ascii="Times New Roman" w:hAnsi="Times New Roman" w:cs="Times New Roman"/>
            <w:sz w:val="24"/>
            <w:szCs w:val="24"/>
          </w:rPr>
          <w:t xml:space="preserve"> </w:t>
        </w:r>
      </w:ins>
      <w:proofErr w:type="spellStart"/>
      <w:ins w:id="244" w:author="Jakob Johann Assmann" w:date="2022-01-13T15:40:00Z">
        <w:r w:rsidR="00F67DFA" w:rsidRPr="00F67DFA">
          <w:rPr>
            <w:rFonts w:ascii="Times New Roman" w:hAnsi="Times New Roman" w:cs="Times New Roman"/>
            <w:i/>
            <w:iCs/>
            <w:sz w:val="24"/>
            <w:szCs w:val="24"/>
            <w:rPrChange w:id="245" w:author="Jakob Johann Assmann" w:date="2022-01-13T15:40:00Z">
              <w:rPr>
                <w:rFonts w:ascii="Times New Roman" w:hAnsi="Times New Roman" w:cs="Times New Roman"/>
                <w:sz w:val="24"/>
                <w:szCs w:val="24"/>
              </w:rPr>
            </w:rPrChange>
          </w:rPr>
          <w:t>lsat_exprot_ts</w:t>
        </w:r>
        <w:proofErr w:type="spellEnd"/>
        <w:r w:rsidR="00F67DFA" w:rsidRPr="00F67DFA">
          <w:rPr>
            <w:rFonts w:ascii="Times New Roman" w:hAnsi="Times New Roman" w:cs="Times New Roman"/>
            <w:i/>
            <w:iCs/>
            <w:sz w:val="24"/>
            <w:szCs w:val="24"/>
            <w:rPrChange w:id="246" w:author="Jakob Johann Assmann" w:date="2022-01-13T15:40:00Z">
              <w:rPr>
                <w:rFonts w:ascii="Times New Roman" w:hAnsi="Times New Roman" w:cs="Times New Roman"/>
                <w:sz w:val="24"/>
                <w:szCs w:val="24"/>
              </w:rPr>
            </w:rPrChange>
          </w:rPr>
          <w:t xml:space="preserve">() </w:t>
        </w:r>
      </w:ins>
      <w:ins w:id="247" w:author="Jakob Johann Assmann" w:date="2022-01-13T15:39:00Z">
        <w:r w:rsidR="00F67DFA">
          <w:rPr>
            <w:rFonts w:ascii="Times New Roman" w:hAnsi="Times New Roman" w:cs="Times New Roman"/>
            <w:sz w:val="24"/>
            <w:szCs w:val="24"/>
          </w:rPr>
          <w:t xml:space="preserve">and </w:t>
        </w:r>
      </w:ins>
      <w:r w:rsidRPr="00A9244D">
        <w:rPr>
          <w:rFonts w:ascii="Times New Roman" w:hAnsi="Times New Roman" w:cs="Times New Roman"/>
          <w:sz w:val="24"/>
          <w:szCs w:val="24"/>
        </w:rPr>
        <w:t>parse</w:t>
      </w:r>
      <w:r>
        <w:rPr>
          <w:rFonts w:ascii="Times New Roman" w:hAnsi="Times New Roman" w:cs="Times New Roman"/>
          <w:sz w:val="24"/>
          <w:szCs w:val="24"/>
        </w:rPr>
        <w:t>s</w:t>
      </w:r>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rename</w:t>
      </w:r>
      <w:r>
        <w:rPr>
          <w:rFonts w:ascii="Times New Roman" w:hAnsi="Times New Roman" w:cs="Times New Roman"/>
          <w:sz w:val="24"/>
          <w:szCs w:val="24"/>
        </w:rPr>
        <w:t>s</w:t>
      </w:r>
      <w:r w:rsidRPr="00A9244D">
        <w:rPr>
          <w:rFonts w:ascii="Times New Roman" w:hAnsi="Times New Roman" w:cs="Times New Roman"/>
          <w:sz w:val="24"/>
          <w:szCs w:val="24"/>
        </w:rPr>
        <w:t xml:space="preserve"> columns, and scale</w:t>
      </w:r>
      <w:r>
        <w:rPr>
          <w:rFonts w:ascii="Times New Roman" w:hAnsi="Times New Roman" w:cs="Times New Roman"/>
          <w:sz w:val="24"/>
          <w:szCs w:val="24"/>
        </w:rPr>
        <w:t>s</w:t>
      </w:r>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r w:rsidR="00A5674D">
        <w:rPr>
          <w:rFonts w:ascii="Times New Roman" w:hAnsi="Times New Roman" w:cs="Times New Roman"/>
          <w:sz w:val="24"/>
          <w:szCs w:val="24"/>
        </w:rPr>
        <w:t xml:space="preserve"> to allow for subsequent analysis using </w:t>
      </w:r>
      <w:proofErr w:type="spellStart"/>
      <w:r w:rsidR="00A5674D" w:rsidRPr="00A5674D">
        <w:rPr>
          <w:rFonts w:ascii="Times New Roman" w:hAnsi="Times New Roman" w:cs="Times New Roman"/>
          <w:i/>
          <w:iCs/>
          <w:sz w:val="24"/>
          <w:szCs w:val="24"/>
        </w:rPr>
        <w:t>lsatTS</w:t>
      </w:r>
      <w:proofErr w:type="spellEnd"/>
      <w:r w:rsidR="00A5674D">
        <w:rPr>
          <w:rFonts w:ascii="Times New Roman" w:hAnsi="Times New Roman" w:cs="Times New Roman"/>
          <w:sz w:val="24"/>
          <w:szCs w:val="24"/>
        </w:rPr>
        <w:t xml:space="preserve"> functions. Please n</w:t>
      </w:r>
      <w:r>
        <w:rPr>
          <w:rFonts w:ascii="Times New Roman" w:hAnsi="Times New Roman" w:cs="Times New Roman"/>
          <w:sz w:val="24"/>
          <w:szCs w:val="24"/>
        </w:rPr>
        <w:t xml:space="preserve">ote that all </w:t>
      </w:r>
      <w:proofErr w:type="spellStart"/>
      <w:r w:rsidRPr="00A9244D">
        <w:rPr>
          <w:rFonts w:ascii="Times New Roman" w:hAnsi="Times New Roman" w:cs="Times New Roman"/>
          <w:i/>
          <w:iCs/>
          <w:sz w:val="24"/>
          <w:szCs w:val="24"/>
        </w:rPr>
        <w:t>lsatTS</w:t>
      </w:r>
      <w:proofErr w:type="spellEnd"/>
      <w:r w:rsidRPr="00A9244D">
        <w:rPr>
          <w:rFonts w:ascii="Times New Roman" w:hAnsi="Times New Roman" w:cs="Times New Roman"/>
          <w:sz w:val="24"/>
          <w:szCs w:val="24"/>
        </w:rPr>
        <w:t xml:space="preserve"> functions depend on there being a 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sidR="00A5674D">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w:t>
      </w:r>
      <w:r w:rsidR="00A5674D">
        <w:rPr>
          <w:rFonts w:ascii="Times New Roman" w:hAnsi="Times New Roman" w:cs="Times New Roman"/>
          <w:sz w:val="24"/>
          <w:szCs w:val="24"/>
        </w:rPr>
        <w:t>sample.id</w:t>
      </w:r>
      <w:r>
        <w:rPr>
          <w:rFonts w:ascii="Times New Roman" w:hAnsi="Times New Roman" w:cs="Times New Roman"/>
          <w:sz w:val="24"/>
          <w:szCs w:val="24"/>
        </w:rPr>
        <w:t xml:space="preserve">” </w:t>
      </w:r>
      <w:r w:rsidRPr="00A9244D">
        <w:rPr>
          <w:rFonts w:ascii="Times New Roman" w:hAnsi="Times New Roman" w:cs="Times New Roman"/>
          <w:sz w:val="24"/>
          <w:szCs w:val="24"/>
        </w:rPr>
        <w:t>in your dataset, then make sure to modify your column</w:t>
      </w:r>
      <w:r>
        <w:rPr>
          <w:rFonts w:ascii="Times New Roman" w:hAnsi="Times New Roman" w:cs="Times New Roman"/>
          <w:sz w:val="24"/>
          <w:szCs w:val="24"/>
        </w:rPr>
        <w:t xml:space="preserve"> </w:t>
      </w:r>
      <w:r w:rsidRPr="00A9244D">
        <w:rPr>
          <w:rFonts w:ascii="Times New Roman" w:hAnsi="Times New Roman" w:cs="Times New Roman"/>
          <w:sz w:val="24"/>
          <w:szCs w:val="24"/>
        </w:rPr>
        <w:t>name accordingly.</w:t>
      </w:r>
    </w:p>
    <w:p w14:paraId="31916CD2" w14:textId="77777777" w:rsidR="00C56196" w:rsidRDefault="00C56196" w:rsidP="00C56196">
      <w:pPr>
        <w:pStyle w:val="NoSpacing"/>
        <w:rPr>
          <w:rFonts w:ascii="Times New Roman" w:hAnsi="Times New Roman" w:cs="Times New Roman"/>
          <w:sz w:val="24"/>
          <w:szCs w:val="24"/>
        </w:rPr>
      </w:pPr>
    </w:p>
    <w:p w14:paraId="330873AE" w14:textId="77777777" w:rsidR="00C56196" w:rsidRPr="007B3C28" w:rsidRDefault="00C56196" w:rsidP="00C56196">
      <w:pPr>
        <w:pStyle w:val="Heading2"/>
      </w:pPr>
      <w:r w:rsidRPr="007B3C28">
        <w:t xml:space="preserve">Clean surface reflectance data using </w:t>
      </w:r>
      <w:proofErr w:type="spellStart"/>
      <w:r w:rsidRPr="007B3C28">
        <w:t>lsat_clean_</w:t>
      </w:r>
      <w:proofErr w:type="gramStart"/>
      <w:r w:rsidRPr="007B3C28">
        <w:t>data</w:t>
      </w:r>
      <w:proofErr w:type="spellEnd"/>
      <w:r w:rsidRPr="007B3C28">
        <w:t>(</w:t>
      </w:r>
      <w:proofErr w:type="gramEnd"/>
      <w:r w:rsidRPr="007B3C28">
        <w:t>)</w:t>
      </w:r>
    </w:p>
    <w:p w14:paraId="664AA74F" w14:textId="0370DCA3" w:rsidR="00C56196" w:rsidRPr="007B3C28"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M</w:t>
      </w:r>
      <w:r w:rsidRPr="007B3C28">
        <w:rPr>
          <w:rFonts w:ascii="Times New Roman" w:hAnsi="Times New Roman" w:cs="Times New Roman"/>
          <w:sz w:val="24"/>
          <w:szCs w:val="24"/>
        </w:rPr>
        <w:t>ost analyses use high-quality surface reflectance</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measurements that were acquired under clear-sky conditions. </w:t>
      </w:r>
      <w:r>
        <w:rPr>
          <w:rFonts w:ascii="Times New Roman" w:hAnsi="Times New Roman" w:cs="Times New Roman"/>
          <w:sz w:val="24"/>
          <w:szCs w:val="24"/>
        </w:rPr>
        <w:t xml:space="preserve">You can </w:t>
      </w:r>
      <w:r w:rsidRPr="007B3C28">
        <w:rPr>
          <w:rFonts w:ascii="Times New Roman" w:hAnsi="Times New Roman" w:cs="Times New Roman"/>
          <w:sz w:val="24"/>
          <w:szCs w:val="24"/>
        </w:rPr>
        <w:t xml:space="preserve">filter surface reflectance measurements using </w:t>
      </w:r>
      <w:proofErr w:type="spellStart"/>
      <w:r w:rsidRPr="007B3C28">
        <w:rPr>
          <w:rFonts w:ascii="Times New Roman" w:hAnsi="Times New Roman" w:cs="Times New Roman"/>
          <w:i/>
          <w:iCs/>
          <w:sz w:val="24"/>
          <w:szCs w:val="24"/>
        </w:rPr>
        <w:t>lsat_clean_</w:t>
      </w:r>
      <w:proofErr w:type="gramStart"/>
      <w:r w:rsidRPr="007B3C28">
        <w:rPr>
          <w:rFonts w:ascii="Times New Roman" w:hAnsi="Times New Roman" w:cs="Times New Roman"/>
          <w:i/>
          <w:iCs/>
          <w:sz w:val="24"/>
          <w:szCs w:val="24"/>
        </w:rPr>
        <w:t>data</w:t>
      </w:r>
      <w:proofErr w:type="spellEnd"/>
      <w:r w:rsidRPr="007B3C28">
        <w:rPr>
          <w:rFonts w:ascii="Times New Roman" w:hAnsi="Times New Roman" w:cs="Times New Roman"/>
          <w:i/>
          <w:iCs/>
          <w:sz w:val="24"/>
          <w:szCs w:val="24"/>
        </w:rPr>
        <w:t>(</w:t>
      </w:r>
      <w:proofErr w:type="gramEnd"/>
      <w:r w:rsidRPr="007B3C28">
        <w:rPr>
          <w:rFonts w:ascii="Times New Roman" w:hAnsi="Times New Roman" w:cs="Times New Roman"/>
          <w:i/>
          <w:iCs/>
          <w:sz w:val="24"/>
          <w:szCs w:val="24"/>
        </w:rPr>
        <w:t>)</w:t>
      </w:r>
      <w:r w:rsidRPr="007B3C28">
        <w:rPr>
          <w:rFonts w:ascii="Times New Roman" w:hAnsi="Times New Roman" w:cs="Times New Roman"/>
          <w:sz w:val="24"/>
          <w:szCs w:val="24"/>
        </w:rPr>
        <w:t>. This</w:t>
      </w:r>
      <w:r>
        <w:rPr>
          <w:rFonts w:ascii="Times New Roman" w:hAnsi="Times New Roman" w:cs="Times New Roman"/>
          <w:sz w:val="24"/>
          <w:szCs w:val="24"/>
        </w:rPr>
        <w:t xml:space="preserve"> </w:t>
      </w:r>
      <w:r w:rsidRPr="007B3C28">
        <w:rPr>
          <w:rFonts w:ascii="Times New Roman" w:hAnsi="Times New Roman" w:cs="Times New Roman"/>
          <w:sz w:val="24"/>
          <w:szCs w:val="24"/>
        </w:rPr>
        <w:t>function allows you to filter measurements based on pixel quality flags</w:t>
      </w:r>
      <w:r>
        <w:rPr>
          <w:rFonts w:ascii="Times New Roman" w:hAnsi="Times New Roman" w:cs="Times New Roman"/>
          <w:sz w:val="24"/>
          <w:szCs w:val="24"/>
        </w:rPr>
        <w:t xml:space="preserve"> </w:t>
      </w:r>
      <w:r w:rsidRPr="007B3C28">
        <w:rPr>
          <w:rFonts w:ascii="Times New Roman" w:hAnsi="Times New Roman" w:cs="Times New Roman"/>
          <w:sz w:val="24"/>
          <w:szCs w:val="24"/>
        </w:rPr>
        <w:t>and scene criteria. The USGS provides pixel quality flags based on the</w:t>
      </w:r>
      <w:r>
        <w:rPr>
          <w:rFonts w:ascii="Times New Roman" w:hAnsi="Times New Roman" w:cs="Times New Roman"/>
          <w:sz w:val="24"/>
          <w:szCs w:val="24"/>
        </w:rPr>
        <w:t xml:space="preserve"> </w:t>
      </w:r>
      <w:proofErr w:type="spellStart"/>
      <w:r w:rsidRPr="007B3C28">
        <w:rPr>
          <w:rFonts w:ascii="Times New Roman" w:hAnsi="Times New Roman" w:cs="Times New Roman"/>
          <w:sz w:val="24"/>
          <w:szCs w:val="24"/>
        </w:rPr>
        <w:t>CFMask</w:t>
      </w:r>
      <w:proofErr w:type="spellEnd"/>
      <w:r w:rsidRPr="007B3C28">
        <w:rPr>
          <w:rFonts w:ascii="Times New Roman" w:hAnsi="Times New Roman" w:cs="Times New Roman"/>
          <w:sz w:val="24"/>
          <w:szCs w:val="24"/>
        </w:rPr>
        <w:t xml:space="preserve"> algorithm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https://doi.org/10.1016/j.rse.2014.12.014&lt;/electronic-resource-num&gt;&lt;/record&gt;&lt;/Cite&gt;&lt;/EndNote&gt;</w:instrText>
      </w:r>
      <w:r>
        <w:rPr>
          <w:rFonts w:ascii="Times New Roman" w:hAnsi="Times New Roman" w:cs="Times New Roman"/>
          <w:sz w:val="24"/>
          <w:szCs w:val="24"/>
        </w:rPr>
        <w:fldChar w:fldCharType="separate"/>
      </w:r>
      <w:r w:rsidR="00FB010E">
        <w:rPr>
          <w:rFonts w:ascii="Times New Roman" w:hAnsi="Times New Roman" w:cs="Times New Roman"/>
          <w:noProof/>
          <w:sz w:val="24"/>
          <w:szCs w:val="24"/>
        </w:rPr>
        <w:t>(Zhu et al. 2015)</w:t>
      </w:r>
      <w:r>
        <w:rPr>
          <w:rFonts w:ascii="Times New Roman" w:hAnsi="Times New Roman" w:cs="Times New Roman"/>
          <w:sz w:val="24"/>
          <w:szCs w:val="24"/>
        </w:rPr>
        <w:fldChar w:fldCharType="end"/>
      </w:r>
      <w:r w:rsidRPr="007B3C28">
        <w:rPr>
          <w:rFonts w:ascii="Times New Roman" w:hAnsi="Times New Roman" w:cs="Times New Roman"/>
          <w:sz w:val="24"/>
          <w:szCs w:val="24"/>
        </w:rPr>
        <w:t xml:space="preserve"> and information on each scene (e.g., cloud</w:t>
      </w:r>
      <w:r>
        <w:rPr>
          <w:rFonts w:ascii="Times New Roman" w:hAnsi="Times New Roman" w:cs="Times New Roman"/>
          <w:sz w:val="24"/>
          <w:szCs w:val="24"/>
        </w:rPr>
        <w:t xml:space="preserve"> </w:t>
      </w:r>
      <w:r w:rsidRPr="007B3C28">
        <w:rPr>
          <w:rFonts w:ascii="Times New Roman" w:hAnsi="Times New Roman" w:cs="Times New Roman"/>
          <w:sz w:val="24"/>
          <w:szCs w:val="24"/>
        </w:rPr>
        <w:t>cover).</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The default settings </w:t>
      </w:r>
      <w:r>
        <w:rPr>
          <w:rFonts w:ascii="Times New Roman" w:hAnsi="Times New Roman" w:cs="Times New Roman"/>
          <w:sz w:val="24"/>
          <w:szCs w:val="24"/>
        </w:rPr>
        <w:t>for</w:t>
      </w:r>
      <w:r w:rsidRPr="007B3C28">
        <w:rPr>
          <w:rFonts w:ascii="Times New Roman" w:hAnsi="Times New Roman" w:cs="Times New Roman"/>
          <w:sz w:val="24"/>
          <w:szCs w:val="24"/>
        </w:rPr>
        <w:t xml:space="preserve"> </w:t>
      </w:r>
      <w:proofErr w:type="spellStart"/>
      <w:r w:rsidRPr="007B3C28">
        <w:rPr>
          <w:rFonts w:ascii="Times New Roman" w:hAnsi="Times New Roman" w:cs="Times New Roman"/>
          <w:i/>
          <w:iCs/>
          <w:sz w:val="24"/>
          <w:szCs w:val="24"/>
        </w:rPr>
        <w:t>lsat_clean_</w:t>
      </w:r>
      <w:proofErr w:type="gramStart"/>
      <w:r w:rsidRPr="007B3C28">
        <w:rPr>
          <w:rFonts w:ascii="Times New Roman" w:hAnsi="Times New Roman" w:cs="Times New Roman"/>
          <w:i/>
          <w:iCs/>
          <w:sz w:val="24"/>
          <w:szCs w:val="24"/>
        </w:rPr>
        <w:t>data</w:t>
      </w:r>
      <w:proofErr w:type="spellEnd"/>
      <w:r w:rsidRPr="007B3C28">
        <w:rPr>
          <w:rFonts w:ascii="Times New Roman" w:hAnsi="Times New Roman" w:cs="Times New Roman"/>
          <w:i/>
          <w:iCs/>
          <w:sz w:val="24"/>
          <w:szCs w:val="24"/>
        </w:rPr>
        <w:t>(</w:t>
      </w:r>
      <w:proofErr w:type="gramEnd"/>
      <w:r w:rsidRPr="007B3C28">
        <w:rPr>
          <w:rFonts w:ascii="Times New Roman" w:hAnsi="Times New Roman" w:cs="Times New Roman"/>
          <w:i/>
          <w:iCs/>
          <w:sz w:val="24"/>
          <w:szCs w:val="24"/>
        </w:rPr>
        <w:t>)</w:t>
      </w:r>
      <w:r w:rsidRPr="007B3C28">
        <w:rPr>
          <w:rFonts w:ascii="Times New Roman" w:hAnsi="Times New Roman" w:cs="Times New Roman"/>
          <w:sz w:val="24"/>
          <w:szCs w:val="24"/>
        </w:rPr>
        <w:t xml:space="preserve"> will filter out</w:t>
      </w:r>
      <w:r>
        <w:rPr>
          <w:rFonts w:ascii="Times New Roman" w:hAnsi="Times New Roman" w:cs="Times New Roman"/>
          <w:sz w:val="24"/>
          <w:szCs w:val="24"/>
        </w:rPr>
        <w:t xml:space="preserve"> measurements flagged as </w:t>
      </w:r>
      <w:r w:rsidRPr="007B3C28">
        <w:rPr>
          <w:rFonts w:ascii="Times New Roman" w:hAnsi="Times New Roman" w:cs="Times New Roman"/>
          <w:sz w:val="24"/>
          <w:szCs w:val="24"/>
        </w:rPr>
        <w:t xml:space="preserve">snow </w:t>
      </w:r>
      <w:r>
        <w:rPr>
          <w:rFonts w:ascii="Times New Roman" w:hAnsi="Times New Roman" w:cs="Times New Roman"/>
          <w:sz w:val="24"/>
          <w:szCs w:val="24"/>
        </w:rPr>
        <w:t xml:space="preserve">or </w:t>
      </w:r>
      <w:r w:rsidRPr="007B3C28">
        <w:rPr>
          <w:rFonts w:ascii="Times New Roman" w:hAnsi="Times New Roman" w:cs="Times New Roman"/>
          <w:sz w:val="24"/>
          <w:szCs w:val="24"/>
        </w:rPr>
        <w:t>water</w:t>
      </w:r>
      <w:r>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Pr="007B3C28">
        <w:rPr>
          <w:rFonts w:ascii="Times New Roman" w:hAnsi="Times New Roman" w:cs="Times New Roman"/>
          <w:sz w:val="24"/>
          <w:szCs w:val="24"/>
        </w:rPr>
        <w:t xml:space="preserve">Addition water masking is provided based on </w:t>
      </w:r>
      <w:r>
        <w:rPr>
          <w:rFonts w:ascii="Times New Roman" w:hAnsi="Times New Roman" w:cs="Times New Roman"/>
          <w:sz w:val="24"/>
          <w:szCs w:val="24"/>
        </w:rPr>
        <w:t xml:space="preserve">maxim surface water extent () from </w:t>
      </w:r>
      <w:r w:rsidRPr="007B3C28">
        <w:rPr>
          <w:rFonts w:ascii="Times New Roman" w:hAnsi="Times New Roman" w:cs="Times New Roman"/>
          <w:sz w:val="24"/>
          <w:szCs w:val="24"/>
        </w:rPr>
        <w:t xml:space="preserve">the </w:t>
      </w:r>
      <w:r>
        <w:rPr>
          <w:rFonts w:ascii="Times New Roman" w:hAnsi="Times New Roman" w:cs="Times New Roman"/>
          <w:sz w:val="24"/>
          <w:szCs w:val="24"/>
        </w:rPr>
        <w:t xml:space="preserve">Landsat-based </w:t>
      </w:r>
      <w:r w:rsidRPr="007B3C28">
        <w:rPr>
          <w:rFonts w:ascii="Times New Roman" w:hAnsi="Times New Roman" w:cs="Times New Roman"/>
          <w:sz w:val="24"/>
          <w:szCs w:val="24"/>
        </w:rPr>
        <w:t>JRC</w:t>
      </w:r>
      <w:r>
        <w:rPr>
          <w:rFonts w:ascii="Times New Roman" w:hAnsi="Times New Roman" w:cs="Times New Roman"/>
          <w:sz w:val="24"/>
          <w:szCs w:val="24"/>
        </w:rPr>
        <w:t xml:space="preserve"> </w:t>
      </w:r>
      <w:r w:rsidRPr="007B3C28">
        <w:rPr>
          <w:rFonts w:ascii="Times New Roman" w:hAnsi="Times New Roman" w:cs="Times New Roman"/>
          <w:sz w:val="24"/>
          <w:szCs w:val="24"/>
        </w:rPr>
        <w:t>Global Surface Water Dataset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Pr>
          <w:rFonts w:ascii="Times New Roman" w:hAnsi="Times New Roman" w:cs="Times New Roman"/>
          <w:sz w:val="24"/>
          <w:szCs w:val="24"/>
        </w:rPr>
        <w:fldChar w:fldCharType="end"/>
      </w:r>
      <w:r>
        <w:rPr>
          <w:rFonts w:ascii="Times New Roman" w:hAnsi="Times New Roman" w:cs="Times New Roman"/>
          <w:sz w:val="24"/>
          <w:szCs w:val="24"/>
        </w:rPr>
        <w:t>.</w:t>
      </w:r>
    </w:p>
    <w:p w14:paraId="59017E61" w14:textId="77777777" w:rsidR="00C56196" w:rsidRDefault="00C56196" w:rsidP="00C56196">
      <w:pPr>
        <w:pStyle w:val="NoSpacing"/>
        <w:rPr>
          <w:rFonts w:ascii="Times New Roman" w:hAnsi="Times New Roman" w:cs="Times New Roman"/>
          <w:sz w:val="24"/>
          <w:szCs w:val="24"/>
        </w:rPr>
      </w:pPr>
    </w:p>
    <w:p w14:paraId="295A32AB" w14:textId="149CB1BB"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Compute </w:t>
      </w:r>
      <w:r>
        <w:rPr>
          <w:rFonts w:ascii="Times New Roman" w:hAnsi="Times New Roman" w:cs="Times New Roman"/>
          <w:i/>
          <w:iCs/>
          <w:sz w:val="24"/>
          <w:szCs w:val="24"/>
        </w:rPr>
        <w:t xml:space="preserve">neighborhood </w:t>
      </w:r>
      <w:r w:rsidRPr="00943AA8">
        <w:rPr>
          <w:rFonts w:ascii="Times New Roman" w:hAnsi="Times New Roman" w:cs="Times New Roman"/>
          <w:i/>
          <w:iCs/>
          <w:sz w:val="24"/>
          <w:szCs w:val="24"/>
        </w:rPr>
        <w:t>mean surface reflectance</w:t>
      </w:r>
      <w:r>
        <w:rPr>
          <w:rFonts w:ascii="Times New Roman" w:hAnsi="Times New Roman" w:cs="Times New Roman"/>
          <w:i/>
          <w:iCs/>
          <w:sz w:val="24"/>
          <w:szCs w:val="24"/>
        </w:rPr>
        <w:t xml:space="preserve"> </w:t>
      </w:r>
      <w:r w:rsidRPr="00943AA8">
        <w:rPr>
          <w:rFonts w:ascii="Times New Roman" w:hAnsi="Times New Roman" w:cs="Times New Roman"/>
          <w:i/>
          <w:iCs/>
          <w:sz w:val="24"/>
          <w:szCs w:val="24"/>
        </w:rPr>
        <w:t xml:space="preserve">using </w:t>
      </w:r>
      <w:proofErr w:type="spellStart"/>
      <w:r w:rsidRPr="00943AA8">
        <w:rPr>
          <w:rFonts w:ascii="Times New Roman" w:hAnsi="Times New Roman" w:cs="Times New Roman"/>
          <w:i/>
          <w:iCs/>
          <w:sz w:val="24"/>
          <w:szCs w:val="24"/>
        </w:rPr>
        <w:t>lsat_neighborhood_</w:t>
      </w:r>
      <w:proofErr w:type="gramStart"/>
      <w:r w:rsidRPr="00943AA8">
        <w:rPr>
          <w:rFonts w:ascii="Times New Roman" w:hAnsi="Times New Roman" w:cs="Times New Roman"/>
          <w:i/>
          <w:iCs/>
          <w:sz w:val="24"/>
          <w:szCs w:val="24"/>
        </w:rPr>
        <w:t>mean</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p>
    <w:p w14:paraId="0456A563" w14:textId="6256EAA3" w:rsidR="00C56196" w:rsidRPr="00943AA8" w:rsidRDefault="00C56196" w:rsidP="00C56196">
      <w:pPr>
        <w:pStyle w:val="NoSpacing"/>
        <w:rPr>
          <w:rFonts w:ascii="Times New Roman" w:hAnsi="Times New Roman" w:cs="Times New Roman"/>
          <w:sz w:val="24"/>
          <w:szCs w:val="24"/>
        </w:rPr>
      </w:pPr>
      <w:r w:rsidRPr="00943AA8">
        <w:rPr>
          <w:rFonts w:ascii="Times New Roman" w:hAnsi="Times New Roman" w:cs="Times New Roman"/>
          <w:sz w:val="24"/>
          <w:szCs w:val="24"/>
        </w:rPr>
        <w:lastRenderedPageBreak/>
        <w:t xml:space="preserve">If each of your sites </w:t>
      </w:r>
      <w:r>
        <w:rPr>
          <w:rFonts w:ascii="Times New Roman" w:hAnsi="Times New Roman" w:cs="Times New Roman"/>
          <w:sz w:val="24"/>
          <w:szCs w:val="24"/>
        </w:rPr>
        <w:t xml:space="preserve">were buffered to include a </w:t>
      </w:r>
      <w:r w:rsidRPr="00943AA8">
        <w:rPr>
          <w:rFonts w:ascii="Times New Roman" w:hAnsi="Times New Roman" w:cs="Times New Roman"/>
          <w:sz w:val="24"/>
          <w:szCs w:val="24"/>
        </w:rPr>
        <w:t>neighborhood of Landsat pixels</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(e.g., 3 x 3 pixels), then </w:t>
      </w:r>
      <w:proofErr w:type="spellStart"/>
      <w:r w:rsidRPr="00943AA8">
        <w:rPr>
          <w:rFonts w:ascii="Times New Roman" w:hAnsi="Times New Roman" w:cs="Times New Roman"/>
          <w:i/>
          <w:iCs/>
          <w:sz w:val="24"/>
          <w:szCs w:val="24"/>
        </w:rPr>
        <w:t>lsat_neighborhood_</w:t>
      </w:r>
      <w:proofErr w:type="gramStart"/>
      <w:r w:rsidRPr="00943AA8">
        <w:rPr>
          <w:rFonts w:ascii="Times New Roman" w:hAnsi="Times New Roman" w:cs="Times New Roman"/>
          <w:i/>
          <w:iCs/>
          <w:sz w:val="24"/>
          <w:szCs w:val="24"/>
        </w:rPr>
        <w:t>mean</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r w:rsidRPr="00943AA8">
        <w:rPr>
          <w:rFonts w:ascii="Times New Roman" w:hAnsi="Times New Roman" w:cs="Times New Roman"/>
          <w:sz w:val="24"/>
          <w:szCs w:val="24"/>
        </w:rPr>
        <w:t xml:space="preserve"> will compute the mean</w:t>
      </w:r>
      <w:r>
        <w:rPr>
          <w:rFonts w:ascii="Times New Roman" w:hAnsi="Times New Roman" w:cs="Times New Roman"/>
          <w:sz w:val="24"/>
          <w:szCs w:val="24"/>
        </w:rPr>
        <w:t xml:space="preserve"> </w:t>
      </w:r>
      <w:r w:rsidRPr="00943AA8">
        <w:rPr>
          <w:rFonts w:ascii="Times New Roman" w:hAnsi="Times New Roman" w:cs="Times New Roman"/>
          <w:sz w:val="24"/>
          <w:szCs w:val="24"/>
        </w:rPr>
        <w:t>reflectance across this neighborhood of pixel</w:t>
      </w:r>
      <w:r>
        <w:rPr>
          <w:rFonts w:ascii="Times New Roman" w:hAnsi="Times New Roman" w:cs="Times New Roman"/>
          <w:sz w:val="24"/>
          <w:szCs w:val="24"/>
        </w:rPr>
        <w:t>s for measurements at each period in time</w:t>
      </w:r>
      <w:r w:rsidR="000B55F0">
        <w:rPr>
          <w:rFonts w:ascii="Times New Roman" w:hAnsi="Times New Roman" w:cs="Times New Roman"/>
          <w:sz w:val="24"/>
          <w:szCs w:val="24"/>
        </w:rPr>
        <w:t>.</w:t>
      </w:r>
      <w:r>
        <w:rPr>
          <w:rFonts w:ascii="Times New Roman" w:hAnsi="Times New Roman" w:cs="Times New Roman"/>
          <w:sz w:val="24"/>
          <w:szCs w:val="24"/>
        </w:rPr>
        <w:t xml:space="preserve"> </w:t>
      </w:r>
    </w:p>
    <w:p w14:paraId="0B138396" w14:textId="77777777" w:rsidR="00C56196" w:rsidRPr="00943AA8" w:rsidRDefault="00C56196" w:rsidP="00C56196">
      <w:pPr>
        <w:pStyle w:val="NoSpacing"/>
        <w:rPr>
          <w:rFonts w:ascii="Times New Roman" w:hAnsi="Times New Roman" w:cs="Times New Roman"/>
          <w:sz w:val="24"/>
          <w:szCs w:val="24"/>
        </w:rPr>
      </w:pPr>
    </w:p>
    <w:p w14:paraId="06ABC2F3" w14:textId="5A5AFC98"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Summarize </w:t>
      </w:r>
      <w:r w:rsidRPr="00782A8D">
        <w:rPr>
          <w:rFonts w:ascii="Times New Roman" w:hAnsi="Times New Roman" w:cs="Times New Roman"/>
          <w:i/>
          <w:iCs/>
          <w:sz w:val="24"/>
          <w:szCs w:val="24"/>
        </w:rPr>
        <w:t xml:space="preserve">data </w:t>
      </w:r>
      <w:r w:rsidRPr="00943AA8">
        <w:rPr>
          <w:rFonts w:ascii="Times New Roman" w:hAnsi="Times New Roman" w:cs="Times New Roman"/>
          <w:i/>
          <w:iCs/>
          <w:sz w:val="24"/>
          <w:szCs w:val="24"/>
        </w:rPr>
        <w:t>availability for each site</w:t>
      </w:r>
      <w:r w:rsidRPr="00782A8D">
        <w:rPr>
          <w:rFonts w:ascii="Times New Roman" w:hAnsi="Times New Roman" w:cs="Times New Roman"/>
          <w:i/>
          <w:iCs/>
          <w:sz w:val="24"/>
          <w:szCs w:val="24"/>
        </w:rPr>
        <w:t xml:space="preserve"> </w:t>
      </w:r>
      <w:r w:rsidRPr="00943AA8">
        <w:rPr>
          <w:rFonts w:ascii="Times New Roman" w:hAnsi="Times New Roman" w:cs="Times New Roman"/>
          <w:i/>
          <w:iCs/>
          <w:sz w:val="24"/>
          <w:szCs w:val="24"/>
        </w:rPr>
        <w:t xml:space="preserve">using </w:t>
      </w:r>
      <w:proofErr w:type="spellStart"/>
      <w:r w:rsidRPr="00943AA8">
        <w:rPr>
          <w:rFonts w:ascii="Times New Roman" w:hAnsi="Times New Roman" w:cs="Times New Roman"/>
          <w:i/>
          <w:iCs/>
          <w:sz w:val="24"/>
          <w:szCs w:val="24"/>
        </w:rPr>
        <w:t>lsat_summarize_data_</w:t>
      </w:r>
      <w:proofErr w:type="gramStart"/>
      <w:r w:rsidRPr="00943AA8">
        <w:rPr>
          <w:rFonts w:ascii="Times New Roman" w:hAnsi="Times New Roman" w:cs="Times New Roman"/>
          <w:i/>
          <w:iCs/>
          <w:sz w:val="24"/>
          <w:szCs w:val="24"/>
        </w:rPr>
        <w:t>avail</w:t>
      </w:r>
      <w:proofErr w:type="spellEnd"/>
      <w:r w:rsidRPr="00943AA8">
        <w:rPr>
          <w:rFonts w:ascii="Times New Roman" w:hAnsi="Times New Roman" w:cs="Times New Roman"/>
          <w:i/>
          <w:iCs/>
          <w:sz w:val="24"/>
          <w:szCs w:val="24"/>
        </w:rPr>
        <w:t>(</w:t>
      </w:r>
      <w:proofErr w:type="gramEnd"/>
      <w:r w:rsidRPr="00782A8D">
        <w:rPr>
          <w:rFonts w:ascii="Times New Roman" w:hAnsi="Times New Roman" w:cs="Times New Roman"/>
          <w:i/>
          <w:iCs/>
          <w:sz w:val="24"/>
          <w:szCs w:val="24"/>
        </w:rPr>
        <w:t>)</w:t>
      </w:r>
    </w:p>
    <w:p w14:paraId="06629343" w14:textId="799053D2" w:rsidR="00C56196" w:rsidRPr="00943AA8" w:rsidRDefault="00C56196" w:rsidP="00C56196">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lsat_summarize_data_</w:t>
      </w:r>
      <w:proofErr w:type="gramStart"/>
      <w:r w:rsidRPr="00943AA8">
        <w:rPr>
          <w:rFonts w:ascii="Times New Roman" w:hAnsi="Times New Roman" w:cs="Times New Roman"/>
          <w:i/>
          <w:iCs/>
          <w:sz w:val="24"/>
          <w:szCs w:val="24"/>
        </w:rPr>
        <w:t>avail</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r w:rsidRPr="00943AA8">
        <w:rPr>
          <w:rFonts w:ascii="Times New Roman" w:hAnsi="Times New Roman" w:cs="Times New Roman"/>
          <w:sz w:val="24"/>
          <w:szCs w:val="24"/>
        </w:rPr>
        <w:t xml:space="preserve"> creates a summary table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of observations available for each site. It also generates a figure showing</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the </w:t>
      </w:r>
      <w:r>
        <w:rPr>
          <w:rFonts w:ascii="Times New Roman" w:hAnsi="Times New Roman" w:cs="Times New Roman"/>
          <w:sz w:val="24"/>
          <w:szCs w:val="24"/>
        </w:rPr>
        <w:t xml:space="preserve">cross-site aggregate number </w:t>
      </w:r>
      <w:r w:rsidRPr="00943AA8">
        <w:rPr>
          <w:rFonts w:ascii="Times New Roman" w:hAnsi="Times New Roman" w:cs="Times New Roman"/>
          <w:sz w:val="24"/>
          <w:szCs w:val="24"/>
        </w:rPr>
        <w:t>of observations across years</w:t>
      </w:r>
      <w:r w:rsidR="000B55F0">
        <w:rPr>
          <w:rFonts w:ascii="Times New Roman" w:hAnsi="Times New Roman" w:cs="Times New Roman"/>
          <w:sz w:val="24"/>
          <w:szCs w:val="24"/>
        </w:rPr>
        <w:t>.</w:t>
      </w:r>
      <w:r>
        <w:rPr>
          <w:rFonts w:ascii="Times New Roman" w:hAnsi="Times New Roman" w:cs="Times New Roman"/>
          <w:sz w:val="24"/>
          <w:szCs w:val="24"/>
        </w:rPr>
        <w:t xml:space="preserve"> </w:t>
      </w:r>
    </w:p>
    <w:p w14:paraId="0EB8208C" w14:textId="77777777" w:rsidR="00C56196" w:rsidRPr="00943AA8" w:rsidRDefault="00C56196" w:rsidP="00C56196">
      <w:pPr>
        <w:pStyle w:val="NoSpacing"/>
        <w:rPr>
          <w:rFonts w:ascii="Times New Roman" w:hAnsi="Times New Roman" w:cs="Times New Roman"/>
          <w:sz w:val="24"/>
          <w:szCs w:val="24"/>
        </w:rPr>
      </w:pPr>
    </w:p>
    <w:p w14:paraId="48C55EF8" w14:textId="77777777"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Calculate spectral indices using </w:t>
      </w:r>
      <w:proofErr w:type="spellStart"/>
      <w:r w:rsidRPr="00943AA8">
        <w:rPr>
          <w:rFonts w:ascii="Times New Roman" w:hAnsi="Times New Roman" w:cs="Times New Roman"/>
          <w:i/>
          <w:iCs/>
          <w:sz w:val="24"/>
          <w:szCs w:val="24"/>
        </w:rPr>
        <w:t>lsat_calc_</w:t>
      </w:r>
      <w:r>
        <w:rPr>
          <w:rFonts w:ascii="Times New Roman" w:hAnsi="Times New Roman" w:cs="Times New Roman"/>
          <w:i/>
          <w:iCs/>
          <w:sz w:val="24"/>
          <w:szCs w:val="24"/>
        </w:rPr>
        <w:t>spec_</w:t>
      </w:r>
      <w:proofErr w:type="gramStart"/>
      <w:r w:rsidRPr="00943AA8">
        <w:rPr>
          <w:rFonts w:ascii="Times New Roman" w:hAnsi="Times New Roman" w:cs="Times New Roman"/>
          <w:i/>
          <w:iCs/>
          <w:sz w:val="24"/>
          <w:szCs w:val="24"/>
        </w:rPr>
        <w:t>index</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p>
    <w:p w14:paraId="56D92E34" w14:textId="7F7344BE" w:rsidR="00C56196"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 xml:space="preserve">Calculate common spectral indices using the function </w:t>
      </w:r>
      <w:proofErr w:type="spellStart"/>
      <w:r w:rsidRPr="00943AA8">
        <w:rPr>
          <w:rFonts w:ascii="Times New Roman" w:hAnsi="Times New Roman" w:cs="Times New Roman"/>
          <w:i/>
          <w:iCs/>
          <w:sz w:val="24"/>
          <w:szCs w:val="24"/>
        </w:rPr>
        <w:t>lsat_calc_</w:t>
      </w:r>
      <w:r>
        <w:rPr>
          <w:rFonts w:ascii="Times New Roman" w:hAnsi="Times New Roman" w:cs="Times New Roman"/>
          <w:i/>
          <w:iCs/>
          <w:sz w:val="24"/>
          <w:szCs w:val="24"/>
        </w:rPr>
        <w:t>spec_</w:t>
      </w:r>
      <w:proofErr w:type="gramStart"/>
      <w:r w:rsidRPr="00943AA8">
        <w:rPr>
          <w:rFonts w:ascii="Times New Roman" w:hAnsi="Times New Roman" w:cs="Times New Roman"/>
          <w:i/>
          <w:iCs/>
          <w:sz w:val="24"/>
          <w:szCs w:val="24"/>
        </w:rPr>
        <w:t>index</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r>
        <w:rPr>
          <w:rFonts w:ascii="Times New Roman" w:hAnsi="Times New Roman" w:cs="Times New Roman"/>
          <w:sz w:val="24"/>
          <w:szCs w:val="24"/>
        </w:rPr>
        <w:t>. This function includes ~15 spectral indices, including the Normalized Difference Vegetation Index (NDVI), 2-band Enhanced Vegetation Index (EVI2), and others (Table 2). Note the function can only compute one spectral index at a time</w:t>
      </w:r>
      <w:r w:rsidR="000B55F0">
        <w:rPr>
          <w:rFonts w:ascii="Times New Roman" w:hAnsi="Times New Roman" w:cs="Times New Roman"/>
          <w:sz w:val="24"/>
          <w:szCs w:val="24"/>
        </w:rPr>
        <w:t>.</w:t>
      </w:r>
      <w:r>
        <w:rPr>
          <w:rFonts w:ascii="Times New Roman" w:hAnsi="Times New Roman" w:cs="Times New Roman"/>
          <w:sz w:val="24"/>
          <w:szCs w:val="24"/>
        </w:rPr>
        <w:t xml:space="preserve"> </w:t>
      </w:r>
    </w:p>
    <w:p w14:paraId="64CE601F" w14:textId="77777777" w:rsidR="00C56196" w:rsidRDefault="00C56196" w:rsidP="00C56196">
      <w:pPr>
        <w:pStyle w:val="NoSpacing"/>
        <w:rPr>
          <w:rFonts w:ascii="Times New Roman" w:hAnsi="Times New Roman" w:cs="Times New Roman"/>
          <w:sz w:val="24"/>
          <w:szCs w:val="24"/>
        </w:rPr>
      </w:pPr>
    </w:p>
    <w:p w14:paraId="5C4A804B" w14:textId="77777777" w:rsidR="00C56196" w:rsidRPr="00943AA8"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 xml:space="preserve">Table 2. Spectral indices that can be computed using the </w:t>
      </w:r>
      <w:proofErr w:type="spellStart"/>
      <w:r w:rsidRPr="00777D31">
        <w:rPr>
          <w:rFonts w:ascii="Times New Roman" w:hAnsi="Times New Roman" w:cs="Times New Roman"/>
          <w:i/>
          <w:iCs/>
          <w:sz w:val="24"/>
          <w:szCs w:val="24"/>
        </w:rPr>
        <w:t>lsat_calc_spec_</w:t>
      </w:r>
      <w:proofErr w:type="gramStart"/>
      <w:r w:rsidRPr="00777D31">
        <w:rPr>
          <w:rFonts w:ascii="Times New Roman" w:hAnsi="Times New Roman" w:cs="Times New Roman"/>
          <w:i/>
          <w:iCs/>
          <w:sz w:val="24"/>
          <w:szCs w:val="24"/>
        </w:rPr>
        <w:t>index</w:t>
      </w:r>
      <w:proofErr w:type="spellEnd"/>
      <w:r w:rsidRPr="00777D31">
        <w:rPr>
          <w:rFonts w:ascii="Times New Roman" w:hAnsi="Times New Roman" w:cs="Times New Roman"/>
          <w:i/>
          <w:iCs/>
          <w:sz w:val="24"/>
          <w:szCs w:val="24"/>
        </w:rPr>
        <w:t>(</w:t>
      </w:r>
      <w:proofErr w:type="gramEnd"/>
      <w:r w:rsidRPr="00777D31">
        <w:rPr>
          <w:rFonts w:ascii="Times New Roman" w:hAnsi="Times New Roman" w:cs="Times New Roman"/>
          <w:i/>
          <w:iCs/>
          <w:sz w:val="24"/>
          <w:szCs w:val="24"/>
        </w:rPr>
        <w:t>)</w:t>
      </w:r>
      <w:r>
        <w:rPr>
          <w:rFonts w:ascii="Times New Roman" w:hAnsi="Times New Roman" w:cs="Times New Roman"/>
          <w:sz w:val="24"/>
          <w:szCs w:val="24"/>
        </w:rPr>
        <w:t xml:space="preserve"> function. </w:t>
      </w:r>
    </w:p>
    <w:tbl>
      <w:tblPr>
        <w:tblStyle w:val="TableGrid"/>
        <w:tblW w:w="9589" w:type="dxa"/>
        <w:tblBorders>
          <w:left w:val="none" w:sz="0" w:space="0" w:color="auto"/>
          <w:right w:val="none" w:sz="0" w:space="0" w:color="auto"/>
          <w:insideH w:val="dotted" w:sz="4" w:space="0" w:color="auto"/>
          <w:insideV w:val="none" w:sz="0" w:space="0" w:color="auto"/>
        </w:tblBorders>
        <w:tblLook w:val="04A0" w:firstRow="1" w:lastRow="0" w:firstColumn="1" w:lastColumn="0" w:noHBand="0" w:noVBand="1"/>
      </w:tblPr>
      <w:tblGrid>
        <w:gridCol w:w="3455"/>
        <w:gridCol w:w="1450"/>
        <w:gridCol w:w="2561"/>
        <w:gridCol w:w="2123"/>
      </w:tblGrid>
      <w:tr w:rsidR="00C56196" w:rsidRPr="00F46243" w14:paraId="72B1BF7F" w14:textId="77777777" w:rsidTr="0048413F">
        <w:trPr>
          <w:trHeight w:val="432"/>
        </w:trPr>
        <w:tc>
          <w:tcPr>
            <w:tcW w:w="3455" w:type="dxa"/>
            <w:tcBorders>
              <w:bottom w:val="single" w:sz="4" w:space="0" w:color="auto"/>
            </w:tcBorders>
            <w:vAlign w:val="center"/>
          </w:tcPr>
          <w:p w14:paraId="3128A0D4" w14:textId="77777777" w:rsidR="00C56196" w:rsidRPr="00F46243" w:rsidRDefault="00C56196" w:rsidP="0048413F">
            <w:pPr>
              <w:pStyle w:val="NoSpacing"/>
              <w:rPr>
                <w:rFonts w:ascii="Times New Roman" w:hAnsi="Times New Roman" w:cs="Times New Roman"/>
                <w:b/>
                <w:bCs/>
                <w:sz w:val="20"/>
                <w:szCs w:val="20"/>
              </w:rPr>
            </w:pPr>
            <w:r w:rsidRPr="00F46243">
              <w:rPr>
                <w:rFonts w:ascii="Times New Roman" w:hAnsi="Times New Roman" w:cs="Times New Roman"/>
                <w:b/>
                <w:bCs/>
                <w:sz w:val="20"/>
                <w:szCs w:val="20"/>
              </w:rPr>
              <w:t>Name</w:t>
            </w:r>
          </w:p>
        </w:tc>
        <w:tc>
          <w:tcPr>
            <w:tcW w:w="1450" w:type="dxa"/>
            <w:tcBorders>
              <w:bottom w:val="single" w:sz="4" w:space="0" w:color="auto"/>
            </w:tcBorders>
            <w:vAlign w:val="center"/>
          </w:tcPr>
          <w:p w14:paraId="7EAEA7D9"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Abbrev</w:t>
            </w:r>
            <w:r>
              <w:rPr>
                <w:rFonts w:ascii="Times New Roman" w:hAnsi="Times New Roman" w:cs="Times New Roman"/>
                <w:b/>
                <w:bCs/>
                <w:sz w:val="20"/>
                <w:szCs w:val="20"/>
              </w:rPr>
              <w:t>iation</w:t>
            </w:r>
          </w:p>
        </w:tc>
        <w:tc>
          <w:tcPr>
            <w:tcW w:w="2561" w:type="dxa"/>
            <w:tcBorders>
              <w:bottom w:val="single" w:sz="4" w:space="0" w:color="auto"/>
            </w:tcBorders>
            <w:vAlign w:val="center"/>
          </w:tcPr>
          <w:p w14:paraId="0D6A30F0"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Formula</w:t>
            </w:r>
          </w:p>
        </w:tc>
        <w:tc>
          <w:tcPr>
            <w:tcW w:w="2123" w:type="dxa"/>
            <w:tcBorders>
              <w:bottom w:val="single" w:sz="4" w:space="0" w:color="auto"/>
            </w:tcBorders>
            <w:vAlign w:val="center"/>
          </w:tcPr>
          <w:p w14:paraId="3DE41977"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Citation</w:t>
            </w:r>
          </w:p>
        </w:tc>
      </w:tr>
      <w:tr w:rsidR="00C56196" w:rsidRPr="00F46243" w14:paraId="31161094" w14:textId="77777777" w:rsidTr="0048413F">
        <w:trPr>
          <w:trHeight w:val="432"/>
        </w:trPr>
        <w:tc>
          <w:tcPr>
            <w:tcW w:w="3455" w:type="dxa"/>
            <w:tcBorders>
              <w:top w:val="single" w:sz="4" w:space="0" w:color="auto"/>
            </w:tcBorders>
            <w:vAlign w:val="center"/>
          </w:tcPr>
          <w:p w14:paraId="280C601A"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Enhanced Vegetation Index</w:t>
            </w:r>
          </w:p>
        </w:tc>
        <w:tc>
          <w:tcPr>
            <w:tcW w:w="1450" w:type="dxa"/>
            <w:tcBorders>
              <w:top w:val="single" w:sz="4" w:space="0" w:color="auto"/>
            </w:tcBorders>
            <w:vAlign w:val="center"/>
          </w:tcPr>
          <w:p w14:paraId="7DCF8DBF"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EVI</w:t>
            </w:r>
          </w:p>
        </w:tc>
        <w:tc>
          <w:tcPr>
            <w:tcW w:w="2561" w:type="dxa"/>
            <w:tcBorders>
              <w:top w:val="single" w:sz="4" w:space="0" w:color="auto"/>
            </w:tcBorders>
            <w:vAlign w:val="center"/>
          </w:tcPr>
          <w:p w14:paraId="1E7DE375" w14:textId="77777777" w:rsidR="00C56196" w:rsidRPr="007A39B6" w:rsidRDefault="00C052BB"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2.5(NIR-RED)</m:t>
                    </m:r>
                  </m:num>
                  <m:den>
                    <m:r>
                      <w:rPr>
                        <w:rFonts w:ascii="Cambria Math" w:hAnsi="Cambria Math" w:cs="Times New Roman"/>
                        <w:sz w:val="16"/>
                        <w:szCs w:val="16"/>
                      </w:rPr>
                      <m:t>NIR+6*RED-7.5*BLUE+1</m:t>
                    </m:r>
                  </m:den>
                </m:f>
              </m:oMath>
            </m:oMathPara>
          </w:p>
        </w:tc>
        <w:tc>
          <w:tcPr>
            <w:tcW w:w="2123" w:type="dxa"/>
            <w:tcBorders>
              <w:top w:val="single" w:sz="4" w:space="0" w:color="auto"/>
            </w:tcBorders>
            <w:vAlign w:val="center"/>
          </w:tcPr>
          <w:p w14:paraId="5E8BB7C6" w14:textId="65B248F0" w:rsidR="00C56196" w:rsidRPr="007A39B6" w:rsidRDefault="00C56196" w:rsidP="0048413F">
            <w:pPr>
              <w:pStyle w:val="NoSpacing"/>
              <w:jc w:val="center"/>
              <w:rPr>
                <w:rFonts w:ascii="Times New Roman" w:hAnsi="Times New Roman" w:cs="Times New Roman"/>
                <w:sz w:val="16"/>
                <w:szCs w:val="16"/>
                <w:highlight w:val="yellow"/>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Huete et al. (2002)</w:t>
            </w:r>
            <w:r w:rsidRPr="007A39B6">
              <w:rPr>
                <w:rFonts w:ascii="Times New Roman" w:hAnsi="Times New Roman" w:cs="Times New Roman"/>
                <w:sz w:val="16"/>
                <w:szCs w:val="16"/>
              </w:rPr>
              <w:fldChar w:fldCharType="end"/>
            </w:r>
          </w:p>
        </w:tc>
      </w:tr>
      <w:tr w:rsidR="00C56196" w:rsidRPr="00F46243" w14:paraId="2E7D5C84" w14:textId="77777777" w:rsidTr="0048413F">
        <w:trPr>
          <w:trHeight w:val="432"/>
        </w:trPr>
        <w:tc>
          <w:tcPr>
            <w:tcW w:w="3455" w:type="dxa"/>
            <w:vAlign w:val="center"/>
          </w:tcPr>
          <w:p w14:paraId="3686DBF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Enhanced Vegetation Index</w:t>
            </w:r>
            <w:r>
              <w:rPr>
                <w:rFonts w:ascii="Times New Roman" w:hAnsi="Times New Roman" w:cs="Times New Roman"/>
                <w:sz w:val="16"/>
                <w:szCs w:val="16"/>
              </w:rPr>
              <w:t xml:space="preserve"> (</w:t>
            </w:r>
            <w:r w:rsidRPr="007A39B6">
              <w:rPr>
                <w:rFonts w:ascii="Times New Roman" w:hAnsi="Times New Roman" w:cs="Times New Roman"/>
                <w:sz w:val="16"/>
                <w:szCs w:val="16"/>
              </w:rPr>
              <w:t>2-band</w:t>
            </w:r>
            <w:r>
              <w:rPr>
                <w:rFonts w:ascii="Times New Roman" w:hAnsi="Times New Roman" w:cs="Times New Roman"/>
                <w:sz w:val="16"/>
                <w:szCs w:val="16"/>
              </w:rPr>
              <w:t>)</w:t>
            </w:r>
          </w:p>
        </w:tc>
        <w:tc>
          <w:tcPr>
            <w:tcW w:w="1450" w:type="dxa"/>
            <w:vAlign w:val="center"/>
          </w:tcPr>
          <w:p w14:paraId="6EB0DF7A"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EVI2</w:t>
            </w:r>
          </w:p>
        </w:tc>
        <w:tc>
          <w:tcPr>
            <w:tcW w:w="2561" w:type="dxa"/>
            <w:vAlign w:val="center"/>
          </w:tcPr>
          <w:p w14:paraId="127A423C" w14:textId="77777777" w:rsidR="00C56196" w:rsidRPr="007A39B6" w:rsidRDefault="00C052BB"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2.5*(NIR-RED)</m:t>
                    </m:r>
                  </m:num>
                  <m:den>
                    <m:r>
                      <w:rPr>
                        <w:rFonts w:ascii="Cambria Math" w:hAnsi="Cambria Math" w:cs="Times New Roman"/>
                        <w:sz w:val="16"/>
                        <w:szCs w:val="16"/>
                      </w:rPr>
                      <m:t>NIR+2.5*RED+1</m:t>
                    </m:r>
                  </m:den>
                </m:f>
              </m:oMath>
            </m:oMathPara>
          </w:p>
        </w:tc>
        <w:tc>
          <w:tcPr>
            <w:tcW w:w="2123" w:type="dxa"/>
            <w:vAlign w:val="center"/>
          </w:tcPr>
          <w:p w14:paraId="774BB576" w14:textId="387C5A10"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Jiang et al. (2008)</w:t>
            </w:r>
            <w:r w:rsidRPr="007A39B6">
              <w:rPr>
                <w:rFonts w:ascii="Times New Roman" w:hAnsi="Times New Roman" w:cs="Times New Roman"/>
                <w:sz w:val="16"/>
                <w:szCs w:val="16"/>
              </w:rPr>
              <w:fldChar w:fldCharType="end"/>
            </w:r>
          </w:p>
        </w:tc>
      </w:tr>
      <w:tr w:rsidR="00C56196" w:rsidRPr="00F46243" w14:paraId="010845C7" w14:textId="77777777" w:rsidTr="0048413F">
        <w:trPr>
          <w:trHeight w:val="432"/>
        </w:trPr>
        <w:tc>
          <w:tcPr>
            <w:tcW w:w="3455" w:type="dxa"/>
            <w:vAlign w:val="center"/>
          </w:tcPr>
          <w:p w14:paraId="1A52F61E"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Moisture Stress Index</w:t>
            </w:r>
          </w:p>
        </w:tc>
        <w:tc>
          <w:tcPr>
            <w:tcW w:w="1450" w:type="dxa"/>
            <w:vAlign w:val="center"/>
          </w:tcPr>
          <w:p w14:paraId="7BB89F48"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MSI</w:t>
            </w:r>
          </w:p>
        </w:tc>
        <w:tc>
          <w:tcPr>
            <w:tcW w:w="2561" w:type="dxa"/>
            <w:vAlign w:val="center"/>
          </w:tcPr>
          <w:p w14:paraId="74C38ACF" w14:textId="77777777" w:rsidR="00C56196" w:rsidRPr="007A39B6" w:rsidRDefault="00C052BB"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SWIR1</m:t>
                    </m:r>
                  </m:num>
                  <m:den>
                    <m:r>
                      <w:rPr>
                        <w:rFonts w:ascii="Cambria Math" w:hAnsi="Cambria Math" w:cs="Times New Roman"/>
                        <w:sz w:val="16"/>
                        <w:szCs w:val="16"/>
                      </w:rPr>
                      <m:t>NIR</m:t>
                    </m:r>
                  </m:den>
                </m:f>
              </m:oMath>
            </m:oMathPara>
          </w:p>
        </w:tc>
        <w:tc>
          <w:tcPr>
            <w:tcW w:w="2123" w:type="dxa"/>
            <w:vAlign w:val="center"/>
          </w:tcPr>
          <w:p w14:paraId="0CB11892" w14:textId="2D1F472A" w:rsidR="00C56196" w:rsidRPr="007A39B6" w:rsidRDefault="006370FB" w:rsidP="0048413F">
            <w:pPr>
              <w:pStyle w:val="NoSpacing"/>
              <w:jc w:val="center"/>
              <w:rPr>
                <w:rFonts w:ascii="Times New Roman" w:hAnsi="Times New Roman" w:cs="Times New Roman"/>
                <w:sz w:val="16"/>
                <w:szCs w:val="16"/>
              </w:rPr>
            </w:pPr>
            <w:r>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Pr>
                <w:rFonts w:ascii="Times New Roman" w:hAnsi="Times New Roman" w:cs="Times New Roman"/>
                <w:sz w:val="16"/>
                <w:szCs w:val="16"/>
              </w:rPr>
              <w:fldChar w:fldCharType="separate"/>
            </w:r>
            <w:r w:rsidR="00DD6183">
              <w:rPr>
                <w:rFonts w:ascii="Times New Roman" w:hAnsi="Times New Roman" w:cs="Times New Roman"/>
                <w:noProof/>
                <w:sz w:val="16"/>
                <w:szCs w:val="16"/>
              </w:rPr>
              <w:t>Rock et al. (1986)</w:t>
            </w:r>
            <w:r>
              <w:rPr>
                <w:rFonts w:ascii="Times New Roman" w:hAnsi="Times New Roman" w:cs="Times New Roman"/>
                <w:sz w:val="16"/>
                <w:szCs w:val="16"/>
              </w:rPr>
              <w:fldChar w:fldCharType="end"/>
            </w:r>
          </w:p>
        </w:tc>
      </w:tr>
      <w:tr w:rsidR="00C56196" w:rsidRPr="00F46243" w14:paraId="64157F0C" w14:textId="77777777" w:rsidTr="0048413F">
        <w:trPr>
          <w:trHeight w:val="432"/>
        </w:trPr>
        <w:tc>
          <w:tcPr>
            <w:tcW w:w="3455" w:type="dxa"/>
            <w:vAlign w:val="center"/>
          </w:tcPr>
          <w:p w14:paraId="3569814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Near Infrared Vegetation Index</w:t>
            </w:r>
          </w:p>
        </w:tc>
        <w:tc>
          <w:tcPr>
            <w:tcW w:w="1450" w:type="dxa"/>
            <w:vAlign w:val="center"/>
          </w:tcPr>
          <w:p w14:paraId="2B90DA5C" w14:textId="77777777" w:rsidR="00C56196" w:rsidRPr="007A39B6" w:rsidRDefault="00C56196" w:rsidP="0048413F">
            <w:pPr>
              <w:pStyle w:val="NoSpacing"/>
              <w:jc w:val="center"/>
              <w:rPr>
                <w:rFonts w:ascii="Times New Roman" w:hAnsi="Times New Roman" w:cs="Times New Roman"/>
                <w:sz w:val="16"/>
                <w:szCs w:val="16"/>
              </w:rPr>
            </w:pPr>
            <w:proofErr w:type="spellStart"/>
            <w:r w:rsidRPr="007A39B6">
              <w:rPr>
                <w:rFonts w:ascii="Times New Roman" w:hAnsi="Times New Roman" w:cs="Times New Roman"/>
                <w:sz w:val="16"/>
                <w:szCs w:val="16"/>
              </w:rPr>
              <w:t>NIRv</w:t>
            </w:r>
            <w:proofErr w:type="spellEnd"/>
          </w:p>
        </w:tc>
        <w:tc>
          <w:tcPr>
            <w:tcW w:w="2561" w:type="dxa"/>
            <w:vAlign w:val="center"/>
          </w:tcPr>
          <w:p w14:paraId="6F15B364" w14:textId="77777777" w:rsidR="00C56196" w:rsidRPr="007A39B6" w:rsidRDefault="00C052BB"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NIR*(NIR-RED)</m:t>
                    </m:r>
                  </m:num>
                  <m:den>
                    <m:r>
                      <w:rPr>
                        <w:rFonts w:ascii="Cambria Math" w:hAnsi="Cambria Math" w:cs="Times New Roman"/>
                        <w:sz w:val="16"/>
                        <w:szCs w:val="16"/>
                      </w:rPr>
                      <m:t>NIR+RED</m:t>
                    </m:r>
                  </m:den>
                </m:f>
              </m:oMath>
            </m:oMathPara>
          </w:p>
        </w:tc>
        <w:tc>
          <w:tcPr>
            <w:tcW w:w="2123" w:type="dxa"/>
            <w:vAlign w:val="center"/>
          </w:tcPr>
          <w:p w14:paraId="2E8FF778" w14:textId="4A2DF08D"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1B11B4">
              <w:rPr>
                <w:rFonts w:ascii="Times New Roman" w:hAnsi="Times New Roman" w:cs="Times New Roman"/>
                <w:sz w:val="16"/>
                <w:szCs w:val="16"/>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Badgley et al. (2017)</w:t>
            </w:r>
            <w:r w:rsidRPr="007A39B6">
              <w:rPr>
                <w:rFonts w:ascii="Times New Roman" w:hAnsi="Times New Roman" w:cs="Times New Roman"/>
                <w:sz w:val="16"/>
                <w:szCs w:val="16"/>
              </w:rPr>
              <w:fldChar w:fldCharType="end"/>
            </w:r>
          </w:p>
        </w:tc>
      </w:tr>
      <w:tr w:rsidR="00C56196" w:rsidRPr="00F46243" w14:paraId="19298D7A" w14:textId="77777777" w:rsidTr="0048413F">
        <w:trPr>
          <w:trHeight w:val="432"/>
        </w:trPr>
        <w:tc>
          <w:tcPr>
            <w:tcW w:w="3455" w:type="dxa"/>
            <w:vAlign w:val="center"/>
          </w:tcPr>
          <w:p w14:paraId="27B7E20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Burn Ratio</w:t>
            </w:r>
          </w:p>
        </w:tc>
        <w:tc>
          <w:tcPr>
            <w:tcW w:w="1450" w:type="dxa"/>
            <w:vAlign w:val="center"/>
          </w:tcPr>
          <w:p w14:paraId="5465F06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NBR</w:t>
            </w:r>
          </w:p>
        </w:tc>
        <w:tc>
          <w:tcPr>
            <w:tcW w:w="2561" w:type="dxa"/>
            <w:vAlign w:val="center"/>
          </w:tcPr>
          <w:p w14:paraId="65C416B9" w14:textId="77777777" w:rsidR="00C56196" w:rsidRPr="007A39B6" w:rsidRDefault="00C052BB"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SWIR1-SWIR2</m:t>
                    </m:r>
                  </m:num>
                  <m:den>
                    <m:r>
                      <w:rPr>
                        <w:rFonts w:ascii="Cambria Math" w:hAnsi="Cambria Math" w:cs="Times New Roman"/>
                        <w:sz w:val="16"/>
                        <w:szCs w:val="16"/>
                      </w:rPr>
                      <m:t>SWIR1+SWIR2</m:t>
                    </m:r>
                  </m:den>
                </m:f>
              </m:oMath>
            </m:oMathPara>
          </w:p>
        </w:tc>
        <w:tc>
          <w:tcPr>
            <w:tcW w:w="2123" w:type="dxa"/>
            <w:vAlign w:val="center"/>
          </w:tcPr>
          <w:p w14:paraId="2EA8B4B7" w14:textId="24B19BEF"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Key and Benson (1999)</w:t>
            </w:r>
            <w:r w:rsidRPr="007A39B6">
              <w:rPr>
                <w:rFonts w:ascii="Times New Roman" w:hAnsi="Times New Roman" w:cs="Times New Roman"/>
                <w:sz w:val="16"/>
                <w:szCs w:val="16"/>
              </w:rPr>
              <w:fldChar w:fldCharType="end"/>
            </w:r>
          </w:p>
        </w:tc>
      </w:tr>
      <w:tr w:rsidR="00C56196" w:rsidRPr="00F46243" w14:paraId="75F43BF0" w14:textId="77777777" w:rsidTr="0048413F">
        <w:trPr>
          <w:trHeight w:val="432"/>
        </w:trPr>
        <w:tc>
          <w:tcPr>
            <w:tcW w:w="3455" w:type="dxa"/>
            <w:vAlign w:val="center"/>
          </w:tcPr>
          <w:p w14:paraId="6A252F4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Infrared Index</w:t>
            </w:r>
          </w:p>
        </w:tc>
        <w:tc>
          <w:tcPr>
            <w:tcW w:w="1450" w:type="dxa"/>
            <w:vAlign w:val="center"/>
          </w:tcPr>
          <w:p w14:paraId="2F92915A"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NDII</w:t>
            </w:r>
          </w:p>
        </w:tc>
        <w:tc>
          <w:tcPr>
            <w:tcW w:w="2561" w:type="dxa"/>
            <w:vAlign w:val="center"/>
          </w:tcPr>
          <w:p w14:paraId="24DF0123" w14:textId="77777777" w:rsidR="00C56196" w:rsidRPr="007A39B6" w:rsidRDefault="00C052BB"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NIR+SWIR1</m:t>
                    </m:r>
                  </m:num>
                  <m:den>
                    <m:r>
                      <w:rPr>
                        <w:rFonts w:ascii="Cambria Math" w:hAnsi="Cambria Math" w:cs="Times New Roman"/>
                        <w:sz w:val="16"/>
                        <w:szCs w:val="16"/>
                      </w:rPr>
                      <m:t>NIR+SWIR1</m:t>
                    </m:r>
                  </m:den>
                </m:f>
              </m:oMath>
            </m:oMathPara>
          </w:p>
        </w:tc>
        <w:tc>
          <w:tcPr>
            <w:tcW w:w="2123" w:type="dxa"/>
            <w:vAlign w:val="center"/>
          </w:tcPr>
          <w:p w14:paraId="1A3B7495" w14:textId="01F2348E" w:rsidR="00C56196" w:rsidRPr="00477254" w:rsidRDefault="00477254" w:rsidP="0048413F">
            <w:pPr>
              <w:pStyle w:val="NoSpacing"/>
              <w:jc w:val="center"/>
              <w:rPr>
                <w:rFonts w:ascii="Times New Roman" w:hAnsi="Times New Roman" w:cs="Times New Roman"/>
                <w:sz w:val="16"/>
                <w:szCs w:val="16"/>
              </w:rPr>
            </w:pPr>
            <w:r w:rsidRPr="00477254">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477254">
              <w:rPr>
                <w:rFonts w:ascii="Times New Roman" w:hAnsi="Times New Roman" w:cs="Times New Roman"/>
                <w:sz w:val="16"/>
                <w:szCs w:val="16"/>
              </w:rPr>
              <w:fldChar w:fldCharType="separate"/>
            </w:r>
            <w:r w:rsidR="00DD6183">
              <w:rPr>
                <w:rFonts w:ascii="Times New Roman" w:hAnsi="Times New Roman" w:cs="Times New Roman"/>
                <w:noProof/>
                <w:sz w:val="16"/>
                <w:szCs w:val="16"/>
              </w:rPr>
              <w:t>Hardisky et al. (1983)</w:t>
            </w:r>
            <w:r w:rsidRPr="00477254">
              <w:rPr>
                <w:rFonts w:ascii="Times New Roman" w:hAnsi="Times New Roman" w:cs="Times New Roman"/>
                <w:sz w:val="16"/>
                <w:szCs w:val="16"/>
              </w:rPr>
              <w:fldChar w:fldCharType="end"/>
            </w:r>
          </w:p>
        </w:tc>
      </w:tr>
      <w:tr w:rsidR="00C56196" w:rsidRPr="00F46243" w14:paraId="05DD211C" w14:textId="77777777" w:rsidTr="0048413F">
        <w:trPr>
          <w:trHeight w:val="432"/>
        </w:trPr>
        <w:tc>
          <w:tcPr>
            <w:tcW w:w="3455" w:type="dxa"/>
            <w:vAlign w:val="center"/>
          </w:tcPr>
          <w:p w14:paraId="35AC4ECA"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Moisture Index</w:t>
            </w:r>
          </w:p>
        </w:tc>
        <w:tc>
          <w:tcPr>
            <w:tcW w:w="1450" w:type="dxa"/>
            <w:vAlign w:val="center"/>
          </w:tcPr>
          <w:p w14:paraId="2E5764BD"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NDMI</w:t>
            </w:r>
          </w:p>
        </w:tc>
        <w:tc>
          <w:tcPr>
            <w:tcW w:w="2561" w:type="dxa"/>
            <w:vAlign w:val="center"/>
          </w:tcPr>
          <w:p w14:paraId="69C079D4" w14:textId="77777777" w:rsidR="00C56196" w:rsidRPr="007A39B6" w:rsidRDefault="00C052BB"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NIR-SWIR1</m:t>
                    </m:r>
                  </m:num>
                  <m:den>
                    <m:r>
                      <w:rPr>
                        <w:rFonts w:ascii="Cambria Math" w:hAnsi="Cambria Math" w:cs="Times New Roman"/>
                        <w:sz w:val="16"/>
                        <w:szCs w:val="16"/>
                      </w:rPr>
                      <m:t>NIR+SWIR1</m:t>
                    </m:r>
                  </m:den>
                </m:f>
              </m:oMath>
            </m:oMathPara>
          </w:p>
        </w:tc>
        <w:tc>
          <w:tcPr>
            <w:tcW w:w="2123" w:type="dxa"/>
            <w:vAlign w:val="center"/>
          </w:tcPr>
          <w:p w14:paraId="180EABAF" w14:textId="79BF25F1"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Gao (1996)</w:t>
            </w:r>
            <w:r w:rsidRPr="007A39B6">
              <w:rPr>
                <w:rFonts w:ascii="Times New Roman" w:hAnsi="Times New Roman" w:cs="Times New Roman"/>
                <w:sz w:val="16"/>
                <w:szCs w:val="16"/>
              </w:rPr>
              <w:fldChar w:fldCharType="end"/>
            </w:r>
          </w:p>
        </w:tc>
      </w:tr>
      <w:tr w:rsidR="00C56196" w:rsidRPr="00F46243" w14:paraId="15F1F9A0" w14:textId="77777777" w:rsidTr="0048413F">
        <w:trPr>
          <w:trHeight w:val="432"/>
        </w:trPr>
        <w:tc>
          <w:tcPr>
            <w:tcW w:w="3455" w:type="dxa"/>
            <w:vAlign w:val="center"/>
          </w:tcPr>
          <w:p w14:paraId="0F4BDC0F"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(red)</w:t>
            </w:r>
          </w:p>
        </w:tc>
        <w:tc>
          <w:tcPr>
            <w:tcW w:w="1450" w:type="dxa"/>
            <w:vAlign w:val="center"/>
          </w:tcPr>
          <w:p w14:paraId="6C45D75B"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NDVI</w:t>
            </w:r>
          </w:p>
        </w:tc>
        <w:tc>
          <w:tcPr>
            <w:tcW w:w="2561" w:type="dxa"/>
            <w:vAlign w:val="center"/>
          </w:tcPr>
          <w:p w14:paraId="4E63A8D5" w14:textId="77777777" w:rsidR="00C56196" w:rsidRPr="007A39B6" w:rsidRDefault="00C052BB"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NIR+RED</m:t>
                    </m:r>
                  </m:den>
                </m:f>
              </m:oMath>
            </m:oMathPara>
          </w:p>
        </w:tc>
        <w:tc>
          <w:tcPr>
            <w:tcW w:w="2123" w:type="dxa"/>
            <w:vAlign w:val="center"/>
          </w:tcPr>
          <w:p w14:paraId="6050C712" w14:textId="43DE9CAE"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Rouse et al. (1974)</w:t>
            </w:r>
            <w:r w:rsidRPr="007A39B6">
              <w:rPr>
                <w:rFonts w:ascii="Times New Roman" w:hAnsi="Times New Roman" w:cs="Times New Roman"/>
                <w:sz w:val="16"/>
                <w:szCs w:val="16"/>
              </w:rPr>
              <w:fldChar w:fldCharType="end"/>
            </w:r>
          </w:p>
        </w:tc>
      </w:tr>
      <w:tr w:rsidR="00C56196" w:rsidRPr="00F46243" w14:paraId="6873D9D4" w14:textId="77777777" w:rsidTr="0048413F">
        <w:trPr>
          <w:trHeight w:val="432"/>
        </w:trPr>
        <w:tc>
          <w:tcPr>
            <w:tcW w:w="3455" w:type="dxa"/>
            <w:vAlign w:val="center"/>
          </w:tcPr>
          <w:p w14:paraId="7F021ACE"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(green)</w:t>
            </w:r>
          </w:p>
        </w:tc>
        <w:tc>
          <w:tcPr>
            <w:tcW w:w="1450" w:type="dxa"/>
            <w:vAlign w:val="center"/>
          </w:tcPr>
          <w:p w14:paraId="0ECB4D12" w14:textId="77777777" w:rsidR="00C56196" w:rsidRPr="007A39B6" w:rsidRDefault="00C56196" w:rsidP="0048413F">
            <w:pPr>
              <w:pStyle w:val="NoSpacing"/>
              <w:jc w:val="center"/>
              <w:rPr>
                <w:rFonts w:ascii="Times New Roman" w:hAnsi="Times New Roman" w:cs="Times New Roman"/>
                <w:sz w:val="16"/>
                <w:szCs w:val="16"/>
              </w:rPr>
            </w:pPr>
            <w:proofErr w:type="spellStart"/>
            <w:r w:rsidRPr="007A39B6">
              <w:rPr>
                <w:rFonts w:ascii="Times New Roman" w:hAnsi="Times New Roman" w:cs="Times New Roman"/>
                <w:sz w:val="16"/>
                <w:szCs w:val="16"/>
              </w:rPr>
              <w:t>gNDVI</w:t>
            </w:r>
            <w:proofErr w:type="spellEnd"/>
          </w:p>
        </w:tc>
        <w:tc>
          <w:tcPr>
            <w:tcW w:w="2561" w:type="dxa"/>
            <w:vAlign w:val="center"/>
          </w:tcPr>
          <w:p w14:paraId="28586550" w14:textId="77777777" w:rsidR="00C56196" w:rsidRPr="007A39B6" w:rsidRDefault="00C052BB"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NIR-GREEN</m:t>
                    </m:r>
                  </m:num>
                  <m:den>
                    <m:r>
                      <w:rPr>
                        <w:rFonts w:ascii="Cambria Math" w:hAnsi="Cambria Math" w:cs="Times New Roman"/>
                        <w:sz w:val="16"/>
                        <w:szCs w:val="16"/>
                      </w:rPr>
                      <m:t>NIR+GREEN</m:t>
                    </m:r>
                  </m:den>
                </m:f>
              </m:oMath>
            </m:oMathPara>
          </w:p>
        </w:tc>
        <w:tc>
          <w:tcPr>
            <w:tcW w:w="2123" w:type="dxa"/>
            <w:vAlign w:val="center"/>
          </w:tcPr>
          <w:p w14:paraId="62336343" w14:textId="5C2F51D0" w:rsidR="00C56196" w:rsidRPr="007A39B6" w:rsidRDefault="00477254" w:rsidP="0048413F">
            <w:pPr>
              <w:pStyle w:val="NoSpacing"/>
              <w:jc w:val="center"/>
              <w:rPr>
                <w:rFonts w:ascii="Times New Roman" w:hAnsi="Times New Roman" w:cs="Times New Roman"/>
                <w:sz w:val="16"/>
                <w:szCs w:val="16"/>
              </w:rPr>
            </w:pPr>
            <w:r>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Pr>
                <w:rFonts w:ascii="Times New Roman" w:hAnsi="Times New Roman" w:cs="Times New Roman"/>
                <w:sz w:val="16"/>
                <w:szCs w:val="16"/>
              </w:rPr>
              <w:fldChar w:fldCharType="separate"/>
            </w:r>
            <w:r w:rsidR="00DD6183">
              <w:rPr>
                <w:rFonts w:ascii="Times New Roman" w:hAnsi="Times New Roman" w:cs="Times New Roman"/>
                <w:noProof/>
                <w:sz w:val="16"/>
                <w:szCs w:val="16"/>
              </w:rPr>
              <w:t>Gitelson and Merzlyak (1998)</w:t>
            </w:r>
            <w:r>
              <w:rPr>
                <w:rFonts w:ascii="Times New Roman" w:hAnsi="Times New Roman" w:cs="Times New Roman"/>
                <w:sz w:val="16"/>
                <w:szCs w:val="16"/>
              </w:rPr>
              <w:fldChar w:fldCharType="end"/>
            </w:r>
          </w:p>
        </w:tc>
      </w:tr>
      <w:tr w:rsidR="00C56196" w:rsidRPr="00F46243" w14:paraId="35A6F25A" w14:textId="77777777" w:rsidTr="0048413F">
        <w:trPr>
          <w:trHeight w:val="432"/>
        </w:trPr>
        <w:tc>
          <w:tcPr>
            <w:tcW w:w="3455" w:type="dxa"/>
            <w:vAlign w:val="center"/>
          </w:tcPr>
          <w:p w14:paraId="3F7887B6"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(kernel)</w:t>
            </w:r>
          </w:p>
        </w:tc>
        <w:tc>
          <w:tcPr>
            <w:tcW w:w="1450" w:type="dxa"/>
            <w:vAlign w:val="center"/>
          </w:tcPr>
          <w:p w14:paraId="0DFB27F6" w14:textId="77777777" w:rsidR="00C56196" w:rsidRPr="007A39B6" w:rsidRDefault="00C56196" w:rsidP="0048413F">
            <w:pPr>
              <w:pStyle w:val="NoSpacing"/>
              <w:jc w:val="center"/>
              <w:rPr>
                <w:rFonts w:ascii="Times New Roman" w:hAnsi="Times New Roman" w:cs="Times New Roman"/>
                <w:sz w:val="16"/>
                <w:szCs w:val="16"/>
              </w:rPr>
            </w:pPr>
            <w:proofErr w:type="spellStart"/>
            <w:r w:rsidRPr="007A39B6">
              <w:rPr>
                <w:rFonts w:ascii="Times New Roman" w:hAnsi="Times New Roman" w:cs="Times New Roman"/>
                <w:sz w:val="16"/>
                <w:szCs w:val="16"/>
              </w:rPr>
              <w:t>kNDVI</w:t>
            </w:r>
            <w:proofErr w:type="spellEnd"/>
          </w:p>
        </w:tc>
        <w:tc>
          <w:tcPr>
            <w:tcW w:w="2561" w:type="dxa"/>
            <w:vAlign w:val="center"/>
          </w:tcPr>
          <w:p w14:paraId="7738CFD9" w14:textId="77777777" w:rsidR="00C56196" w:rsidRPr="007A39B6" w:rsidRDefault="00C56196" w:rsidP="0048413F">
            <w:pPr>
              <w:pStyle w:val="NoSpacing"/>
              <w:jc w:val="center"/>
              <w:rPr>
                <w:rFonts w:ascii="Times New Roman" w:eastAsia="DengXian" w:hAnsi="Times New Roman" w:cs="Times New Roman"/>
                <w:sz w:val="16"/>
                <w:szCs w:val="16"/>
              </w:rPr>
            </w:pPr>
            <m:oMath>
              <m:r>
                <m:rPr>
                  <m:sty m:val="p"/>
                </m:rPr>
                <w:rPr>
                  <w:rFonts w:ascii="Cambria Math" w:hAnsi="Cambria Math" w:cs="Times New Roman"/>
                  <w:sz w:val="16"/>
                  <w:szCs w:val="16"/>
                </w:rPr>
                <m:t>tanh⁡</m:t>
              </m:r>
              <m:r>
                <w:rPr>
                  <w:rFonts w:ascii="Cambria Math" w:hAnsi="Cambria Math" w:cs="Times New Roman"/>
                  <w:sz w:val="16"/>
                  <w:szCs w:val="16"/>
                </w:rPr>
                <m:t>((</m:t>
              </m:r>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NIR+RED</m:t>
                  </m:r>
                </m:den>
              </m:f>
            </m:oMath>
            <w:r w:rsidRPr="007A39B6">
              <w:rPr>
                <w:rFonts w:ascii="Times New Roman" w:hAnsi="Times New Roman" w:cs="Times New Roman"/>
                <w:sz w:val="16"/>
                <w:szCs w:val="16"/>
              </w:rPr>
              <w:t>)</w:t>
            </w:r>
            <w:r w:rsidRPr="007A39B6">
              <w:rPr>
                <w:rFonts w:ascii="Times New Roman" w:hAnsi="Times New Roman" w:cs="Times New Roman"/>
                <w:sz w:val="16"/>
                <w:szCs w:val="16"/>
                <w:vertAlign w:val="superscript"/>
              </w:rPr>
              <w:t>2</w:t>
            </w:r>
            <w:r w:rsidRPr="007A39B6">
              <w:rPr>
                <w:rFonts w:ascii="Times New Roman" w:hAnsi="Times New Roman" w:cs="Times New Roman"/>
                <w:sz w:val="16"/>
                <w:szCs w:val="16"/>
              </w:rPr>
              <w:t>)</w:t>
            </w:r>
          </w:p>
        </w:tc>
        <w:tc>
          <w:tcPr>
            <w:tcW w:w="2123" w:type="dxa"/>
            <w:vAlign w:val="center"/>
          </w:tcPr>
          <w:p w14:paraId="598A9C9C" w14:textId="299582B8"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Camps-Valls et al. (2021)</w:t>
            </w:r>
            <w:r w:rsidRPr="007A39B6">
              <w:rPr>
                <w:rFonts w:ascii="Times New Roman" w:hAnsi="Times New Roman" w:cs="Times New Roman"/>
                <w:sz w:val="16"/>
                <w:szCs w:val="16"/>
              </w:rPr>
              <w:fldChar w:fldCharType="end"/>
            </w:r>
          </w:p>
        </w:tc>
      </w:tr>
      <w:tr w:rsidR="00C56196" w:rsidRPr="00F46243" w14:paraId="394EDB93" w14:textId="77777777" w:rsidTr="0048413F">
        <w:trPr>
          <w:trHeight w:val="432"/>
        </w:trPr>
        <w:tc>
          <w:tcPr>
            <w:tcW w:w="3455" w:type="dxa"/>
            <w:vAlign w:val="center"/>
          </w:tcPr>
          <w:p w14:paraId="60AC2CD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Water Index</w:t>
            </w:r>
          </w:p>
        </w:tc>
        <w:tc>
          <w:tcPr>
            <w:tcW w:w="1450" w:type="dxa"/>
            <w:vAlign w:val="center"/>
          </w:tcPr>
          <w:p w14:paraId="48409B7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NDWI</w:t>
            </w:r>
          </w:p>
        </w:tc>
        <w:tc>
          <w:tcPr>
            <w:tcW w:w="2561" w:type="dxa"/>
            <w:vAlign w:val="center"/>
          </w:tcPr>
          <w:p w14:paraId="71989431" w14:textId="77777777" w:rsidR="00C56196" w:rsidRPr="007A39B6" w:rsidRDefault="00C052BB"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GREEN-NIR</m:t>
                    </m:r>
                  </m:num>
                  <m:den>
                    <m:r>
                      <w:rPr>
                        <w:rFonts w:ascii="Cambria Math" w:hAnsi="Cambria Math" w:cs="Times New Roman"/>
                        <w:sz w:val="16"/>
                        <w:szCs w:val="16"/>
                      </w:rPr>
                      <m:t>GREEN+NIR</m:t>
                    </m:r>
                  </m:den>
                </m:f>
              </m:oMath>
            </m:oMathPara>
          </w:p>
        </w:tc>
        <w:tc>
          <w:tcPr>
            <w:tcW w:w="2123" w:type="dxa"/>
            <w:vAlign w:val="center"/>
          </w:tcPr>
          <w:p w14:paraId="057A20F4" w14:textId="58B401BC"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McFeeters (1996)</w:t>
            </w:r>
            <w:r w:rsidRPr="007A39B6">
              <w:rPr>
                <w:rFonts w:ascii="Times New Roman" w:hAnsi="Times New Roman" w:cs="Times New Roman"/>
                <w:sz w:val="16"/>
                <w:szCs w:val="16"/>
              </w:rPr>
              <w:fldChar w:fldCharType="end"/>
            </w:r>
          </w:p>
        </w:tc>
      </w:tr>
      <w:tr w:rsidR="00C56196" w:rsidRPr="00F46243" w14:paraId="47C56172" w14:textId="77777777" w:rsidTr="0048413F">
        <w:trPr>
          <w:trHeight w:val="432"/>
        </w:trPr>
        <w:tc>
          <w:tcPr>
            <w:tcW w:w="3455" w:type="dxa"/>
            <w:vAlign w:val="center"/>
          </w:tcPr>
          <w:p w14:paraId="214A7351"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Plant Senescence Reflectance Index</w:t>
            </w:r>
          </w:p>
        </w:tc>
        <w:tc>
          <w:tcPr>
            <w:tcW w:w="1450" w:type="dxa"/>
            <w:vAlign w:val="center"/>
          </w:tcPr>
          <w:p w14:paraId="4036A6E5"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PSRI</w:t>
            </w:r>
          </w:p>
        </w:tc>
        <w:tc>
          <w:tcPr>
            <w:tcW w:w="2561" w:type="dxa"/>
            <w:vAlign w:val="center"/>
          </w:tcPr>
          <w:p w14:paraId="0BAD6913" w14:textId="77777777" w:rsidR="00C56196" w:rsidRPr="007A39B6" w:rsidRDefault="00C052BB"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RED-BLUE</m:t>
                    </m:r>
                  </m:num>
                  <m:den>
                    <m:r>
                      <w:rPr>
                        <w:rFonts w:ascii="Cambria Math" w:hAnsi="Cambria Math" w:cs="Times New Roman"/>
                        <w:sz w:val="16"/>
                        <w:szCs w:val="16"/>
                      </w:rPr>
                      <m:t>NIR</m:t>
                    </m:r>
                  </m:den>
                </m:f>
              </m:oMath>
            </m:oMathPara>
          </w:p>
        </w:tc>
        <w:tc>
          <w:tcPr>
            <w:tcW w:w="2123" w:type="dxa"/>
            <w:vAlign w:val="center"/>
          </w:tcPr>
          <w:p w14:paraId="16A4B521" w14:textId="307AA938" w:rsidR="00C56196" w:rsidRPr="007A39B6" w:rsidRDefault="00477254" w:rsidP="0048413F">
            <w:pPr>
              <w:pStyle w:val="NoSpacing"/>
              <w:jc w:val="center"/>
              <w:rPr>
                <w:rFonts w:ascii="Times New Roman" w:hAnsi="Times New Roman" w:cs="Times New Roman"/>
                <w:sz w:val="16"/>
                <w:szCs w:val="16"/>
                <w:highlight w:val="yellow"/>
              </w:rPr>
            </w:pPr>
            <w:r w:rsidRPr="00477254">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w:instrText>
            </w:r>
            <w:r w:rsidR="00DD6183">
              <w:rPr>
                <w:rFonts w:ascii="Times New Roman" w:hAnsi="Times New Roman" w:cs="Times New Roman" w:hint="eastAsia"/>
                <w:sz w:val="16"/>
                <w:szCs w:val="16"/>
              </w:rPr>
              <w:instrText>r Yu&lt;/author&gt;&lt;/authors&gt;&lt;/contributors&gt;&lt;titles&gt;&lt;title&gt;Non</w:instrText>
            </w:r>
            <w:r w:rsidR="00DD6183">
              <w:rPr>
                <w:rFonts w:ascii="Times New Roman" w:hAnsi="Times New Roman" w:cs="Times New Roman" w:hint="eastAsia"/>
                <w:sz w:val="16"/>
                <w:szCs w:val="16"/>
              </w:rPr>
              <w:instrText>‐</w:instrText>
            </w:r>
            <w:r w:rsidR="00DD6183">
              <w:rPr>
                <w:rFonts w:ascii="Times New Roman" w:hAnsi="Times New Roman" w:cs="Times New Roman" w:hint="eastAsia"/>
                <w:sz w:val="16"/>
                <w:szCs w:val="16"/>
              </w:rPr>
              <w:instrText>destructive optical detection of pigment changes during leaf senescence and fruit ripening&lt;/title&gt;&lt;secondary-title&gt;Physiologia plantarum&lt;/secondary-title&gt;&lt;/titles&gt;&lt;periodical&gt;&lt;full-title&gt;Physiologia</w:instrText>
            </w:r>
            <w:r w:rsidR="00DD6183">
              <w:rPr>
                <w:rFonts w:ascii="Times New Roman" w:hAnsi="Times New Roman" w:cs="Times New Roman"/>
                <w:sz w:val="16"/>
                <w:szCs w:val="16"/>
              </w:rPr>
              <w:instrText xml:space="preserve"> plantarum&lt;/full-title&gt;&lt;/periodical&gt;&lt;pages&gt;135-141&lt;/pages&gt;&lt;volume&gt;106&lt;/volume&gt;&lt;number&gt;1&lt;/number&gt;&lt;dates&gt;&lt;year&gt;1999&lt;/year&gt;&lt;/dates&gt;&lt;isbn&gt;0031-9317&lt;/isbn&gt;&lt;urls&gt;&lt;/urls&gt;&lt;/record&gt;&lt;/Cite&gt;&lt;/EndNote&gt;</w:instrText>
            </w:r>
            <w:r w:rsidRPr="00477254">
              <w:rPr>
                <w:rFonts w:ascii="Times New Roman" w:hAnsi="Times New Roman" w:cs="Times New Roman"/>
                <w:sz w:val="16"/>
                <w:szCs w:val="16"/>
              </w:rPr>
              <w:fldChar w:fldCharType="separate"/>
            </w:r>
            <w:r w:rsidR="00DD6183">
              <w:rPr>
                <w:rFonts w:ascii="Times New Roman" w:hAnsi="Times New Roman" w:cs="Times New Roman"/>
                <w:noProof/>
                <w:sz w:val="16"/>
                <w:szCs w:val="16"/>
              </w:rPr>
              <w:t>Merzlyak et al. (1999)</w:t>
            </w:r>
            <w:r w:rsidRPr="00477254">
              <w:rPr>
                <w:rFonts w:ascii="Times New Roman" w:hAnsi="Times New Roman" w:cs="Times New Roman"/>
                <w:sz w:val="16"/>
                <w:szCs w:val="16"/>
              </w:rPr>
              <w:fldChar w:fldCharType="end"/>
            </w:r>
          </w:p>
        </w:tc>
      </w:tr>
      <w:tr w:rsidR="00C56196" w:rsidRPr="00F46243" w14:paraId="0C06863A" w14:textId="77777777" w:rsidTr="0048413F">
        <w:trPr>
          <w:trHeight w:val="432"/>
        </w:trPr>
        <w:tc>
          <w:tcPr>
            <w:tcW w:w="3455" w:type="dxa"/>
            <w:vAlign w:val="center"/>
          </w:tcPr>
          <w:p w14:paraId="7A381D9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Soil Adjusted Vegetation Index</w:t>
            </w:r>
          </w:p>
        </w:tc>
        <w:tc>
          <w:tcPr>
            <w:tcW w:w="1450" w:type="dxa"/>
            <w:vAlign w:val="center"/>
          </w:tcPr>
          <w:p w14:paraId="55D324A2"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SAVI</w:t>
            </w:r>
          </w:p>
        </w:tc>
        <w:tc>
          <w:tcPr>
            <w:tcW w:w="2561" w:type="dxa"/>
            <w:vAlign w:val="center"/>
          </w:tcPr>
          <w:p w14:paraId="2031367E"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 xml:space="preserve">1.5 * </w:t>
            </w:r>
            <m:oMath>
              <m:f>
                <m:fPr>
                  <m:ctrlPr>
                    <w:rPr>
                      <w:rFonts w:ascii="Cambria Math" w:hAnsi="Cambria Math" w:cs="Times New Roman"/>
                      <w:i/>
                      <w:sz w:val="16"/>
                      <w:szCs w:val="16"/>
                    </w:rPr>
                  </m:ctrlPr>
                </m:fPr>
                <m:num>
                  <m:r>
                    <w:rPr>
                      <w:rFonts w:ascii="Cambria Math" w:hAnsi="Cambria Math" w:cs="Times New Roman"/>
                      <w:sz w:val="16"/>
                      <w:szCs w:val="16"/>
                    </w:rPr>
                    <m:t>SWIR1-RED</m:t>
                  </m:r>
                </m:num>
                <m:den>
                  <m:r>
                    <w:rPr>
                      <w:rFonts w:ascii="Cambria Math" w:hAnsi="Cambria Math" w:cs="Times New Roman"/>
                      <w:sz w:val="16"/>
                      <w:szCs w:val="16"/>
                    </w:rPr>
                    <m:t>SWIR1+RED*0.5</m:t>
                  </m:r>
                </m:den>
              </m:f>
              <m:r>
                <w:rPr>
                  <w:rFonts w:ascii="Cambria Math" w:hAnsi="Cambria Math" w:cs="Times New Roman"/>
                  <w:sz w:val="16"/>
                  <w:szCs w:val="16"/>
                </w:rPr>
                <m:t>-</m:t>
              </m:r>
              <m:f>
                <m:fPr>
                  <m:ctrlPr>
                    <w:rPr>
                      <w:rFonts w:ascii="Cambria Math" w:hAnsi="Cambria Math" w:cs="Times New Roman"/>
                      <w:i/>
                      <w:sz w:val="16"/>
                      <w:szCs w:val="16"/>
                    </w:rPr>
                  </m:ctrlPr>
                </m:fPr>
                <m:num>
                  <m:r>
                    <w:rPr>
                      <w:rFonts w:ascii="Cambria Math" w:hAnsi="Cambria Math" w:cs="Times New Roman"/>
                      <w:sz w:val="16"/>
                      <w:szCs w:val="16"/>
                    </w:rPr>
                    <m:t>SWIR2</m:t>
                  </m:r>
                </m:num>
                <m:den>
                  <m:r>
                    <w:rPr>
                      <w:rFonts w:ascii="Cambria Math" w:hAnsi="Cambria Math" w:cs="Times New Roman"/>
                      <w:sz w:val="16"/>
                      <w:szCs w:val="16"/>
                    </w:rPr>
                    <m:t>2</m:t>
                  </m:r>
                </m:den>
              </m:f>
            </m:oMath>
          </w:p>
        </w:tc>
        <w:tc>
          <w:tcPr>
            <w:tcW w:w="2123" w:type="dxa"/>
            <w:vAlign w:val="center"/>
          </w:tcPr>
          <w:p w14:paraId="1B0438DF" w14:textId="710100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Huete (1988)</w:t>
            </w:r>
            <w:r w:rsidRPr="007A39B6">
              <w:rPr>
                <w:rFonts w:ascii="Times New Roman" w:hAnsi="Times New Roman" w:cs="Times New Roman"/>
                <w:sz w:val="16"/>
                <w:szCs w:val="16"/>
              </w:rPr>
              <w:fldChar w:fldCharType="end"/>
            </w:r>
          </w:p>
        </w:tc>
      </w:tr>
      <w:tr w:rsidR="00C56196" w:rsidRPr="00F46243" w14:paraId="567ABEF8" w14:textId="77777777" w:rsidTr="0048413F">
        <w:trPr>
          <w:trHeight w:val="432"/>
        </w:trPr>
        <w:tc>
          <w:tcPr>
            <w:tcW w:w="3455" w:type="dxa"/>
            <w:vAlign w:val="center"/>
          </w:tcPr>
          <w:p w14:paraId="71580FEC"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Soil Adjusted Total Vegetation Index</w:t>
            </w:r>
          </w:p>
        </w:tc>
        <w:tc>
          <w:tcPr>
            <w:tcW w:w="1450" w:type="dxa"/>
            <w:vAlign w:val="center"/>
          </w:tcPr>
          <w:p w14:paraId="5A67BB0E"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SATVI</w:t>
            </w:r>
          </w:p>
        </w:tc>
        <w:tc>
          <w:tcPr>
            <w:tcW w:w="2561" w:type="dxa"/>
            <w:vAlign w:val="center"/>
          </w:tcPr>
          <w:p w14:paraId="587FFEB2" w14:textId="77777777" w:rsidR="00C56196" w:rsidRPr="007A39B6" w:rsidRDefault="00C052BB"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1.5 (NIR-RED)</m:t>
                    </m:r>
                  </m:num>
                  <m:den>
                    <m:r>
                      <w:rPr>
                        <w:rFonts w:ascii="Cambria Math" w:hAnsi="Cambria Math" w:cs="Times New Roman"/>
                        <w:sz w:val="16"/>
                        <w:szCs w:val="16"/>
                      </w:rPr>
                      <m:t>NIR+RED+0.5</m:t>
                    </m:r>
                  </m:den>
                </m:f>
              </m:oMath>
            </m:oMathPara>
          </w:p>
        </w:tc>
        <w:tc>
          <w:tcPr>
            <w:tcW w:w="2123" w:type="dxa"/>
            <w:vAlign w:val="center"/>
          </w:tcPr>
          <w:p w14:paraId="415AE11C" w14:textId="733161C7" w:rsidR="00C56196" w:rsidRPr="00FF75E9" w:rsidRDefault="00477254" w:rsidP="0048413F">
            <w:pPr>
              <w:pStyle w:val="NoSpacing"/>
              <w:jc w:val="center"/>
              <w:rPr>
                <w:rFonts w:ascii="Times New Roman" w:hAnsi="Times New Roman" w:cs="Times New Roman"/>
                <w:sz w:val="16"/>
                <w:szCs w:val="16"/>
              </w:rPr>
            </w:pPr>
            <w:r w:rsidRPr="00FF75E9">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FF75E9">
              <w:rPr>
                <w:rFonts w:ascii="Times New Roman" w:hAnsi="Times New Roman" w:cs="Times New Roman"/>
                <w:sz w:val="16"/>
                <w:szCs w:val="16"/>
              </w:rPr>
              <w:fldChar w:fldCharType="separate"/>
            </w:r>
            <w:r w:rsidR="00DD6183">
              <w:rPr>
                <w:rFonts w:ascii="Times New Roman" w:hAnsi="Times New Roman" w:cs="Times New Roman"/>
                <w:noProof/>
                <w:sz w:val="16"/>
                <w:szCs w:val="16"/>
              </w:rPr>
              <w:t>Marsett et al. (2006)</w:t>
            </w:r>
            <w:r w:rsidRPr="00FF75E9">
              <w:rPr>
                <w:rFonts w:ascii="Times New Roman" w:hAnsi="Times New Roman" w:cs="Times New Roman"/>
                <w:sz w:val="16"/>
                <w:szCs w:val="16"/>
              </w:rPr>
              <w:fldChar w:fldCharType="end"/>
            </w:r>
          </w:p>
        </w:tc>
      </w:tr>
      <w:tr w:rsidR="00C56196" w:rsidRPr="00F46243" w14:paraId="16293B52" w14:textId="77777777" w:rsidTr="0048413F">
        <w:trPr>
          <w:trHeight w:val="432"/>
        </w:trPr>
        <w:tc>
          <w:tcPr>
            <w:tcW w:w="3455" w:type="dxa"/>
            <w:vAlign w:val="center"/>
          </w:tcPr>
          <w:p w14:paraId="3DFD1B18"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Wide Dynamic Range Vegetation Index</w:t>
            </w:r>
          </w:p>
        </w:tc>
        <w:tc>
          <w:tcPr>
            <w:tcW w:w="1450" w:type="dxa"/>
            <w:vAlign w:val="center"/>
          </w:tcPr>
          <w:p w14:paraId="320529E2"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WDRVI</w:t>
            </w:r>
          </w:p>
        </w:tc>
        <w:tc>
          <w:tcPr>
            <w:tcW w:w="2561" w:type="dxa"/>
            <w:vAlign w:val="center"/>
          </w:tcPr>
          <w:p w14:paraId="0B24857E" w14:textId="77777777" w:rsidR="00C56196" w:rsidRPr="007A39B6" w:rsidRDefault="00C052BB"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0.2* NIR+RED</m:t>
                    </m:r>
                  </m:den>
                </m:f>
              </m:oMath>
            </m:oMathPara>
          </w:p>
        </w:tc>
        <w:tc>
          <w:tcPr>
            <w:tcW w:w="2123" w:type="dxa"/>
            <w:vAlign w:val="center"/>
          </w:tcPr>
          <w:p w14:paraId="1321E3B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Pr="007A39B6">
              <w:rPr>
                <w:rFonts w:ascii="Times New Roman" w:hAnsi="Times New Roman" w:cs="Times New Roman"/>
                <w:sz w:val="16"/>
                <w:szCs w:val="16"/>
              </w:rPr>
              <w:instrText xml:space="preserve"> ADDIN EN.CITE &lt;EndNote&gt;&lt;Cite&gt;&lt;Author&gt;Gitelson&lt;/Author&gt;&lt;Year&gt;2004&lt;/Year&gt;&lt;RecNum&gt;4501&lt;/RecNum&gt;&lt;DisplayText&gt;(Gitelson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Pr="007A39B6">
              <w:rPr>
                <w:rFonts w:ascii="Times New Roman" w:hAnsi="Times New Roman" w:cs="Times New Roman"/>
                <w:sz w:val="16"/>
                <w:szCs w:val="16"/>
              </w:rPr>
              <w:fldChar w:fldCharType="separate"/>
            </w:r>
            <w:r w:rsidRPr="007A39B6">
              <w:rPr>
                <w:rFonts w:ascii="Times New Roman" w:hAnsi="Times New Roman" w:cs="Times New Roman"/>
                <w:noProof/>
                <w:sz w:val="16"/>
                <w:szCs w:val="16"/>
              </w:rPr>
              <w:t>(Gitelson 2004)</w:t>
            </w:r>
            <w:r w:rsidRPr="007A39B6">
              <w:rPr>
                <w:rFonts w:ascii="Times New Roman" w:hAnsi="Times New Roman" w:cs="Times New Roman"/>
                <w:sz w:val="16"/>
                <w:szCs w:val="16"/>
              </w:rPr>
              <w:fldChar w:fldCharType="end"/>
            </w:r>
          </w:p>
        </w:tc>
      </w:tr>
    </w:tbl>
    <w:p w14:paraId="46D584D7" w14:textId="77777777" w:rsidR="00C56196" w:rsidRPr="00995E10" w:rsidRDefault="00C56196" w:rsidP="00C56196">
      <w:pPr>
        <w:pStyle w:val="NoSpacing"/>
        <w:rPr>
          <w:rFonts w:ascii="Times New Roman" w:hAnsi="Times New Roman" w:cs="Times New Roman"/>
          <w:sz w:val="20"/>
          <w:szCs w:val="20"/>
        </w:rPr>
      </w:pPr>
    </w:p>
    <w:p w14:paraId="085613F6" w14:textId="77777777" w:rsidR="00C56196" w:rsidRPr="00B16CB2" w:rsidRDefault="00C56196" w:rsidP="00C56196">
      <w:pPr>
        <w:pStyle w:val="Heading2"/>
      </w:pPr>
      <w:r w:rsidRPr="00B16CB2">
        <w:t xml:space="preserve">Cross-calibrate spectral reflectance or index across sensors using </w:t>
      </w:r>
      <w:proofErr w:type="spellStart"/>
      <w:r w:rsidRPr="00B16CB2">
        <w:t>lsat_calibrate_</w:t>
      </w:r>
      <w:proofErr w:type="gramStart"/>
      <w:r w:rsidRPr="00B16CB2">
        <w:t>rf</w:t>
      </w:r>
      <w:proofErr w:type="spellEnd"/>
      <w:r w:rsidRPr="00B16CB2">
        <w:t>(</w:t>
      </w:r>
      <w:proofErr w:type="gramEnd"/>
      <w:r w:rsidRPr="00B16CB2">
        <w:t>)</w:t>
      </w:r>
    </w:p>
    <w:p w14:paraId="1AC03B70" w14:textId="00F461E2" w:rsidR="00C56196" w:rsidRDefault="00C56196" w:rsidP="00C56196">
      <w:pPr>
        <w:pStyle w:val="NoSpacing"/>
        <w:rPr>
          <w:rFonts w:ascii="Consolas" w:hAnsi="Consolas" w:cs="Times New Roman"/>
          <w:sz w:val="20"/>
          <w:szCs w:val="20"/>
        </w:rPr>
      </w:pPr>
      <w:r w:rsidRPr="00CA364C">
        <w:rPr>
          <w:rFonts w:ascii="Times New Roman" w:hAnsi="Times New Roman" w:cs="Times New Roman"/>
          <w:sz w:val="24"/>
          <w:szCs w:val="24"/>
        </w:rPr>
        <w:t xml:space="preserve">The function </w:t>
      </w:r>
      <w:proofErr w:type="spellStart"/>
      <w:r w:rsidRPr="00084ABC">
        <w:rPr>
          <w:rFonts w:ascii="Times New Roman" w:hAnsi="Times New Roman" w:cs="Times New Roman"/>
          <w:i/>
          <w:iCs/>
          <w:sz w:val="24"/>
          <w:szCs w:val="24"/>
        </w:rPr>
        <w:t>lsat_calibrate_</w:t>
      </w:r>
      <w:proofErr w:type="gramStart"/>
      <w:r w:rsidRPr="00084ABC">
        <w:rPr>
          <w:rFonts w:ascii="Times New Roman" w:hAnsi="Times New Roman" w:cs="Times New Roman"/>
          <w:i/>
          <w:iCs/>
          <w:sz w:val="24"/>
          <w:szCs w:val="24"/>
        </w:rPr>
        <w:t>rf</w:t>
      </w:r>
      <w:proofErr w:type="spellEnd"/>
      <w:r w:rsidRPr="00084ABC">
        <w:rPr>
          <w:rFonts w:ascii="Times New Roman" w:hAnsi="Times New Roman" w:cs="Times New Roman"/>
          <w:i/>
          <w:iCs/>
          <w:sz w:val="24"/>
          <w:szCs w:val="24"/>
        </w:rPr>
        <w:t>(</w:t>
      </w:r>
      <w:proofErr w:type="gramEnd"/>
      <w:r w:rsidRPr="00084ABC">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sidR="00ED3DD6">
        <w:rPr>
          <w:rFonts w:ascii="Times New Roman" w:hAnsi="Times New Roman" w:cs="Times New Roman"/>
          <w:sz w:val="24"/>
          <w:szCs w:val="24"/>
        </w:rPr>
        <w:t xml:space="preserve"> TM and Landsat 8 ETM+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sidR="00ED3DD6">
        <w:rPr>
          <w:rFonts w:ascii="Times New Roman" w:hAnsi="Times New Roman" w:cs="Times New Roman"/>
          <w:sz w:val="24"/>
          <w:szCs w:val="24"/>
        </w:rPr>
        <w:t xml:space="preserve"> ETM using random forest models.</w:t>
      </w:r>
      <w:r>
        <w:rPr>
          <w:rFonts w:ascii="Times New Roman" w:hAnsi="Times New Roman" w:cs="Times New Roman"/>
          <w:sz w:val="24"/>
          <w:szCs w:val="24"/>
        </w:rPr>
        <w:t xml:space="preserve"> This is needed 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 xml:space="preserve">indices among Landsat </w:t>
      </w:r>
      <w:r w:rsidRPr="00CA364C">
        <w:rPr>
          <w:rFonts w:ascii="Times New Roman" w:hAnsi="Times New Roman" w:cs="Times New Roman"/>
          <w:sz w:val="24"/>
          <w:szCs w:val="24"/>
        </w:rPr>
        <w:lastRenderedPageBreak/>
        <w:t>sensors</w:t>
      </w:r>
      <w:r>
        <w:rPr>
          <w:rFonts w:ascii="Times New Roman" w:hAnsi="Times New Roman" w:cs="Times New Roman"/>
          <w:sz w:val="24"/>
          <w:szCs w:val="24"/>
        </w:rPr>
        <w:t xml:space="preserve"> that should be addressed when combining data from multiple sensors</w:t>
      </w:r>
      <w:r w:rsidR="00ED3DD6">
        <w:rPr>
          <w:rFonts w:ascii="Times New Roman" w:hAnsi="Times New Roman" w:cs="Times New Roman"/>
          <w:sz w:val="24"/>
          <w:szCs w:val="24"/>
        </w:rPr>
        <w:t xml:space="preserve"> </w:t>
      </w:r>
      <w:r w:rsidR="00ED3DD6">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ED3DD6">
        <w:rPr>
          <w:rFonts w:ascii="Times New Roman" w:hAnsi="Times New Roman" w:cs="Times New Roman"/>
          <w:sz w:val="24"/>
          <w:szCs w:val="24"/>
        </w:rPr>
        <w:instrText xml:space="preserve"> ADDIN EN.CITE </w:instrText>
      </w:r>
      <w:r w:rsidR="00ED3DD6">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ED3DD6">
        <w:rPr>
          <w:rFonts w:ascii="Times New Roman" w:hAnsi="Times New Roman" w:cs="Times New Roman"/>
          <w:sz w:val="24"/>
          <w:szCs w:val="24"/>
        </w:rPr>
        <w:instrText xml:space="preserve"> ADDIN EN.CITE.DATA </w:instrText>
      </w:r>
      <w:r w:rsidR="00ED3DD6">
        <w:rPr>
          <w:rFonts w:ascii="Times New Roman" w:hAnsi="Times New Roman" w:cs="Times New Roman"/>
          <w:sz w:val="24"/>
          <w:szCs w:val="24"/>
        </w:rPr>
      </w:r>
      <w:r w:rsidR="00ED3DD6">
        <w:rPr>
          <w:rFonts w:ascii="Times New Roman" w:hAnsi="Times New Roman" w:cs="Times New Roman"/>
          <w:sz w:val="24"/>
          <w:szCs w:val="24"/>
        </w:rPr>
        <w:fldChar w:fldCharType="end"/>
      </w:r>
      <w:r w:rsidR="00ED3DD6">
        <w:rPr>
          <w:rFonts w:ascii="Times New Roman" w:hAnsi="Times New Roman" w:cs="Times New Roman"/>
          <w:sz w:val="24"/>
          <w:szCs w:val="24"/>
        </w:rPr>
      </w:r>
      <w:r w:rsidR="00ED3DD6">
        <w:rPr>
          <w:rFonts w:ascii="Times New Roman" w:hAnsi="Times New Roman" w:cs="Times New Roman"/>
          <w:sz w:val="24"/>
          <w:szCs w:val="24"/>
        </w:rPr>
        <w:fldChar w:fldCharType="separate"/>
      </w:r>
      <w:r w:rsidR="00ED3DD6">
        <w:rPr>
          <w:rFonts w:ascii="Times New Roman" w:hAnsi="Times New Roman" w:cs="Times New Roman"/>
          <w:noProof/>
          <w:sz w:val="24"/>
          <w:szCs w:val="24"/>
        </w:rPr>
        <w:t>(Ju and Masek 2016, Roy et al. 2016)</w:t>
      </w:r>
      <w:r w:rsidR="00ED3DD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ED3DD6">
        <w:rPr>
          <w:rFonts w:ascii="Times New Roman" w:hAnsi="Times New Roman" w:cs="Times New Roman"/>
          <w:sz w:val="24"/>
          <w:szCs w:val="24"/>
        </w:rPr>
        <w:t xml:space="preserve">The </w:t>
      </w:r>
      <w:r w:rsidRPr="00CA364C">
        <w:rPr>
          <w:rFonts w:ascii="Times New Roman" w:hAnsi="Times New Roman" w:cs="Times New Roman"/>
          <w:sz w:val="24"/>
          <w:szCs w:val="24"/>
        </w:rPr>
        <w:t xml:space="preserve">Landsat 7 </w:t>
      </w:r>
      <w:r w:rsidR="00ED3DD6">
        <w:rPr>
          <w:rFonts w:ascii="Times New Roman" w:hAnsi="Times New Roman" w:cs="Times New Roman"/>
          <w:sz w:val="24"/>
          <w:szCs w:val="24"/>
        </w:rPr>
        <w:t xml:space="preserve">ETM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preferably many 1,000s of sample site</w:t>
      </w:r>
      <w:r w:rsidR="00ED3DD6">
        <w:rPr>
          <w:rFonts w:ascii="Times New Roman" w:hAnsi="Times New Roman" w:cs="Times New Roman"/>
          <w:sz w:val="24"/>
          <w:szCs w:val="24"/>
        </w:rPr>
        <w:t xml:space="preserve">s to train the random forest models. There is an option for users to train the random forest models using pre-processed Landsat data from </w:t>
      </w:r>
      <w:r w:rsidR="002C1AC5">
        <w:rPr>
          <w:rFonts w:ascii="Times New Roman" w:hAnsi="Times New Roman" w:cs="Times New Roman"/>
          <w:sz w:val="24"/>
          <w:szCs w:val="24"/>
        </w:rPr>
        <w:t xml:space="preserve">~6000 </w:t>
      </w:r>
      <w:r w:rsidR="00ED3DD6">
        <w:rPr>
          <w:rFonts w:ascii="Times New Roman" w:hAnsi="Times New Roman" w:cs="Times New Roman"/>
          <w:sz w:val="24"/>
          <w:szCs w:val="24"/>
        </w:rPr>
        <w:t xml:space="preserve">sample locations across the Arctic – Boreal domain. </w:t>
      </w:r>
      <w:r w:rsidR="007C1180">
        <w:rPr>
          <w:rFonts w:ascii="Times New Roman" w:hAnsi="Times New Roman" w:cs="Times New Roman"/>
          <w:sz w:val="24"/>
          <w:szCs w:val="24"/>
        </w:rPr>
        <w:t>T</w:t>
      </w:r>
      <w:r w:rsidRPr="00CA364C">
        <w:rPr>
          <w:rFonts w:ascii="Times New Roman" w:hAnsi="Times New Roman" w:cs="Times New Roman"/>
          <w:sz w:val="24"/>
          <w:szCs w:val="24"/>
        </w:rPr>
        <w:t xml:space="preserve">he </w:t>
      </w:r>
      <w:r w:rsidR="007C1180">
        <w:rPr>
          <w:rFonts w:ascii="Times New Roman" w:hAnsi="Times New Roman" w:cs="Times New Roman"/>
          <w:sz w:val="24"/>
          <w:szCs w:val="24"/>
        </w:rPr>
        <w:t xml:space="preserve">overall </w:t>
      </w:r>
      <w:r w:rsidRPr="00CA364C">
        <w:rPr>
          <w:rFonts w:ascii="Times New Roman" w:hAnsi="Times New Roman" w:cs="Times New Roman"/>
          <w:sz w:val="24"/>
          <w:szCs w:val="24"/>
        </w:rPr>
        <w:t>approach involves</w:t>
      </w:r>
      <w:r>
        <w:rPr>
          <w:rFonts w:ascii="Times New Roman" w:hAnsi="Times New Roman" w:cs="Times New Roman"/>
          <w:sz w:val="24"/>
          <w:szCs w:val="24"/>
        </w:rPr>
        <w:t xml:space="preserve"> </w:t>
      </w:r>
      <w:r w:rsidRPr="00CA364C">
        <w:rPr>
          <w:rFonts w:ascii="Times New Roman" w:hAnsi="Times New Roman" w:cs="Times New Roman"/>
          <w:sz w:val="24"/>
          <w:szCs w:val="24"/>
        </w:rPr>
        <w:t>determining the typical reflectance at a site during a portion of the</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 using Landsat 7 and Landsat 5/8 data that were collected</w:t>
      </w:r>
      <w:r>
        <w:rPr>
          <w:rFonts w:ascii="Times New Roman" w:hAnsi="Times New Roman" w:cs="Times New Roman"/>
          <w:sz w:val="24"/>
          <w:szCs w:val="24"/>
        </w:rPr>
        <w:t xml:space="preserve"> </w:t>
      </w:r>
      <w:r w:rsidRPr="00CA364C">
        <w:rPr>
          <w:rFonts w:ascii="Times New Roman" w:hAnsi="Times New Roman" w:cs="Times New Roman"/>
          <w:sz w:val="24"/>
          <w:szCs w:val="24"/>
        </w:rPr>
        <w:t>the same years. A</w:t>
      </w:r>
      <w:r>
        <w:rPr>
          <w:rFonts w:ascii="Times New Roman" w:hAnsi="Times New Roman" w:cs="Times New Roman"/>
          <w:sz w:val="24"/>
          <w:szCs w:val="24"/>
        </w:rPr>
        <w:t xml:space="preserve"> </w:t>
      </w:r>
      <w:r w:rsidR="007C1180">
        <w:rPr>
          <w:rFonts w:ascii="Times New Roman" w:hAnsi="Times New Roman" w:cs="Times New Roman"/>
          <w:sz w:val="24"/>
          <w:szCs w:val="24"/>
        </w:rPr>
        <w:t>r</w:t>
      </w:r>
      <w:r w:rsidRPr="00CA364C">
        <w:rPr>
          <w:rFonts w:ascii="Times New Roman" w:hAnsi="Times New Roman" w:cs="Times New Roman"/>
          <w:sz w:val="24"/>
          <w:szCs w:val="24"/>
        </w:rPr>
        <w:t xml:space="preserve">andom </w:t>
      </w:r>
      <w:r w:rsidR="007C1180">
        <w:rPr>
          <w:rFonts w:ascii="Times New Roman" w:hAnsi="Times New Roman" w:cs="Times New Roman"/>
          <w:sz w:val="24"/>
          <w:szCs w:val="24"/>
        </w:rPr>
        <w:t>f</w:t>
      </w:r>
      <w:r w:rsidRPr="00CA364C">
        <w:rPr>
          <w:rFonts w:ascii="Times New Roman" w:hAnsi="Times New Roman" w:cs="Times New Roman"/>
          <w:sz w:val="24"/>
          <w:szCs w:val="24"/>
        </w:rPr>
        <w:t>orest model is then trained to predict Landsat</w:t>
      </w:r>
      <w:r>
        <w:rPr>
          <w:rFonts w:ascii="Times New Roman" w:hAnsi="Times New Roman" w:cs="Times New Roman"/>
          <w:sz w:val="24"/>
          <w:szCs w:val="24"/>
        </w:rPr>
        <w:t xml:space="preserve"> </w:t>
      </w:r>
      <w:r w:rsidRPr="00CA364C">
        <w:rPr>
          <w:rFonts w:ascii="Times New Roman" w:hAnsi="Times New Roman" w:cs="Times New Roman"/>
          <w:sz w:val="24"/>
          <w:szCs w:val="24"/>
        </w:rPr>
        <w:t>7 reflectance from Landsat 5/8</w:t>
      </w:r>
      <w:r>
        <w:rPr>
          <w:rFonts w:ascii="Times New Roman" w:hAnsi="Times New Roman" w:cs="Times New Roman"/>
          <w:sz w:val="24"/>
          <w:szCs w:val="24"/>
        </w:rPr>
        <w:t xml:space="preserve"> </w:t>
      </w:r>
      <w:r w:rsidRPr="00CA364C">
        <w:rPr>
          <w:rFonts w:ascii="Times New Roman" w:hAnsi="Times New Roman" w:cs="Times New Roman"/>
          <w:sz w:val="24"/>
          <w:szCs w:val="24"/>
        </w:rPr>
        <w:t>reflectance</w:t>
      </w:r>
      <w:r w:rsidR="00CA32D4">
        <w:rPr>
          <w:rFonts w:ascii="Times New Roman" w:hAnsi="Times New Roman" w:cs="Times New Roman"/>
          <w:sz w:val="24"/>
          <w:szCs w:val="24"/>
        </w:rPr>
        <w:t>.</w:t>
      </w:r>
      <w:r w:rsidR="003A652A">
        <w:rPr>
          <w:rFonts w:ascii="Times New Roman" w:hAnsi="Times New Roman" w:cs="Times New Roman"/>
          <w:sz w:val="24"/>
          <w:szCs w:val="24"/>
        </w:rPr>
        <w:t xml:space="preserve"> </w:t>
      </w:r>
      <w:r w:rsidR="00933678">
        <w:rPr>
          <w:rFonts w:ascii="Times New Roman" w:hAnsi="Times New Roman" w:cs="Times New Roman"/>
          <w:sz w:val="24"/>
          <w:szCs w:val="24"/>
        </w:rPr>
        <w:t>Random forest models are</w:t>
      </w:r>
      <w:r w:rsidR="003A652A">
        <w:rPr>
          <w:rFonts w:ascii="Times New Roman" w:hAnsi="Times New Roman" w:cs="Times New Roman"/>
          <w:sz w:val="24"/>
          <w:szCs w:val="24"/>
        </w:rPr>
        <w:t xml:space="preserve"> ensembles of regression trees </w:t>
      </w:r>
      <w:r w:rsidR="003A652A">
        <w:rPr>
          <w:rFonts w:ascii="Times New Roman" w:hAnsi="Times New Roman" w:cs="Times New Roman"/>
          <w:sz w:val="24"/>
          <w:szCs w:val="24"/>
        </w:rPr>
        <w:fldChar w:fldCharType="begin"/>
      </w:r>
      <w:r w:rsidR="003A652A">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sidR="003A652A">
        <w:rPr>
          <w:rFonts w:ascii="Times New Roman" w:hAnsi="Times New Roman" w:cs="Times New Roman"/>
          <w:sz w:val="24"/>
          <w:szCs w:val="24"/>
        </w:rPr>
        <w:fldChar w:fldCharType="separate"/>
      </w:r>
      <w:r w:rsidR="003A652A">
        <w:rPr>
          <w:rFonts w:ascii="Times New Roman" w:hAnsi="Times New Roman" w:cs="Times New Roman"/>
          <w:noProof/>
          <w:sz w:val="24"/>
          <w:szCs w:val="24"/>
        </w:rPr>
        <w:t>(Breiman 2001)</w:t>
      </w:r>
      <w:r w:rsidR="003A652A">
        <w:rPr>
          <w:rFonts w:ascii="Times New Roman" w:hAnsi="Times New Roman" w:cs="Times New Roman"/>
          <w:sz w:val="24"/>
          <w:szCs w:val="24"/>
        </w:rPr>
        <w:fldChar w:fldCharType="end"/>
      </w:r>
      <w:r w:rsidR="003A652A">
        <w:rPr>
          <w:rFonts w:ascii="Times New Roman" w:hAnsi="Times New Roman" w:cs="Times New Roman"/>
          <w:sz w:val="24"/>
          <w:szCs w:val="24"/>
        </w:rPr>
        <w:t xml:space="preserve"> that here are </w:t>
      </w:r>
      <w:r w:rsidR="00CA32D4">
        <w:rPr>
          <w:rFonts w:ascii="Times New Roman" w:hAnsi="Times New Roman" w:cs="Times New Roman"/>
          <w:sz w:val="24"/>
          <w:szCs w:val="24"/>
        </w:rPr>
        <w:t xml:space="preserve">trained using a fast implementation provided by the </w:t>
      </w:r>
      <w:r w:rsidR="00CA32D4" w:rsidRPr="00CA32D4">
        <w:rPr>
          <w:rFonts w:ascii="Times New Roman" w:hAnsi="Times New Roman" w:cs="Times New Roman"/>
          <w:i/>
          <w:iCs/>
          <w:sz w:val="24"/>
          <w:szCs w:val="24"/>
        </w:rPr>
        <w:t>ranger</w:t>
      </w:r>
      <w:r w:rsidR="00CA32D4">
        <w:rPr>
          <w:rFonts w:ascii="Times New Roman" w:hAnsi="Times New Roman" w:cs="Times New Roman"/>
          <w:sz w:val="24"/>
          <w:szCs w:val="24"/>
        </w:rPr>
        <w:t xml:space="preserve"> package </w:t>
      </w:r>
      <w:r w:rsidR="00CA32D4">
        <w:rPr>
          <w:rFonts w:ascii="Times New Roman" w:hAnsi="Times New Roman" w:cs="Times New Roman"/>
          <w:sz w:val="24"/>
          <w:szCs w:val="24"/>
        </w:rPr>
        <w:fldChar w:fldCharType="begin"/>
      </w:r>
      <w:r w:rsidR="00CA32D4">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sidR="00CA32D4">
        <w:rPr>
          <w:rFonts w:ascii="Times New Roman" w:hAnsi="Times New Roman" w:cs="Times New Roman"/>
          <w:sz w:val="24"/>
          <w:szCs w:val="24"/>
        </w:rPr>
        <w:fldChar w:fldCharType="separate"/>
      </w:r>
      <w:r w:rsidR="00CA32D4">
        <w:rPr>
          <w:rFonts w:ascii="Times New Roman" w:hAnsi="Times New Roman" w:cs="Times New Roman"/>
          <w:noProof/>
          <w:sz w:val="24"/>
          <w:szCs w:val="24"/>
        </w:rPr>
        <w:t>(Wright and Ziegler 2017)</w:t>
      </w:r>
      <w:r w:rsidR="00CA32D4">
        <w:rPr>
          <w:rFonts w:ascii="Times New Roman" w:hAnsi="Times New Roman" w:cs="Times New Roman"/>
          <w:sz w:val="24"/>
          <w:szCs w:val="24"/>
        </w:rPr>
        <w:fldChar w:fldCharType="end"/>
      </w:r>
      <w:r w:rsidR="00CA32D4">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sidR="007C1180">
        <w:rPr>
          <w:rFonts w:ascii="Times New Roman" w:hAnsi="Times New Roman" w:cs="Times New Roman"/>
          <w:sz w:val="24"/>
          <w:szCs w:val="24"/>
        </w:rPr>
        <w:t xml:space="preserve">the user’s dataset </w:t>
      </w:r>
      <w:r w:rsidRPr="00CA364C">
        <w:rPr>
          <w:rFonts w:ascii="Times New Roman" w:hAnsi="Times New Roman" w:cs="Times New Roman"/>
          <w:sz w:val="24"/>
          <w:szCs w:val="24"/>
        </w:rPr>
        <w:t>include</w:t>
      </w:r>
      <w:r w:rsidR="007C1180">
        <w:rPr>
          <w:rFonts w:ascii="Times New Roman" w:hAnsi="Times New Roman" w:cs="Times New Roman"/>
          <w:sz w:val="24"/>
          <w:szCs w:val="24"/>
        </w:rPr>
        <w:t>s</w:t>
      </w:r>
      <w:r w:rsidRPr="00CA364C">
        <w:rPr>
          <w:rFonts w:ascii="Times New Roman" w:hAnsi="Times New Roman" w:cs="Times New Roman"/>
          <w:sz w:val="24"/>
          <w:szCs w:val="24"/>
        </w:rPr>
        <w:t xml:space="preserve"> both</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Landsat 5 and 8, then the function will train a </w:t>
      </w:r>
      <w:r w:rsidR="007C1180">
        <w:rPr>
          <w:rFonts w:ascii="Times New Roman" w:hAnsi="Times New Roman" w:cs="Times New Roman"/>
          <w:sz w:val="24"/>
          <w:szCs w:val="24"/>
        </w:rPr>
        <w:t>r</w:t>
      </w:r>
      <w:r w:rsidRPr="00CA364C">
        <w:rPr>
          <w:rFonts w:ascii="Times New Roman" w:hAnsi="Times New Roman" w:cs="Times New Roman"/>
          <w:sz w:val="24"/>
          <w:szCs w:val="24"/>
        </w:rPr>
        <w:t>andom</w:t>
      </w:r>
      <w:r>
        <w:rPr>
          <w:rFonts w:ascii="Times New Roman" w:hAnsi="Times New Roman" w:cs="Times New Roman"/>
          <w:sz w:val="24"/>
          <w:szCs w:val="24"/>
        </w:rPr>
        <w:t xml:space="preserve"> </w:t>
      </w:r>
      <w:r w:rsidR="007C1180">
        <w:rPr>
          <w:rFonts w:ascii="Times New Roman" w:hAnsi="Times New Roman" w:cs="Times New Roman"/>
          <w:sz w:val="24"/>
          <w:szCs w:val="24"/>
        </w:rPr>
        <w:t>f</w:t>
      </w:r>
      <w:r w:rsidRPr="00CA364C">
        <w:rPr>
          <w:rFonts w:ascii="Times New Roman" w:hAnsi="Times New Roman" w:cs="Times New Roman"/>
          <w:sz w:val="24"/>
          <w:szCs w:val="24"/>
        </w:rPr>
        <w:t>orest model for</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each sensor. By default, </w:t>
      </w:r>
      <w:proofErr w:type="spellStart"/>
      <w:r w:rsidRPr="001813F3">
        <w:rPr>
          <w:rFonts w:ascii="Times New Roman" w:hAnsi="Times New Roman" w:cs="Times New Roman"/>
          <w:i/>
          <w:iCs/>
          <w:sz w:val="24"/>
          <w:szCs w:val="24"/>
        </w:rPr>
        <w:t>lsat_calibrate_</w:t>
      </w:r>
      <w:proofErr w:type="gramStart"/>
      <w:r w:rsidRPr="001813F3">
        <w:rPr>
          <w:rFonts w:ascii="Times New Roman" w:hAnsi="Times New Roman" w:cs="Times New Roman"/>
          <w:i/>
          <w:iCs/>
          <w:sz w:val="24"/>
          <w:szCs w:val="24"/>
        </w:rPr>
        <w:t>rf</w:t>
      </w:r>
      <w:proofErr w:type="spellEnd"/>
      <w:r w:rsidRPr="001813F3">
        <w:rPr>
          <w:rFonts w:ascii="Times New Roman" w:hAnsi="Times New Roman" w:cs="Times New Roman"/>
          <w:i/>
          <w:iCs/>
          <w:sz w:val="24"/>
          <w:szCs w:val="24"/>
        </w:rPr>
        <w:t>(</w:t>
      </w:r>
      <w:proofErr w:type="gramEnd"/>
      <w:r w:rsidRPr="001813F3">
        <w:rPr>
          <w:rFonts w:ascii="Times New Roman" w:hAnsi="Times New Roman" w:cs="Times New Roman"/>
          <w:i/>
          <w:iCs/>
          <w:sz w:val="24"/>
          <w:szCs w:val="24"/>
        </w:rPr>
        <w:t>)</w:t>
      </w:r>
      <w:r w:rsidRPr="00CA364C">
        <w:rPr>
          <w:rFonts w:ascii="Times New Roman" w:hAnsi="Times New Roman" w:cs="Times New Roman"/>
          <w:sz w:val="24"/>
          <w:szCs w:val="24"/>
        </w:rPr>
        <w:t xml:space="preserve"> will add a new column</w:t>
      </w:r>
      <w:r>
        <w:rPr>
          <w:rFonts w:ascii="Times New Roman" w:hAnsi="Times New Roman" w:cs="Times New Roman"/>
          <w:sz w:val="24"/>
          <w:szCs w:val="24"/>
        </w:rPr>
        <w:t xml:space="preserve"> </w:t>
      </w:r>
      <w:r w:rsidRPr="00CA364C">
        <w:rPr>
          <w:rFonts w:ascii="Times New Roman" w:hAnsi="Times New Roman" w:cs="Times New Roman"/>
          <w:sz w:val="24"/>
          <w:szCs w:val="24"/>
        </w:rPr>
        <w:t>with 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 ([band].</w:t>
      </w:r>
      <w:proofErr w:type="spellStart"/>
      <w:r w:rsidRPr="00CA364C">
        <w:rPr>
          <w:rFonts w:ascii="Times New Roman" w:hAnsi="Times New Roman" w:cs="Times New Roman"/>
          <w:sz w:val="24"/>
          <w:szCs w:val="24"/>
        </w:rPr>
        <w:t>xcal</w:t>
      </w:r>
      <w:proofErr w:type="spellEnd"/>
      <w:r w:rsidRPr="00CA364C">
        <w:rPr>
          <w:rFonts w:ascii="Times New Roman" w:hAnsi="Times New Roman" w:cs="Times New Roman"/>
          <w:sz w:val="24"/>
          <w:szCs w:val="24"/>
        </w:rPr>
        <w:t>); however, the function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will overwrite the existing column if </w:t>
      </w:r>
      <w:proofErr w:type="spellStart"/>
      <w:r w:rsidRPr="00CA364C">
        <w:rPr>
          <w:rFonts w:ascii="Times New Roman" w:hAnsi="Times New Roman" w:cs="Times New Roman"/>
          <w:sz w:val="24"/>
          <w:szCs w:val="24"/>
        </w:rPr>
        <w:t>overwrite.col</w:t>
      </w:r>
      <w:proofErr w:type="spellEnd"/>
      <w:r w:rsidRPr="00CA364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A364C">
        <w:rPr>
          <w:rFonts w:ascii="Times New Roman" w:hAnsi="Times New Roman" w:cs="Times New Roman"/>
          <w:sz w:val="24"/>
          <w:szCs w:val="24"/>
        </w:rPr>
        <w:t>T</w:t>
      </w:r>
      <w:r>
        <w:rPr>
          <w:rFonts w:ascii="Times New Roman" w:hAnsi="Times New Roman" w:cs="Times New Roman"/>
          <w:sz w:val="24"/>
          <w:szCs w:val="24"/>
        </w:rPr>
        <w:t xml:space="preserve">. </w:t>
      </w:r>
      <w:r w:rsidRPr="00CA364C">
        <w:rPr>
          <w:rFonts w:ascii="Times New Roman" w:hAnsi="Times New Roman" w:cs="Times New Roman"/>
          <w:sz w:val="24"/>
          <w:szCs w:val="24"/>
        </w:rPr>
        <w:t>The function create</w:t>
      </w:r>
      <w:r w:rsidR="007C1180">
        <w:rPr>
          <w:rFonts w:ascii="Times New Roman" w:hAnsi="Times New Roman" w:cs="Times New Roman"/>
          <w:sz w:val="24"/>
          <w:szCs w:val="24"/>
        </w:rPr>
        <w:t>s</w:t>
      </w:r>
      <w:r w:rsidRPr="00CA364C">
        <w:rPr>
          <w:rFonts w:ascii="Times New Roman" w:hAnsi="Times New Roman" w:cs="Times New Roman"/>
          <w:sz w:val="24"/>
          <w:szCs w:val="24"/>
        </w:rPr>
        <w:t xml:space="preserve"> an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output directory that contains (1) trained </w:t>
      </w:r>
      <w:r w:rsidR="007C1180">
        <w:rPr>
          <w:rFonts w:ascii="Times New Roman" w:hAnsi="Times New Roman" w:cs="Times New Roman"/>
          <w:sz w:val="24"/>
          <w:szCs w:val="24"/>
        </w:rPr>
        <w:t>r</w:t>
      </w:r>
      <w:r w:rsidRPr="00CA364C">
        <w:rPr>
          <w:rFonts w:ascii="Times New Roman" w:hAnsi="Times New Roman" w:cs="Times New Roman"/>
          <w:sz w:val="24"/>
          <w:szCs w:val="24"/>
        </w:rPr>
        <w:t xml:space="preserve">andom </w:t>
      </w:r>
      <w:r w:rsidR="007C1180">
        <w:rPr>
          <w:rFonts w:ascii="Times New Roman" w:hAnsi="Times New Roman" w:cs="Times New Roman"/>
          <w:sz w:val="24"/>
          <w:szCs w:val="24"/>
        </w:rPr>
        <w:t>f</w:t>
      </w:r>
      <w:r w:rsidRPr="00CA364C">
        <w:rPr>
          <w:rFonts w:ascii="Times New Roman" w:hAnsi="Times New Roman" w:cs="Times New Roman"/>
          <w:sz w:val="24"/>
          <w:szCs w:val="24"/>
        </w:rPr>
        <w:t>orest models, (2) a</w:t>
      </w:r>
      <w:r>
        <w:rPr>
          <w:rFonts w:ascii="Times New Roman" w:hAnsi="Times New Roman" w:cs="Times New Roman"/>
          <w:sz w:val="24"/>
          <w:szCs w:val="24"/>
        </w:rPr>
        <w:t xml:space="preserve"> </w:t>
      </w:r>
      <w:r w:rsidR="007C1180">
        <w:rPr>
          <w:rFonts w:ascii="Times New Roman" w:hAnsi="Times New Roman" w:cs="Times New Roman"/>
          <w:sz w:val="24"/>
          <w:szCs w:val="24"/>
        </w:rPr>
        <w:t xml:space="preserve">CSV file with </w:t>
      </w:r>
      <w:r w:rsidRPr="00CA364C">
        <w:rPr>
          <w:rFonts w:ascii="Times New Roman" w:hAnsi="Times New Roman" w:cs="Times New Roman"/>
          <w:sz w:val="24"/>
          <w:szCs w:val="24"/>
        </w:rPr>
        <w:t>model</w:t>
      </w:r>
      <w:r>
        <w:rPr>
          <w:rFonts w:ascii="Times New Roman" w:hAnsi="Times New Roman" w:cs="Times New Roman"/>
          <w:sz w:val="24"/>
          <w:szCs w:val="24"/>
        </w:rPr>
        <w:t xml:space="preserve"> </w:t>
      </w:r>
      <w:r w:rsidRPr="00CA364C">
        <w:rPr>
          <w:rFonts w:ascii="Times New Roman" w:hAnsi="Times New Roman" w:cs="Times New Roman"/>
          <w:sz w:val="24"/>
          <w:szCs w:val="24"/>
        </w:rPr>
        <w:t>evaluation metrics, and (3) a multi-panel figure</w:t>
      </w:r>
      <w:r>
        <w:rPr>
          <w:rFonts w:ascii="Times New Roman" w:hAnsi="Times New Roman" w:cs="Times New Roman"/>
          <w:sz w:val="24"/>
          <w:szCs w:val="24"/>
        </w:rPr>
        <w:t xml:space="preserve"> </w:t>
      </w:r>
      <w:r w:rsidRPr="00CA364C">
        <w:rPr>
          <w:rFonts w:ascii="Times New Roman" w:hAnsi="Times New Roman" w:cs="Times New Roman"/>
          <w:sz w:val="24"/>
          <w:szCs w:val="24"/>
        </w:rPr>
        <w:t>comparing sensors pre- and post-calibration.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sidR="007C1180">
        <w:rPr>
          <w:rFonts w:ascii="Times New Roman" w:hAnsi="Times New Roman" w:cs="Times New Roman"/>
          <w:sz w:val="24"/>
          <w:szCs w:val="24"/>
        </w:rPr>
        <w:t xml:space="preserve">the </w:t>
      </w:r>
      <w:r w:rsidRPr="00CA364C">
        <w:rPr>
          <w:rFonts w:ascii="Times New Roman" w:hAnsi="Times New Roman" w:cs="Times New Roman"/>
          <w:sz w:val="24"/>
          <w:szCs w:val="24"/>
        </w:rPr>
        <w:t xml:space="preserve">default setting </w:t>
      </w:r>
      <w:r w:rsidR="007C1180">
        <w:rPr>
          <w:rFonts w:ascii="Times New Roman" w:hAnsi="Times New Roman" w:cs="Times New Roman"/>
          <w:sz w:val="24"/>
          <w:szCs w:val="24"/>
        </w:rPr>
        <w:t xml:space="preserve">to </w:t>
      </w:r>
      <w:r w:rsidRPr="00CA364C">
        <w:rPr>
          <w:rFonts w:ascii="Times New Roman" w:hAnsi="Times New Roman" w:cs="Times New Roman"/>
          <w:sz w:val="24"/>
          <w:szCs w:val="24"/>
        </w:rPr>
        <w:t>add a new column with 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sidR="007C1180">
        <w:rPr>
          <w:rFonts w:ascii="Times New Roman" w:hAnsi="Times New Roman" w:cs="Times New Roman"/>
          <w:sz w:val="24"/>
          <w:szCs w:val="24"/>
        </w:rPr>
        <w:t xml:space="preserve"> is used</w:t>
      </w:r>
      <w:r w:rsidRPr="00CA364C">
        <w:rPr>
          <w:rFonts w:ascii="Times New Roman" w:hAnsi="Times New Roman" w:cs="Times New Roman"/>
          <w:sz w:val="24"/>
          <w:szCs w:val="24"/>
        </w:rPr>
        <w:t>, then either use those data in the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subsequent functions (e.g., </w:t>
      </w:r>
      <w:proofErr w:type="spellStart"/>
      <w:proofErr w:type="gramStart"/>
      <w:r w:rsidRPr="00CA364C">
        <w:rPr>
          <w:rFonts w:ascii="Times New Roman" w:hAnsi="Times New Roman" w:cs="Times New Roman"/>
          <w:sz w:val="24"/>
          <w:szCs w:val="24"/>
        </w:rPr>
        <w:t>ndvi.xcal</w:t>
      </w:r>
      <w:proofErr w:type="spellEnd"/>
      <w:proofErr w:type="gramEnd"/>
      <w:r w:rsidRPr="00CA364C">
        <w:rPr>
          <w:rFonts w:ascii="Times New Roman" w:hAnsi="Times New Roman" w:cs="Times New Roman"/>
          <w:sz w:val="24"/>
          <w:szCs w:val="24"/>
        </w:rPr>
        <w:t>) or, once satisfied, manually</w:t>
      </w:r>
      <w:r>
        <w:rPr>
          <w:rFonts w:ascii="Times New Roman" w:hAnsi="Times New Roman" w:cs="Times New Roman"/>
          <w:sz w:val="24"/>
          <w:szCs w:val="24"/>
        </w:rPr>
        <w:t xml:space="preserve"> </w:t>
      </w:r>
      <w:r w:rsidRPr="00CA364C">
        <w:rPr>
          <w:rFonts w:ascii="Times New Roman" w:hAnsi="Times New Roman" w:cs="Times New Roman"/>
          <w:sz w:val="24"/>
          <w:szCs w:val="24"/>
        </w:rPr>
        <w:t>overwrite the uncalibrated data to simplify subsequent column name</w:t>
      </w:r>
      <w:r>
        <w:rPr>
          <w:rFonts w:ascii="Times New Roman" w:hAnsi="Times New Roman" w:cs="Times New Roman"/>
          <w:sz w:val="24"/>
          <w:szCs w:val="24"/>
        </w:rPr>
        <w:t>s</w:t>
      </w:r>
      <w:r w:rsidR="007C1180">
        <w:rPr>
          <w:rFonts w:ascii="Times New Roman" w:hAnsi="Times New Roman" w:cs="Times New Roman"/>
          <w:sz w:val="24"/>
          <w:szCs w:val="24"/>
        </w:rPr>
        <w:t>.</w:t>
      </w:r>
      <w:r>
        <w:rPr>
          <w:rFonts w:ascii="Times New Roman" w:hAnsi="Times New Roman" w:cs="Times New Roman"/>
          <w:sz w:val="24"/>
          <w:szCs w:val="24"/>
        </w:rPr>
        <w:t xml:space="preserve"> </w:t>
      </w:r>
    </w:p>
    <w:p w14:paraId="69AD0C5F" w14:textId="77777777" w:rsidR="000B55F0" w:rsidRDefault="000B55F0" w:rsidP="00C56196">
      <w:pPr>
        <w:pStyle w:val="NoSpacing"/>
        <w:rPr>
          <w:rFonts w:ascii="Consolas" w:hAnsi="Consolas" w:cs="Times New Roman"/>
          <w:sz w:val="20"/>
          <w:szCs w:val="20"/>
        </w:rPr>
      </w:pPr>
    </w:p>
    <w:p w14:paraId="5BB4FF3E" w14:textId="77777777" w:rsidR="00C56196" w:rsidRPr="00C40A6A" w:rsidRDefault="00C56196" w:rsidP="00C56196">
      <w:pPr>
        <w:pStyle w:val="Heading1"/>
      </w:pPr>
      <w:r w:rsidRPr="00C40A6A">
        <w:t>Data analysis</w:t>
      </w:r>
    </w:p>
    <w:p w14:paraId="49B0D945" w14:textId="77777777" w:rsidR="00C56196" w:rsidRPr="00381CED" w:rsidRDefault="00C56196" w:rsidP="00C56196">
      <w:pPr>
        <w:pStyle w:val="Heading2"/>
      </w:pPr>
      <w:r w:rsidRPr="00381CED">
        <w:t xml:space="preserve">Fit phenological curves to vegetation greenness time series using </w:t>
      </w:r>
      <w:proofErr w:type="spellStart"/>
      <w:r w:rsidRPr="00381CED">
        <w:t>lsat_fit_phenological_</w:t>
      </w:r>
      <w:proofErr w:type="gramStart"/>
      <w:r w:rsidRPr="00381CED">
        <w:t>curves</w:t>
      </w:r>
      <w:proofErr w:type="spellEnd"/>
      <w:r w:rsidRPr="00381CED">
        <w:t>(</w:t>
      </w:r>
      <w:proofErr w:type="gramEnd"/>
      <w:r w:rsidRPr="00381CED">
        <w:t>)</w:t>
      </w:r>
    </w:p>
    <w:p w14:paraId="208C0D8D" w14:textId="77777777"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381CED">
        <w:rPr>
          <w:rFonts w:ascii="Times New Roman" w:hAnsi="Times New Roman" w:cs="Times New Roman"/>
          <w:i/>
          <w:iCs/>
          <w:sz w:val="24"/>
          <w:szCs w:val="24"/>
        </w:rPr>
        <w:t>lsat_fit_phenological_</w:t>
      </w:r>
      <w:proofErr w:type="gramStart"/>
      <w:r w:rsidRPr="00381CED">
        <w:rPr>
          <w:rFonts w:ascii="Times New Roman" w:hAnsi="Times New Roman" w:cs="Times New Roman"/>
          <w:i/>
          <w:iCs/>
          <w:sz w:val="24"/>
          <w:szCs w:val="24"/>
        </w:rPr>
        <w:t>curves</w:t>
      </w:r>
      <w:proofErr w:type="spellEnd"/>
      <w:r w:rsidRPr="00381CED">
        <w:rPr>
          <w:rFonts w:ascii="Times New Roman" w:hAnsi="Times New Roman" w:cs="Times New Roman"/>
          <w:i/>
          <w:iCs/>
          <w:sz w:val="24"/>
          <w:szCs w:val="24"/>
        </w:rPr>
        <w:t>(</w:t>
      </w:r>
      <w:proofErr w:type="gramEnd"/>
      <w:r w:rsidRPr="00381CED">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characterizes seasonal</w:t>
      </w:r>
      <w:r>
        <w:rPr>
          <w:rFonts w:ascii="Times New Roman" w:hAnsi="Times New Roman" w:cs="Times New Roman"/>
          <w:sz w:val="24"/>
          <w:szCs w:val="24"/>
        </w:rPr>
        <w:t xml:space="preserve"> </w:t>
      </w:r>
      <w:r w:rsidRPr="00CA364C">
        <w:rPr>
          <w:rFonts w:ascii="Times New Roman" w:hAnsi="Times New Roman" w:cs="Times New Roman"/>
          <w:sz w:val="24"/>
          <w:szCs w:val="24"/>
        </w:rPr>
        <w:t>land surface phenology at each sampling site using 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(e.g., NDVI) time series from Landsat satellite observations. The</w:t>
      </w:r>
      <w:r>
        <w:rPr>
          <w:rFonts w:ascii="Times New Roman" w:hAnsi="Times New Roman" w:cs="Times New Roman"/>
          <w:sz w:val="24"/>
          <w:szCs w:val="24"/>
        </w:rPr>
        <w:t xml:space="preserve"> </w:t>
      </w:r>
      <w:r w:rsidRPr="00CA364C">
        <w:rPr>
          <w:rFonts w:ascii="Times New Roman" w:hAnsi="Times New Roman" w:cs="Times New Roman"/>
          <w:sz w:val="24"/>
          <w:szCs w:val="24"/>
        </w:rPr>
        <w:t>function was constructed as a steppingstone to estimating annual maximum</w:t>
      </w:r>
    </w:p>
    <w:p w14:paraId="37F099C3" w14:textId="77777777"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vegetation greenness (e.g., </w:t>
      </w:r>
      <w:proofErr w:type="spellStart"/>
      <w:r w:rsidRPr="00CA364C">
        <w:rPr>
          <w:rFonts w:ascii="Times New Roman" w:hAnsi="Times New Roman" w:cs="Times New Roman"/>
          <w:sz w:val="24"/>
          <w:szCs w:val="24"/>
        </w:rPr>
        <w:t>NDVImax</w:t>
      </w:r>
      <w:proofErr w:type="spellEnd"/>
      <w:r w:rsidRPr="00CA364C">
        <w:rPr>
          <w:rFonts w:ascii="Times New Roman" w:hAnsi="Times New Roman" w:cs="Times New Roman"/>
          <w:sz w:val="24"/>
          <w:szCs w:val="24"/>
        </w:rPr>
        <w:t>). The function iteratively fits</w:t>
      </w:r>
      <w:r>
        <w:rPr>
          <w:rFonts w:ascii="Times New Roman" w:hAnsi="Times New Roman" w:cs="Times New Roman"/>
          <w:sz w:val="24"/>
          <w:szCs w:val="24"/>
        </w:rPr>
        <w:t xml:space="preserve"> </w:t>
      </w:r>
      <w:r w:rsidRPr="00CA364C">
        <w:rPr>
          <w:rFonts w:ascii="Times New Roman" w:hAnsi="Times New Roman" w:cs="Times New Roman"/>
          <w:sz w:val="24"/>
          <w:szCs w:val="24"/>
        </w:rPr>
        <w:t>cubic splines to seasonal vegetation greenness time series and returns</w:t>
      </w:r>
      <w:r>
        <w:rPr>
          <w:rFonts w:ascii="Times New Roman" w:hAnsi="Times New Roman" w:cs="Times New Roman"/>
          <w:sz w:val="24"/>
          <w:szCs w:val="24"/>
        </w:rPr>
        <w:t xml:space="preserve"> </w:t>
      </w:r>
      <w:r w:rsidRPr="00CA364C">
        <w:rPr>
          <w:rFonts w:ascii="Times New Roman" w:hAnsi="Times New Roman" w:cs="Times New Roman"/>
          <w:sz w:val="24"/>
          <w:szCs w:val="24"/>
        </w:rPr>
        <w:t>information about the timing and magnitude of individual vegetation</w:t>
      </w:r>
      <w:r>
        <w:rPr>
          <w:rFonts w:ascii="Times New Roman" w:hAnsi="Times New Roman" w:cs="Times New Roman"/>
          <w:sz w:val="24"/>
          <w:szCs w:val="24"/>
        </w:rPr>
        <w:t xml:space="preserve"> </w:t>
      </w:r>
      <w:r w:rsidRPr="00CA364C">
        <w:rPr>
          <w:rFonts w:ascii="Times New Roman" w:hAnsi="Times New Roman" w:cs="Times New Roman"/>
          <w:sz w:val="24"/>
          <w:szCs w:val="24"/>
        </w:rPr>
        <w:t>greenness observation relative to a multi-year seasonal phenology at</w:t>
      </w:r>
    </w:p>
    <w:p w14:paraId="2447A8E1" w14:textId="77777777"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each site</w:t>
      </w:r>
      <w:r>
        <w:rPr>
          <w:rFonts w:ascii="Times New Roman" w:hAnsi="Times New Roman" w:cs="Times New Roman"/>
          <w:sz w:val="24"/>
          <w:szCs w:val="24"/>
        </w:rPr>
        <w:t xml:space="preserve">. </w:t>
      </w:r>
      <w:r w:rsidRPr="00CA364C">
        <w:rPr>
          <w:rFonts w:ascii="Times New Roman" w:hAnsi="Times New Roman" w:cs="Times New Roman"/>
          <w:sz w:val="24"/>
          <w:szCs w:val="24"/>
        </w:rPr>
        <w:t>The function was designed for spectral indices that are typically</w:t>
      </w:r>
      <w:r>
        <w:rPr>
          <w:rFonts w:ascii="Times New Roman" w:hAnsi="Times New Roman" w:cs="Times New Roman"/>
          <w:sz w:val="24"/>
          <w:szCs w:val="24"/>
        </w:rPr>
        <w:t xml:space="preserve"> </w:t>
      </w:r>
      <w:r w:rsidRPr="00CA364C">
        <w:rPr>
          <w:rFonts w:ascii="Times New Roman" w:hAnsi="Times New Roman" w:cs="Times New Roman"/>
          <w:sz w:val="24"/>
          <w:szCs w:val="24"/>
        </w:rPr>
        <w:t>positive (e.g., NDVI). If you are working with a spectral index that is</w:t>
      </w:r>
      <w:r>
        <w:rPr>
          <w:rFonts w:ascii="Times New Roman" w:hAnsi="Times New Roman" w:cs="Times New Roman"/>
          <w:sz w:val="24"/>
          <w:szCs w:val="24"/>
        </w:rPr>
        <w:t xml:space="preserve"> </w:t>
      </w:r>
      <w:r w:rsidRPr="00CA364C">
        <w:rPr>
          <w:rFonts w:ascii="Times New Roman" w:hAnsi="Times New Roman" w:cs="Times New Roman"/>
          <w:sz w:val="24"/>
          <w:szCs w:val="24"/>
        </w:rPr>
        <w:t>typically negative (e.g., NDWI) then multiply your index by -1 before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running the </w:t>
      </w:r>
      <w:proofErr w:type="spellStart"/>
      <w:r w:rsidRPr="00381CED">
        <w:rPr>
          <w:rFonts w:ascii="Times New Roman" w:hAnsi="Times New Roman" w:cs="Times New Roman"/>
          <w:i/>
          <w:iCs/>
          <w:sz w:val="24"/>
          <w:szCs w:val="24"/>
        </w:rPr>
        <w:t>lsat_fit_phenological_</w:t>
      </w:r>
      <w:proofErr w:type="gramStart"/>
      <w:r w:rsidRPr="00381CED">
        <w:rPr>
          <w:rFonts w:ascii="Times New Roman" w:hAnsi="Times New Roman" w:cs="Times New Roman"/>
          <w:i/>
          <w:iCs/>
          <w:sz w:val="24"/>
          <w:szCs w:val="24"/>
        </w:rPr>
        <w:t>curves</w:t>
      </w:r>
      <w:proofErr w:type="spellEnd"/>
      <w:r w:rsidRPr="00381CED">
        <w:rPr>
          <w:rFonts w:ascii="Times New Roman" w:hAnsi="Times New Roman" w:cs="Times New Roman"/>
          <w:i/>
          <w:iCs/>
          <w:sz w:val="24"/>
          <w:szCs w:val="24"/>
        </w:rPr>
        <w:t>(</w:t>
      </w:r>
      <w:proofErr w:type="gramEnd"/>
      <w:r w:rsidRPr="00381CED">
        <w:rPr>
          <w:rFonts w:ascii="Times New Roman" w:hAnsi="Times New Roman" w:cs="Times New Roman"/>
          <w:i/>
          <w:iCs/>
          <w:sz w:val="24"/>
          <w:szCs w:val="24"/>
        </w:rPr>
        <w:t>)</w:t>
      </w:r>
      <w:r w:rsidRPr="00CA364C">
        <w:rPr>
          <w:rFonts w:ascii="Times New Roman" w:hAnsi="Times New Roman" w:cs="Times New Roman"/>
          <w:sz w:val="24"/>
          <w:szCs w:val="24"/>
        </w:rPr>
        <w:t xml:space="preserve"> and</w:t>
      </w:r>
      <w:r>
        <w:rPr>
          <w:rFonts w:ascii="Times New Roman" w:hAnsi="Times New Roman" w:cs="Times New Roman"/>
          <w:sz w:val="24"/>
          <w:szCs w:val="24"/>
        </w:rPr>
        <w:t xml:space="preserve"> </w:t>
      </w:r>
      <w:proofErr w:type="spellStart"/>
      <w:r w:rsidRPr="00381CED">
        <w:rPr>
          <w:rFonts w:ascii="Times New Roman" w:hAnsi="Times New Roman" w:cs="Times New Roman"/>
          <w:i/>
          <w:iCs/>
          <w:sz w:val="24"/>
          <w:szCs w:val="24"/>
        </w:rPr>
        <w:t>lsat_summarize_growing_seasons</w:t>
      </w:r>
      <w:proofErr w:type="spellEnd"/>
      <w:r w:rsidRPr="00381CED">
        <w:rPr>
          <w:rFonts w:ascii="Times New Roman" w:hAnsi="Times New Roman" w:cs="Times New Roman"/>
          <w:i/>
          <w:iCs/>
          <w:sz w:val="24"/>
          <w:szCs w:val="24"/>
        </w:rPr>
        <w:t>()</w:t>
      </w:r>
      <w:r w:rsidRPr="00CA364C">
        <w:rPr>
          <w:rFonts w:ascii="Times New Roman" w:hAnsi="Times New Roman" w:cs="Times New Roman"/>
          <w:sz w:val="24"/>
          <w:szCs w:val="24"/>
        </w:rPr>
        <w:t xml:space="preserve"> functions and </w:t>
      </w:r>
      <w:r>
        <w:rPr>
          <w:rFonts w:ascii="Times New Roman" w:hAnsi="Times New Roman" w:cs="Times New Roman"/>
          <w:sz w:val="24"/>
          <w:szCs w:val="24"/>
        </w:rPr>
        <w:t xml:space="preserve">then </w:t>
      </w:r>
      <w:r w:rsidRPr="00CA364C">
        <w:rPr>
          <w:rFonts w:ascii="Times New Roman" w:hAnsi="Times New Roman" w:cs="Times New Roman"/>
          <w:sz w:val="24"/>
          <w:szCs w:val="24"/>
        </w:rPr>
        <w:t>back</w:t>
      </w:r>
      <w:r>
        <w:rPr>
          <w:rFonts w:ascii="Times New Roman" w:hAnsi="Times New Roman" w:cs="Times New Roman"/>
          <w:sz w:val="24"/>
          <w:szCs w:val="24"/>
        </w:rPr>
        <w:t>-</w:t>
      </w:r>
      <w:r w:rsidRPr="00CA364C">
        <w:rPr>
          <w:rFonts w:ascii="Times New Roman" w:hAnsi="Times New Roman" w:cs="Times New Roman"/>
          <w:sz w:val="24"/>
          <w:szCs w:val="24"/>
        </w:rPr>
        <w:t>transform</w:t>
      </w:r>
      <w:r>
        <w:rPr>
          <w:rFonts w:ascii="Times New Roman" w:hAnsi="Times New Roman" w:cs="Times New Roman"/>
          <w:sz w:val="24"/>
          <w:szCs w:val="24"/>
        </w:rPr>
        <w:t xml:space="preserve"> </w:t>
      </w:r>
      <w:r w:rsidRPr="00CA364C">
        <w:rPr>
          <w:rFonts w:ascii="Times New Roman" w:hAnsi="Times New Roman" w:cs="Times New Roman"/>
          <w:sz w:val="24"/>
          <w:szCs w:val="24"/>
        </w:rPr>
        <w:t>afterwards</w:t>
      </w:r>
    </w:p>
    <w:p w14:paraId="6C268DD0" w14:textId="77777777" w:rsidR="00C56196" w:rsidRPr="00CA364C" w:rsidRDefault="00C56196" w:rsidP="00C56196">
      <w:pPr>
        <w:pStyle w:val="NoSpacing"/>
        <w:rPr>
          <w:rFonts w:ascii="Times New Roman" w:hAnsi="Times New Roman" w:cs="Times New Roman"/>
          <w:sz w:val="24"/>
          <w:szCs w:val="24"/>
        </w:rPr>
      </w:pPr>
    </w:p>
    <w:p w14:paraId="1E1B48BE" w14:textId="77777777" w:rsidR="00C56196" w:rsidRPr="00ED51A0" w:rsidRDefault="00C56196" w:rsidP="00C56196">
      <w:pPr>
        <w:pStyle w:val="Heading2"/>
      </w:pPr>
      <w:r w:rsidRPr="00ED51A0">
        <w:t xml:space="preserve">Derived annual growing season metrics using </w:t>
      </w:r>
      <w:proofErr w:type="spellStart"/>
      <w:r w:rsidRPr="00ED51A0">
        <w:t>lsat_summarize_growing_</w:t>
      </w:r>
      <w:proofErr w:type="gramStart"/>
      <w:r w:rsidRPr="00ED51A0">
        <w:t>seasons</w:t>
      </w:r>
      <w:proofErr w:type="spellEnd"/>
      <w:r w:rsidRPr="00ED51A0">
        <w:t>(</w:t>
      </w:r>
      <w:proofErr w:type="gramEnd"/>
      <w:r w:rsidRPr="00ED51A0">
        <w:t>)</w:t>
      </w:r>
    </w:p>
    <w:p w14:paraId="17C27552" w14:textId="77777777" w:rsidR="00C56196"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ED51A0">
        <w:rPr>
          <w:rFonts w:ascii="Times New Roman" w:hAnsi="Times New Roman" w:cs="Times New Roman"/>
          <w:i/>
          <w:iCs/>
          <w:sz w:val="24"/>
          <w:szCs w:val="24"/>
        </w:rPr>
        <w:t>lsat_summarize_growing_</w:t>
      </w:r>
      <w:proofErr w:type="gramStart"/>
      <w:r w:rsidRPr="00ED51A0">
        <w:rPr>
          <w:rFonts w:ascii="Times New Roman" w:hAnsi="Times New Roman" w:cs="Times New Roman"/>
          <w:i/>
          <w:iCs/>
          <w:sz w:val="24"/>
          <w:szCs w:val="24"/>
        </w:rPr>
        <w:t>seasons</w:t>
      </w:r>
      <w:proofErr w:type="spellEnd"/>
      <w:r w:rsidRPr="00ED51A0">
        <w:rPr>
          <w:rFonts w:ascii="Times New Roman" w:hAnsi="Times New Roman" w:cs="Times New Roman"/>
          <w:i/>
          <w:iCs/>
          <w:sz w:val="24"/>
          <w:szCs w:val="24"/>
        </w:rPr>
        <w:t>(</w:t>
      </w:r>
      <w:proofErr w:type="gramEnd"/>
      <w:r w:rsidRPr="00ED51A0">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metrics from vegetation greenness time series 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 The metrics include annual mean,</w:t>
      </w:r>
      <w:r>
        <w:rPr>
          <w:rFonts w:ascii="Times New Roman" w:hAnsi="Times New Roman" w:cs="Times New Roman"/>
          <w:sz w:val="24"/>
          <w:szCs w:val="24"/>
        </w:rPr>
        <w:t xml:space="preserve"> </w:t>
      </w:r>
      <w:r w:rsidRPr="00CA364C">
        <w:rPr>
          <w:rFonts w:ascii="Times New Roman" w:hAnsi="Times New Roman" w:cs="Times New Roman"/>
          <w:sz w:val="24"/>
          <w:szCs w:val="24"/>
        </w:rPr>
        <w:t>median, and 90th percentile vegetation greenness of 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each growing season, as well as </w:t>
      </w:r>
      <w:proofErr w:type="spellStart"/>
      <w:r w:rsidRPr="00CA364C">
        <w:rPr>
          <w:rFonts w:ascii="Times New Roman" w:hAnsi="Times New Roman" w:cs="Times New Roman"/>
          <w:sz w:val="24"/>
          <w:szCs w:val="24"/>
        </w:rPr>
        <w:t>phenologically</w:t>
      </w:r>
      <w:proofErr w:type="spellEnd"/>
      <w:r w:rsidRPr="00CA364C">
        <w:rPr>
          <w:rFonts w:ascii="Times New Roman" w:hAnsi="Times New Roman" w:cs="Times New Roman"/>
          <w:sz w:val="24"/>
          <w:szCs w:val="24"/>
        </w:rPr>
        <w:t>-modeled estimates of</w:t>
      </w:r>
      <w:r>
        <w:rPr>
          <w:rFonts w:ascii="Times New Roman" w:hAnsi="Times New Roman" w:cs="Times New Roman"/>
          <w:sz w:val="24"/>
          <w:szCs w:val="24"/>
        </w:rPr>
        <w:t xml:space="preserve"> </w:t>
      </w:r>
      <w:r w:rsidRPr="00CA364C">
        <w:rPr>
          <w:rFonts w:ascii="Times New Roman" w:hAnsi="Times New Roman" w:cs="Times New Roman"/>
          <w:sz w:val="24"/>
          <w:szCs w:val="24"/>
        </w:rPr>
        <w:t>annual maximum vegetation greenness and the seasonal timing (Day of</w:t>
      </w:r>
      <w:r>
        <w:rPr>
          <w:rFonts w:ascii="Times New Roman" w:hAnsi="Times New Roman" w:cs="Times New Roman"/>
          <w:sz w:val="24"/>
          <w:szCs w:val="24"/>
        </w:rPr>
        <w:t xml:space="preserve"> </w:t>
      </w:r>
      <w:r w:rsidRPr="00CA364C">
        <w:rPr>
          <w:rFonts w:ascii="Times New Roman" w:hAnsi="Times New Roman" w:cs="Times New Roman"/>
          <w:sz w:val="24"/>
          <w:szCs w:val="24"/>
        </w:rPr>
        <w:t>Year) of maximum 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This function relies on output</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from </w:t>
      </w:r>
      <w:proofErr w:type="spellStart"/>
      <w:r w:rsidRPr="00ED51A0">
        <w:rPr>
          <w:rFonts w:ascii="Times New Roman" w:hAnsi="Times New Roman" w:cs="Times New Roman"/>
          <w:i/>
          <w:iCs/>
          <w:sz w:val="24"/>
          <w:szCs w:val="24"/>
        </w:rPr>
        <w:t>lsat_fit_phenological_</w:t>
      </w:r>
      <w:proofErr w:type="gramStart"/>
      <w:r w:rsidRPr="00ED51A0">
        <w:rPr>
          <w:rFonts w:ascii="Times New Roman" w:hAnsi="Times New Roman" w:cs="Times New Roman"/>
          <w:i/>
          <w:iCs/>
          <w:sz w:val="24"/>
          <w:szCs w:val="24"/>
        </w:rPr>
        <w:t>curves</w:t>
      </w:r>
      <w:proofErr w:type="spellEnd"/>
      <w:r w:rsidRPr="00ED51A0">
        <w:rPr>
          <w:rFonts w:ascii="Times New Roman" w:hAnsi="Times New Roman" w:cs="Times New Roman"/>
          <w:i/>
          <w:iCs/>
          <w:sz w:val="24"/>
          <w:szCs w:val="24"/>
        </w:rPr>
        <w:t>(</w:t>
      </w:r>
      <w:proofErr w:type="gramEnd"/>
      <w:r w:rsidRPr="00ED51A0">
        <w:rPr>
          <w:rFonts w:ascii="Times New Roman" w:hAnsi="Times New Roman" w:cs="Times New Roman"/>
          <w:i/>
          <w:iCs/>
          <w:sz w:val="24"/>
          <w:szCs w:val="24"/>
        </w:rPr>
        <w:t>)</w:t>
      </w:r>
      <w:r>
        <w:rPr>
          <w:rFonts w:ascii="Times New Roman" w:hAnsi="Times New Roman" w:cs="Times New Roman"/>
          <w:sz w:val="24"/>
          <w:szCs w:val="24"/>
        </w:rPr>
        <w:t xml:space="preserve">. </w:t>
      </w:r>
    </w:p>
    <w:p w14:paraId="1A1B8B88" w14:textId="77777777" w:rsidR="00C56196" w:rsidRPr="00CA364C" w:rsidRDefault="00C56196" w:rsidP="00C56196">
      <w:pPr>
        <w:pStyle w:val="NoSpacing"/>
        <w:rPr>
          <w:rFonts w:ascii="Times New Roman" w:hAnsi="Times New Roman" w:cs="Times New Roman"/>
          <w:sz w:val="24"/>
          <w:szCs w:val="24"/>
        </w:rPr>
      </w:pPr>
    </w:p>
    <w:p w14:paraId="2DC4917C" w14:textId="65730355" w:rsidR="00C56196" w:rsidRPr="00CA364C" w:rsidRDefault="00C56196" w:rsidP="00C56196">
      <w:pPr>
        <w:pStyle w:val="Heading2"/>
      </w:pPr>
      <w:r w:rsidRPr="00CA364C">
        <w:t xml:space="preserve">Evaluate estimates of annual max </w:t>
      </w:r>
      <w:r>
        <w:t xml:space="preserve">vegetation greenness using </w:t>
      </w:r>
      <w:proofErr w:type="spellStart"/>
      <w:r w:rsidRPr="00CA364C">
        <w:t>lsat_evaluate_phenological_</w:t>
      </w:r>
      <w:proofErr w:type="gramStart"/>
      <w:r w:rsidRPr="00CA364C">
        <w:t>max</w:t>
      </w:r>
      <w:proofErr w:type="spellEnd"/>
      <w:r w:rsidRPr="00CA364C">
        <w:t>(</w:t>
      </w:r>
      <w:proofErr w:type="gramEnd"/>
      <w:r w:rsidRPr="00CA364C">
        <w:t>)</w:t>
      </w:r>
    </w:p>
    <w:p w14:paraId="690E1AE9" w14:textId="0853B1FE"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proofErr w:type="spellStart"/>
      <w:r w:rsidRPr="00BB72FF">
        <w:rPr>
          <w:rFonts w:ascii="Times New Roman" w:hAnsi="Times New Roman" w:cs="Times New Roman"/>
          <w:i/>
          <w:iCs/>
          <w:sz w:val="24"/>
          <w:szCs w:val="24"/>
        </w:rPr>
        <w:t>lsat_evaluate_phenological_</w:t>
      </w:r>
      <w:proofErr w:type="gramStart"/>
      <w:r w:rsidRPr="00BB72FF">
        <w:rPr>
          <w:rFonts w:ascii="Times New Roman" w:hAnsi="Times New Roman" w:cs="Times New Roman"/>
          <w:i/>
          <w:iCs/>
          <w:sz w:val="24"/>
          <w:szCs w:val="24"/>
        </w:rPr>
        <w:t>max</w:t>
      </w:r>
      <w:proofErr w:type="spellEnd"/>
      <w:r w:rsidRPr="00BB72FF">
        <w:rPr>
          <w:rFonts w:ascii="Times New Roman" w:hAnsi="Times New Roman" w:cs="Times New Roman"/>
          <w:i/>
          <w:iCs/>
          <w:sz w:val="24"/>
          <w:szCs w:val="24"/>
        </w:rPr>
        <w:t>(</w:t>
      </w:r>
      <w:proofErr w:type="gramEnd"/>
      <w:r w:rsidRPr="00BB72FF">
        <w:rPr>
          <w:rFonts w:ascii="Times New Roman" w:hAnsi="Times New Roman" w:cs="Times New Roman"/>
          <w:i/>
          <w:iCs/>
          <w:sz w:val="24"/>
          <w:szCs w:val="24"/>
        </w:rPr>
        <w:t>)</w:t>
      </w:r>
      <w:r w:rsidRPr="00CA364C">
        <w:rPr>
          <w:rFonts w:ascii="Times New Roman" w:hAnsi="Times New Roman" w:cs="Times New Roman"/>
          <w:sz w:val="24"/>
          <w:szCs w:val="24"/>
        </w:rPr>
        <w:t xml:space="preserve"> is a tool for assessing </w:t>
      </w:r>
      <w:r>
        <w:rPr>
          <w:rFonts w:ascii="Times New Roman" w:hAnsi="Times New Roman" w:cs="Times New Roman"/>
          <w:sz w:val="24"/>
          <w:szCs w:val="24"/>
        </w:rPr>
        <w:t xml:space="preserve">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r>
        <w:rPr>
          <w:rFonts w:ascii="Times New Roman" w:hAnsi="Times New Roman" w:cs="Times New Roman"/>
          <w:sz w:val="24"/>
          <w:szCs w:val="24"/>
        </w:rPr>
        <w:t xml:space="preserve"> Raw e</w:t>
      </w:r>
      <w:r w:rsidRPr="00CA364C">
        <w:rPr>
          <w:rFonts w:ascii="Times New Roman" w:hAnsi="Times New Roman" w:cs="Times New Roman"/>
          <w:sz w:val="24"/>
          <w:szCs w:val="24"/>
        </w:rPr>
        <w:t xml:space="preserve">stimates of annual maximum </w:t>
      </w:r>
      <w:r w:rsidRPr="00CA364C">
        <w:rPr>
          <w:rFonts w:ascii="Times New Roman" w:hAnsi="Times New Roman" w:cs="Times New Roman"/>
          <w:sz w:val="24"/>
          <w:szCs w:val="24"/>
        </w:rPr>
        <w:lastRenderedPageBreak/>
        <w:t>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xml:space="preserve">, but the phenological modeling tends to substantially reduce this dependency. </w:t>
      </w:r>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algorithm </w:t>
      </w:r>
      <w:r>
        <w:rPr>
          <w:rFonts w:ascii="Times New Roman" w:hAnsi="Times New Roman" w:cs="Times New Roman"/>
          <w:sz w:val="24"/>
          <w:szCs w:val="24"/>
        </w:rPr>
        <w:t xml:space="preserve">assumes the </w:t>
      </w:r>
      <w:r w:rsidRPr="00CA364C">
        <w:rPr>
          <w:rFonts w:ascii="Times New Roman" w:hAnsi="Times New Roman" w:cs="Times New Roman"/>
          <w:sz w:val="24"/>
          <w:szCs w:val="24"/>
        </w:rPr>
        <w:t>“true”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sample site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 xml:space="preserve">(e.g., ≥ 7). The algorithm extracts </w:t>
      </w:r>
      <w:r w:rsidRPr="00CA364C">
        <w:rPr>
          <w:rFonts w:ascii="Times New Roman" w:hAnsi="Times New Roman" w:cs="Times New Roman"/>
          <w:sz w:val="24"/>
          <w:szCs w:val="24"/>
        </w:rPr>
        <w:t>site x years with</w:t>
      </w:r>
      <w:r>
        <w:rPr>
          <w:rFonts w:ascii="Times New Roman" w:hAnsi="Times New Roman" w:cs="Times New Roman"/>
          <w:sz w:val="24"/>
          <w:szCs w:val="24"/>
        </w:rPr>
        <w:t xml:space="preserve"> at least this number of growing season observations and then </w:t>
      </w:r>
      <w:r w:rsidRPr="00CA364C">
        <w:rPr>
          <w:rFonts w:ascii="Times New Roman" w:hAnsi="Times New Roman" w:cs="Times New Roman"/>
          <w:sz w:val="24"/>
          <w:szCs w:val="24"/>
        </w:rPr>
        <w:t xml:space="preserve">compares </w:t>
      </w:r>
      <w:r>
        <w:rPr>
          <w:rFonts w:ascii="Times New Roman" w:hAnsi="Times New Roman" w:cs="Times New Roman"/>
          <w:sz w:val="24"/>
          <w:szCs w:val="24"/>
        </w:rPr>
        <w:t xml:space="preserve">how raw and </w:t>
      </w:r>
      <w:proofErr w:type="spellStart"/>
      <w:r>
        <w:rPr>
          <w:rFonts w:ascii="Times New Roman" w:hAnsi="Times New Roman" w:cs="Times New Roman"/>
          <w:sz w:val="24"/>
          <w:szCs w:val="24"/>
        </w:rPr>
        <w:t>phenologically</w:t>
      </w:r>
      <w:proofErr w:type="spellEnd"/>
      <w:r>
        <w:rPr>
          <w:rFonts w:ascii="Times New Roman" w:hAnsi="Times New Roman" w:cs="Times New Roman"/>
          <w:sz w:val="24"/>
          <w:szCs w:val="24"/>
        </w:rPr>
        <w:t xml:space="preserve">-modeled estimates of maximum vegetation greenness change as a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are used</w:t>
      </w:r>
      <w:r w:rsidRPr="00CA364C">
        <w:rPr>
          <w:rFonts w:ascii="Times New Roman" w:hAnsi="Times New Roman" w:cs="Times New Roman"/>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This lets </w:t>
      </w:r>
      <w:r>
        <w:rPr>
          <w:rFonts w:ascii="Times New Roman" w:hAnsi="Times New Roman" w:cs="Times New Roman"/>
          <w:sz w:val="24"/>
          <w:szCs w:val="24"/>
        </w:rPr>
        <w:t xml:space="preserve">the user </w:t>
      </w:r>
      <w:r w:rsidRPr="00CA364C">
        <w:rPr>
          <w:rFonts w:ascii="Times New Roman" w:hAnsi="Times New Roman" w:cs="Times New Roman"/>
          <w:sz w:val="24"/>
          <w:szCs w:val="24"/>
        </w:rPr>
        <w:t>determine</w:t>
      </w:r>
      <w:r>
        <w:rPr>
          <w:rFonts w:ascii="Times New Roman" w:hAnsi="Times New Roman" w:cs="Times New Roman"/>
          <w:sz w:val="24"/>
          <w:szCs w:val="24"/>
        </w:rPr>
        <w:t xml:space="preserve"> how much </w:t>
      </w:r>
      <w:r w:rsidRPr="00CA364C">
        <w:rPr>
          <w:rFonts w:ascii="Times New Roman" w:hAnsi="Times New Roman" w:cs="Times New Roman"/>
          <w:sz w:val="24"/>
          <w:szCs w:val="24"/>
        </w:rPr>
        <w:t>annual estimates of maximum vegetation greenness are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impacted by the number of available </w:t>
      </w:r>
      <w:r>
        <w:rPr>
          <w:rFonts w:ascii="Times New Roman" w:hAnsi="Times New Roman" w:cs="Times New Roman"/>
          <w:sz w:val="24"/>
          <w:szCs w:val="24"/>
        </w:rPr>
        <w:t xml:space="preserve">growing season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t>
      </w:r>
    </w:p>
    <w:p w14:paraId="5D2B46D1" w14:textId="77777777" w:rsidR="00C56196" w:rsidRPr="00CA364C" w:rsidRDefault="00C56196" w:rsidP="00C56196">
      <w:pPr>
        <w:pStyle w:val="NoSpacing"/>
        <w:rPr>
          <w:rFonts w:ascii="Times New Roman" w:hAnsi="Times New Roman" w:cs="Times New Roman"/>
          <w:sz w:val="24"/>
          <w:szCs w:val="24"/>
        </w:rPr>
      </w:pPr>
    </w:p>
    <w:p w14:paraId="6048A886" w14:textId="12396C20" w:rsidR="00C56196" w:rsidRPr="00BB72FF" w:rsidRDefault="00C56196" w:rsidP="00C56196">
      <w:pPr>
        <w:pStyle w:val="Heading2"/>
      </w:pPr>
      <w:r w:rsidRPr="00BB72FF">
        <w:t xml:space="preserve">Compute </w:t>
      </w:r>
      <w:r w:rsidR="000B55F0">
        <w:t xml:space="preserve">inter-annual trends in </w:t>
      </w:r>
      <w:r w:rsidR="00FB4A83">
        <w:t xml:space="preserve">vegetation greenness </w:t>
      </w:r>
      <w:r w:rsidR="000B55F0">
        <w:t xml:space="preserve">using </w:t>
      </w:r>
      <w:proofErr w:type="spellStart"/>
      <w:r w:rsidRPr="00BB72FF">
        <w:t>lsat_calc_</w:t>
      </w:r>
      <w:proofErr w:type="gramStart"/>
      <w:r w:rsidRPr="00BB72FF">
        <w:t>trend</w:t>
      </w:r>
      <w:proofErr w:type="spellEnd"/>
      <w:r w:rsidRPr="00BB72FF">
        <w:t>(</w:t>
      </w:r>
      <w:proofErr w:type="gramEnd"/>
      <w:r w:rsidRPr="00BB72FF">
        <w:t>)</w:t>
      </w:r>
    </w:p>
    <w:p w14:paraId="5E760C65" w14:textId="61940759"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Th</w:t>
      </w:r>
      <w:r w:rsidR="00B06565">
        <w:rPr>
          <w:rFonts w:ascii="Times New Roman" w:hAnsi="Times New Roman" w:cs="Times New Roman"/>
          <w:sz w:val="24"/>
          <w:szCs w:val="24"/>
        </w:rPr>
        <w:t>e</w:t>
      </w:r>
      <w:r w:rsidRPr="00CA364C">
        <w:rPr>
          <w:rFonts w:ascii="Times New Roman" w:hAnsi="Times New Roman" w:cs="Times New Roman"/>
          <w:sz w:val="24"/>
          <w:szCs w:val="24"/>
        </w:rPr>
        <w:t xml:space="preserve"> function </w:t>
      </w:r>
      <w:proofErr w:type="spellStart"/>
      <w:r w:rsidRPr="00BB72FF">
        <w:rPr>
          <w:rFonts w:ascii="Times New Roman" w:hAnsi="Times New Roman" w:cs="Times New Roman"/>
          <w:i/>
          <w:iCs/>
          <w:sz w:val="24"/>
          <w:szCs w:val="24"/>
        </w:rPr>
        <w:t>lsat_calc_</w:t>
      </w:r>
      <w:proofErr w:type="gramStart"/>
      <w:r w:rsidRPr="00BB72FF">
        <w:rPr>
          <w:rFonts w:ascii="Times New Roman" w:hAnsi="Times New Roman" w:cs="Times New Roman"/>
          <w:i/>
          <w:iCs/>
          <w:sz w:val="24"/>
          <w:szCs w:val="24"/>
        </w:rPr>
        <w:t>trend</w:t>
      </w:r>
      <w:proofErr w:type="spellEnd"/>
      <w:r w:rsidRPr="00BB72FF">
        <w:rPr>
          <w:rFonts w:ascii="Times New Roman" w:hAnsi="Times New Roman" w:cs="Times New Roman"/>
          <w:i/>
          <w:iCs/>
          <w:sz w:val="24"/>
          <w:szCs w:val="24"/>
        </w:rPr>
        <w:t>(</w:t>
      </w:r>
      <w:proofErr w:type="gramEnd"/>
      <w:r w:rsidRPr="00BB72FF">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series of vegetation greenness for each sampling site over a</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user-specified time period. This is a wrapper for the </w:t>
      </w:r>
      <w:proofErr w:type="spellStart"/>
      <w:r w:rsidRPr="00BB72FF">
        <w:rPr>
          <w:rFonts w:ascii="Times New Roman" w:hAnsi="Times New Roman" w:cs="Times New Roman"/>
          <w:i/>
          <w:iCs/>
          <w:sz w:val="24"/>
          <w:szCs w:val="24"/>
        </w:rPr>
        <w:t>zyp.yuepilon</w:t>
      </w:r>
      <w:proofErr w:type="spellEnd"/>
      <w:r w:rsidRPr="00BB72FF">
        <w:rPr>
          <w:rFonts w:ascii="Times New Roman" w:hAnsi="Times New Roman" w:cs="Times New Roman"/>
          <w:i/>
          <w:iCs/>
          <w:sz w:val="24"/>
          <w:szCs w:val="24"/>
        </w:rPr>
        <w:t xml:space="preserve">() </w:t>
      </w:r>
      <w:r w:rsidRPr="00CA364C">
        <w:rPr>
          <w:rFonts w:ascii="Times New Roman" w:hAnsi="Times New Roman" w:cs="Times New Roman"/>
          <w:sz w:val="24"/>
          <w:szCs w:val="24"/>
        </w:rPr>
        <w:t xml:space="preserve">function from the </w:t>
      </w:r>
      <w:proofErr w:type="spellStart"/>
      <w:r w:rsidRPr="00BB72FF">
        <w:rPr>
          <w:rFonts w:ascii="Times New Roman" w:hAnsi="Times New Roman" w:cs="Times New Roman"/>
          <w:i/>
          <w:iCs/>
          <w:sz w:val="24"/>
          <w:szCs w:val="24"/>
        </w:rPr>
        <w:t>zyp</w:t>
      </w:r>
      <w:proofErr w:type="spellEnd"/>
      <w:r w:rsidRPr="00CA364C">
        <w:rPr>
          <w:rFonts w:ascii="Times New Roman" w:hAnsi="Times New Roman" w:cs="Times New Roman"/>
          <w:sz w:val="24"/>
          <w:szCs w:val="24"/>
        </w:rPr>
        <w:t xml:space="preserve"> package</w:t>
      </w:r>
      <w:r w:rsidR="00DC666B">
        <w:rPr>
          <w:rFonts w:ascii="Times New Roman" w:hAnsi="Times New Roman" w:cs="Times New Roman"/>
          <w:sz w:val="24"/>
          <w:szCs w:val="24"/>
        </w:rPr>
        <w:t xml:space="preserve"> </w:t>
      </w:r>
      <w:r w:rsidR="00DC666B">
        <w:rPr>
          <w:rFonts w:ascii="Times New Roman" w:hAnsi="Times New Roman" w:cs="Times New Roman"/>
          <w:sz w:val="24"/>
          <w:szCs w:val="24"/>
        </w:rPr>
        <w:fldChar w:fldCharType="begin"/>
      </w:r>
      <w:r w:rsidR="00DC666B">
        <w:rPr>
          <w:rFonts w:ascii="Times New Roman" w:hAnsi="Times New Roman" w:cs="Times New Roman"/>
          <w:sz w:val="24"/>
          <w:szCs w:val="24"/>
        </w:rPr>
        <w:instrText xml:space="preserve"> ADDIN EN.CITE &lt;EndNote&gt;&lt;Cite&gt;&lt;Author&gt;Bronaugh&lt;/Author&gt;&lt;Year&gt;2012&lt;/Year&gt;&lt;RecNum&gt;1560&lt;/RecNum&gt;&lt;DisplayText&gt;(Bronaugh and Werner 2012)&lt;/DisplayText&gt;&lt;record&gt;&lt;rec-number&gt;1560&lt;/rec-number&gt;&lt;foreign-keys&gt;&lt;key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https://CRAN.R-project.org/package=zyp&lt;/title&gt;&lt;/titles&gt;&lt;dates&gt;&lt;year&gt;2012&lt;/year&gt;&lt;/dates&gt;&lt;urls&gt;&lt;/urls&gt;&lt;/record&gt;&lt;/Cite&gt;&lt;/EndNote&gt;</w:instrText>
      </w:r>
      <w:r w:rsidR="00DC666B">
        <w:rPr>
          <w:rFonts w:ascii="Times New Roman" w:hAnsi="Times New Roman" w:cs="Times New Roman"/>
          <w:sz w:val="24"/>
          <w:szCs w:val="24"/>
        </w:rPr>
        <w:fldChar w:fldCharType="separate"/>
      </w:r>
      <w:r w:rsidR="00DC666B">
        <w:rPr>
          <w:rFonts w:ascii="Times New Roman" w:hAnsi="Times New Roman" w:cs="Times New Roman"/>
          <w:noProof/>
          <w:sz w:val="24"/>
          <w:szCs w:val="24"/>
        </w:rPr>
        <w:t>(Bronaugh and Werner 2012)</w:t>
      </w:r>
      <w:r w:rsidR="00DC666B">
        <w:rPr>
          <w:rFonts w:ascii="Times New Roman" w:hAnsi="Times New Roman" w:cs="Times New Roman"/>
          <w:sz w:val="24"/>
          <w:szCs w:val="24"/>
        </w:rPr>
        <w:fldChar w:fldCharType="end"/>
      </w:r>
      <w:r w:rsidRPr="00CA364C">
        <w:rPr>
          <w:rFonts w:ascii="Times New Roman" w:hAnsi="Times New Roman" w:cs="Times New Roman"/>
          <w:sz w:val="24"/>
          <w:szCs w:val="24"/>
        </w:rPr>
        <w:t>. This function will iteratively pre-whiten</w:t>
      </w:r>
      <w:r>
        <w:rPr>
          <w:rFonts w:ascii="Times New Roman" w:hAnsi="Times New Roman" w:cs="Times New Roman"/>
          <w:sz w:val="24"/>
          <w:szCs w:val="24"/>
        </w:rPr>
        <w:t xml:space="preserve"> </w:t>
      </w:r>
      <w:r w:rsidRPr="00CA364C">
        <w:rPr>
          <w:rFonts w:ascii="Times New Roman" w:hAnsi="Times New Roman" w:cs="Times New Roman"/>
          <w:sz w:val="24"/>
          <w:szCs w:val="24"/>
        </w:rPr>
        <w:t>a time series (i.e., remove temporal autocorrelation) and then compute</w:t>
      </w:r>
      <w:r>
        <w:rPr>
          <w:rFonts w:ascii="Times New Roman" w:hAnsi="Times New Roman" w:cs="Times New Roman"/>
          <w:sz w:val="24"/>
          <w:szCs w:val="24"/>
        </w:rPr>
        <w:t xml:space="preserve"> </w:t>
      </w:r>
      <w:r w:rsidRPr="00CA364C">
        <w:rPr>
          <w:rFonts w:ascii="Times New Roman" w:hAnsi="Times New Roman" w:cs="Times New Roman"/>
          <w:sz w:val="24"/>
          <w:szCs w:val="24"/>
        </w:rPr>
        <w:t>Mann-Kendall trend tests and Theil-Sen slope indicators</w:t>
      </w:r>
      <w:r>
        <w:rPr>
          <w:rFonts w:ascii="Times New Roman" w:hAnsi="Times New Roman" w:cs="Times New Roman"/>
          <w:sz w:val="24"/>
          <w:szCs w:val="24"/>
        </w:rPr>
        <w:t xml:space="preserve">. </w:t>
      </w:r>
    </w:p>
    <w:p w14:paraId="69445BAC" w14:textId="77777777" w:rsidR="00084ABC" w:rsidRPr="00CA364C" w:rsidRDefault="00084ABC" w:rsidP="00084ABC">
      <w:pPr>
        <w:pStyle w:val="NoSpacing"/>
        <w:rPr>
          <w:rFonts w:ascii="Times New Roman" w:hAnsi="Times New Roman" w:cs="Times New Roman"/>
          <w:sz w:val="24"/>
          <w:szCs w:val="24"/>
        </w:rPr>
      </w:pPr>
    </w:p>
    <w:p w14:paraId="4F4E69E4" w14:textId="7C442186" w:rsidR="004F2FB5" w:rsidRPr="00792C3C" w:rsidRDefault="00F751FB" w:rsidP="00C81F1B">
      <w:pPr>
        <w:pStyle w:val="Heading1"/>
      </w:pPr>
      <w:commentRangeStart w:id="248"/>
      <w:r w:rsidRPr="00792C3C">
        <w:t>Example</w:t>
      </w:r>
      <w:r w:rsidR="004F2FB5" w:rsidRPr="00792C3C">
        <w:t xml:space="preserve"> application</w:t>
      </w:r>
      <w:commentRangeEnd w:id="248"/>
      <w:r w:rsidR="004F2FB5" w:rsidRPr="00792C3C">
        <w:rPr>
          <w:rStyle w:val="CommentReference"/>
          <w:sz w:val="24"/>
          <w:szCs w:val="24"/>
        </w:rPr>
        <w:commentReference w:id="248"/>
      </w:r>
      <w:r w:rsidR="00E07A3D">
        <w:t xml:space="preserve">: Vegetation greenness trends for a landscape on </w:t>
      </w:r>
      <w:proofErr w:type="spellStart"/>
      <w:r w:rsidR="00E07A3D">
        <w:t>Disko</w:t>
      </w:r>
      <w:proofErr w:type="spellEnd"/>
      <w:r w:rsidR="00E07A3D">
        <w:t xml:space="preserve"> Island</w:t>
      </w:r>
    </w:p>
    <w:p w14:paraId="3939CF5A" w14:textId="78E6F708" w:rsidR="00EB7B05" w:rsidRDefault="001A6C2D"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Here we provide </w:t>
      </w:r>
      <w:r w:rsidR="008B108D">
        <w:rPr>
          <w:rFonts w:ascii="Times New Roman" w:hAnsi="Times New Roman" w:cs="Times New Roman"/>
          <w:sz w:val="24"/>
          <w:szCs w:val="24"/>
        </w:rPr>
        <w:t xml:space="preserve">an </w:t>
      </w:r>
      <w:r>
        <w:rPr>
          <w:rFonts w:ascii="Times New Roman" w:hAnsi="Times New Roman" w:cs="Times New Roman"/>
          <w:sz w:val="24"/>
          <w:szCs w:val="24"/>
        </w:rPr>
        <w:t xml:space="preserve">example </w:t>
      </w:r>
      <w:r w:rsidR="00AC568D">
        <w:rPr>
          <w:rFonts w:ascii="Times New Roman" w:hAnsi="Times New Roman" w:cs="Times New Roman"/>
          <w:sz w:val="24"/>
          <w:szCs w:val="24"/>
        </w:rPr>
        <w:t xml:space="preserve">analysis of </w:t>
      </w:r>
      <w:r w:rsidR="0077545D">
        <w:rPr>
          <w:rFonts w:ascii="Times New Roman" w:hAnsi="Times New Roman" w:cs="Times New Roman"/>
          <w:sz w:val="24"/>
          <w:szCs w:val="24"/>
        </w:rPr>
        <w:t xml:space="preserve">inter-annual </w:t>
      </w:r>
      <w:r w:rsidR="00AC568D">
        <w:rPr>
          <w:rFonts w:ascii="Times New Roman" w:hAnsi="Times New Roman" w:cs="Times New Roman"/>
          <w:sz w:val="24"/>
          <w:szCs w:val="24"/>
        </w:rPr>
        <w:t xml:space="preserve">changes </w:t>
      </w:r>
      <w:r w:rsidR="00692972">
        <w:rPr>
          <w:rFonts w:ascii="Times New Roman" w:hAnsi="Times New Roman" w:cs="Times New Roman"/>
          <w:sz w:val="24"/>
          <w:szCs w:val="24"/>
        </w:rPr>
        <w:t>in</w:t>
      </w:r>
      <w:r w:rsidR="008C6BC7">
        <w:rPr>
          <w:rFonts w:ascii="Times New Roman" w:hAnsi="Times New Roman" w:cs="Times New Roman"/>
          <w:sz w:val="24"/>
          <w:szCs w:val="24"/>
        </w:rPr>
        <w:t xml:space="preserve"> vegetation greenness </w:t>
      </w:r>
      <w:r w:rsidR="0077545D">
        <w:rPr>
          <w:rFonts w:ascii="Times New Roman" w:hAnsi="Times New Roman" w:cs="Times New Roman"/>
          <w:sz w:val="24"/>
          <w:szCs w:val="24"/>
        </w:rPr>
        <w:t xml:space="preserve">from </w:t>
      </w:r>
      <w:r w:rsidR="00F4186D">
        <w:rPr>
          <w:rFonts w:ascii="Times New Roman" w:hAnsi="Times New Roman" w:cs="Times New Roman"/>
          <w:sz w:val="24"/>
          <w:szCs w:val="24"/>
        </w:rPr>
        <w:t>2000</w:t>
      </w:r>
      <w:r w:rsidR="0077545D">
        <w:rPr>
          <w:rFonts w:ascii="Times New Roman" w:hAnsi="Times New Roman" w:cs="Times New Roman"/>
          <w:sz w:val="24"/>
          <w:szCs w:val="24"/>
        </w:rPr>
        <w:t xml:space="preserve"> to 202</w:t>
      </w:r>
      <w:r w:rsidR="004C73F6">
        <w:rPr>
          <w:rFonts w:ascii="Times New Roman" w:hAnsi="Times New Roman" w:cs="Times New Roman"/>
          <w:sz w:val="24"/>
          <w:szCs w:val="24"/>
        </w:rPr>
        <w:t>0</w:t>
      </w:r>
      <w:r w:rsidR="0077545D">
        <w:rPr>
          <w:rFonts w:ascii="Times New Roman" w:hAnsi="Times New Roman" w:cs="Times New Roman"/>
          <w:sz w:val="24"/>
          <w:szCs w:val="24"/>
        </w:rPr>
        <w:t xml:space="preserve"> </w:t>
      </w:r>
      <w:r>
        <w:rPr>
          <w:rFonts w:ascii="Times New Roman" w:hAnsi="Times New Roman" w:cs="Times New Roman"/>
          <w:sz w:val="24"/>
          <w:szCs w:val="24"/>
        </w:rPr>
        <w:t xml:space="preserve">across </w:t>
      </w:r>
      <w:r w:rsidR="008C6BC7">
        <w:rPr>
          <w:rFonts w:ascii="Times New Roman" w:hAnsi="Times New Roman" w:cs="Times New Roman"/>
          <w:sz w:val="24"/>
          <w:szCs w:val="24"/>
        </w:rPr>
        <w:t>a ~</w:t>
      </w:r>
      <w:r w:rsidR="00AC568D">
        <w:rPr>
          <w:rFonts w:ascii="Times New Roman" w:hAnsi="Times New Roman" w:cs="Times New Roman"/>
          <w:sz w:val="24"/>
          <w:szCs w:val="24"/>
        </w:rPr>
        <w:t>4 km</w:t>
      </w:r>
      <w:r w:rsidR="00AC568D" w:rsidRPr="00AC568D">
        <w:rPr>
          <w:rFonts w:ascii="Times New Roman" w:hAnsi="Times New Roman" w:cs="Times New Roman"/>
          <w:sz w:val="24"/>
          <w:szCs w:val="24"/>
          <w:vertAlign w:val="superscript"/>
        </w:rPr>
        <w:t>2</w:t>
      </w:r>
      <w:r w:rsidR="00AC568D">
        <w:rPr>
          <w:rFonts w:ascii="Times New Roman" w:hAnsi="Times New Roman" w:cs="Times New Roman"/>
          <w:sz w:val="24"/>
          <w:szCs w:val="24"/>
        </w:rPr>
        <w:t xml:space="preserve"> study area on </w:t>
      </w:r>
      <w:proofErr w:type="spellStart"/>
      <w:r w:rsidR="00AC568D">
        <w:rPr>
          <w:rFonts w:ascii="Times New Roman" w:hAnsi="Times New Roman" w:cs="Times New Roman"/>
          <w:sz w:val="24"/>
          <w:szCs w:val="24"/>
        </w:rPr>
        <w:t>Dis</w:t>
      </w:r>
      <w:r w:rsidR="00A40441">
        <w:rPr>
          <w:rFonts w:ascii="Times New Roman" w:hAnsi="Times New Roman" w:cs="Times New Roman"/>
          <w:sz w:val="24"/>
          <w:szCs w:val="24"/>
        </w:rPr>
        <w:t>k</w:t>
      </w:r>
      <w:r w:rsidR="00AC568D">
        <w:rPr>
          <w:rFonts w:ascii="Times New Roman" w:hAnsi="Times New Roman" w:cs="Times New Roman"/>
          <w:sz w:val="24"/>
          <w:szCs w:val="24"/>
        </w:rPr>
        <w:t>o</w:t>
      </w:r>
      <w:proofErr w:type="spellEnd"/>
      <w:r w:rsidR="00AC568D">
        <w:rPr>
          <w:rFonts w:ascii="Times New Roman" w:hAnsi="Times New Roman" w:cs="Times New Roman"/>
          <w:sz w:val="24"/>
          <w:szCs w:val="24"/>
        </w:rPr>
        <w:t xml:space="preserve"> Island</w:t>
      </w:r>
      <w:r w:rsidR="00A40441">
        <w:rPr>
          <w:rFonts w:ascii="Times New Roman" w:hAnsi="Times New Roman" w:cs="Times New Roman"/>
          <w:sz w:val="24"/>
          <w:szCs w:val="24"/>
        </w:rPr>
        <w:t xml:space="preserve"> of</w:t>
      </w:r>
      <w:r w:rsidR="008C6BC7">
        <w:rPr>
          <w:rFonts w:ascii="Times New Roman" w:hAnsi="Times New Roman" w:cs="Times New Roman"/>
          <w:sz w:val="24"/>
          <w:szCs w:val="24"/>
        </w:rPr>
        <w:t>f</w:t>
      </w:r>
      <w:r w:rsidR="00A40441">
        <w:rPr>
          <w:rFonts w:ascii="Times New Roman" w:hAnsi="Times New Roman" w:cs="Times New Roman"/>
          <w:sz w:val="24"/>
          <w:szCs w:val="24"/>
        </w:rPr>
        <w:t xml:space="preserve"> the west</w:t>
      </w:r>
      <w:r w:rsidR="004C73F6">
        <w:rPr>
          <w:rFonts w:ascii="Times New Roman" w:hAnsi="Times New Roman" w:cs="Times New Roman"/>
          <w:sz w:val="24"/>
          <w:szCs w:val="24"/>
        </w:rPr>
        <w:t xml:space="preserve">ern </w:t>
      </w:r>
      <w:r w:rsidR="00A40441">
        <w:rPr>
          <w:rFonts w:ascii="Times New Roman" w:hAnsi="Times New Roman" w:cs="Times New Roman"/>
          <w:sz w:val="24"/>
          <w:szCs w:val="24"/>
        </w:rPr>
        <w:t>coast of</w:t>
      </w:r>
      <w:r w:rsidR="00AC568D">
        <w:rPr>
          <w:rFonts w:ascii="Times New Roman" w:hAnsi="Times New Roman" w:cs="Times New Roman"/>
          <w:sz w:val="24"/>
          <w:szCs w:val="24"/>
        </w:rPr>
        <w:t xml:space="preserve"> Greenland</w:t>
      </w:r>
      <w:r w:rsidR="004C73F6">
        <w:rPr>
          <w:rFonts w:ascii="Times New Roman" w:hAnsi="Times New Roman" w:cs="Times New Roman"/>
          <w:sz w:val="24"/>
          <w:szCs w:val="24"/>
        </w:rPr>
        <w:t xml:space="preserve"> (Figure</w:t>
      </w:r>
      <w:r w:rsidR="00BA4386">
        <w:rPr>
          <w:rFonts w:ascii="Times New Roman" w:hAnsi="Times New Roman" w:cs="Times New Roman"/>
          <w:sz w:val="24"/>
          <w:szCs w:val="24"/>
        </w:rPr>
        <w:t xml:space="preserve"> 2</w:t>
      </w:r>
      <w:r w:rsidR="004C73F6">
        <w:rPr>
          <w:rFonts w:ascii="Times New Roman" w:hAnsi="Times New Roman" w:cs="Times New Roman"/>
          <w:sz w:val="24"/>
          <w:szCs w:val="24"/>
        </w:rPr>
        <w:t>)</w:t>
      </w:r>
      <w:r w:rsidR="008B108D">
        <w:rPr>
          <w:rFonts w:ascii="Times New Roman" w:hAnsi="Times New Roman" w:cs="Times New Roman"/>
          <w:sz w:val="24"/>
          <w:szCs w:val="24"/>
        </w:rPr>
        <w:t>.</w:t>
      </w:r>
      <w:r w:rsidR="00B15E21">
        <w:rPr>
          <w:rFonts w:ascii="Times New Roman" w:hAnsi="Times New Roman" w:cs="Times New Roman"/>
          <w:sz w:val="24"/>
          <w:szCs w:val="24"/>
        </w:rPr>
        <w:t xml:space="preserve"> </w:t>
      </w:r>
      <w:r w:rsidR="008C6BC7">
        <w:rPr>
          <w:rFonts w:ascii="Times New Roman" w:hAnsi="Times New Roman" w:cs="Times New Roman"/>
          <w:sz w:val="24"/>
          <w:szCs w:val="24"/>
        </w:rPr>
        <w:t>The study area</w:t>
      </w:r>
      <w:commentRangeStart w:id="249"/>
      <w:r w:rsidR="008C6BC7" w:rsidRPr="008C6BC7">
        <w:rPr>
          <w:rFonts w:ascii="Times New Roman" w:hAnsi="Times New Roman" w:cs="Times New Roman"/>
          <w:sz w:val="24"/>
          <w:szCs w:val="24"/>
          <w:highlight w:val="yellow"/>
        </w:rPr>
        <w:t>…</w:t>
      </w:r>
      <w:commentRangeEnd w:id="249"/>
      <w:r w:rsidR="008C6BC7">
        <w:rPr>
          <w:rStyle w:val="CommentReference"/>
        </w:rPr>
        <w:commentReference w:id="249"/>
      </w:r>
      <w:r w:rsidR="0077545D">
        <w:rPr>
          <w:rFonts w:ascii="Times New Roman" w:hAnsi="Times New Roman" w:cs="Times New Roman"/>
          <w:sz w:val="24"/>
          <w:szCs w:val="24"/>
        </w:rPr>
        <w:t xml:space="preserve"> We </w:t>
      </w:r>
      <w:r w:rsidR="008C6BC7">
        <w:rPr>
          <w:rFonts w:ascii="Times New Roman" w:hAnsi="Times New Roman" w:cs="Times New Roman"/>
          <w:sz w:val="24"/>
          <w:szCs w:val="24"/>
        </w:rPr>
        <w:t xml:space="preserve">characterize </w:t>
      </w:r>
      <w:r w:rsidR="004C73F6">
        <w:rPr>
          <w:rFonts w:ascii="Times New Roman" w:hAnsi="Times New Roman" w:cs="Times New Roman"/>
          <w:sz w:val="24"/>
          <w:szCs w:val="24"/>
        </w:rPr>
        <w:t xml:space="preserve">annual maximum </w:t>
      </w:r>
      <w:r w:rsidR="008C6BC7">
        <w:rPr>
          <w:rFonts w:ascii="Times New Roman" w:hAnsi="Times New Roman" w:cs="Times New Roman"/>
          <w:sz w:val="24"/>
          <w:szCs w:val="24"/>
        </w:rPr>
        <w:t>vegetation greenness</w:t>
      </w:r>
      <w:r w:rsidR="0077545D">
        <w:rPr>
          <w:rFonts w:ascii="Times New Roman" w:hAnsi="Times New Roman" w:cs="Times New Roman"/>
          <w:sz w:val="24"/>
          <w:szCs w:val="24"/>
        </w:rPr>
        <w:t xml:space="preserve"> using the </w:t>
      </w:r>
      <w:r w:rsidR="008C6BC7">
        <w:rPr>
          <w:rFonts w:ascii="Times New Roman" w:hAnsi="Times New Roman" w:cs="Times New Roman"/>
          <w:sz w:val="24"/>
          <w:szCs w:val="24"/>
        </w:rPr>
        <w:t>Normalized Difference Vegetation Index (</w:t>
      </w:r>
      <w:proofErr w:type="spellStart"/>
      <w:r w:rsidR="008C6BC7">
        <w:rPr>
          <w:rFonts w:ascii="Times New Roman" w:hAnsi="Times New Roman" w:cs="Times New Roman"/>
          <w:sz w:val="24"/>
          <w:szCs w:val="24"/>
        </w:rPr>
        <w:t>NDVI</w:t>
      </w:r>
      <w:r w:rsidR="008C6BC7" w:rsidRPr="00A40441">
        <w:rPr>
          <w:rFonts w:ascii="Times New Roman" w:hAnsi="Times New Roman" w:cs="Times New Roman"/>
          <w:sz w:val="24"/>
          <w:szCs w:val="24"/>
          <w:vertAlign w:val="subscript"/>
        </w:rPr>
        <w:t>max</w:t>
      </w:r>
      <w:proofErr w:type="spellEnd"/>
      <w:r w:rsidR="008C6BC7">
        <w:rPr>
          <w:rFonts w:ascii="Times New Roman" w:hAnsi="Times New Roman" w:cs="Times New Roman"/>
          <w:sz w:val="24"/>
          <w:szCs w:val="24"/>
        </w:rPr>
        <w:t>)</w:t>
      </w:r>
      <w:r w:rsidR="004C73F6">
        <w:rPr>
          <w:rFonts w:ascii="Times New Roman" w:hAnsi="Times New Roman" w:cs="Times New Roman"/>
          <w:sz w:val="24"/>
          <w:szCs w:val="24"/>
        </w:rPr>
        <w:t xml:space="preserve"> derived from Landsat satellite observations.</w:t>
      </w:r>
      <w:r w:rsidR="009542CB">
        <w:rPr>
          <w:rFonts w:ascii="Times New Roman" w:hAnsi="Times New Roman" w:cs="Times New Roman"/>
          <w:sz w:val="24"/>
          <w:szCs w:val="24"/>
        </w:rPr>
        <w:t xml:space="preserve"> </w:t>
      </w:r>
      <w:r w:rsidR="004C73F6">
        <w:rPr>
          <w:rFonts w:ascii="Times New Roman" w:hAnsi="Times New Roman" w:cs="Times New Roman"/>
          <w:sz w:val="24"/>
          <w:szCs w:val="24"/>
        </w:rPr>
        <w:t xml:space="preserve">Landsat </w:t>
      </w:r>
      <w:proofErr w:type="spellStart"/>
      <w:r w:rsidR="004C73F6">
        <w:rPr>
          <w:rFonts w:ascii="Times New Roman" w:hAnsi="Times New Roman" w:cs="Times New Roman"/>
          <w:sz w:val="24"/>
          <w:szCs w:val="24"/>
        </w:rPr>
        <w:t>NDVI</w:t>
      </w:r>
      <w:r w:rsidR="004C73F6" w:rsidRPr="004C73F6">
        <w:rPr>
          <w:rFonts w:ascii="Times New Roman" w:hAnsi="Times New Roman" w:cs="Times New Roman"/>
          <w:sz w:val="24"/>
          <w:szCs w:val="24"/>
          <w:vertAlign w:val="subscript"/>
        </w:rPr>
        <w:t>max</w:t>
      </w:r>
      <w:proofErr w:type="spellEnd"/>
      <w:r w:rsidR="004C73F6">
        <w:rPr>
          <w:rFonts w:ascii="Times New Roman" w:hAnsi="Times New Roman" w:cs="Times New Roman"/>
          <w:sz w:val="24"/>
          <w:szCs w:val="24"/>
        </w:rPr>
        <w:t xml:space="preserve"> </w:t>
      </w:r>
      <w:r w:rsidR="00B15E21">
        <w:rPr>
          <w:rFonts w:ascii="Times New Roman" w:hAnsi="Times New Roman" w:cs="Times New Roman"/>
          <w:sz w:val="24"/>
          <w:szCs w:val="24"/>
        </w:rPr>
        <w:t>broadly correlates with tundra productivity and aboveground biomass</w:t>
      </w:r>
      <w:r w:rsidR="009542CB">
        <w:rPr>
          <w:rFonts w:ascii="Times New Roman" w:hAnsi="Times New Roman" w:cs="Times New Roman"/>
          <w:sz w:val="24"/>
          <w:szCs w:val="24"/>
        </w:rPr>
        <w:t xml:space="preserve"> </w:t>
      </w:r>
      <w:r w:rsidR="00A40441">
        <w:rPr>
          <w:rFonts w:ascii="Times New Roman" w:hAnsi="Times New Roman" w:cs="Times New Roman"/>
          <w:sz w:val="24"/>
          <w:szCs w:val="24"/>
        </w:rPr>
        <w:fldChar w:fldCharType="begin">
          <w:fldData xml:space="preserve">PEVuZE5vdGU+PENpdGU+PEF1dGhvcj5CZXJuZXI8L0F1dGhvcj48WWVhcj4yMDE4PC9ZZWFyPjxS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</w:fldData>
        </w:fldChar>
      </w:r>
      <w:r w:rsidR="00FB010E">
        <w:rPr>
          <w:rFonts w:ascii="Times New Roman" w:hAnsi="Times New Roman" w:cs="Times New Roman"/>
          <w:sz w:val="24"/>
          <w:szCs w:val="24"/>
        </w:rPr>
        <w:instrText xml:space="preserve"> ADDIN EN.CITE </w:instrText>
      </w:r>
      <w:r w:rsidR="00FB010E">
        <w:rPr>
          <w:rFonts w:ascii="Times New Roman" w:hAnsi="Times New Roman" w:cs="Times New Roman"/>
          <w:sz w:val="24"/>
          <w:szCs w:val="24"/>
        </w:rPr>
        <w:fldChar w:fldCharType="begin">
          <w:fldData xml:space="preserve">PEVuZE5vdGU+PENpdGU+PEF1dGhvcj5CZXJuZXI8L0F1dGhvcj48WWVhcj4yMDE4PC9ZZWFyPjxS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</w:fldData>
        </w:fldChar>
      </w:r>
      <w:r w:rsidR="00FB010E">
        <w:rPr>
          <w:rFonts w:ascii="Times New Roman" w:hAnsi="Times New Roman" w:cs="Times New Roman"/>
          <w:sz w:val="24"/>
          <w:szCs w:val="24"/>
        </w:rPr>
        <w:instrText xml:space="preserve"> ADDIN EN.CITE.DATA </w:instrText>
      </w:r>
      <w:r w:rsidR="00FB010E">
        <w:rPr>
          <w:rFonts w:ascii="Times New Roman" w:hAnsi="Times New Roman" w:cs="Times New Roman"/>
          <w:sz w:val="24"/>
          <w:szCs w:val="24"/>
        </w:rPr>
      </w:r>
      <w:r w:rsidR="00FB010E">
        <w:rPr>
          <w:rFonts w:ascii="Times New Roman" w:hAnsi="Times New Roman" w:cs="Times New Roman"/>
          <w:sz w:val="24"/>
          <w:szCs w:val="24"/>
        </w:rPr>
        <w:fldChar w:fldCharType="end"/>
      </w:r>
      <w:r w:rsidR="00A40441">
        <w:rPr>
          <w:rFonts w:ascii="Times New Roman" w:hAnsi="Times New Roman" w:cs="Times New Roman"/>
          <w:sz w:val="24"/>
          <w:szCs w:val="24"/>
        </w:rPr>
      </w:r>
      <w:r w:rsidR="00A40441">
        <w:rPr>
          <w:rFonts w:ascii="Times New Roman" w:hAnsi="Times New Roman" w:cs="Times New Roman"/>
          <w:sz w:val="24"/>
          <w:szCs w:val="24"/>
        </w:rPr>
        <w:fldChar w:fldCharType="separate"/>
      </w:r>
      <w:r w:rsidR="00FB010E">
        <w:rPr>
          <w:rFonts w:ascii="Times New Roman" w:hAnsi="Times New Roman" w:cs="Times New Roman"/>
          <w:noProof/>
          <w:sz w:val="24"/>
          <w:szCs w:val="24"/>
        </w:rPr>
        <w:t>(Berner et al. 2018, Berner et al. 2020)</w:t>
      </w:r>
      <w:r w:rsidR="00A40441">
        <w:rPr>
          <w:rFonts w:ascii="Times New Roman" w:hAnsi="Times New Roman" w:cs="Times New Roman"/>
          <w:sz w:val="24"/>
          <w:szCs w:val="24"/>
        </w:rPr>
        <w:fldChar w:fldCharType="end"/>
      </w:r>
      <w:r w:rsidR="00A40441">
        <w:rPr>
          <w:rFonts w:ascii="Times New Roman" w:hAnsi="Times New Roman" w:cs="Times New Roman"/>
          <w:sz w:val="24"/>
          <w:szCs w:val="24"/>
        </w:rPr>
        <w:t>.</w:t>
      </w:r>
      <w:r w:rsidR="00E07A3D">
        <w:rPr>
          <w:rFonts w:ascii="Times New Roman" w:hAnsi="Times New Roman" w:cs="Times New Roman"/>
          <w:sz w:val="24"/>
          <w:szCs w:val="24"/>
        </w:rPr>
        <w:t xml:space="preserve"> </w:t>
      </w:r>
      <w:r w:rsidR="006628AB">
        <w:rPr>
          <w:rFonts w:ascii="Times New Roman" w:hAnsi="Times New Roman" w:cs="Times New Roman"/>
          <w:sz w:val="24"/>
          <w:szCs w:val="24"/>
        </w:rPr>
        <w:t xml:space="preserve">We focus on the period from 2000 to 2020 because there was limited Landsat data available prior to 2000. </w:t>
      </w:r>
      <w:r w:rsidR="00A95307">
        <w:rPr>
          <w:rFonts w:ascii="Times New Roman" w:hAnsi="Times New Roman" w:cs="Times New Roman"/>
          <w:sz w:val="24"/>
          <w:szCs w:val="24"/>
        </w:rPr>
        <w:t>We provide the scripts associated with this example as supplemental files and</w:t>
      </w:r>
      <w:r w:rsidR="00EF2C33">
        <w:rPr>
          <w:rFonts w:ascii="Times New Roman" w:hAnsi="Times New Roman" w:cs="Times New Roman"/>
          <w:sz w:val="24"/>
          <w:szCs w:val="24"/>
        </w:rPr>
        <w:t xml:space="preserve"> in this section </w:t>
      </w:r>
      <w:r w:rsidR="00461791">
        <w:rPr>
          <w:rFonts w:ascii="Times New Roman" w:hAnsi="Times New Roman" w:cs="Times New Roman"/>
          <w:sz w:val="24"/>
          <w:szCs w:val="24"/>
        </w:rPr>
        <w:t xml:space="preserve">work </w:t>
      </w:r>
      <w:r w:rsidR="00A95307">
        <w:rPr>
          <w:rFonts w:ascii="Times New Roman" w:hAnsi="Times New Roman" w:cs="Times New Roman"/>
          <w:sz w:val="24"/>
          <w:szCs w:val="24"/>
        </w:rPr>
        <w:t>through</w:t>
      </w:r>
      <w:r w:rsidR="0077545D">
        <w:rPr>
          <w:rFonts w:ascii="Times New Roman" w:hAnsi="Times New Roman" w:cs="Times New Roman"/>
          <w:sz w:val="24"/>
          <w:szCs w:val="24"/>
        </w:rPr>
        <w:t xml:space="preserve"> </w:t>
      </w:r>
      <w:r w:rsidR="003D7172">
        <w:rPr>
          <w:rFonts w:ascii="Times New Roman" w:hAnsi="Times New Roman" w:cs="Times New Roman"/>
          <w:sz w:val="24"/>
          <w:szCs w:val="24"/>
        </w:rPr>
        <w:t xml:space="preserve">the analysis </w:t>
      </w:r>
      <w:r w:rsidR="00E07A3D">
        <w:rPr>
          <w:rFonts w:ascii="Times New Roman" w:hAnsi="Times New Roman" w:cs="Times New Roman"/>
          <w:sz w:val="24"/>
          <w:szCs w:val="24"/>
        </w:rPr>
        <w:t xml:space="preserve">with </w:t>
      </w:r>
      <w:r w:rsidR="0077545D">
        <w:rPr>
          <w:rFonts w:ascii="Times New Roman" w:hAnsi="Times New Roman" w:cs="Times New Roman"/>
          <w:sz w:val="24"/>
          <w:szCs w:val="24"/>
        </w:rPr>
        <w:t>example output</w:t>
      </w:r>
      <w:r w:rsidR="00EF2C33">
        <w:rPr>
          <w:rFonts w:ascii="Times New Roman" w:hAnsi="Times New Roman" w:cs="Times New Roman"/>
          <w:sz w:val="24"/>
          <w:szCs w:val="24"/>
        </w:rPr>
        <w:t xml:space="preserve"> </w:t>
      </w:r>
      <w:r w:rsidR="00EB7B05">
        <w:rPr>
          <w:rFonts w:ascii="Times New Roman" w:hAnsi="Times New Roman" w:cs="Times New Roman"/>
          <w:sz w:val="24"/>
          <w:szCs w:val="24"/>
        </w:rPr>
        <w:t xml:space="preserve">figures and tables that are generated by the </w:t>
      </w:r>
      <w:proofErr w:type="spellStart"/>
      <w:r w:rsidR="00461791" w:rsidRPr="00461791">
        <w:rPr>
          <w:rFonts w:ascii="Times New Roman" w:hAnsi="Times New Roman" w:cs="Times New Roman"/>
          <w:i/>
          <w:iCs/>
          <w:sz w:val="24"/>
          <w:szCs w:val="24"/>
        </w:rPr>
        <w:t>lsatTS</w:t>
      </w:r>
      <w:proofErr w:type="spellEnd"/>
      <w:r w:rsidR="00461791">
        <w:rPr>
          <w:rFonts w:ascii="Times New Roman" w:hAnsi="Times New Roman" w:cs="Times New Roman"/>
          <w:sz w:val="24"/>
          <w:szCs w:val="24"/>
        </w:rPr>
        <w:t xml:space="preserve"> </w:t>
      </w:r>
      <w:r w:rsidR="00EB7B05">
        <w:rPr>
          <w:rFonts w:ascii="Times New Roman" w:hAnsi="Times New Roman" w:cs="Times New Roman"/>
          <w:sz w:val="24"/>
          <w:szCs w:val="24"/>
        </w:rPr>
        <w:t xml:space="preserve">functions (excluding Figure 2). </w:t>
      </w:r>
      <w:r w:rsidR="00EB7B05">
        <w:rPr>
          <w:rFonts w:ascii="Times New Roman" w:hAnsi="Times New Roman" w:cs="Times New Roman"/>
          <w:sz w:val="24"/>
          <w:szCs w:val="24"/>
        </w:rPr>
        <w:tab/>
      </w:r>
      <w:r w:rsidR="00EB7B05">
        <w:rPr>
          <w:rFonts w:ascii="Times New Roman" w:hAnsi="Times New Roman" w:cs="Times New Roman"/>
          <w:sz w:val="24"/>
          <w:szCs w:val="24"/>
        </w:rPr>
        <w:tab/>
      </w:r>
    </w:p>
    <w:p w14:paraId="6A737584" w14:textId="77777777" w:rsidR="00EB7B05" w:rsidRDefault="00EB7B05" w:rsidP="00F751FB">
      <w:pPr>
        <w:pStyle w:val="NoSpacing"/>
        <w:rPr>
          <w:rFonts w:ascii="Times New Roman" w:hAnsi="Times New Roman" w:cs="Times New Roman"/>
          <w:sz w:val="24"/>
          <w:szCs w:val="24"/>
        </w:rPr>
      </w:pPr>
    </w:p>
    <w:p w14:paraId="09DC236E" w14:textId="3C6920A4" w:rsidR="0077545D" w:rsidRDefault="0077545D" w:rsidP="00F751FB">
      <w:pPr>
        <w:pStyle w:val="NoSpacing"/>
        <w:rPr>
          <w:rFonts w:ascii="Times New Roman" w:hAnsi="Times New Roman" w:cs="Times New Roman"/>
          <w:sz w:val="24"/>
          <w:szCs w:val="24"/>
        </w:rPr>
      </w:pPr>
    </w:p>
    <w:p w14:paraId="28160DEF" w14:textId="7121569F" w:rsidR="00831471" w:rsidRDefault="00831471" w:rsidP="00F751FB">
      <w:pPr>
        <w:pStyle w:val="NoSpacing"/>
        <w:rPr>
          <w:rFonts w:ascii="Times New Roman" w:hAnsi="Times New Roman" w:cs="Times New Roman"/>
          <w:sz w:val="24"/>
          <w:szCs w:val="24"/>
        </w:rPr>
      </w:pPr>
    </w:p>
    <w:p w14:paraId="270518EF" w14:textId="099A5661" w:rsidR="00831471" w:rsidRDefault="00831471" w:rsidP="00F751FB">
      <w:pPr>
        <w:pStyle w:val="NoSpacing"/>
        <w:rPr>
          <w:rFonts w:ascii="Times New Roman" w:hAnsi="Times New Roman" w:cs="Times New Roman"/>
          <w:sz w:val="24"/>
          <w:szCs w:val="24"/>
        </w:rPr>
      </w:pPr>
    </w:p>
    <w:p w14:paraId="00F07AA5" w14:textId="685B47BD" w:rsidR="00831471" w:rsidRDefault="00616D58" w:rsidP="00F751FB">
      <w:pPr>
        <w:pStyle w:val="NoSpacing"/>
        <w:rPr>
          <w:rFonts w:ascii="Times New Roman" w:hAnsi="Times New Roman" w:cs="Times New Roman"/>
          <w:sz w:val="24"/>
          <w:szCs w:val="24"/>
        </w:rPr>
      </w:pPr>
      <w:r>
        <w:rPr>
          <w:noProof/>
        </w:rPr>
        <w:lastRenderedPageBreak/>
        <w:drawing>
          <wp:inline distT="0" distB="0" distL="0" distR="0" wp14:anchorId="612205CE" wp14:editId="2BB04455">
            <wp:extent cx="5943600" cy="2795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95270"/>
                    </a:xfrm>
                    <a:prstGeom prst="rect">
                      <a:avLst/>
                    </a:prstGeom>
                    <a:noFill/>
                    <a:ln>
                      <a:noFill/>
                    </a:ln>
                  </pic:spPr>
                </pic:pic>
              </a:graphicData>
            </a:graphic>
          </wp:inline>
        </w:drawing>
      </w:r>
    </w:p>
    <w:p w14:paraId="2A3011B0" w14:textId="1BEB7637" w:rsidR="00831471" w:rsidRDefault="00831471"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F84824">
        <w:rPr>
          <w:rFonts w:ascii="Times New Roman" w:hAnsi="Times New Roman" w:cs="Times New Roman"/>
          <w:sz w:val="24"/>
          <w:szCs w:val="24"/>
        </w:rPr>
        <w:t>2</w:t>
      </w:r>
      <w:r>
        <w:rPr>
          <w:rFonts w:ascii="Times New Roman" w:hAnsi="Times New Roman" w:cs="Times New Roman"/>
          <w:sz w:val="24"/>
          <w:szCs w:val="24"/>
        </w:rPr>
        <w:t xml:space="preserve">. </w:t>
      </w:r>
      <w:r w:rsidR="00A12244">
        <w:rPr>
          <w:rFonts w:ascii="Times New Roman" w:hAnsi="Times New Roman" w:cs="Times New Roman"/>
          <w:sz w:val="24"/>
          <w:szCs w:val="24"/>
        </w:rPr>
        <w:t xml:space="preserve">(a) </w:t>
      </w:r>
      <w:r>
        <w:rPr>
          <w:rFonts w:ascii="Times New Roman" w:hAnsi="Times New Roman" w:cs="Times New Roman"/>
          <w:sz w:val="24"/>
          <w:szCs w:val="24"/>
        </w:rPr>
        <w:t xml:space="preserve">Study area on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w:t>
      </w:r>
      <w:r w:rsidR="00C4691F">
        <w:rPr>
          <w:rFonts w:ascii="Times New Roman" w:hAnsi="Times New Roman" w:cs="Times New Roman"/>
          <w:sz w:val="24"/>
          <w:szCs w:val="24"/>
        </w:rPr>
        <w:t xml:space="preserve">and </w:t>
      </w:r>
      <w:r w:rsidR="00A12244">
        <w:rPr>
          <w:rFonts w:ascii="Times New Roman" w:hAnsi="Times New Roman" w:cs="Times New Roman"/>
          <w:sz w:val="24"/>
          <w:szCs w:val="24"/>
        </w:rPr>
        <w:t xml:space="preserve">(b) </w:t>
      </w:r>
      <w:r w:rsidR="00C4691F">
        <w:rPr>
          <w:rFonts w:ascii="Times New Roman" w:hAnsi="Times New Roman" w:cs="Times New Roman"/>
          <w:sz w:val="24"/>
          <w:szCs w:val="24"/>
        </w:rPr>
        <w:t xml:space="preserve">it’s location off the </w:t>
      </w:r>
      <w:r>
        <w:rPr>
          <w:rFonts w:ascii="Times New Roman" w:hAnsi="Times New Roman" w:cs="Times New Roman"/>
          <w:sz w:val="24"/>
          <w:szCs w:val="24"/>
        </w:rPr>
        <w:t xml:space="preserve">western </w:t>
      </w:r>
      <w:r w:rsidR="00C4691F">
        <w:rPr>
          <w:rFonts w:ascii="Times New Roman" w:hAnsi="Times New Roman" w:cs="Times New Roman"/>
          <w:sz w:val="24"/>
          <w:szCs w:val="24"/>
        </w:rPr>
        <w:t xml:space="preserve">coast of </w:t>
      </w:r>
      <w:r>
        <w:rPr>
          <w:rFonts w:ascii="Times New Roman" w:hAnsi="Times New Roman" w:cs="Times New Roman"/>
          <w:sz w:val="24"/>
          <w:szCs w:val="24"/>
        </w:rPr>
        <w:t>Greenland</w:t>
      </w:r>
      <w:r w:rsidR="00C4691F">
        <w:rPr>
          <w:rFonts w:ascii="Times New Roman" w:hAnsi="Times New Roman" w:cs="Times New Roman"/>
          <w:sz w:val="24"/>
          <w:szCs w:val="24"/>
        </w:rPr>
        <w:t>.</w:t>
      </w:r>
      <w:r w:rsidR="00ED3191">
        <w:rPr>
          <w:rFonts w:ascii="Times New Roman" w:hAnsi="Times New Roman" w:cs="Times New Roman"/>
          <w:sz w:val="24"/>
          <w:szCs w:val="24"/>
        </w:rPr>
        <w:t xml:space="preserve"> Points in (a) show where Landsat annual maximum NDVI (</w:t>
      </w:r>
      <w:proofErr w:type="spellStart"/>
      <w:r w:rsidR="00ED3191">
        <w:rPr>
          <w:rFonts w:ascii="Times New Roman" w:hAnsi="Times New Roman" w:cs="Times New Roman"/>
          <w:sz w:val="24"/>
          <w:szCs w:val="24"/>
        </w:rPr>
        <w:t>NDVI</w:t>
      </w:r>
      <w:r w:rsidR="00ED3191" w:rsidRPr="00831471">
        <w:rPr>
          <w:rFonts w:ascii="Times New Roman" w:hAnsi="Times New Roman" w:cs="Times New Roman"/>
          <w:sz w:val="24"/>
          <w:szCs w:val="24"/>
          <w:vertAlign w:val="subscript"/>
        </w:rPr>
        <w:t>max</w:t>
      </w:r>
      <w:proofErr w:type="spellEnd"/>
      <w:r w:rsidR="00ED3191">
        <w:rPr>
          <w:rFonts w:ascii="Times New Roman" w:hAnsi="Times New Roman" w:cs="Times New Roman"/>
          <w:sz w:val="24"/>
          <w:szCs w:val="24"/>
        </w:rPr>
        <w:t xml:space="preserve">) systematically (α = 0.10) increased (green), decreased (brown), or did not change (white) from 2000 to 2020. Figure created using QGIS (version 3.20) with the background </w:t>
      </w:r>
      <w:r w:rsidR="00C4691F">
        <w:rPr>
          <w:rFonts w:ascii="Times New Roman" w:hAnsi="Times New Roman" w:cs="Times New Roman"/>
          <w:sz w:val="24"/>
          <w:szCs w:val="24"/>
        </w:rPr>
        <w:t xml:space="preserve">map from </w:t>
      </w:r>
      <w:commentRangeStart w:id="250"/>
      <w:r w:rsidR="00C4691F">
        <w:rPr>
          <w:rFonts w:ascii="Times New Roman" w:hAnsi="Times New Roman" w:cs="Times New Roman"/>
          <w:sz w:val="24"/>
          <w:szCs w:val="24"/>
        </w:rPr>
        <w:t>Google</w:t>
      </w:r>
      <w:commentRangeEnd w:id="250"/>
      <w:r w:rsidR="00C4691F">
        <w:rPr>
          <w:rStyle w:val="CommentReference"/>
        </w:rPr>
        <w:commentReference w:id="250"/>
      </w:r>
      <w:r w:rsidR="002D1352">
        <w:rPr>
          <w:rFonts w:ascii="Times New Roman" w:hAnsi="Times New Roman" w:cs="Times New Roman"/>
          <w:sz w:val="24"/>
          <w:szCs w:val="24"/>
        </w:rPr>
        <w:t xml:space="preserve"> </w:t>
      </w:r>
      <w:r w:rsidR="00061F79">
        <w:rPr>
          <w:rFonts w:ascii="Times New Roman" w:hAnsi="Times New Roman" w:cs="Times New Roman"/>
          <w:sz w:val="24"/>
          <w:szCs w:val="24"/>
        </w:rPr>
        <w:t xml:space="preserve">Satellite </w:t>
      </w:r>
      <w:r w:rsidR="002D1352">
        <w:rPr>
          <w:rFonts w:ascii="Times New Roman" w:hAnsi="Times New Roman" w:cs="Times New Roman"/>
          <w:sz w:val="24"/>
          <w:szCs w:val="24"/>
        </w:rPr>
        <w:t xml:space="preserve">and underlying digital elevation model provide by the U.S. National Snow and Ice Data Center </w:t>
      </w:r>
      <w:r w:rsidR="002D1352">
        <w:rPr>
          <w:rFonts w:ascii="Times New Roman" w:hAnsi="Times New Roman" w:cs="Times New Roman"/>
          <w:sz w:val="24"/>
          <w:szCs w:val="24"/>
        </w:rPr>
        <w:fldChar w:fldCharType="begin"/>
      </w:r>
      <w:r w:rsidR="002D1352">
        <w:rPr>
          <w:rFonts w:ascii="Times New Roman" w:hAnsi="Times New Roman" w:cs="Times New Roman"/>
          <w:sz w:val="24"/>
          <w:szCs w:val="24"/>
        </w:rPr>
        <w:instrText xml:space="preserve"> ADDIN EN.CITE &lt;EndNote&gt;&lt;Cite&gt;&lt;Author&gt;Howat&lt;/Author&gt;&lt;Year&gt;2015&lt;/Year&gt;&lt;RecNum&gt;4643&lt;/RecNum&gt;&lt;DisplayText&gt;(Howat et al. 2014, Howat et al. 2015)&lt;/DisplayText&gt;&lt;record&gt;&lt;rec-number&gt;4643&lt;/rec-number&gt;&lt;foreign-keys&gt;&lt;key app="EN" db-id="przrz2xfys0et6es02qx0adprs59z2erxf5t" timestamp="1637695303"&gt;4643&lt;/key&gt;&lt;/foreign-keys&gt;&lt;ref-type name="Book"&gt;6&lt;/ref-type&gt;&lt;contributors&gt;&lt;authors&gt;&lt;author&gt;Howat, I.&lt;/author&gt;&lt;author&gt;Negrete, A.&lt;/author&gt;&lt;author&gt;Smith, B.&lt;/author&gt;&lt;/authors&gt;&lt;/contributors&gt;&lt;titles&gt;&lt;title&gt;MEaSUREs Greenland Ice Mapping Project (GIMP) Digital Elevation Model, Version 1.&lt;/title&gt;&lt;/titles&gt;&lt;dates&gt;&lt;year&gt;2015&lt;/year&gt;&lt;/dates&gt;&lt;pub-location&gt;Boulder, Colorado USA&lt;/pub-location&gt;&lt;publisher&gt;NASA National Snow and Ice Data Center Distributed Active Archive Center. doi: https://doi.org/10.5067/NV34YUIXLP9W. [2021-11-23]&lt;/publisher&gt;&lt;urls&gt;&lt;/urls&gt;&lt;/record&gt;&lt;/Cite&gt;&lt;Cite&gt;&lt;Author&gt;Howat&lt;/Author&gt;&lt;Year&gt;2014&lt;/Year&gt;&lt;RecNum&gt;4642&lt;/RecNum&gt;&lt;record&gt;&lt;rec-number&gt;4642&lt;/rec-number&gt;&lt;foreign-keys&gt;&lt;key app="EN" db-id="przrz2xfys0et6es02qx0adprs59z2erxf5t" timestamp="1637695075"&gt;4642&lt;/key&gt;&lt;/foreign-keys&gt;&lt;ref-type name="Journal Article"&gt;17&lt;/ref-type&gt;&lt;contributors&gt;&lt;authors&gt;&lt;author&gt;Howat, Ian M&lt;/author&gt;&lt;author&gt;Negrete, A&lt;/author&gt;&lt;author&gt;Smith, Benjamin E&lt;/author&gt;&lt;/authors&gt;&lt;/contributors&gt;&lt;titles&gt;&lt;title&gt;The Greenland Ice Mapping Project (GIMP) land classification and surface elevation data sets&lt;/title&gt;&lt;secondary-title&gt;The Cryosphere&lt;/secondary-title&gt;&lt;/titles&gt;&lt;periodical&gt;&lt;full-title&gt;The Cryosphere&lt;/full-title&gt;&lt;/periodical&gt;&lt;pages&gt;1509-1518&lt;/pages&gt;&lt;volume&gt;8&lt;/volume&gt;&lt;number&gt;4&lt;/number&gt;&lt;dates&gt;&lt;year&gt;2014&lt;/year&gt;&lt;/dates&gt;&lt;isbn&gt;1994-0416&lt;/isbn&gt;&lt;urls&gt;&lt;/urls&gt;&lt;/record&gt;&lt;/Cite&gt;&lt;/EndNote&gt;</w:instrText>
      </w:r>
      <w:r w:rsidR="002D1352">
        <w:rPr>
          <w:rFonts w:ascii="Times New Roman" w:hAnsi="Times New Roman" w:cs="Times New Roman"/>
          <w:sz w:val="24"/>
          <w:szCs w:val="24"/>
        </w:rPr>
        <w:fldChar w:fldCharType="separate"/>
      </w:r>
      <w:r w:rsidR="002D1352">
        <w:rPr>
          <w:rFonts w:ascii="Times New Roman" w:hAnsi="Times New Roman" w:cs="Times New Roman"/>
          <w:noProof/>
          <w:sz w:val="24"/>
          <w:szCs w:val="24"/>
        </w:rPr>
        <w:t>(Howat et al. 2014, Howat et al. 2015)</w:t>
      </w:r>
      <w:r w:rsidR="002D1352">
        <w:rPr>
          <w:rFonts w:ascii="Times New Roman" w:hAnsi="Times New Roman" w:cs="Times New Roman"/>
          <w:sz w:val="24"/>
          <w:szCs w:val="24"/>
        </w:rPr>
        <w:fldChar w:fldCharType="end"/>
      </w:r>
      <w:r w:rsidR="002D1352">
        <w:rPr>
          <w:rFonts w:ascii="Times New Roman" w:hAnsi="Times New Roman" w:cs="Times New Roman"/>
          <w:sz w:val="24"/>
          <w:szCs w:val="24"/>
        </w:rPr>
        <w:t>.</w:t>
      </w:r>
    </w:p>
    <w:p w14:paraId="5EE69F44" w14:textId="77777777" w:rsidR="002D1352" w:rsidRDefault="002D1352" w:rsidP="00F751FB">
      <w:pPr>
        <w:pStyle w:val="NoSpacing"/>
        <w:rPr>
          <w:rFonts w:ascii="Times New Roman" w:hAnsi="Times New Roman" w:cs="Times New Roman"/>
          <w:sz w:val="24"/>
          <w:szCs w:val="24"/>
        </w:rPr>
      </w:pPr>
    </w:p>
    <w:p w14:paraId="0C1338FB" w14:textId="6507C8D9" w:rsidR="00AD0531" w:rsidRDefault="00AD0531" w:rsidP="00AD0531">
      <w:pPr>
        <w:pStyle w:val="Heading2"/>
      </w:pPr>
      <w:r>
        <w:t xml:space="preserve">Part 1: Export Landsat time series from Earth Engine </w:t>
      </w:r>
    </w:p>
    <w:p w14:paraId="031FC637" w14:textId="77777777" w:rsidR="00AD0531" w:rsidRDefault="00AD0531" w:rsidP="000853A5">
      <w:pPr>
        <w:pStyle w:val="NoSpacing"/>
        <w:rPr>
          <w:rFonts w:ascii="Times New Roman" w:hAnsi="Times New Roman" w:cs="Times New Roman"/>
          <w:i/>
          <w:iCs/>
          <w:sz w:val="24"/>
          <w:szCs w:val="24"/>
        </w:rPr>
      </w:pPr>
    </w:p>
    <w:p w14:paraId="084FDE2C" w14:textId="76B1192D" w:rsidR="008B6649" w:rsidRDefault="008B6649" w:rsidP="000853A5">
      <w:pPr>
        <w:pStyle w:val="NoSpacing"/>
        <w:rPr>
          <w:rFonts w:ascii="Times New Roman" w:hAnsi="Times New Roman" w:cs="Times New Roman"/>
          <w:i/>
          <w:iCs/>
          <w:sz w:val="24"/>
          <w:szCs w:val="24"/>
        </w:rPr>
      </w:pPr>
      <w:r w:rsidRPr="008B6649">
        <w:rPr>
          <w:rFonts w:ascii="Times New Roman" w:hAnsi="Times New Roman" w:cs="Times New Roman"/>
          <w:i/>
          <w:iCs/>
          <w:sz w:val="24"/>
          <w:szCs w:val="24"/>
        </w:rPr>
        <w:t># Load required R packages</w:t>
      </w:r>
    </w:p>
    <w:p w14:paraId="66C8B037" w14:textId="77777777" w:rsidR="000853A5" w:rsidRPr="0094106D" w:rsidRDefault="000853A5" w:rsidP="000853A5">
      <w:pPr>
        <w:pStyle w:val="NoSpacing"/>
        <w:rPr>
          <w:rFonts w:ascii="Consolas" w:hAnsi="Consolas" w:cs="Times New Roman"/>
          <w:sz w:val="20"/>
          <w:szCs w:val="20"/>
        </w:rPr>
      </w:pPr>
      <w:r w:rsidRPr="0094106D">
        <w:rPr>
          <w:rFonts w:ascii="Consolas" w:hAnsi="Consolas" w:cs="Times New Roman"/>
          <w:sz w:val="20"/>
          <w:szCs w:val="20"/>
        </w:rPr>
        <w:t>require(</w:t>
      </w:r>
      <w:proofErr w:type="spellStart"/>
      <w:r w:rsidRPr="0094106D">
        <w:rPr>
          <w:rFonts w:ascii="Consolas" w:hAnsi="Consolas" w:cs="Times New Roman"/>
          <w:sz w:val="20"/>
          <w:szCs w:val="20"/>
        </w:rPr>
        <w:t>lsatTS</w:t>
      </w:r>
      <w:proofErr w:type="spellEnd"/>
      <w:r w:rsidRPr="0094106D">
        <w:rPr>
          <w:rFonts w:ascii="Consolas" w:hAnsi="Consolas" w:cs="Times New Roman"/>
          <w:sz w:val="20"/>
          <w:szCs w:val="20"/>
        </w:rPr>
        <w:t>)</w:t>
      </w:r>
    </w:p>
    <w:p w14:paraId="3C1D17B4" w14:textId="2C590638" w:rsidR="000853A5" w:rsidRPr="0094106D" w:rsidRDefault="000853A5" w:rsidP="000853A5">
      <w:pPr>
        <w:pStyle w:val="NoSpacing"/>
        <w:rPr>
          <w:rFonts w:ascii="Consolas" w:hAnsi="Consolas" w:cs="Times New Roman"/>
          <w:sz w:val="20"/>
          <w:szCs w:val="20"/>
        </w:rPr>
      </w:pPr>
      <w:r w:rsidRPr="0094106D">
        <w:rPr>
          <w:rFonts w:ascii="Consolas" w:hAnsi="Consolas" w:cs="Times New Roman"/>
          <w:sz w:val="20"/>
          <w:szCs w:val="20"/>
        </w:rPr>
        <w:t>require(</w:t>
      </w:r>
      <w:proofErr w:type="spellStart"/>
      <w:r w:rsidRPr="0094106D">
        <w:rPr>
          <w:rFonts w:ascii="Consolas" w:hAnsi="Consolas" w:cs="Times New Roman"/>
          <w:sz w:val="20"/>
          <w:szCs w:val="20"/>
        </w:rPr>
        <w:t>rgee</w:t>
      </w:r>
      <w:proofErr w:type="spellEnd"/>
      <w:r w:rsidRPr="0094106D">
        <w:rPr>
          <w:rFonts w:ascii="Consolas" w:hAnsi="Consolas" w:cs="Times New Roman"/>
          <w:sz w:val="20"/>
          <w:szCs w:val="20"/>
        </w:rPr>
        <w:t>)</w:t>
      </w:r>
    </w:p>
    <w:p w14:paraId="1E223AF2" w14:textId="77777777" w:rsidR="002C207C" w:rsidRPr="0094106D" w:rsidRDefault="002C207C" w:rsidP="002C207C">
      <w:pPr>
        <w:pStyle w:val="NoSpacing"/>
        <w:rPr>
          <w:rFonts w:ascii="Consolas" w:hAnsi="Consolas" w:cs="Times New Roman"/>
          <w:sz w:val="20"/>
          <w:szCs w:val="20"/>
        </w:rPr>
      </w:pPr>
      <w:r w:rsidRPr="0094106D">
        <w:rPr>
          <w:rFonts w:ascii="Consolas" w:hAnsi="Consolas" w:cs="Times New Roman"/>
          <w:sz w:val="20"/>
          <w:szCs w:val="20"/>
        </w:rPr>
        <w:t>require(sf)</w:t>
      </w:r>
    </w:p>
    <w:p w14:paraId="53DCE1FB" w14:textId="05FAA005" w:rsidR="002C207C" w:rsidRPr="0094106D" w:rsidRDefault="002C207C" w:rsidP="000853A5">
      <w:pPr>
        <w:pStyle w:val="NoSpacing"/>
        <w:rPr>
          <w:rFonts w:ascii="Consolas" w:hAnsi="Consolas" w:cs="Times New Roman"/>
          <w:sz w:val="20"/>
          <w:szCs w:val="20"/>
        </w:rPr>
      </w:pPr>
      <w:r w:rsidRPr="0094106D">
        <w:rPr>
          <w:rFonts w:ascii="Consolas" w:hAnsi="Consolas" w:cs="Times New Roman"/>
          <w:sz w:val="20"/>
          <w:szCs w:val="20"/>
        </w:rPr>
        <w:t>require(ggplot2)</w:t>
      </w:r>
    </w:p>
    <w:p w14:paraId="7AD991CA" w14:textId="60602FC0" w:rsidR="002C207C" w:rsidRPr="0094106D" w:rsidRDefault="002C207C" w:rsidP="000853A5">
      <w:pPr>
        <w:pStyle w:val="NoSpacing"/>
        <w:rPr>
          <w:rFonts w:ascii="Consolas" w:hAnsi="Consolas" w:cs="Times New Roman"/>
          <w:sz w:val="20"/>
          <w:szCs w:val="20"/>
        </w:rPr>
      </w:pPr>
      <w:r w:rsidRPr="0094106D">
        <w:rPr>
          <w:rFonts w:ascii="Consolas" w:hAnsi="Consolas" w:cs="Times New Roman"/>
          <w:sz w:val="20"/>
          <w:szCs w:val="20"/>
        </w:rPr>
        <w:t>require(</w:t>
      </w:r>
      <w:proofErr w:type="spellStart"/>
      <w:proofErr w:type="gramStart"/>
      <w:r w:rsidRPr="0094106D">
        <w:rPr>
          <w:rFonts w:ascii="Consolas" w:hAnsi="Consolas" w:cs="Times New Roman"/>
          <w:sz w:val="20"/>
          <w:szCs w:val="20"/>
        </w:rPr>
        <w:t>data.table</w:t>
      </w:r>
      <w:proofErr w:type="spellEnd"/>
      <w:proofErr w:type="gramEnd"/>
      <w:r w:rsidRPr="0094106D">
        <w:rPr>
          <w:rFonts w:ascii="Consolas" w:hAnsi="Consolas" w:cs="Times New Roman"/>
          <w:sz w:val="20"/>
          <w:szCs w:val="20"/>
        </w:rPr>
        <w:t>)</w:t>
      </w:r>
    </w:p>
    <w:p w14:paraId="4928705C" w14:textId="35C11A80" w:rsidR="009525C2" w:rsidRDefault="009525C2" w:rsidP="000853A5">
      <w:pPr>
        <w:pStyle w:val="NoSpacing"/>
        <w:rPr>
          <w:rFonts w:ascii="Consolas" w:hAnsi="Consolas" w:cs="Times New Roman"/>
          <w:sz w:val="24"/>
          <w:szCs w:val="24"/>
        </w:rPr>
      </w:pPr>
    </w:p>
    <w:p w14:paraId="43D05E3A" w14:textId="04042283" w:rsidR="009525C2" w:rsidRPr="009525C2" w:rsidRDefault="009525C2" w:rsidP="000853A5">
      <w:pPr>
        <w:pStyle w:val="NoSpacing"/>
        <w:rPr>
          <w:rFonts w:ascii="Times New Roman" w:hAnsi="Times New Roman" w:cs="Times New Roman"/>
          <w:i/>
          <w:iCs/>
          <w:sz w:val="24"/>
          <w:szCs w:val="24"/>
        </w:rPr>
      </w:pPr>
      <w:r w:rsidRPr="009525C2">
        <w:rPr>
          <w:rFonts w:ascii="Times New Roman" w:hAnsi="Times New Roman" w:cs="Times New Roman"/>
          <w:i/>
          <w:iCs/>
          <w:sz w:val="24"/>
          <w:szCs w:val="24"/>
        </w:rPr>
        <w:t># Initialize Earth Engine</w:t>
      </w:r>
    </w:p>
    <w:p w14:paraId="4C9AECDA" w14:textId="69284693" w:rsidR="000853A5" w:rsidRPr="0094106D" w:rsidRDefault="000853A5" w:rsidP="000853A5">
      <w:pPr>
        <w:pStyle w:val="NoSpacing"/>
        <w:rPr>
          <w:rFonts w:ascii="Consolas" w:hAnsi="Consolas" w:cs="Times New Roman"/>
          <w:sz w:val="20"/>
          <w:szCs w:val="20"/>
        </w:rPr>
      </w:pPr>
      <w:proofErr w:type="spellStart"/>
      <w:r w:rsidRPr="0094106D">
        <w:rPr>
          <w:rFonts w:ascii="Consolas" w:hAnsi="Consolas" w:cs="Times New Roman"/>
          <w:sz w:val="20"/>
          <w:szCs w:val="20"/>
        </w:rPr>
        <w:t>ee_</w:t>
      </w:r>
      <w:proofErr w:type="gramStart"/>
      <w:r w:rsidRPr="0094106D">
        <w:rPr>
          <w:rFonts w:ascii="Consolas" w:hAnsi="Consolas" w:cs="Times New Roman"/>
          <w:sz w:val="20"/>
          <w:szCs w:val="20"/>
        </w:rPr>
        <w:t>Initialize</w:t>
      </w:r>
      <w:proofErr w:type="spellEnd"/>
      <w:r w:rsidRPr="0094106D">
        <w:rPr>
          <w:rFonts w:ascii="Consolas" w:hAnsi="Consolas" w:cs="Times New Roman"/>
          <w:sz w:val="20"/>
          <w:szCs w:val="20"/>
        </w:rPr>
        <w:t>(</w:t>
      </w:r>
      <w:proofErr w:type="gramEnd"/>
      <w:r w:rsidRPr="0094106D">
        <w:rPr>
          <w:rFonts w:ascii="Consolas" w:hAnsi="Consolas" w:cs="Times New Roman"/>
          <w:sz w:val="20"/>
          <w:szCs w:val="20"/>
        </w:rPr>
        <w:t>)</w:t>
      </w:r>
    </w:p>
    <w:p w14:paraId="729F895E" w14:textId="41240C9F" w:rsidR="000853A5" w:rsidRDefault="000853A5" w:rsidP="000853A5">
      <w:pPr>
        <w:pStyle w:val="NoSpacing"/>
        <w:rPr>
          <w:rFonts w:ascii="Times New Roman" w:hAnsi="Times New Roman" w:cs="Times New Roman"/>
          <w:sz w:val="24"/>
          <w:szCs w:val="24"/>
        </w:rPr>
      </w:pPr>
    </w:p>
    <w:p w14:paraId="1F04F5D2" w14:textId="6E782048" w:rsidR="00D97A86" w:rsidRPr="00D97A86" w:rsidRDefault="00D97A86" w:rsidP="000853A5">
      <w:pPr>
        <w:pStyle w:val="NoSpacing"/>
        <w:rPr>
          <w:rFonts w:ascii="Times New Roman" w:hAnsi="Times New Roman" w:cs="Times New Roman"/>
          <w:i/>
          <w:iCs/>
          <w:sz w:val="24"/>
          <w:szCs w:val="24"/>
        </w:rPr>
      </w:pPr>
      <w:r w:rsidRPr="00D97A86">
        <w:rPr>
          <w:rFonts w:ascii="Times New Roman" w:hAnsi="Times New Roman" w:cs="Times New Roman"/>
          <w:i/>
          <w:iCs/>
          <w:sz w:val="24"/>
          <w:szCs w:val="24"/>
        </w:rPr>
        <w:t># Create a spatial polygon that demarcates the study area</w:t>
      </w:r>
      <w:r w:rsidR="00913009">
        <w:rPr>
          <w:rFonts w:ascii="Times New Roman" w:hAnsi="Times New Roman" w:cs="Times New Roman"/>
          <w:i/>
          <w:iCs/>
          <w:sz w:val="24"/>
          <w:szCs w:val="24"/>
        </w:rPr>
        <w:t xml:space="preserve"> and transform to WGS84</w:t>
      </w:r>
    </w:p>
    <w:p w14:paraId="4BADDCFD" w14:textId="77777777" w:rsidR="00E8337D" w:rsidRPr="00E948B0" w:rsidRDefault="00E8337D" w:rsidP="00E8337D">
      <w:pPr>
        <w:pStyle w:val="NoSpacing"/>
        <w:rPr>
          <w:rFonts w:ascii="Consolas" w:hAnsi="Consolas" w:cs="Times New Roman"/>
          <w:sz w:val="20"/>
          <w:szCs w:val="20"/>
        </w:rPr>
      </w:pPr>
      <w:proofErr w:type="spellStart"/>
      <w:proofErr w:type="gramStart"/>
      <w:r w:rsidRPr="00E948B0">
        <w:rPr>
          <w:rFonts w:ascii="Consolas" w:hAnsi="Consolas" w:cs="Times New Roman"/>
          <w:sz w:val="20"/>
          <w:szCs w:val="20"/>
        </w:rPr>
        <w:t>aoi.poly</w:t>
      </w:r>
      <w:proofErr w:type="spellEnd"/>
      <w:proofErr w:type="gramEnd"/>
      <w:r w:rsidRPr="00E948B0">
        <w:rPr>
          <w:rFonts w:ascii="Consolas" w:hAnsi="Consolas" w:cs="Times New Roman"/>
          <w:sz w:val="20"/>
          <w:szCs w:val="20"/>
        </w:rPr>
        <w:t xml:space="preserve"> &lt;- </w:t>
      </w:r>
      <w:proofErr w:type="spellStart"/>
      <w:r w:rsidRPr="00E948B0">
        <w:rPr>
          <w:rFonts w:ascii="Consolas" w:hAnsi="Consolas" w:cs="Times New Roman"/>
          <w:sz w:val="20"/>
          <w:szCs w:val="20"/>
        </w:rPr>
        <w:t>st_polygon</w:t>
      </w:r>
      <w:proofErr w:type="spellEnd"/>
      <w:r w:rsidRPr="00E948B0">
        <w:rPr>
          <w:rFonts w:ascii="Consolas" w:hAnsi="Consolas" w:cs="Times New Roman"/>
          <w:sz w:val="20"/>
          <w:szCs w:val="20"/>
        </w:rPr>
        <w:t>(list(matrix(</w:t>
      </w:r>
    </w:p>
    <w:p w14:paraId="6803C208"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w:t>
      </w:r>
      <w:proofErr w:type="gramStart"/>
      <w:r w:rsidRPr="00E948B0">
        <w:rPr>
          <w:rFonts w:ascii="Consolas" w:hAnsi="Consolas" w:cs="Times New Roman"/>
          <w:sz w:val="20"/>
          <w:szCs w:val="20"/>
        </w:rPr>
        <w:t>c(</w:t>
      </w:r>
      <w:proofErr w:type="gramEnd"/>
      <w:r w:rsidRPr="00E948B0">
        <w:rPr>
          <w:rFonts w:ascii="Consolas" w:hAnsi="Consolas" w:cs="Times New Roman"/>
          <w:sz w:val="20"/>
          <w:szCs w:val="20"/>
        </w:rPr>
        <w:t>-332950,-2243300,</w:t>
      </w:r>
    </w:p>
    <w:p w14:paraId="73378ADD"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w:t>
      </w:r>
      <w:proofErr w:type="gramStart"/>
      <w:r w:rsidRPr="00E948B0">
        <w:rPr>
          <w:rFonts w:ascii="Consolas" w:hAnsi="Consolas" w:cs="Times New Roman"/>
          <w:sz w:val="20"/>
          <w:szCs w:val="20"/>
        </w:rPr>
        <w:t>334950,-</w:t>
      </w:r>
      <w:proofErr w:type="gramEnd"/>
      <w:r w:rsidRPr="00E948B0">
        <w:rPr>
          <w:rFonts w:ascii="Consolas" w:hAnsi="Consolas" w:cs="Times New Roman"/>
          <w:sz w:val="20"/>
          <w:szCs w:val="20"/>
        </w:rPr>
        <w:t>2243300,</w:t>
      </w:r>
    </w:p>
    <w:p w14:paraId="34D737F2"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w:t>
      </w:r>
      <w:proofErr w:type="gramStart"/>
      <w:r w:rsidRPr="00E948B0">
        <w:rPr>
          <w:rFonts w:ascii="Consolas" w:hAnsi="Consolas" w:cs="Times New Roman"/>
          <w:sz w:val="20"/>
          <w:szCs w:val="20"/>
        </w:rPr>
        <w:t>334950,-</w:t>
      </w:r>
      <w:proofErr w:type="gramEnd"/>
      <w:r w:rsidRPr="00E948B0">
        <w:rPr>
          <w:rFonts w:ascii="Consolas" w:hAnsi="Consolas" w:cs="Times New Roman"/>
          <w:sz w:val="20"/>
          <w:szCs w:val="20"/>
        </w:rPr>
        <w:t>2245300,</w:t>
      </w:r>
    </w:p>
    <w:p w14:paraId="3F8A1BE7"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w:t>
      </w:r>
      <w:proofErr w:type="gramStart"/>
      <w:r w:rsidRPr="00E948B0">
        <w:rPr>
          <w:rFonts w:ascii="Consolas" w:hAnsi="Consolas" w:cs="Times New Roman"/>
          <w:sz w:val="20"/>
          <w:szCs w:val="20"/>
        </w:rPr>
        <w:t>332950,-</w:t>
      </w:r>
      <w:proofErr w:type="gramEnd"/>
      <w:r w:rsidRPr="00E948B0">
        <w:rPr>
          <w:rFonts w:ascii="Consolas" w:hAnsi="Consolas" w:cs="Times New Roman"/>
          <w:sz w:val="20"/>
          <w:szCs w:val="20"/>
        </w:rPr>
        <w:t>2245300,</w:t>
      </w:r>
    </w:p>
    <w:p w14:paraId="305D305B"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w:t>
      </w:r>
      <w:proofErr w:type="gramStart"/>
      <w:r w:rsidRPr="00E948B0">
        <w:rPr>
          <w:rFonts w:ascii="Consolas" w:hAnsi="Consolas" w:cs="Times New Roman"/>
          <w:sz w:val="20"/>
          <w:szCs w:val="20"/>
        </w:rPr>
        <w:t>332950,-</w:t>
      </w:r>
      <w:proofErr w:type="gramEnd"/>
      <w:r w:rsidRPr="00E948B0">
        <w:rPr>
          <w:rFonts w:ascii="Consolas" w:hAnsi="Consolas" w:cs="Times New Roman"/>
          <w:sz w:val="20"/>
          <w:szCs w:val="20"/>
        </w:rPr>
        <w:t>2243300),</w:t>
      </w:r>
    </w:p>
    <w:p w14:paraId="0214D8D2"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w:t>
      </w:r>
      <w:proofErr w:type="spellStart"/>
      <w:r w:rsidRPr="00E948B0">
        <w:rPr>
          <w:rFonts w:ascii="Consolas" w:hAnsi="Consolas" w:cs="Times New Roman"/>
          <w:sz w:val="20"/>
          <w:szCs w:val="20"/>
        </w:rPr>
        <w:t>ncol</w:t>
      </w:r>
      <w:proofErr w:type="spellEnd"/>
      <w:r w:rsidRPr="00E948B0">
        <w:rPr>
          <w:rFonts w:ascii="Consolas" w:hAnsi="Consolas" w:cs="Times New Roman"/>
          <w:sz w:val="20"/>
          <w:szCs w:val="20"/>
        </w:rPr>
        <w:t xml:space="preserve"> = 2, </w:t>
      </w:r>
      <w:proofErr w:type="spellStart"/>
      <w:r w:rsidRPr="00E948B0">
        <w:rPr>
          <w:rFonts w:ascii="Consolas" w:hAnsi="Consolas" w:cs="Times New Roman"/>
          <w:sz w:val="20"/>
          <w:szCs w:val="20"/>
        </w:rPr>
        <w:t>byrow</w:t>
      </w:r>
      <w:proofErr w:type="spellEnd"/>
      <w:r w:rsidRPr="00E948B0">
        <w:rPr>
          <w:rFonts w:ascii="Consolas" w:hAnsi="Consolas" w:cs="Times New Roman"/>
          <w:sz w:val="20"/>
          <w:szCs w:val="20"/>
        </w:rPr>
        <w:t xml:space="preserve"> = T)))</w:t>
      </w:r>
    </w:p>
    <w:p w14:paraId="74CEA7E2" w14:textId="77777777" w:rsidR="00E8337D" w:rsidRPr="00E948B0" w:rsidRDefault="00E8337D" w:rsidP="00E8337D">
      <w:pPr>
        <w:pStyle w:val="NoSpacing"/>
        <w:rPr>
          <w:rFonts w:ascii="Consolas" w:hAnsi="Consolas" w:cs="Times New Roman"/>
          <w:sz w:val="20"/>
          <w:szCs w:val="20"/>
        </w:rPr>
      </w:pPr>
    </w:p>
    <w:p w14:paraId="1856D2FF" w14:textId="3D8200BC" w:rsidR="002F1CCE" w:rsidRPr="00E948B0" w:rsidRDefault="00E8337D" w:rsidP="00E8337D">
      <w:pPr>
        <w:pStyle w:val="NoSpacing"/>
        <w:rPr>
          <w:rFonts w:ascii="Consolas" w:hAnsi="Consolas" w:cs="Times New Roman"/>
          <w:sz w:val="20"/>
          <w:szCs w:val="20"/>
        </w:rPr>
      </w:pPr>
      <w:proofErr w:type="spellStart"/>
      <w:proofErr w:type="gramStart"/>
      <w:r w:rsidRPr="00E948B0">
        <w:rPr>
          <w:rFonts w:ascii="Consolas" w:hAnsi="Consolas" w:cs="Times New Roman"/>
          <w:sz w:val="20"/>
          <w:szCs w:val="20"/>
        </w:rPr>
        <w:t>aoi.poly</w:t>
      </w:r>
      <w:proofErr w:type="spellEnd"/>
      <w:proofErr w:type="gramEnd"/>
      <w:r w:rsidRPr="00E948B0">
        <w:rPr>
          <w:rFonts w:ascii="Consolas" w:hAnsi="Consolas" w:cs="Times New Roman"/>
          <w:sz w:val="20"/>
          <w:szCs w:val="20"/>
        </w:rPr>
        <w:t xml:space="preserve"> </w:t>
      </w:r>
      <w:r w:rsidR="00E948B0" w:rsidRPr="00E948B0">
        <w:rPr>
          <w:rFonts w:ascii="Consolas" w:hAnsi="Consolas" w:cs="Times New Roman"/>
          <w:sz w:val="20"/>
          <w:szCs w:val="20"/>
        </w:rPr>
        <w:t>&lt;-</w:t>
      </w:r>
      <w:r w:rsidRPr="00E948B0">
        <w:rPr>
          <w:rFonts w:ascii="Consolas" w:hAnsi="Consolas" w:cs="Times New Roman"/>
          <w:sz w:val="20"/>
          <w:szCs w:val="20"/>
        </w:rPr>
        <w:t xml:space="preserve"> </w:t>
      </w:r>
      <w:proofErr w:type="spellStart"/>
      <w:r w:rsidRPr="00E948B0">
        <w:rPr>
          <w:rFonts w:ascii="Consolas" w:hAnsi="Consolas" w:cs="Times New Roman"/>
          <w:sz w:val="20"/>
          <w:szCs w:val="20"/>
        </w:rPr>
        <w:t>aoi.poly</w:t>
      </w:r>
      <w:proofErr w:type="spellEnd"/>
      <w:r w:rsidRPr="00E948B0">
        <w:rPr>
          <w:rFonts w:ascii="Consolas" w:hAnsi="Consolas" w:cs="Times New Roman"/>
          <w:sz w:val="20"/>
          <w:szCs w:val="20"/>
        </w:rPr>
        <w:t xml:space="preserve"> %&gt;% </w:t>
      </w:r>
      <w:proofErr w:type="spellStart"/>
      <w:r w:rsidRPr="00E948B0">
        <w:rPr>
          <w:rFonts w:ascii="Consolas" w:hAnsi="Consolas" w:cs="Times New Roman"/>
          <w:sz w:val="20"/>
          <w:szCs w:val="20"/>
        </w:rPr>
        <w:t>st_sfc</w:t>
      </w:r>
      <w:proofErr w:type="spellEnd"/>
      <w:r w:rsidRPr="00E948B0">
        <w:rPr>
          <w:rFonts w:ascii="Consolas" w:hAnsi="Consolas" w:cs="Times New Roman"/>
          <w:sz w:val="20"/>
          <w:szCs w:val="20"/>
        </w:rPr>
        <w:t>(</w:t>
      </w:r>
      <w:proofErr w:type="spellStart"/>
      <w:r w:rsidRPr="00E948B0">
        <w:rPr>
          <w:rFonts w:ascii="Consolas" w:hAnsi="Consolas" w:cs="Times New Roman"/>
          <w:sz w:val="20"/>
          <w:szCs w:val="20"/>
        </w:rPr>
        <w:t>crs</w:t>
      </w:r>
      <w:proofErr w:type="spellEnd"/>
      <w:r w:rsidRPr="00E948B0">
        <w:rPr>
          <w:rFonts w:ascii="Consolas" w:hAnsi="Consolas" w:cs="Times New Roman"/>
          <w:sz w:val="20"/>
          <w:szCs w:val="20"/>
        </w:rPr>
        <w:t xml:space="preserve"> = 3413) %&gt;% </w:t>
      </w:r>
      <w:proofErr w:type="spellStart"/>
      <w:r w:rsidRPr="00E948B0">
        <w:rPr>
          <w:rFonts w:ascii="Consolas" w:hAnsi="Consolas" w:cs="Times New Roman"/>
          <w:sz w:val="20"/>
          <w:szCs w:val="20"/>
        </w:rPr>
        <w:t>st_transform</w:t>
      </w:r>
      <w:proofErr w:type="spellEnd"/>
      <w:r w:rsidRPr="00E948B0">
        <w:rPr>
          <w:rFonts w:ascii="Consolas" w:hAnsi="Consolas" w:cs="Times New Roman"/>
          <w:sz w:val="20"/>
          <w:szCs w:val="20"/>
        </w:rPr>
        <w:t>(</w:t>
      </w:r>
      <w:proofErr w:type="spellStart"/>
      <w:r w:rsidRPr="00E948B0">
        <w:rPr>
          <w:rFonts w:ascii="Consolas" w:hAnsi="Consolas" w:cs="Times New Roman"/>
          <w:sz w:val="20"/>
          <w:szCs w:val="20"/>
        </w:rPr>
        <w:t>crs</w:t>
      </w:r>
      <w:proofErr w:type="spellEnd"/>
      <w:r w:rsidRPr="00E948B0">
        <w:rPr>
          <w:rFonts w:ascii="Consolas" w:hAnsi="Consolas" w:cs="Times New Roman"/>
          <w:sz w:val="20"/>
          <w:szCs w:val="20"/>
        </w:rPr>
        <w:t xml:space="preserve"> = 4326) %&gt;% </w:t>
      </w:r>
      <w:proofErr w:type="spellStart"/>
      <w:r w:rsidRPr="00E948B0">
        <w:rPr>
          <w:rFonts w:ascii="Consolas" w:hAnsi="Consolas" w:cs="Times New Roman"/>
          <w:sz w:val="20"/>
          <w:szCs w:val="20"/>
        </w:rPr>
        <w:t>st_as_sf</w:t>
      </w:r>
      <w:proofErr w:type="spellEnd"/>
      <w:r w:rsidRPr="00E948B0">
        <w:rPr>
          <w:rFonts w:ascii="Consolas" w:hAnsi="Consolas" w:cs="Times New Roman"/>
          <w:sz w:val="20"/>
          <w:szCs w:val="20"/>
        </w:rPr>
        <w:t>()</w:t>
      </w:r>
    </w:p>
    <w:p w14:paraId="718B41E0" w14:textId="77777777" w:rsidR="00E8337D" w:rsidRPr="0094106D" w:rsidRDefault="00E8337D" w:rsidP="00E8337D">
      <w:pPr>
        <w:pStyle w:val="NoSpacing"/>
        <w:rPr>
          <w:rFonts w:ascii="Times New Roman" w:hAnsi="Times New Roman" w:cs="Times New Roman"/>
        </w:rPr>
      </w:pPr>
    </w:p>
    <w:p w14:paraId="55E93217" w14:textId="11BBC636" w:rsidR="002F1CCE" w:rsidRPr="003D7172" w:rsidRDefault="002F1CCE" w:rsidP="002F1CCE">
      <w:pPr>
        <w:pStyle w:val="NoSpacing"/>
        <w:rPr>
          <w:rFonts w:ascii="Times New Roman" w:hAnsi="Times New Roman" w:cs="Times New Roman"/>
          <w:i/>
          <w:iCs/>
          <w:sz w:val="24"/>
          <w:szCs w:val="24"/>
        </w:rPr>
      </w:pPr>
      <w:r w:rsidRPr="003D7172">
        <w:rPr>
          <w:rFonts w:ascii="Times New Roman" w:hAnsi="Times New Roman" w:cs="Times New Roman"/>
          <w:i/>
          <w:iCs/>
          <w:sz w:val="24"/>
          <w:szCs w:val="24"/>
        </w:rPr>
        <w:t xml:space="preserve"># Get the central coordinates </w:t>
      </w:r>
      <w:r w:rsidR="00FB5A6E">
        <w:rPr>
          <w:rFonts w:ascii="Times New Roman" w:hAnsi="Times New Roman" w:cs="Times New Roman"/>
          <w:i/>
          <w:iCs/>
          <w:sz w:val="24"/>
          <w:szCs w:val="24"/>
        </w:rPr>
        <w:t xml:space="preserve">for </w:t>
      </w:r>
      <w:r w:rsidRPr="003D7172">
        <w:rPr>
          <w:rFonts w:ascii="Times New Roman" w:hAnsi="Times New Roman" w:cs="Times New Roman"/>
          <w:i/>
          <w:iCs/>
          <w:sz w:val="24"/>
          <w:szCs w:val="24"/>
        </w:rPr>
        <w:t xml:space="preserve">each </w:t>
      </w:r>
      <w:r w:rsidR="00D66B3D">
        <w:rPr>
          <w:rFonts w:ascii="Times New Roman" w:hAnsi="Times New Roman" w:cs="Times New Roman"/>
          <w:i/>
          <w:iCs/>
          <w:sz w:val="24"/>
          <w:szCs w:val="24"/>
        </w:rPr>
        <w:t>of the 45</w:t>
      </w:r>
      <w:r w:rsidR="00C843FD">
        <w:rPr>
          <w:rFonts w:ascii="Times New Roman" w:hAnsi="Times New Roman" w:cs="Times New Roman"/>
          <w:i/>
          <w:iCs/>
          <w:sz w:val="24"/>
          <w:szCs w:val="24"/>
        </w:rPr>
        <w:t>5</w:t>
      </w:r>
      <w:r w:rsidR="00D66B3D">
        <w:rPr>
          <w:rFonts w:ascii="Times New Roman" w:hAnsi="Times New Roman" w:cs="Times New Roman"/>
          <w:i/>
          <w:iCs/>
          <w:sz w:val="24"/>
          <w:szCs w:val="24"/>
        </w:rPr>
        <w:t xml:space="preserve">7 </w:t>
      </w:r>
      <w:r w:rsidRPr="003D7172">
        <w:rPr>
          <w:rFonts w:ascii="Times New Roman" w:hAnsi="Times New Roman" w:cs="Times New Roman"/>
          <w:i/>
          <w:iCs/>
          <w:sz w:val="24"/>
          <w:szCs w:val="24"/>
        </w:rPr>
        <w:t>Landsat pixel</w:t>
      </w:r>
      <w:r w:rsidR="00D66B3D">
        <w:rPr>
          <w:rFonts w:ascii="Times New Roman" w:hAnsi="Times New Roman" w:cs="Times New Roman"/>
          <w:i/>
          <w:iCs/>
          <w:sz w:val="24"/>
          <w:szCs w:val="24"/>
        </w:rPr>
        <w:t>s</w:t>
      </w:r>
      <w:r w:rsidRPr="003D7172">
        <w:rPr>
          <w:rFonts w:ascii="Times New Roman" w:hAnsi="Times New Roman" w:cs="Times New Roman"/>
          <w:i/>
          <w:iCs/>
          <w:sz w:val="24"/>
          <w:szCs w:val="24"/>
        </w:rPr>
        <w:t xml:space="preserve"> in study area</w:t>
      </w:r>
    </w:p>
    <w:p w14:paraId="6E3371B2" w14:textId="7FF0F2B2" w:rsidR="002F1CCE" w:rsidRPr="0094106D" w:rsidRDefault="002F1CCE" w:rsidP="002F1CCE">
      <w:pPr>
        <w:pStyle w:val="NoSpacing"/>
        <w:rPr>
          <w:rFonts w:ascii="Consolas" w:hAnsi="Consolas" w:cs="Times New Roman"/>
          <w:sz w:val="20"/>
          <w:szCs w:val="20"/>
        </w:rPr>
      </w:pPr>
      <w:proofErr w:type="spellStart"/>
      <w:r w:rsidRPr="0094106D">
        <w:rPr>
          <w:rFonts w:ascii="Consolas" w:hAnsi="Consolas" w:cs="Times New Roman"/>
          <w:sz w:val="20"/>
          <w:szCs w:val="20"/>
        </w:rPr>
        <w:t>aoi.pts</w:t>
      </w:r>
      <w:proofErr w:type="spellEnd"/>
      <w:r w:rsidRPr="0094106D">
        <w:rPr>
          <w:rFonts w:ascii="Consolas" w:hAnsi="Consolas" w:cs="Times New Roman"/>
          <w:sz w:val="20"/>
          <w:szCs w:val="20"/>
        </w:rPr>
        <w:t xml:space="preserve"> &lt;- </w:t>
      </w:r>
      <w:proofErr w:type="spellStart"/>
      <w:r w:rsidRPr="0094106D">
        <w:rPr>
          <w:rFonts w:ascii="Consolas" w:hAnsi="Consolas" w:cs="Times New Roman"/>
          <w:sz w:val="20"/>
          <w:szCs w:val="20"/>
        </w:rPr>
        <w:t>lsat_get_pixel_centers</w:t>
      </w:r>
      <w:proofErr w:type="spellEnd"/>
      <w:r w:rsidRPr="0094106D">
        <w:rPr>
          <w:rFonts w:ascii="Consolas" w:hAnsi="Consolas" w:cs="Times New Roman"/>
          <w:sz w:val="20"/>
          <w:szCs w:val="20"/>
        </w:rPr>
        <w:t>(</w:t>
      </w:r>
      <w:proofErr w:type="spellStart"/>
      <w:proofErr w:type="gramStart"/>
      <w:r w:rsidRPr="0094106D">
        <w:rPr>
          <w:rFonts w:ascii="Consolas" w:hAnsi="Consolas" w:cs="Times New Roman"/>
          <w:sz w:val="20"/>
          <w:szCs w:val="20"/>
        </w:rPr>
        <w:t>aoi.</w:t>
      </w:r>
      <w:r w:rsidR="003D7172" w:rsidRPr="0094106D">
        <w:rPr>
          <w:rFonts w:ascii="Consolas" w:hAnsi="Consolas" w:cs="Times New Roman"/>
          <w:sz w:val="20"/>
          <w:szCs w:val="20"/>
        </w:rPr>
        <w:t>poly</w:t>
      </w:r>
      <w:proofErr w:type="spellEnd"/>
      <w:proofErr w:type="gramEnd"/>
      <w:r w:rsidRPr="0094106D">
        <w:rPr>
          <w:rFonts w:ascii="Consolas" w:hAnsi="Consolas" w:cs="Times New Roman"/>
          <w:sz w:val="20"/>
          <w:szCs w:val="20"/>
        </w:rPr>
        <w:t>)</w:t>
      </w:r>
    </w:p>
    <w:p w14:paraId="469DB598" w14:textId="77777777" w:rsidR="002F1CCE" w:rsidRPr="002F1CCE" w:rsidRDefault="002F1CCE" w:rsidP="002F1CCE">
      <w:pPr>
        <w:pStyle w:val="NoSpacing"/>
        <w:rPr>
          <w:rFonts w:ascii="Times New Roman" w:hAnsi="Times New Roman" w:cs="Times New Roman"/>
          <w:sz w:val="24"/>
          <w:szCs w:val="24"/>
        </w:rPr>
      </w:pPr>
    </w:p>
    <w:p w14:paraId="263A7F53" w14:textId="77777777" w:rsidR="00817E57" w:rsidRDefault="002F1CCE" w:rsidP="002F1CCE">
      <w:pPr>
        <w:pStyle w:val="NoSpacing"/>
        <w:rPr>
          <w:rFonts w:ascii="Times New Roman" w:hAnsi="Times New Roman" w:cs="Times New Roman"/>
          <w:i/>
          <w:iCs/>
          <w:sz w:val="24"/>
          <w:szCs w:val="24"/>
        </w:rPr>
      </w:pPr>
      <w:r w:rsidRPr="003D7172">
        <w:rPr>
          <w:rFonts w:ascii="Times New Roman" w:hAnsi="Times New Roman" w:cs="Times New Roman"/>
          <w:i/>
          <w:iCs/>
          <w:sz w:val="24"/>
          <w:szCs w:val="24"/>
        </w:rPr>
        <w:t xml:space="preserve"># </w:t>
      </w:r>
      <w:r w:rsidR="003D7172">
        <w:rPr>
          <w:rFonts w:ascii="Times New Roman" w:hAnsi="Times New Roman" w:cs="Times New Roman"/>
          <w:i/>
          <w:iCs/>
          <w:sz w:val="24"/>
          <w:szCs w:val="24"/>
        </w:rPr>
        <w:t xml:space="preserve">Export </w:t>
      </w:r>
      <w:r w:rsidR="000213B5">
        <w:rPr>
          <w:rFonts w:ascii="Times New Roman" w:hAnsi="Times New Roman" w:cs="Times New Roman"/>
          <w:i/>
          <w:iCs/>
          <w:sz w:val="24"/>
          <w:szCs w:val="24"/>
        </w:rPr>
        <w:t xml:space="preserve">summer </w:t>
      </w:r>
      <w:r w:rsidRPr="003D7172">
        <w:rPr>
          <w:rFonts w:ascii="Times New Roman" w:hAnsi="Times New Roman" w:cs="Times New Roman"/>
          <w:i/>
          <w:iCs/>
          <w:sz w:val="24"/>
          <w:szCs w:val="24"/>
        </w:rPr>
        <w:t xml:space="preserve">Landsat surface reflectance measurements </w:t>
      </w:r>
      <w:r w:rsidR="00D66B3D">
        <w:rPr>
          <w:rFonts w:ascii="Times New Roman" w:hAnsi="Times New Roman" w:cs="Times New Roman"/>
          <w:i/>
          <w:iCs/>
          <w:sz w:val="24"/>
          <w:szCs w:val="24"/>
        </w:rPr>
        <w:t xml:space="preserve">for each pixel </w:t>
      </w:r>
      <w:r w:rsidR="003D7172">
        <w:rPr>
          <w:rFonts w:ascii="Times New Roman" w:hAnsi="Times New Roman" w:cs="Times New Roman"/>
          <w:i/>
          <w:iCs/>
          <w:sz w:val="24"/>
          <w:szCs w:val="24"/>
        </w:rPr>
        <w:t xml:space="preserve">to </w:t>
      </w:r>
      <w:r w:rsidR="000213B5">
        <w:rPr>
          <w:rFonts w:ascii="Times New Roman" w:hAnsi="Times New Roman" w:cs="Times New Roman"/>
          <w:i/>
          <w:iCs/>
          <w:sz w:val="24"/>
          <w:szCs w:val="24"/>
        </w:rPr>
        <w:t xml:space="preserve">a </w:t>
      </w:r>
      <w:r w:rsidR="0042225A">
        <w:rPr>
          <w:rFonts w:ascii="Times New Roman" w:hAnsi="Times New Roman" w:cs="Times New Roman"/>
          <w:i/>
          <w:iCs/>
          <w:sz w:val="24"/>
          <w:szCs w:val="24"/>
        </w:rPr>
        <w:t>folder called</w:t>
      </w:r>
    </w:p>
    <w:p w14:paraId="5AE9D11F" w14:textId="77777777" w:rsidR="00817E57" w:rsidRDefault="00817E57" w:rsidP="002F1CCE">
      <w:pPr>
        <w:pStyle w:val="NoSpacing"/>
        <w:rPr>
          <w:rFonts w:ascii="Times New Roman" w:hAnsi="Times New Roman" w:cs="Times New Roman"/>
          <w:i/>
          <w:iCs/>
          <w:sz w:val="24"/>
          <w:szCs w:val="24"/>
        </w:rPr>
      </w:pPr>
      <w:r>
        <w:rPr>
          <w:rFonts w:ascii="Times New Roman" w:hAnsi="Times New Roman" w:cs="Times New Roman"/>
          <w:i/>
          <w:iCs/>
          <w:sz w:val="24"/>
          <w:szCs w:val="24"/>
        </w:rPr>
        <w:t xml:space="preserve"># </w:t>
      </w:r>
      <w:proofErr w:type="spellStart"/>
      <w:proofErr w:type="gramStart"/>
      <w:r w:rsidR="0042225A">
        <w:rPr>
          <w:rFonts w:ascii="Times New Roman" w:hAnsi="Times New Roman" w:cs="Times New Roman"/>
          <w:i/>
          <w:iCs/>
          <w:sz w:val="24"/>
          <w:szCs w:val="24"/>
        </w:rPr>
        <w:t>earth</w:t>
      </w:r>
      <w:proofErr w:type="gramEnd"/>
      <w:r w:rsidR="0042225A">
        <w:rPr>
          <w:rFonts w:ascii="Times New Roman" w:hAnsi="Times New Roman" w:cs="Times New Roman"/>
          <w:i/>
          <w:iCs/>
          <w:sz w:val="24"/>
          <w:szCs w:val="24"/>
        </w:rPr>
        <w:t>_engine</w:t>
      </w:r>
      <w:proofErr w:type="spellEnd"/>
      <w:r w:rsidR="00EF2C33">
        <w:rPr>
          <w:rFonts w:ascii="Times New Roman" w:hAnsi="Times New Roman" w:cs="Times New Roman"/>
          <w:i/>
          <w:iCs/>
          <w:sz w:val="24"/>
          <w:szCs w:val="24"/>
        </w:rPr>
        <w:t>/</w:t>
      </w:r>
      <w:proofErr w:type="spellStart"/>
      <w:r w:rsidR="00EF2C33">
        <w:rPr>
          <w:rFonts w:ascii="Times New Roman" w:hAnsi="Times New Roman" w:cs="Times New Roman"/>
          <w:i/>
          <w:iCs/>
          <w:sz w:val="24"/>
          <w:szCs w:val="24"/>
        </w:rPr>
        <w:t>lsat_disko</w:t>
      </w:r>
      <w:proofErr w:type="spellEnd"/>
      <w:r w:rsidR="0042225A">
        <w:rPr>
          <w:rFonts w:ascii="Times New Roman" w:hAnsi="Times New Roman" w:cs="Times New Roman"/>
          <w:i/>
          <w:iCs/>
          <w:sz w:val="24"/>
          <w:szCs w:val="24"/>
        </w:rPr>
        <w:t xml:space="preserve"> on </w:t>
      </w:r>
      <w:r w:rsidR="003D7172">
        <w:rPr>
          <w:rFonts w:ascii="Times New Roman" w:hAnsi="Times New Roman" w:cs="Times New Roman"/>
          <w:i/>
          <w:iCs/>
          <w:sz w:val="24"/>
          <w:szCs w:val="24"/>
        </w:rPr>
        <w:t>Google</w:t>
      </w:r>
      <w:r w:rsidR="000213B5">
        <w:rPr>
          <w:rFonts w:ascii="Times New Roman" w:hAnsi="Times New Roman" w:cs="Times New Roman"/>
          <w:i/>
          <w:iCs/>
          <w:sz w:val="24"/>
          <w:szCs w:val="24"/>
        </w:rPr>
        <w:t xml:space="preserve"> </w:t>
      </w:r>
      <w:r w:rsidR="003D7172">
        <w:rPr>
          <w:rFonts w:ascii="Times New Roman" w:hAnsi="Times New Roman" w:cs="Times New Roman"/>
          <w:i/>
          <w:iCs/>
          <w:sz w:val="24"/>
          <w:szCs w:val="24"/>
        </w:rPr>
        <w:t>Drive</w:t>
      </w:r>
      <w:r w:rsidR="008A44EA">
        <w:rPr>
          <w:rFonts w:ascii="Times New Roman" w:hAnsi="Times New Roman" w:cs="Times New Roman"/>
          <w:i/>
          <w:iCs/>
          <w:sz w:val="24"/>
          <w:szCs w:val="24"/>
        </w:rPr>
        <w:t>. T</w:t>
      </w:r>
      <w:r w:rsidR="0042225A">
        <w:rPr>
          <w:rFonts w:ascii="Times New Roman" w:hAnsi="Times New Roman" w:cs="Times New Roman"/>
          <w:i/>
          <w:iCs/>
          <w:sz w:val="24"/>
          <w:szCs w:val="24"/>
        </w:rPr>
        <w:t xml:space="preserve">his took </w:t>
      </w:r>
      <w:r w:rsidR="002C207C">
        <w:rPr>
          <w:rFonts w:ascii="Times New Roman" w:hAnsi="Times New Roman" w:cs="Times New Roman"/>
          <w:i/>
          <w:iCs/>
          <w:sz w:val="24"/>
          <w:szCs w:val="24"/>
        </w:rPr>
        <w:t>~</w:t>
      </w:r>
      <w:r>
        <w:rPr>
          <w:rFonts w:ascii="Times New Roman" w:hAnsi="Times New Roman" w:cs="Times New Roman"/>
          <w:i/>
          <w:iCs/>
          <w:sz w:val="24"/>
          <w:szCs w:val="24"/>
        </w:rPr>
        <w:t xml:space="preserve">2 days </w:t>
      </w:r>
      <w:r w:rsidR="000B7FBE">
        <w:rPr>
          <w:rFonts w:ascii="Times New Roman" w:hAnsi="Times New Roman" w:cs="Times New Roman"/>
          <w:i/>
          <w:iCs/>
          <w:sz w:val="24"/>
          <w:szCs w:val="24"/>
        </w:rPr>
        <w:t xml:space="preserve">and exported 19 files totaling </w:t>
      </w:r>
    </w:p>
    <w:p w14:paraId="2B4C72D8" w14:textId="51A8FC74" w:rsidR="002F1CCE" w:rsidRPr="003D7172" w:rsidRDefault="00817E57" w:rsidP="002F1CCE">
      <w:pPr>
        <w:pStyle w:val="NoSpacing"/>
        <w:rPr>
          <w:rFonts w:ascii="Times New Roman" w:hAnsi="Times New Roman" w:cs="Times New Roman"/>
          <w:i/>
          <w:iCs/>
          <w:sz w:val="24"/>
          <w:szCs w:val="24"/>
        </w:rPr>
      </w:pPr>
      <w:r>
        <w:rPr>
          <w:rFonts w:ascii="Times New Roman" w:hAnsi="Times New Roman" w:cs="Times New Roman"/>
          <w:i/>
          <w:iCs/>
          <w:sz w:val="24"/>
          <w:szCs w:val="24"/>
        </w:rPr>
        <w:t xml:space="preserve"># </w:t>
      </w:r>
      <w:r w:rsidR="008A44EA">
        <w:rPr>
          <w:rFonts w:ascii="Times New Roman" w:hAnsi="Times New Roman" w:cs="Times New Roman"/>
          <w:i/>
          <w:iCs/>
          <w:sz w:val="24"/>
          <w:szCs w:val="24"/>
        </w:rPr>
        <w:t>~</w:t>
      </w:r>
      <w:r>
        <w:rPr>
          <w:rFonts w:ascii="Times New Roman" w:hAnsi="Times New Roman" w:cs="Times New Roman"/>
          <w:i/>
          <w:iCs/>
          <w:sz w:val="24"/>
          <w:szCs w:val="24"/>
        </w:rPr>
        <w:t>692</w:t>
      </w:r>
      <w:r w:rsidR="008A44EA">
        <w:rPr>
          <w:rFonts w:ascii="Times New Roman" w:hAnsi="Times New Roman" w:cs="Times New Roman"/>
          <w:i/>
          <w:iCs/>
          <w:sz w:val="24"/>
          <w:szCs w:val="24"/>
        </w:rPr>
        <w:t xml:space="preserve"> MB. </w:t>
      </w:r>
    </w:p>
    <w:p w14:paraId="6157698E" w14:textId="747DE61D" w:rsidR="005B13AD" w:rsidRPr="0094106D" w:rsidRDefault="002F1CCE" w:rsidP="002F1CCE">
      <w:pPr>
        <w:pStyle w:val="NoSpacing"/>
        <w:rPr>
          <w:rFonts w:ascii="Consolas" w:hAnsi="Consolas" w:cs="Times New Roman"/>
          <w:sz w:val="20"/>
          <w:szCs w:val="20"/>
        </w:rPr>
      </w:pPr>
      <w:proofErr w:type="spellStart"/>
      <w:r w:rsidRPr="0094106D">
        <w:rPr>
          <w:rFonts w:ascii="Consolas" w:hAnsi="Consolas" w:cs="Times New Roman"/>
          <w:sz w:val="20"/>
          <w:szCs w:val="20"/>
        </w:rPr>
        <w:t>lsat_export_</w:t>
      </w:r>
      <w:proofErr w:type="gramStart"/>
      <w:r w:rsidRPr="0094106D">
        <w:rPr>
          <w:rFonts w:ascii="Consolas" w:hAnsi="Consolas" w:cs="Times New Roman"/>
          <w:sz w:val="20"/>
          <w:szCs w:val="20"/>
        </w:rPr>
        <w:t>ts</w:t>
      </w:r>
      <w:proofErr w:type="spellEnd"/>
      <w:r w:rsidRPr="0094106D">
        <w:rPr>
          <w:rFonts w:ascii="Consolas" w:hAnsi="Consolas" w:cs="Times New Roman"/>
          <w:sz w:val="20"/>
          <w:szCs w:val="20"/>
        </w:rPr>
        <w:t>(</w:t>
      </w:r>
      <w:proofErr w:type="spellStart"/>
      <w:proofErr w:type="gramEnd"/>
      <w:r w:rsidRPr="0094106D">
        <w:rPr>
          <w:rFonts w:ascii="Consolas" w:hAnsi="Consolas" w:cs="Times New Roman"/>
          <w:sz w:val="20"/>
          <w:szCs w:val="20"/>
        </w:rPr>
        <w:t>pixel_coords_sf</w:t>
      </w:r>
      <w:proofErr w:type="spellEnd"/>
      <w:r w:rsidRPr="0094106D">
        <w:rPr>
          <w:rFonts w:ascii="Consolas" w:hAnsi="Consolas" w:cs="Times New Roman"/>
          <w:sz w:val="20"/>
          <w:szCs w:val="20"/>
        </w:rPr>
        <w:t xml:space="preserve"> = </w:t>
      </w:r>
      <w:proofErr w:type="spellStart"/>
      <w:r w:rsidRPr="0094106D">
        <w:rPr>
          <w:rFonts w:ascii="Consolas" w:hAnsi="Consolas" w:cs="Times New Roman"/>
          <w:sz w:val="20"/>
          <w:szCs w:val="20"/>
        </w:rPr>
        <w:t>aoi.pts</w:t>
      </w:r>
      <w:proofErr w:type="spellEnd"/>
      <w:r w:rsidRPr="0094106D">
        <w:rPr>
          <w:rFonts w:ascii="Consolas" w:hAnsi="Consolas" w:cs="Times New Roman"/>
          <w:sz w:val="20"/>
          <w:szCs w:val="20"/>
        </w:rPr>
        <w:t xml:space="preserve">, </w:t>
      </w:r>
      <w:proofErr w:type="spellStart"/>
      <w:r w:rsidRPr="0094106D">
        <w:rPr>
          <w:rFonts w:ascii="Consolas" w:hAnsi="Consolas" w:cs="Times New Roman"/>
          <w:sz w:val="20"/>
          <w:szCs w:val="20"/>
        </w:rPr>
        <w:t>startJulian</w:t>
      </w:r>
      <w:proofErr w:type="spellEnd"/>
      <w:r w:rsidRPr="0094106D">
        <w:rPr>
          <w:rFonts w:ascii="Consolas" w:hAnsi="Consolas" w:cs="Times New Roman"/>
          <w:sz w:val="20"/>
          <w:szCs w:val="20"/>
        </w:rPr>
        <w:t xml:space="preserve"> = 1</w:t>
      </w:r>
      <w:r w:rsidR="0049567B">
        <w:rPr>
          <w:rFonts w:ascii="Consolas" w:hAnsi="Consolas" w:cs="Times New Roman"/>
          <w:sz w:val="20"/>
          <w:szCs w:val="20"/>
        </w:rPr>
        <w:t>5</w:t>
      </w:r>
      <w:r w:rsidRPr="0094106D">
        <w:rPr>
          <w:rFonts w:ascii="Consolas" w:hAnsi="Consolas" w:cs="Times New Roman"/>
          <w:sz w:val="20"/>
          <w:szCs w:val="20"/>
        </w:rPr>
        <w:t xml:space="preserve">2, </w:t>
      </w:r>
      <w:proofErr w:type="spellStart"/>
      <w:r w:rsidRPr="0094106D">
        <w:rPr>
          <w:rFonts w:ascii="Consolas" w:hAnsi="Consolas" w:cs="Times New Roman"/>
          <w:sz w:val="20"/>
          <w:szCs w:val="20"/>
        </w:rPr>
        <w:t>endJulian</w:t>
      </w:r>
      <w:proofErr w:type="spellEnd"/>
      <w:r w:rsidRPr="0094106D">
        <w:rPr>
          <w:rFonts w:ascii="Consolas" w:hAnsi="Consolas" w:cs="Times New Roman"/>
          <w:sz w:val="20"/>
          <w:szCs w:val="20"/>
        </w:rPr>
        <w:t xml:space="preserve"> = 2</w:t>
      </w:r>
      <w:r w:rsidR="0049567B">
        <w:rPr>
          <w:rFonts w:ascii="Consolas" w:hAnsi="Consolas" w:cs="Times New Roman"/>
          <w:sz w:val="20"/>
          <w:szCs w:val="20"/>
        </w:rPr>
        <w:t>7</w:t>
      </w:r>
      <w:r w:rsidRPr="0094106D">
        <w:rPr>
          <w:rFonts w:ascii="Consolas" w:hAnsi="Consolas" w:cs="Times New Roman"/>
          <w:sz w:val="20"/>
          <w:szCs w:val="20"/>
        </w:rPr>
        <w:t>3,</w:t>
      </w:r>
      <w:r w:rsidR="0042225A" w:rsidRPr="0094106D">
        <w:rPr>
          <w:rFonts w:ascii="Consolas" w:hAnsi="Consolas" w:cs="Times New Roman"/>
          <w:sz w:val="20"/>
          <w:szCs w:val="20"/>
        </w:rPr>
        <w:t xml:space="preserve"> </w:t>
      </w:r>
      <w:r w:rsidRPr="0094106D">
        <w:rPr>
          <w:rFonts w:ascii="Consolas" w:hAnsi="Consolas" w:cs="Times New Roman"/>
          <w:sz w:val="20"/>
          <w:szCs w:val="20"/>
        </w:rPr>
        <w:t>prefix = '</w:t>
      </w:r>
      <w:proofErr w:type="spellStart"/>
      <w:r w:rsidRPr="0094106D">
        <w:rPr>
          <w:rFonts w:ascii="Consolas" w:hAnsi="Consolas" w:cs="Times New Roman"/>
          <w:sz w:val="20"/>
          <w:szCs w:val="20"/>
        </w:rPr>
        <w:t>disko</w:t>
      </w:r>
      <w:proofErr w:type="spellEnd"/>
      <w:r w:rsidRPr="0094106D">
        <w:rPr>
          <w:rFonts w:ascii="Consolas" w:hAnsi="Consolas" w:cs="Times New Roman"/>
          <w:sz w:val="20"/>
          <w:szCs w:val="20"/>
        </w:rPr>
        <w:t xml:space="preserve">', </w:t>
      </w:r>
      <w:proofErr w:type="spellStart"/>
      <w:r w:rsidRPr="0094106D">
        <w:rPr>
          <w:rFonts w:ascii="Consolas" w:hAnsi="Consolas" w:cs="Times New Roman"/>
          <w:sz w:val="20"/>
          <w:szCs w:val="20"/>
        </w:rPr>
        <w:t>drive_export_dir</w:t>
      </w:r>
      <w:proofErr w:type="spellEnd"/>
      <w:r w:rsidRPr="0094106D">
        <w:rPr>
          <w:rFonts w:ascii="Consolas" w:hAnsi="Consolas" w:cs="Times New Roman"/>
          <w:sz w:val="20"/>
          <w:szCs w:val="20"/>
        </w:rPr>
        <w:t xml:space="preserve"> = '</w:t>
      </w:r>
      <w:proofErr w:type="spellStart"/>
      <w:r w:rsidRPr="0094106D">
        <w:rPr>
          <w:rFonts w:ascii="Consolas" w:hAnsi="Consolas" w:cs="Times New Roman"/>
          <w:sz w:val="20"/>
          <w:szCs w:val="20"/>
        </w:rPr>
        <w:t>earth_engine</w:t>
      </w:r>
      <w:proofErr w:type="spellEnd"/>
      <w:r w:rsidR="00AA2D22">
        <w:rPr>
          <w:rFonts w:ascii="Consolas" w:hAnsi="Consolas" w:cs="Times New Roman"/>
          <w:sz w:val="20"/>
          <w:szCs w:val="20"/>
        </w:rPr>
        <w:t>/</w:t>
      </w:r>
      <w:proofErr w:type="spellStart"/>
      <w:r w:rsidR="00AA2D22">
        <w:rPr>
          <w:rFonts w:ascii="Consolas" w:hAnsi="Consolas" w:cs="Times New Roman"/>
          <w:sz w:val="20"/>
          <w:szCs w:val="20"/>
        </w:rPr>
        <w:t>lsat_disko</w:t>
      </w:r>
      <w:proofErr w:type="spellEnd"/>
      <w:r w:rsidRPr="0094106D">
        <w:rPr>
          <w:rFonts w:ascii="Consolas" w:hAnsi="Consolas" w:cs="Times New Roman"/>
          <w:sz w:val="20"/>
          <w:szCs w:val="20"/>
        </w:rPr>
        <w:t>')</w:t>
      </w:r>
    </w:p>
    <w:p w14:paraId="745E92C7" w14:textId="331B8119" w:rsidR="003934F7" w:rsidRDefault="003934F7" w:rsidP="00F751FB">
      <w:pPr>
        <w:pStyle w:val="NoSpacing"/>
        <w:rPr>
          <w:rFonts w:ascii="Times New Roman" w:hAnsi="Times New Roman" w:cs="Times New Roman"/>
          <w:sz w:val="24"/>
          <w:szCs w:val="24"/>
        </w:rPr>
      </w:pPr>
    </w:p>
    <w:p w14:paraId="3F807F73" w14:textId="77777777" w:rsidR="003C7D0B" w:rsidRDefault="003C7D0B" w:rsidP="00F751FB">
      <w:pPr>
        <w:pStyle w:val="NoSpacing"/>
        <w:rPr>
          <w:rFonts w:ascii="Times New Roman" w:hAnsi="Times New Roman" w:cs="Times New Roman"/>
          <w:sz w:val="24"/>
          <w:szCs w:val="24"/>
        </w:rPr>
      </w:pPr>
    </w:p>
    <w:p w14:paraId="02013074" w14:textId="78E1A471" w:rsidR="003D7172" w:rsidRDefault="00AD0531" w:rsidP="00AD0531">
      <w:pPr>
        <w:pStyle w:val="Heading2"/>
      </w:pPr>
      <w:commentRangeStart w:id="251"/>
      <w:commentRangeStart w:id="252"/>
      <w:r>
        <w:t>Part 2: Derive vegetation greenness time series using Landsat data</w:t>
      </w:r>
      <w:commentRangeEnd w:id="251"/>
      <w:r w:rsidR="00EB7B05">
        <w:rPr>
          <w:rStyle w:val="CommentReference"/>
          <w:rFonts w:asciiTheme="minorHAnsi" w:eastAsiaTheme="minorEastAsia" w:hAnsiTheme="minorHAnsi" w:cstheme="minorBidi"/>
          <w:i w:val="0"/>
        </w:rPr>
        <w:commentReference w:id="251"/>
      </w:r>
      <w:commentRangeEnd w:id="252"/>
      <w:r w:rsidR="00A94C0E">
        <w:rPr>
          <w:rStyle w:val="CommentReference"/>
          <w:rFonts w:asciiTheme="minorHAnsi" w:eastAsiaTheme="minorEastAsia" w:hAnsiTheme="minorHAnsi" w:cstheme="minorBidi"/>
          <w:i w:val="0"/>
        </w:rPr>
        <w:commentReference w:id="252"/>
      </w:r>
    </w:p>
    <w:p w14:paraId="2FE7EC11" w14:textId="77777777" w:rsidR="003D7172" w:rsidRDefault="003D7172" w:rsidP="00F751FB">
      <w:pPr>
        <w:pStyle w:val="NoSpacing"/>
        <w:rPr>
          <w:rFonts w:ascii="Times New Roman" w:hAnsi="Times New Roman" w:cs="Times New Roman"/>
          <w:sz w:val="24"/>
          <w:szCs w:val="24"/>
        </w:rPr>
      </w:pPr>
    </w:p>
    <w:p w14:paraId="5DF9B6DA" w14:textId="5DD97F1D" w:rsidR="008A44EA" w:rsidRPr="008A44EA" w:rsidRDefault="008A44EA" w:rsidP="008A44EA">
      <w:pPr>
        <w:pStyle w:val="NoSpacing"/>
        <w:rPr>
          <w:rFonts w:ascii="Times New Roman" w:hAnsi="Times New Roman" w:cs="Times New Roman"/>
          <w:i/>
          <w:iCs/>
          <w:sz w:val="24"/>
          <w:szCs w:val="24"/>
        </w:rPr>
      </w:pPr>
      <w:r w:rsidRPr="008A44EA">
        <w:rPr>
          <w:rFonts w:ascii="Times New Roman" w:hAnsi="Times New Roman" w:cs="Times New Roman"/>
          <w:i/>
          <w:iCs/>
          <w:sz w:val="24"/>
          <w:szCs w:val="24"/>
        </w:rPr>
        <w:t xml:space="preserve"># Create a list of </w:t>
      </w:r>
      <w:r w:rsidR="003C7D0B">
        <w:rPr>
          <w:rFonts w:ascii="Times New Roman" w:hAnsi="Times New Roman" w:cs="Times New Roman"/>
          <w:i/>
          <w:iCs/>
          <w:sz w:val="24"/>
          <w:szCs w:val="24"/>
        </w:rPr>
        <w:t>CSV</w:t>
      </w:r>
      <w:r w:rsidRPr="008A44EA">
        <w:rPr>
          <w:rFonts w:ascii="Times New Roman" w:hAnsi="Times New Roman" w:cs="Times New Roman"/>
          <w:i/>
          <w:iCs/>
          <w:sz w:val="24"/>
          <w:szCs w:val="24"/>
        </w:rPr>
        <w:t xml:space="preserve"> files exported from GEE and then read them into R as a </w:t>
      </w:r>
      <w:proofErr w:type="spellStart"/>
      <w:proofErr w:type="gramStart"/>
      <w:r w:rsidRPr="008A44EA">
        <w:rPr>
          <w:rFonts w:ascii="Times New Roman" w:hAnsi="Times New Roman" w:cs="Times New Roman"/>
          <w:i/>
          <w:iCs/>
          <w:sz w:val="24"/>
          <w:szCs w:val="24"/>
        </w:rPr>
        <w:t>data.table</w:t>
      </w:r>
      <w:proofErr w:type="spellEnd"/>
      <w:proofErr w:type="gramEnd"/>
      <w:r w:rsidRPr="008A44EA">
        <w:rPr>
          <w:rFonts w:ascii="Times New Roman" w:hAnsi="Times New Roman" w:cs="Times New Roman"/>
          <w:i/>
          <w:iCs/>
          <w:sz w:val="24"/>
          <w:szCs w:val="24"/>
        </w:rPr>
        <w:t xml:space="preserve"> object </w:t>
      </w:r>
    </w:p>
    <w:p w14:paraId="4FE8B744" w14:textId="0476EBB2" w:rsidR="008A44EA" w:rsidRPr="0094106D" w:rsidRDefault="008A44EA" w:rsidP="008A44EA">
      <w:pPr>
        <w:pStyle w:val="NoSpacing"/>
        <w:rPr>
          <w:rFonts w:ascii="Consolas" w:hAnsi="Consolas" w:cs="Times New Roman"/>
          <w:sz w:val="20"/>
          <w:szCs w:val="20"/>
        </w:rPr>
      </w:pPr>
      <w:proofErr w:type="spellStart"/>
      <w:proofErr w:type="gramStart"/>
      <w:r w:rsidRPr="0094106D">
        <w:rPr>
          <w:rFonts w:ascii="Consolas" w:hAnsi="Consolas" w:cs="Times New Roman"/>
          <w:sz w:val="20"/>
          <w:szCs w:val="20"/>
        </w:rPr>
        <w:t>data.files</w:t>
      </w:r>
      <w:proofErr w:type="spellEnd"/>
      <w:proofErr w:type="gramEnd"/>
      <w:r w:rsidRPr="0094106D">
        <w:rPr>
          <w:rFonts w:ascii="Consolas" w:hAnsi="Consolas" w:cs="Times New Roman"/>
          <w:sz w:val="20"/>
          <w:szCs w:val="20"/>
        </w:rPr>
        <w:t xml:space="preserve"> &lt;- </w:t>
      </w:r>
      <w:proofErr w:type="spellStart"/>
      <w:r w:rsidRPr="0094106D">
        <w:rPr>
          <w:rFonts w:ascii="Consolas" w:hAnsi="Consolas" w:cs="Times New Roman"/>
          <w:sz w:val="20"/>
          <w:szCs w:val="20"/>
        </w:rPr>
        <w:t>list.files</w:t>
      </w:r>
      <w:proofErr w:type="spellEnd"/>
      <w:r w:rsidRPr="0094106D">
        <w:rPr>
          <w:rFonts w:ascii="Consolas" w:hAnsi="Consolas" w:cs="Times New Roman"/>
          <w:sz w:val="20"/>
          <w:szCs w:val="20"/>
        </w:rPr>
        <w:t>(‘~/</w:t>
      </w:r>
      <w:proofErr w:type="spellStart"/>
      <w:r w:rsidRPr="0094106D">
        <w:rPr>
          <w:rFonts w:ascii="Consolas" w:hAnsi="Consolas" w:cs="Times New Roman"/>
          <w:sz w:val="20"/>
          <w:szCs w:val="20"/>
        </w:rPr>
        <w:t>earth_engine</w:t>
      </w:r>
      <w:proofErr w:type="spellEnd"/>
      <w:r w:rsidRPr="0094106D">
        <w:rPr>
          <w:rFonts w:ascii="Consolas" w:hAnsi="Consolas" w:cs="Times New Roman"/>
          <w:sz w:val="20"/>
          <w:szCs w:val="20"/>
        </w:rPr>
        <w:t>/</w:t>
      </w:r>
      <w:proofErr w:type="spellStart"/>
      <w:r w:rsidR="00AA2D22">
        <w:rPr>
          <w:rFonts w:ascii="Consolas" w:hAnsi="Consolas" w:cs="Times New Roman"/>
          <w:sz w:val="20"/>
          <w:szCs w:val="20"/>
        </w:rPr>
        <w:t>lsat_disko</w:t>
      </w:r>
      <w:proofErr w:type="spellEnd"/>
      <w:r w:rsidR="00AA2D22">
        <w:rPr>
          <w:rFonts w:ascii="Consolas" w:hAnsi="Consolas" w:cs="Times New Roman"/>
          <w:sz w:val="20"/>
          <w:szCs w:val="20"/>
        </w:rPr>
        <w:t>’</w:t>
      </w:r>
      <w:r w:rsidRPr="0094106D">
        <w:rPr>
          <w:rFonts w:ascii="Consolas" w:hAnsi="Consolas" w:cs="Times New Roman"/>
          <w:sz w:val="20"/>
          <w:szCs w:val="20"/>
        </w:rPr>
        <w:t xml:space="preserve">, </w:t>
      </w:r>
      <w:proofErr w:type="spellStart"/>
      <w:r w:rsidRPr="0094106D">
        <w:rPr>
          <w:rFonts w:ascii="Consolas" w:hAnsi="Consolas" w:cs="Times New Roman"/>
          <w:sz w:val="20"/>
          <w:szCs w:val="20"/>
        </w:rPr>
        <w:t>full.names</w:t>
      </w:r>
      <w:proofErr w:type="spellEnd"/>
      <w:r w:rsidRPr="0094106D">
        <w:rPr>
          <w:rFonts w:ascii="Consolas" w:hAnsi="Consolas" w:cs="Times New Roman"/>
          <w:sz w:val="20"/>
          <w:szCs w:val="20"/>
        </w:rPr>
        <w:t xml:space="preserve"> = T)</w:t>
      </w:r>
    </w:p>
    <w:p w14:paraId="2DCB7F06" w14:textId="77777777" w:rsidR="008A44EA" w:rsidRPr="0094106D" w:rsidRDefault="008A44EA" w:rsidP="008A44EA">
      <w:pPr>
        <w:pStyle w:val="NoSpacing"/>
        <w:rPr>
          <w:rFonts w:ascii="Consolas" w:hAnsi="Consolas" w:cs="Times New Roman"/>
          <w:sz w:val="20"/>
          <w:szCs w:val="20"/>
        </w:rPr>
      </w:pPr>
      <w:proofErr w:type="spellStart"/>
      <w:proofErr w:type="gramStart"/>
      <w:r w:rsidRPr="0094106D">
        <w:rPr>
          <w:rFonts w:ascii="Consolas" w:hAnsi="Consolas" w:cs="Times New Roman"/>
          <w:sz w:val="20"/>
          <w:szCs w:val="20"/>
        </w:rPr>
        <w:t>lsat.dt</w:t>
      </w:r>
      <w:proofErr w:type="spellEnd"/>
      <w:proofErr w:type="gramEnd"/>
      <w:r w:rsidRPr="0094106D">
        <w:rPr>
          <w:rFonts w:ascii="Consolas" w:hAnsi="Consolas" w:cs="Times New Roman"/>
          <w:sz w:val="20"/>
          <w:szCs w:val="20"/>
        </w:rPr>
        <w:t xml:space="preserve"> &lt;- </w:t>
      </w:r>
      <w:proofErr w:type="spellStart"/>
      <w:r w:rsidRPr="0094106D">
        <w:rPr>
          <w:rFonts w:ascii="Consolas" w:hAnsi="Consolas" w:cs="Times New Roman"/>
          <w:sz w:val="20"/>
          <w:szCs w:val="20"/>
        </w:rPr>
        <w:t>do.call</w:t>
      </w:r>
      <w:proofErr w:type="spellEnd"/>
      <w:r w:rsidRPr="0094106D">
        <w:rPr>
          <w:rFonts w:ascii="Consolas" w:hAnsi="Consolas" w:cs="Times New Roman"/>
          <w:sz w:val="20"/>
          <w:szCs w:val="20"/>
        </w:rPr>
        <w:t>("</w:t>
      </w:r>
      <w:proofErr w:type="spellStart"/>
      <w:r w:rsidRPr="0094106D">
        <w:rPr>
          <w:rFonts w:ascii="Consolas" w:hAnsi="Consolas" w:cs="Times New Roman"/>
          <w:sz w:val="20"/>
          <w:szCs w:val="20"/>
        </w:rPr>
        <w:t>rbind</w:t>
      </w:r>
      <w:proofErr w:type="spellEnd"/>
      <w:r w:rsidRPr="0094106D">
        <w:rPr>
          <w:rFonts w:ascii="Consolas" w:hAnsi="Consolas" w:cs="Times New Roman"/>
          <w:sz w:val="20"/>
          <w:szCs w:val="20"/>
        </w:rPr>
        <w:t xml:space="preserve">", </w:t>
      </w:r>
      <w:proofErr w:type="spellStart"/>
      <w:r w:rsidRPr="0094106D">
        <w:rPr>
          <w:rFonts w:ascii="Consolas" w:hAnsi="Consolas" w:cs="Times New Roman"/>
          <w:sz w:val="20"/>
          <w:szCs w:val="20"/>
        </w:rPr>
        <w:t>lapply</w:t>
      </w:r>
      <w:proofErr w:type="spellEnd"/>
      <w:r w:rsidRPr="0094106D">
        <w:rPr>
          <w:rFonts w:ascii="Consolas" w:hAnsi="Consolas" w:cs="Times New Roman"/>
          <w:sz w:val="20"/>
          <w:szCs w:val="20"/>
        </w:rPr>
        <w:t>(</w:t>
      </w:r>
      <w:proofErr w:type="spellStart"/>
      <w:r w:rsidRPr="0094106D">
        <w:rPr>
          <w:rFonts w:ascii="Consolas" w:hAnsi="Consolas" w:cs="Times New Roman"/>
          <w:sz w:val="20"/>
          <w:szCs w:val="20"/>
        </w:rPr>
        <w:t>data.files</w:t>
      </w:r>
      <w:proofErr w:type="spellEnd"/>
      <w:r w:rsidRPr="0094106D">
        <w:rPr>
          <w:rFonts w:ascii="Consolas" w:hAnsi="Consolas" w:cs="Times New Roman"/>
          <w:sz w:val="20"/>
          <w:szCs w:val="20"/>
        </w:rPr>
        <w:t xml:space="preserve">, </w:t>
      </w:r>
      <w:proofErr w:type="spellStart"/>
      <w:r w:rsidRPr="0094106D">
        <w:rPr>
          <w:rFonts w:ascii="Consolas" w:hAnsi="Consolas" w:cs="Times New Roman"/>
          <w:sz w:val="20"/>
          <w:szCs w:val="20"/>
        </w:rPr>
        <w:t>fread</w:t>
      </w:r>
      <w:proofErr w:type="spellEnd"/>
      <w:r w:rsidRPr="0094106D">
        <w:rPr>
          <w:rFonts w:ascii="Consolas" w:hAnsi="Consolas" w:cs="Times New Roman"/>
          <w:sz w:val="20"/>
          <w:szCs w:val="20"/>
        </w:rPr>
        <w:t>))</w:t>
      </w:r>
    </w:p>
    <w:p w14:paraId="72D4E26B" w14:textId="77777777" w:rsidR="008A44EA" w:rsidRPr="008A44EA" w:rsidRDefault="008A44EA" w:rsidP="008A44EA">
      <w:pPr>
        <w:pStyle w:val="NoSpacing"/>
        <w:rPr>
          <w:rFonts w:ascii="Times New Roman" w:hAnsi="Times New Roman" w:cs="Times New Roman"/>
          <w:sz w:val="24"/>
          <w:szCs w:val="24"/>
        </w:rPr>
      </w:pPr>
    </w:p>
    <w:p w14:paraId="6BFF0985" w14:textId="77777777" w:rsidR="008A44EA" w:rsidRPr="008A44EA" w:rsidRDefault="008A44EA" w:rsidP="008A44EA">
      <w:pPr>
        <w:pStyle w:val="NoSpacing"/>
        <w:rPr>
          <w:rFonts w:ascii="Times New Roman" w:hAnsi="Times New Roman" w:cs="Times New Roman"/>
          <w:i/>
          <w:iCs/>
          <w:sz w:val="24"/>
          <w:szCs w:val="24"/>
        </w:rPr>
      </w:pPr>
      <w:r w:rsidRPr="008A44EA">
        <w:rPr>
          <w:rFonts w:ascii="Times New Roman" w:hAnsi="Times New Roman" w:cs="Times New Roman"/>
          <w:i/>
          <w:iCs/>
          <w:sz w:val="24"/>
          <w:szCs w:val="24"/>
        </w:rPr>
        <w:t># Format the exported data</w:t>
      </w:r>
    </w:p>
    <w:p w14:paraId="321D2DD3" w14:textId="77777777" w:rsidR="008A44EA" w:rsidRPr="0094106D" w:rsidRDefault="008A44EA" w:rsidP="008A44EA">
      <w:pPr>
        <w:pStyle w:val="NoSpacing"/>
        <w:rPr>
          <w:rFonts w:ascii="Consolas" w:hAnsi="Consolas" w:cs="Times New Roman"/>
          <w:sz w:val="20"/>
          <w:szCs w:val="20"/>
        </w:rPr>
      </w:pPr>
      <w:proofErr w:type="spellStart"/>
      <w:proofErr w:type="gramStart"/>
      <w:r w:rsidRPr="0094106D">
        <w:rPr>
          <w:rFonts w:ascii="Consolas" w:hAnsi="Consolas" w:cs="Times New Roman"/>
          <w:sz w:val="20"/>
          <w:szCs w:val="20"/>
        </w:rPr>
        <w:t>lsat.dt</w:t>
      </w:r>
      <w:proofErr w:type="spellEnd"/>
      <w:proofErr w:type="gramEnd"/>
      <w:r w:rsidRPr="0094106D">
        <w:rPr>
          <w:rFonts w:ascii="Consolas" w:hAnsi="Consolas" w:cs="Times New Roman"/>
          <w:sz w:val="20"/>
          <w:szCs w:val="20"/>
        </w:rPr>
        <w:t xml:space="preserve"> &lt;- </w:t>
      </w:r>
      <w:proofErr w:type="spellStart"/>
      <w:r w:rsidRPr="0094106D">
        <w:rPr>
          <w:rFonts w:ascii="Consolas" w:hAnsi="Consolas" w:cs="Times New Roman"/>
          <w:sz w:val="20"/>
          <w:szCs w:val="20"/>
        </w:rPr>
        <w:t>lsat_general_prep</w:t>
      </w:r>
      <w:proofErr w:type="spellEnd"/>
      <w:r w:rsidRPr="0094106D">
        <w:rPr>
          <w:rFonts w:ascii="Consolas" w:hAnsi="Consolas" w:cs="Times New Roman"/>
          <w:sz w:val="20"/>
          <w:szCs w:val="20"/>
        </w:rPr>
        <w:t>(</w:t>
      </w:r>
      <w:proofErr w:type="spellStart"/>
      <w:r w:rsidRPr="0094106D">
        <w:rPr>
          <w:rFonts w:ascii="Consolas" w:hAnsi="Consolas" w:cs="Times New Roman"/>
          <w:sz w:val="20"/>
          <w:szCs w:val="20"/>
        </w:rPr>
        <w:t>lsat.dt</w:t>
      </w:r>
      <w:proofErr w:type="spellEnd"/>
      <w:r w:rsidRPr="0094106D">
        <w:rPr>
          <w:rFonts w:ascii="Consolas" w:hAnsi="Consolas" w:cs="Times New Roman"/>
          <w:sz w:val="20"/>
          <w:szCs w:val="20"/>
        </w:rPr>
        <w:t>)</w:t>
      </w:r>
    </w:p>
    <w:p w14:paraId="2473D0E5" w14:textId="77777777" w:rsidR="008A44EA" w:rsidRPr="008A44EA" w:rsidRDefault="008A44EA" w:rsidP="008A44EA">
      <w:pPr>
        <w:pStyle w:val="NoSpacing"/>
        <w:rPr>
          <w:rFonts w:ascii="Times New Roman" w:hAnsi="Times New Roman" w:cs="Times New Roman"/>
          <w:sz w:val="24"/>
          <w:szCs w:val="24"/>
        </w:rPr>
      </w:pPr>
    </w:p>
    <w:p w14:paraId="0A21A17C" w14:textId="7B8B14E7" w:rsidR="008A44EA" w:rsidRDefault="008A44EA" w:rsidP="008A44EA">
      <w:pPr>
        <w:pStyle w:val="NoSpacing"/>
        <w:rPr>
          <w:rFonts w:ascii="Times New Roman" w:hAnsi="Times New Roman" w:cs="Times New Roman"/>
          <w:i/>
          <w:iCs/>
          <w:sz w:val="24"/>
          <w:szCs w:val="24"/>
        </w:rPr>
      </w:pPr>
      <w:r w:rsidRPr="008A44EA">
        <w:rPr>
          <w:rFonts w:ascii="Times New Roman" w:hAnsi="Times New Roman" w:cs="Times New Roman"/>
          <w:i/>
          <w:iCs/>
          <w:sz w:val="24"/>
          <w:szCs w:val="24"/>
        </w:rPr>
        <w:t># Clean data by filtering clouds, snow, and water, as well as radiometric and geometric errors</w:t>
      </w:r>
      <w:r>
        <w:rPr>
          <w:rFonts w:ascii="Times New Roman" w:hAnsi="Times New Roman" w:cs="Times New Roman"/>
          <w:i/>
          <w:iCs/>
          <w:sz w:val="24"/>
          <w:szCs w:val="24"/>
        </w:rPr>
        <w:t>.</w:t>
      </w:r>
    </w:p>
    <w:p w14:paraId="760E7D15" w14:textId="486D4D8D" w:rsidR="00817E57" w:rsidRPr="00817E57" w:rsidRDefault="008A44EA" w:rsidP="008A44EA">
      <w:pPr>
        <w:pStyle w:val="NoSpacing"/>
        <w:rPr>
          <w:rFonts w:ascii="Times New Roman" w:hAnsi="Times New Roman" w:cs="Times New Roman"/>
          <w:i/>
          <w:iCs/>
          <w:sz w:val="24"/>
          <w:szCs w:val="24"/>
        </w:rPr>
      </w:pPr>
      <w:r w:rsidRPr="00817E57">
        <w:rPr>
          <w:rFonts w:ascii="Times New Roman" w:hAnsi="Times New Roman" w:cs="Times New Roman"/>
          <w:i/>
          <w:iCs/>
          <w:sz w:val="24"/>
          <w:szCs w:val="24"/>
        </w:rPr>
        <w:t># This step</w:t>
      </w:r>
      <w:r w:rsidR="00817E57" w:rsidRPr="00817E57">
        <w:rPr>
          <w:rFonts w:ascii="Times New Roman" w:hAnsi="Times New Roman" w:cs="Times New Roman"/>
          <w:sz w:val="24"/>
          <w:szCs w:val="24"/>
        </w:rPr>
        <w:t xml:space="preserve"> removed </w:t>
      </w:r>
      <w:r w:rsidR="00817E57" w:rsidRPr="00817E57">
        <w:rPr>
          <w:rFonts w:ascii="Times New Roman" w:hAnsi="Times New Roman" w:cs="Times New Roman"/>
          <w:i/>
          <w:iCs/>
          <w:sz w:val="24"/>
          <w:szCs w:val="24"/>
        </w:rPr>
        <w:t>1,817,683 of 2,452,693 observations (74.11%)</w:t>
      </w:r>
    </w:p>
    <w:p w14:paraId="473CBFAE" w14:textId="77777777" w:rsidR="008A44EA" w:rsidRPr="0094106D" w:rsidRDefault="008A44EA" w:rsidP="008A44EA">
      <w:pPr>
        <w:pStyle w:val="NoSpacing"/>
        <w:rPr>
          <w:rFonts w:ascii="Consolas" w:hAnsi="Consolas" w:cs="Times New Roman"/>
          <w:sz w:val="20"/>
          <w:szCs w:val="20"/>
        </w:rPr>
      </w:pPr>
      <w:proofErr w:type="spellStart"/>
      <w:proofErr w:type="gramStart"/>
      <w:r w:rsidRPr="0094106D">
        <w:rPr>
          <w:rFonts w:ascii="Consolas" w:hAnsi="Consolas" w:cs="Times New Roman"/>
          <w:sz w:val="20"/>
          <w:szCs w:val="20"/>
        </w:rPr>
        <w:t>lsat.dt</w:t>
      </w:r>
      <w:proofErr w:type="spellEnd"/>
      <w:proofErr w:type="gramEnd"/>
      <w:r w:rsidRPr="0094106D">
        <w:rPr>
          <w:rFonts w:ascii="Consolas" w:hAnsi="Consolas" w:cs="Times New Roman"/>
          <w:sz w:val="20"/>
          <w:szCs w:val="20"/>
        </w:rPr>
        <w:t xml:space="preserve"> &lt;- </w:t>
      </w:r>
      <w:proofErr w:type="spellStart"/>
      <w:r w:rsidRPr="0094106D">
        <w:rPr>
          <w:rFonts w:ascii="Consolas" w:hAnsi="Consolas" w:cs="Times New Roman"/>
          <w:sz w:val="20"/>
          <w:szCs w:val="20"/>
        </w:rPr>
        <w:t>lsat_clean_data</w:t>
      </w:r>
      <w:proofErr w:type="spellEnd"/>
      <w:r w:rsidRPr="0094106D">
        <w:rPr>
          <w:rFonts w:ascii="Consolas" w:hAnsi="Consolas" w:cs="Times New Roman"/>
          <w:sz w:val="20"/>
          <w:szCs w:val="20"/>
        </w:rPr>
        <w:t>(</w:t>
      </w:r>
      <w:proofErr w:type="spellStart"/>
      <w:r w:rsidRPr="0094106D">
        <w:rPr>
          <w:rFonts w:ascii="Consolas" w:hAnsi="Consolas" w:cs="Times New Roman"/>
          <w:sz w:val="20"/>
          <w:szCs w:val="20"/>
        </w:rPr>
        <w:t>lsat.dt</w:t>
      </w:r>
      <w:proofErr w:type="spellEnd"/>
      <w:r w:rsidRPr="0094106D">
        <w:rPr>
          <w:rFonts w:ascii="Consolas" w:hAnsi="Consolas" w:cs="Times New Roman"/>
          <w:sz w:val="20"/>
          <w:szCs w:val="20"/>
        </w:rPr>
        <w:t>)</w:t>
      </w:r>
    </w:p>
    <w:p w14:paraId="00924171" w14:textId="2E904B1F" w:rsidR="008A44EA" w:rsidRDefault="008A44EA" w:rsidP="008A44EA">
      <w:pPr>
        <w:pStyle w:val="NoSpacing"/>
        <w:rPr>
          <w:rFonts w:ascii="Times New Roman" w:hAnsi="Times New Roman" w:cs="Times New Roman"/>
          <w:sz w:val="24"/>
          <w:szCs w:val="24"/>
        </w:rPr>
      </w:pPr>
    </w:p>
    <w:p w14:paraId="24327BC6" w14:textId="70CBFCFE" w:rsidR="006E6ACB" w:rsidRPr="006E6ACB" w:rsidRDefault="006E6ACB" w:rsidP="006E6ACB">
      <w:pPr>
        <w:pStyle w:val="NoSpacing"/>
        <w:rPr>
          <w:rFonts w:ascii="Times New Roman" w:hAnsi="Times New Roman" w:cs="Times New Roman"/>
          <w:i/>
          <w:iCs/>
          <w:sz w:val="24"/>
          <w:szCs w:val="24"/>
        </w:rPr>
      </w:pPr>
      <w:r w:rsidRPr="006E6ACB">
        <w:rPr>
          <w:rFonts w:ascii="Times New Roman" w:hAnsi="Times New Roman" w:cs="Times New Roman"/>
          <w:i/>
          <w:iCs/>
          <w:sz w:val="24"/>
          <w:szCs w:val="24"/>
        </w:rPr>
        <w:t># Summarize the availability of Landsat data for each pixel</w:t>
      </w:r>
      <w:r w:rsidR="00B2614B">
        <w:rPr>
          <w:rFonts w:ascii="Times New Roman" w:hAnsi="Times New Roman" w:cs="Times New Roman"/>
          <w:i/>
          <w:iCs/>
          <w:sz w:val="24"/>
          <w:szCs w:val="24"/>
        </w:rPr>
        <w:t xml:space="preserve"> and save output figure (Figure </w:t>
      </w:r>
      <w:r w:rsidR="00F84824">
        <w:rPr>
          <w:rFonts w:ascii="Times New Roman" w:hAnsi="Times New Roman" w:cs="Times New Roman"/>
          <w:i/>
          <w:iCs/>
          <w:sz w:val="24"/>
          <w:szCs w:val="24"/>
        </w:rPr>
        <w:t>3</w:t>
      </w:r>
      <w:r w:rsidR="00B2614B">
        <w:rPr>
          <w:rFonts w:ascii="Times New Roman" w:hAnsi="Times New Roman" w:cs="Times New Roman"/>
          <w:i/>
          <w:iCs/>
          <w:sz w:val="24"/>
          <w:szCs w:val="24"/>
        </w:rPr>
        <w:t xml:space="preserve">) </w:t>
      </w:r>
    </w:p>
    <w:p w14:paraId="709EB016" w14:textId="015EA42F" w:rsidR="006E6ACB" w:rsidRPr="0094106D" w:rsidRDefault="006E6ACB" w:rsidP="006E6ACB">
      <w:pPr>
        <w:pStyle w:val="NoSpacing"/>
        <w:rPr>
          <w:rFonts w:ascii="Consolas" w:hAnsi="Consolas" w:cs="Times New Roman"/>
          <w:sz w:val="20"/>
          <w:szCs w:val="20"/>
        </w:rPr>
      </w:pPr>
      <w:proofErr w:type="spellStart"/>
      <w:r w:rsidRPr="0094106D">
        <w:rPr>
          <w:rFonts w:ascii="Consolas" w:hAnsi="Consolas" w:cs="Times New Roman"/>
          <w:sz w:val="20"/>
          <w:szCs w:val="20"/>
        </w:rPr>
        <w:t>lsat_summarize_data_avail</w:t>
      </w:r>
      <w:proofErr w:type="spellEnd"/>
      <w:r w:rsidRPr="0094106D">
        <w:rPr>
          <w:rFonts w:ascii="Consolas" w:hAnsi="Consolas" w:cs="Times New Roman"/>
          <w:sz w:val="20"/>
          <w:szCs w:val="20"/>
        </w:rPr>
        <w:t>(</w:t>
      </w:r>
      <w:proofErr w:type="spellStart"/>
      <w:proofErr w:type="gramStart"/>
      <w:r w:rsidRPr="0094106D">
        <w:rPr>
          <w:rFonts w:ascii="Consolas" w:hAnsi="Consolas" w:cs="Times New Roman"/>
          <w:sz w:val="20"/>
          <w:szCs w:val="20"/>
        </w:rPr>
        <w:t>lsat.dt</w:t>
      </w:r>
      <w:proofErr w:type="spellEnd"/>
      <w:proofErr w:type="gramEnd"/>
      <w:r w:rsidRPr="0094106D">
        <w:rPr>
          <w:rFonts w:ascii="Consolas" w:hAnsi="Consolas" w:cs="Times New Roman"/>
          <w:sz w:val="20"/>
          <w:szCs w:val="20"/>
        </w:rPr>
        <w:t>)</w:t>
      </w:r>
    </w:p>
    <w:p w14:paraId="1E8926BD" w14:textId="5F625A52" w:rsidR="006E6ACB" w:rsidRDefault="006E6ACB" w:rsidP="006E6ACB">
      <w:pPr>
        <w:pStyle w:val="NoSpacing"/>
        <w:rPr>
          <w:rFonts w:ascii="Times New Roman" w:hAnsi="Times New Roman" w:cs="Times New Roman"/>
          <w:sz w:val="24"/>
          <w:szCs w:val="24"/>
        </w:rPr>
      </w:pPr>
    </w:p>
    <w:p w14:paraId="5B2FEDD4" w14:textId="52D4D876" w:rsidR="006E6ACB" w:rsidRDefault="00723E3F" w:rsidP="006E6ACB">
      <w:pPr>
        <w:pStyle w:val="NoSpacing"/>
        <w:rPr>
          <w:rFonts w:ascii="Times New Roman" w:hAnsi="Times New Roman" w:cs="Times New Roman"/>
          <w:sz w:val="24"/>
          <w:szCs w:val="24"/>
        </w:rPr>
      </w:pPr>
      <w:r>
        <w:rPr>
          <w:noProof/>
        </w:rPr>
        <w:drawing>
          <wp:inline distT="0" distB="0" distL="0" distR="0" wp14:anchorId="069B3DCB" wp14:editId="4BCB56FC">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9B8CB3F" w14:textId="4A1657AC" w:rsidR="006E6ACB" w:rsidRDefault="006E6ACB" w:rsidP="006E6ACB">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F84824">
        <w:rPr>
          <w:rFonts w:ascii="Times New Roman" w:hAnsi="Times New Roman" w:cs="Times New Roman"/>
          <w:sz w:val="24"/>
          <w:szCs w:val="24"/>
        </w:rPr>
        <w:t>3</w:t>
      </w:r>
      <w:r>
        <w:rPr>
          <w:rFonts w:ascii="Times New Roman" w:hAnsi="Times New Roman" w:cs="Times New Roman"/>
          <w:sz w:val="24"/>
          <w:szCs w:val="24"/>
        </w:rPr>
        <w:t xml:space="preserve">. </w:t>
      </w:r>
      <w:r w:rsidR="00FD63E5">
        <w:rPr>
          <w:rFonts w:ascii="Times New Roman" w:hAnsi="Times New Roman" w:cs="Times New Roman"/>
          <w:sz w:val="24"/>
          <w:szCs w:val="24"/>
        </w:rPr>
        <w:t xml:space="preserve">Availability of </w:t>
      </w:r>
      <w:r w:rsidR="00817E57">
        <w:rPr>
          <w:rFonts w:ascii="Times New Roman" w:hAnsi="Times New Roman" w:cs="Times New Roman"/>
          <w:sz w:val="24"/>
          <w:szCs w:val="24"/>
        </w:rPr>
        <w:t xml:space="preserve">quality-screened summer </w:t>
      </w:r>
      <w:r w:rsidR="00B2614B">
        <w:rPr>
          <w:rFonts w:ascii="Times New Roman" w:hAnsi="Times New Roman" w:cs="Times New Roman"/>
          <w:sz w:val="24"/>
          <w:szCs w:val="24"/>
        </w:rPr>
        <w:t>Landsat satellite observation</w:t>
      </w:r>
      <w:r w:rsidR="00FD63E5">
        <w:rPr>
          <w:rFonts w:ascii="Times New Roman" w:hAnsi="Times New Roman" w:cs="Times New Roman"/>
          <w:sz w:val="24"/>
          <w:szCs w:val="24"/>
        </w:rPr>
        <w:t>s</w:t>
      </w:r>
      <w:r w:rsidR="003E6880">
        <w:rPr>
          <w:rFonts w:ascii="Times New Roman" w:hAnsi="Times New Roman" w:cs="Times New Roman"/>
          <w:sz w:val="24"/>
          <w:szCs w:val="24"/>
        </w:rPr>
        <w:t xml:space="preserve"> </w:t>
      </w:r>
      <w:r w:rsidR="00FD63E5">
        <w:rPr>
          <w:rFonts w:ascii="Times New Roman" w:hAnsi="Times New Roman" w:cs="Times New Roman"/>
          <w:sz w:val="24"/>
          <w:szCs w:val="24"/>
        </w:rPr>
        <w:t xml:space="preserve">through time </w:t>
      </w:r>
      <w:r w:rsidR="00FB6DC3">
        <w:rPr>
          <w:rFonts w:ascii="Times New Roman" w:hAnsi="Times New Roman" w:cs="Times New Roman"/>
          <w:sz w:val="24"/>
          <w:szCs w:val="24"/>
        </w:rPr>
        <w:t xml:space="preserve">pooled </w:t>
      </w:r>
      <w:r w:rsidR="00B2614B">
        <w:rPr>
          <w:rFonts w:ascii="Times New Roman" w:hAnsi="Times New Roman" w:cs="Times New Roman"/>
          <w:sz w:val="24"/>
          <w:szCs w:val="24"/>
        </w:rPr>
        <w:t>across all sample locations in the study area</w:t>
      </w:r>
      <w:r w:rsidR="00FB6DC3">
        <w:rPr>
          <w:rFonts w:ascii="Times New Roman" w:hAnsi="Times New Roman" w:cs="Times New Roman"/>
          <w:sz w:val="24"/>
          <w:szCs w:val="24"/>
        </w:rPr>
        <w:t xml:space="preserve"> on </w:t>
      </w:r>
      <w:proofErr w:type="spellStart"/>
      <w:r w:rsidR="00FB6DC3">
        <w:rPr>
          <w:rFonts w:ascii="Times New Roman" w:hAnsi="Times New Roman" w:cs="Times New Roman"/>
          <w:sz w:val="24"/>
          <w:szCs w:val="24"/>
        </w:rPr>
        <w:t>Disko</w:t>
      </w:r>
      <w:proofErr w:type="spellEnd"/>
      <w:r w:rsidR="00FB6DC3">
        <w:rPr>
          <w:rFonts w:ascii="Times New Roman" w:hAnsi="Times New Roman" w:cs="Times New Roman"/>
          <w:sz w:val="24"/>
          <w:szCs w:val="24"/>
        </w:rPr>
        <w:t xml:space="preserve"> Island. </w:t>
      </w:r>
      <w:r w:rsidR="00D87B29">
        <w:rPr>
          <w:rFonts w:ascii="Times New Roman" w:hAnsi="Times New Roman" w:cs="Times New Roman"/>
          <w:sz w:val="24"/>
          <w:szCs w:val="24"/>
        </w:rPr>
        <w:t xml:space="preserve">Landsat 5, 7, and 8 were launched in 1984, 1999, and 2013, respectively. </w:t>
      </w:r>
    </w:p>
    <w:p w14:paraId="45F965B8" w14:textId="77777777" w:rsidR="006E6ACB" w:rsidRDefault="006E6ACB" w:rsidP="006E6ACB">
      <w:pPr>
        <w:pStyle w:val="NoSpacing"/>
        <w:rPr>
          <w:rFonts w:ascii="Times New Roman" w:hAnsi="Times New Roman" w:cs="Times New Roman"/>
          <w:sz w:val="24"/>
          <w:szCs w:val="24"/>
        </w:rPr>
      </w:pPr>
    </w:p>
    <w:p w14:paraId="05E54D9E" w14:textId="77777777" w:rsidR="008A44EA" w:rsidRPr="008A44EA" w:rsidRDefault="008A44EA" w:rsidP="008A44EA">
      <w:pPr>
        <w:pStyle w:val="NoSpacing"/>
        <w:rPr>
          <w:rFonts w:ascii="Times New Roman" w:hAnsi="Times New Roman" w:cs="Times New Roman"/>
          <w:i/>
          <w:iCs/>
          <w:sz w:val="24"/>
          <w:szCs w:val="24"/>
        </w:rPr>
      </w:pPr>
      <w:r w:rsidRPr="008A44EA">
        <w:rPr>
          <w:rFonts w:ascii="Times New Roman" w:hAnsi="Times New Roman" w:cs="Times New Roman"/>
          <w:i/>
          <w:iCs/>
          <w:sz w:val="24"/>
          <w:szCs w:val="24"/>
        </w:rPr>
        <w:t># Compute the Normalized Difference Vegetation Index (NDVI)</w:t>
      </w:r>
    </w:p>
    <w:p w14:paraId="26E9600C" w14:textId="654611F0" w:rsidR="00692972" w:rsidRPr="0094106D" w:rsidRDefault="008A44EA" w:rsidP="008A44EA">
      <w:pPr>
        <w:pStyle w:val="NoSpacing"/>
        <w:rPr>
          <w:rFonts w:ascii="Consolas" w:hAnsi="Consolas" w:cs="Times New Roman"/>
          <w:sz w:val="20"/>
          <w:szCs w:val="20"/>
        </w:rPr>
      </w:pPr>
      <w:proofErr w:type="spellStart"/>
      <w:proofErr w:type="gramStart"/>
      <w:r w:rsidRPr="0094106D">
        <w:rPr>
          <w:rFonts w:ascii="Consolas" w:hAnsi="Consolas" w:cs="Times New Roman"/>
          <w:sz w:val="20"/>
          <w:szCs w:val="20"/>
        </w:rPr>
        <w:t>lsat.dt</w:t>
      </w:r>
      <w:proofErr w:type="spellEnd"/>
      <w:proofErr w:type="gramEnd"/>
      <w:r w:rsidRPr="0094106D">
        <w:rPr>
          <w:rFonts w:ascii="Consolas" w:hAnsi="Consolas" w:cs="Times New Roman"/>
          <w:sz w:val="20"/>
          <w:szCs w:val="20"/>
        </w:rPr>
        <w:t xml:space="preserve"> &lt;- </w:t>
      </w:r>
      <w:proofErr w:type="spellStart"/>
      <w:r w:rsidRPr="0094106D">
        <w:rPr>
          <w:rFonts w:ascii="Consolas" w:hAnsi="Consolas" w:cs="Times New Roman"/>
          <w:sz w:val="20"/>
          <w:szCs w:val="20"/>
        </w:rPr>
        <w:t>lsat_calc_spec_index</w:t>
      </w:r>
      <w:proofErr w:type="spellEnd"/>
      <w:r w:rsidRPr="0094106D">
        <w:rPr>
          <w:rFonts w:ascii="Consolas" w:hAnsi="Consolas" w:cs="Times New Roman"/>
          <w:sz w:val="20"/>
          <w:szCs w:val="20"/>
        </w:rPr>
        <w:t>(</w:t>
      </w:r>
      <w:proofErr w:type="spellStart"/>
      <w:r w:rsidRPr="0094106D">
        <w:rPr>
          <w:rFonts w:ascii="Consolas" w:hAnsi="Consolas" w:cs="Times New Roman"/>
          <w:sz w:val="20"/>
          <w:szCs w:val="20"/>
        </w:rPr>
        <w:t>lsat.dt</w:t>
      </w:r>
      <w:proofErr w:type="spellEnd"/>
      <w:r w:rsidRPr="0094106D">
        <w:rPr>
          <w:rFonts w:ascii="Consolas" w:hAnsi="Consolas" w:cs="Times New Roman"/>
          <w:sz w:val="20"/>
          <w:szCs w:val="20"/>
        </w:rPr>
        <w:t xml:space="preserve">, </w:t>
      </w:r>
      <w:proofErr w:type="spellStart"/>
      <w:r w:rsidR="008361F7" w:rsidRPr="0094106D">
        <w:rPr>
          <w:rFonts w:ascii="Consolas" w:hAnsi="Consolas" w:cs="Times New Roman"/>
          <w:sz w:val="20"/>
          <w:szCs w:val="20"/>
        </w:rPr>
        <w:t>si</w:t>
      </w:r>
      <w:proofErr w:type="spellEnd"/>
      <w:r w:rsidR="008361F7" w:rsidRPr="0094106D">
        <w:rPr>
          <w:rFonts w:ascii="Consolas" w:hAnsi="Consolas" w:cs="Times New Roman"/>
          <w:sz w:val="20"/>
          <w:szCs w:val="20"/>
        </w:rPr>
        <w:t xml:space="preserve"> = </w:t>
      </w:r>
      <w:r w:rsidRPr="0094106D">
        <w:rPr>
          <w:rFonts w:ascii="Consolas" w:hAnsi="Consolas" w:cs="Times New Roman"/>
          <w:sz w:val="20"/>
          <w:szCs w:val="20"/>
        </w:rPr>
        <w:t>'</w:t>
      </w:r>
      <w:proofErr w:type="spellStart"/>
      <w:r w:rsidRPr="0094106D">
        <w:rPr>
          <w:rFonts w:ascii="Consolas" w:hAnsi="Consolas" w:cs="Times New Roman"/>
          <w:sz w:val="20"/>
          <w:szCs w:val="20"/>
        </w:rPr>
        <w:t>ndvi</w:t>
      </w:r>
      <w:proofErr w:type="spellEnd"/>
      <w:r w:rsidRPr="0094106D">
        <w:rPr>
          <w:rFonts w:ascii="Consolas" w:hAnsi="Consolas" w:cs="Times New Roman"/>
          <w:sz w:val="20"/>
          <w:szCs w:val="20"/>
        </w:rPr>
        <w:t>')</w:t>
      </w:r>
    </w:p>
    <w:p w14:paraId="537A1C5B" w14:textId="4C527DD1" w:rsidR="00941058" w:rsidRDefault="00941058" w:rsidP="008A44EA">
      <w:pPr>
        <w:pStyle w:val="NoSpacing"/>
        <w:rPr>
          <w:rFonts w:ascii="Consolas" w:hAnsi="Consolas" w:cs="Times New Roman"/>
          <w:sz w:val="24"/>
          <w:szCs w:val="24"/>
        </w:rPr>
      </w:pPr>
    </w:p>
    <w:p w14:paraId="698BD5CC" w14:textId="14378439" w:rsidR="003A6063" w:rsidRPr="00AF2E38" w:rsidRDefault="003A6063" w:rsidP="003A6063">
      <w:pPr>
        <w:pStyle w:val="NoSpacing"/>
        <w:rPr>
          <w:rFonts w:ascii="Times New Roman" w:hAnsi="Times New Roman" w:cs="Times New Roman"/>
          <w:i/>
          <w:iCs/>
          <w:sz w:val="24"/>
          <w:szCs w:val="24"/>
        </w:rPr>
      </w:pPr>
      <w:r w:rsidRPr="00AF2E38">
        <w:rPr>
          <w:rFonts w:ascii="Times New Roman" w:hAnsi="Times New Roman" w:cs="Times New Roman"/>
          <w:i/>
          <w:iCs/>
          <w:sz w:val="24"/>
          <w:szCs w:val="24"/>
        </w:rPr>
        <w:t xml:space="preserve"># Cross-calibrate NDVI among sensors using random forest models </w:t>
      </w:r>
      <w:r w:rsidR="00AF2E38">
        <w:rPr>
          <w:rFonts w:ascii="Times New Roman" w:hAnsi="Times New Roman" w:cs="Times New Roman"/>
          <w:i/>
          <w:iCs/>
          <w:sz w:val="24"/>
          <w:szCs w:val="24"/>
        </w:rPr>
        <w:t xml:space="preserve">(Figure </w:t>
      </w:r>
      <w:r w:rsidR="00CD5E51">
        <w:rPr>
          <w:rFonts w:ascii="Times New Roman" w:hAnsi="Times New Roman" w:cs="Times New Roman"/>
          <w:i/>
          <w:iCs/>
          <w:sz w:val="24"/>
          <w:szCs w:val="24"/>
        </w:rPr>
        <w:t>4</w:t>
      </w:r>
      <w:r w:rsidR="00AF2E38">
        <w:rPr>
          <w:rFonts w:ascii="Times New Roman" w:hAnsi="Times New Roman" w:cs="Times New Roman"/>
          <w:i/>
          <w:iCs/>
          <w:sz w:val="24"/>
          <w:szCs w:val="24"/>
        </w:rPr>
        <w:t xml:space="preserve"> and Table </w:t>
      </w:r>
      <w:r w:rsidR="00CD5E51">
        <w:rPr>
          <w:rFonts w:ascii="Times New Roman" w:hAnsi="Times New Roman" w:cs="Times New Roman"/>
          <w:i/>
          <w:iCs/>
          <w:sz w:val="24"/>
          <w:szCs w:val="24"/>
        </w:rPr>
        <w:t>3</w:t>
      </w:r>
      <w:r w:rsidR="00AF2E38">
        <w:rPr>
          <w:rFonts w:ascii="Times New Roman" w:hAnsi="Times New Roman" w:cs="Times New Roman"/>
          <w:i/>
          <w:iCs/>
          <w:sz w:val="24"/>
          <w:szCs w:val="24"/>
        </w:rPr>
        <w:t>)</w:t>
      </w:r>
      <w:r w:rsidRPr="00AF2E38">
        <w:rPr>
          <w:rFonts w:ascii="Times New Roman" w:hAnsi="Times New Roman" w:cs="Times New Roman"/>
          <w:i/>
          <w:iCs/>
          <w:sz w:val="24"/>
          <w:szCs w:val="24"/>
        </w:rPr>
        <w:t xml:space="preserve"> </w:t>
      </w:r>
    </w:p>
    <w:p w14:paraId="75C6EB33" w14:textId="01899151" w:rsidR="003A6063" w:rsidRPr="0094106D" w:rsidRDefault="000113B1" w:rsidP="003A6063">
      <w:pPr>
        <w:pStyle w:val="NoSpacing"/>
        <w:rPr>
          <w:rFonts w:ascii="Times New Roman" w:hAnsi="Times New Roman" w:cs="Times New Roman"/>
          <w:sz w:val="28"/>
          <w:szCs w:val="28"/>
        </w:rPr>
      </w:pPr>
      <w:proofErr w:type="spellStart"/>
      <w:proofErr w:type="gramStart"/>
      <w:r w:rsidRPr="0094106D">
        <w:rPr>
          <w:rFonts w:ascii="Consolas" w:hAnsi="Consolas" w:cs="Times New Roman"/>
          <w:sz w:val="20"/>
          <w:szCs w:val="20"/>
        </w:rPr>
        <w:t>lsat.dt</w:t>
      </w:r>
      <w:proofErr w:type="spellEnd"/>
      <w:proofErr w:type="gramEnd"/>
      <w:r w:rsidRPr="0094106D">
        <w:rPr>
          <w:rFonts w:ascii="Consolas" w:hAnsi="Consolas" w:cs="Times New Roman"/>
          <w:sz w:val="20"/>
          <w:szCs w:val="20"/>
        </w:rPr>
        <w:t xml:space="preserve"> &lt;- </w:t>
      </w:r>
      <w:proofErr w:type="spellStart"/>
      <w:r w:rsidRPr="0094106D">
        <w:rPr>
          <w:rFonts w:ascii="Consolas" w:hAnsi="Consolas" w:cs="Times New Roman"/>
          <w:sz w:val="20"/>
          <w:szCs w:val="20"/>
        </w:rPr>
        <w:t>lsat_calibrate_rf</w:t>
      </w:r>
      <w:proofErr w:type="spellEnd"/>
      <w:r w:rsidRPr="0094106D">
        <w:rPr>
          <w:rFonts w:ascii="Consolas" w:hAnsi="Consolas" w:cs="Times New Roman"/>
          <w:sz w:val="20"/>
          <w:szCs w:val="20"/>
        </w:rPr>
        <w:t>(</w:t>
      </w:r>
      <w:proofErr w:type="spellStart"/>
      <w:r w:rsidRPr="0094106D">
        <w:rPr>
          <w:rFonts w:ascii="Consolas" w:hAnsi="Consolas" w:cs="Times New Roman"/>
          <w:sz w:val="20"/>
          <w:szCs w:val="20"/>
        </w:rPr>
        <w:t>lsat.dt</w:t>
      </w:r>
      <w:proofErr w:type="spellEnd"/>
      <w:r w:rsidRPr="0094106D">
        <w:rPr>
          <w:rFonts w:ascii="Consolas" w:hAnsi="Consolas" w:cs="Times New Roman"/>
          <w:sz w:val="20"/>
          <w:szCs w:val="20"/>
        </w:rPr>
        <w:t>, band.or.si = '</w:t>
      </w:r>
      <w:proofErr w:type="spellStart"/>
      <w:r w:rsidRPr="0094106D">
        <w:rPr>
          <w:rFonts w:ascii="Consolas" w:hAnsi="Consolas" w:cs="Times New Roman"/>
          <w:sz w:val="20"/>
          <w:szCs w:val="20"/>
        </w:rPr>
        <w:t>ndvi</w:t>
      </w:r>
      <w:proofErr w:type="spellEnd"/>
      <w:r w:rsidRPr="0094106D">
        <w:rPr>
          <w:rFonts w:ascii="Consolas" w:hAnsi="Consolas" w:cs="Times New Roman"/>
          <w:sz w:val="20"/>
          <w:szCs w:val="20"/>
        </w:rPr>
        <w:t xml:space="preserve">' </w:t>
      </w:r>
      <w:proofErr w:type="spellStart"/>
      <w:r w:rsidRPr="0094106D">
        <w:rPr>
          <w:rFonts w:ascii="Consolas" w:hAnsi="Consolas" w:cs="Times New Roman"/>
          <w:sz w:val="20"/>
          <w:szCs w:val="20"/>
        </w:rPr>
        <w:t>train.with.highlat.data</w:t>
      </w:r>
      <w:proofErr w:type="spellEnd"/>
      <w:r w:rsidRPr="0094106D">
        <w:rPr>
          <w:rFonts w:ascii="Consolas" w:hAnsi="Consolas" w:cs="Times New Roman"/>
          <w:sz w:val="20"/>
          <w:szCs w:val="20"/>
        </w:rPr>
        <w:t xml:space="preserve"> = T, </w:t>
      </w:r>
      <w:proofErr w:type="spellStart"/>
      <w:r w:rsidRPr="0094106D">
        <w:rPr>
          <w:rFonts w:ascii="Consolas" w:hAnsi="Consolas" w:cs="Times New Roman"/>
          <w:sz w:val="20"/>
          <w:szCs w:val="20"/>
        </w:rPr>
        <w:t>outdir</w:t>
      </w:r>
      <w:proofErr w:type="spellEnd"/>
      <w:r w:rsidRPr="0094106D">
        <w:rPr>
          <w:rFonts w:ascii="Consolas" w:hAnsi="Consolas" w:cs="Times New Roman"/>
          <w:sz w:val="20"/>
          <w:szCs w:val="20"/>
        </w:rPr>
        <w:t xml:space="preserve"> = 'output/</w:t>
      </w:r>
      <w:proofErr w:type="spellStart"/>
      <w:r w:rsidRPr="0094106D">
        <w:rPr>
          <w:rFonts w:ascii="Consolas" w:hAnsi="Consolas" w:cs="Times New Roman"/>
          <w:sz w:val="20"/>
          <w:szCs w:val="20"/>
        </w:rPr>
        <w:t>ndvi_xcal_smry</w:t>
      </w:r>
      <w:proofErr w:type="spellEnd"/>
      <w:r w:rsidRPr="0094106D">
        <w:rPr>
          <w:rFonts w:ascii="Consolas" w:hAnsi="Consolas" w:cs="Times New Roman"/>
          <w:sz w:val="20"/>
          <w:szCs w:val="20"/>
        </w:rPr>
        <w:t xml:space="preserve">/', </w:t>
      </w:r>
      <w:proofErr w:type="spellStart"/>
      <w:r w:rsidRPr="0094106D">
        <w:rPr>
          <w:rFonts w:ascii="Consolas" w:hAnsi="Consolas" w:cs="Times New Roman"/>
          <w:sz w:val="20"/>
          <w:szCs w:val="20"/>
        </w:rPr>
        <w:t>overwrite.col</w:t>
      </w:r>
      <w:proofErr w:type="spellEnd"/>
      <w:r w:rsidRPr="0094106D">
        <w:rPr>
          <w:rFonts w:ascii="Consolas" w:hAnsi="Consolas" w:cs="Times New Roman"/>
          <w:sz w:val="20"/>
          <w:szCs w:val="20"/>
        </w:rPr>
        <w:t xml:space="preserve"> = T)</w:t>
      </w:r>
    </w:p>
    <w:p w14:paraId="2F6F926B" w14:textId="77777777" w:rsidR="00AF2E38" w:rsidRDefault="00AF2E38" w:rsidP="000113B1">
      <w:pPr>
        <w:pStyle w:val="NoSpacing"/>
        <w:rPr>
          <w:rFonts w:ascii="Times New Roman" w:hAnsi="Times New Roman" w:cs="Times New Roman"/>
          <w:sz w:val="24"/>
          <w:szCs w:val="24"/>
          <w:highlight w:val="yellow"/>
        </w:rPr>
      </w:pPr>
    </w:p>
    <w:p w14:paraId="45B34089" w14:textId="70A2FAB9" w:rsidR="00AF2E38" w:rsidRDefault="00AF2E38" w:rsidP="000113B1">
      <w:pPr>
        <w:pStyle w:val="NoSpacing"/>
        <w:rPr>
          <w:rFonts w:ascii="Times New Roman" w:hAnsi="Times New Roman" w:cs="Times New Roman"/>
          <w:sz w:val="24"/>
          <w:szCs w:val="24"/>
          <w:highlight w:val="yellow"/>
        </w:rPr>
      </w:pPr>
      <w:r>
        <w:rPr>
          <w:noProof/>
        </w:rPr>
        <w:drawing>
          <wp:inline distT="0" distB="0" distL="0" distR="0" wp14:anchorId="18A48872" wp14:editId="73E031B5">
            <wp:extent cx="5943600" cy="495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7503A127" w14:textId="389DC583" w:rsidR="000B1752" w:rsidRDefault="000113B1" w:rsidP="000113B1">
      <w:pPr>
        <w:pStyle w:val="NoSpacing"/>
        <w:rPr>
          <w:rFonts w:ascii="Times New Roman" w:hAnsi="Times New Roman" w:cs="Times New Roman"/>
          <w:sz w:val="24"/>
          <w:szCs w:val="24"/>
        </w:rPr>
      </w:pPr>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r w:rsidR="000B1752">
        <w:rPr>
          <w:rFonts w:ascii="Times New Roman" w:hAnsi="Times New Roman" w:cs="Times New Roman"/>
          <w:sz w:val="24"/>
          <w:szCs w:val="24"/>
        </w:rPr>
        <w:t>cross-calibrated</w:t>
      </w:r>
      <w:r w:rsidR="00455CB4">
        <w:rPr>
          <w:rFonts w:ascii="Times New Roman" w:hAnsi="Times New Roman" w:cs="Times New Roman"/>
          <w:sz w:val="24"/>
          <w:szCs w:val="24"/>
        </w:rPr>
        <w:t xml:space="preserve"> with random forest 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where there were temporally overlaps measurements from pairs Landsat satellites. Orange diagonal lines depict 1:1 </w:t>
      </w:r>
      <w:proofErr w:type="gramStart"/>
      <w:r w:rsidR="00E64191">
        <w:rPr>
          <w:rFonts w:ascii="Times New Roman" w:hAnsi="Times New Roman" w:cs="Times New Roman"/>
          <w:sz w:val="24"/>
          <w:szCs w:val="24"/>
        </w:rPr>
        <w:t>relationships</w:t>
      </w:r>
      <w:proofErr w:type="gramEnd"/>
      <w:r w:rsidR="00E64191">
        <w:rPr>
          <w:rFonts w:ascii="Times New Roman" w:hAnsi="Times New Roman" w:cs="Times New Roman"/>
          <w:sz w:val="24"/>
          <w:szCs w:val="24"/>
        </w:rPr>
        <w:t>.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p>
    <w:p w14:paraId="548B30CC" w14:textId="78AFB652" w:rsidR="000113B1" w:rsidRDefault="000113B1" w:rsidP="003A6063">
      <w:pPr>
        <w:pStyle w:val="NoSpacing"/>
        <w:rPr>
          <w:rFonts w:ascii="Times New Roman" w:hAnsi="Times New Roman" w:cs="Times New Roman"/>
          <w:sz w:val="32"/>
          <w:szCs w:val="32"/>
        </w:rPr>
      </w:pPr>
    </w:p>
    <w:p w14:paraId="18A78EBD" w14:textId="1A45F263" w:rsidR="00AB15E1" w:rsidRDefault="005B6315" w:rsidP="003A6063">
      <w:pPr>
        <w:pStyle w:val="NoSpacing"/>
        <w:rPr>
          <w:rFonts w:ascii="Times New Roman" w:hAnsi="Times New Roman" w:cs="Times New Roman"/>
          <w:sz w:val="24"/>
          <w:szCs w:val="24"/>
        </w:rPr>
      </w:pPr>
      <w:r>
        <w:rPr>
          <w:rFonts w:ascii="Times New Roman" w:hAnsi="Times New Roman" w:cs="Times New Roman"/>
          <w:sz w:val="24"/>
          <w:szCs w:val="24"/>
        </w:rPr>
        <w:lastRenderedPageBreak/>
        <w:t>Table</w:t>
      </w:r>
      <w:r w:rsidR="00744D59">
        <w:rPr>
          <w:rFonts w:ascii="Times New Roman" w:hAnsi="Times New Roman" w:cs="Times New Roman"/>
          <w:sz w:val="24"/>
          <w:szCs w:val="24"/>
        </w:rPr>
        <w:t xml:space="preserve"> </w:t>
      </w:r>
      <w:r w:rsidR="00CD5E51">
        <w:rPr>
          <w:rFonts w:ascii="Times New Roman" w:hAnsi="Times New Roman" w:cs="Times New Roman"/>
          <w:sz w:val="24"/>
          <w:szCs w:val="24"/>
        </w:rPr>
        <w:t>3</w:t>
      </w:r>
      <w:r w:rsidR="00744D59">
        <w:rPr>
          <w:rFonts w:ascii="Times New Roman" w:hAnsi="Times New Roman" w:cs="Times New Roman"/>
          <w:sz w:val="24"/>
          <w:szCs w:val="24"/>
        </w:rPr>
        <w:t xml:space="preserve">. Summary of original biases, performance of random forest models for cross-sensor calibration, and post-calibration biases in NDVI between Landsat 7 ETM and either Landsat 5 TM or Landsat 8 ETM+. </w:t>
      </w:r>
      <w:r w:rsidR="00AB15E1">
        <w:rPr>
          <w:rFonts w:ascii="Times New Roman" w:hAnsi="Times New Roman" w:cs="Times New Roman"/>
          <w:sz w:val="24"/>
          <w:szCs w:val="24"/>
        </w:rPr>
        <w:t xml:space="preserve">Error metrics were derived internally by the random forest using out-of-bag (OOB, i.e., withheld) data and further assessed using cross-validation, which yielded nearly identical results albeit with further information on post-calibration biases. </w:t>
      </w:r>
    </w:p>
    <w:p w14:paraId="43F8C17A" w14:textId="77777777" w:rsidR="000B1752" w:rsidRDefault="000B1752" w:rsidP="003A6063">
      <w:pPr>
        <w:pStyle w:val="NoSpacing"/>
        <w:rPr>
          <w:rFonts w:ascii="Times New Roman" w:hAnsi="Times New Roman" w:cs="Times New Roman"/>
          <w:sz w:val="24"/>
          <w:szCs w:val="24"/>
        </w:rPr>
      </w:pPr>
    </w:p>
    <w:tbl>
      <w:tblPr>
        <w:tblStyle w:val="TableGrid"/>
        <w:tblW w:w="13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5"/>
        <w:gridCol w:w="224"/>
        <w:gridCol w:w="1863"/>
        <w:gridCol w:w="222"/>
        <w:gridCol w:w="222"/>
        <w:gridCol w:w="222"/>
        <w:gridCol w:w="222"/>
        <w:gridCol w:w="222"/>
        <w:gridCol w:w="222"/>
        <w:gridCol w:w="222"/>
        <w:gridCol w:w="222"/>
      </w:tblGrid>
      <w:tr w:rsidR="00AB15E1" w:rsidRPr="009705F9" w14:paraId="5171CAD0" w14:textId="77777777" w:rsidTr="00E64191">
        <w:trPr>
          <w:trHeight w:val="300"/>
        </w:trPr>
        <w:tc>
          <w:tcPr>
            <w:tcW w:w="0" w:type="auto"/>
            <w:vMerge w:val="restart"/>
            <w:noWrap/>
          </w:tcPr>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872"/>
              <w:gridCol w:w="872"/>
              <w:gridCol w:w="222"/>
              <w:gridCol w:w="566"/>
              <w:gridCol w:w="794"/>
              <w:gridCol w:w="616"/>
              <w:gridCol w:w="222"/>
              <w:gridCol w:w="566"/>
              <w:gridCol w:w="794"/>
              <w:gridCol w:w="616"/>
              <w:gridCol w:w="872"/>
              <w:gridCol w:w="872"/>
            </w:tblGrid>
            <w:tr w:rsidR="00AB15E1" w:rsidRPr="009705F9" w14:paraId="0E06104A" w14:textId="77777777" w:rsidTr="00EF2C33">
              <w:trPr>
                <w:trHeight w:val="300"/>
              </w:trPr>
              <w:tc>
                <w:tcPr>
                  <w:tcW w:w="0" w:type="auto"/>
                  <w:vMerge w:val="restart"/>
                  <w:tcBorders>
                    <w:top w:val="single" w:sz="4" w:space="0" w:color="auto"/>
                    <w:bottom w:val="nil"/>
                  </w:tcBorders>
                  <w:noWrap/>
                </w:tcPr>
                <w:p w14:paraId="062B2EF4" w14:textId="77777777" w:rsidR="00744D59" w:rsidRDefault="00744D59" w:rsidP="00744D59">
                  <w:pPr>
                    <w:pStyle w:val="NoSpacing"/>
                    <w:rPr>
                      <w:rFonts w:ascii="Times New Roman" w:hAnsi="Times New Roman" w:cs="Times New Roman"/>
                      <w:b/>
                      <w:bCs/>
                      <w:sz w:val="20"/>
                      <w:szCs w:val="20"/>
                    </w:rPr>
                  </w:pPr>
                  <w:r w:rsidRPr="00067A0C">
                    <w:rPr>
                      <w:rFonts w:ascii="Times New Roman" w:hAnsi="Times New Roman" w:cs="Times New Roman"/>
                      <w:b/>
                      <w:bCs/>
                      <w:sz w:val="20"/>
                      <w:szCs w:val="20"/>
                    </w:rPr>
                    <w:t>Satellite</w:t>
                  </w:r>
                  <w:r>
                    <w:rPr>
                      <w:rFonts w:ascii="Times New Roman" w:hAnsi="Times New Roman" w:cs="Times New Roman"/>
                      <w:b/>
                      <w:bCs/>
                      <w:sz w:val="20"/>
                      <w:szCs w:val="20"/>
                    </w:rPr>
                    <w:t xml:space="preserve"> </w:t>
                  </w:r>
                </w:p>
                <w:p w14:paraId="41B4E849" w14:textId="77777777" w:rsidR="00744D59" w:rsidRPr="00067A0C" w:rsidRDefault="00744D59" w:rsidP="00744D59">
                  <w:pPr>
                    <w:pStyle w:val="NoSpacing"/>
                    <w:rPr>
                      <w:rFonts w:ascii="Times New Roman" w:hAnsi="Times New Roman" w:cs="Times New Roman"/>
                      <w:b/>
                      <w:bCs/>
                      <w:sz w:val="20"/>
                      <w:szCs w:val="20"/>
                    </w:rPr>
                  </w:pPr>
                  <w:r>
                    <w:rPr>
                      <w:rFonts w:ascii="Times New Roman" w:hAnsi="Times New Roman" w:cs="Times New Roman"/>
                      <w:b/>
                      <w:bCs/>
                      <w:sz w:val="20"/>
                      <w:szCs w:val="20"/>
                    </w:rPr>
                    <w:t>sensor</w:t>
                  </w:r>
                </w:p>
              </w:tc>
              <w:tc>
                <w:tcPr>
                  <w:tcW w:w="0" w:type="auto"/>
                  <w:gridSpan w:val="2"/>
                  <w:tcBorders>
                    <w:top w:val="single" w:sz="4" w:space="0" w:color="auto"/>
                    <w:bottom w:val="single" w:sz="4" w:space="0" w:color="auto"/>
                  </w:tcBorders>
                  <w:noWrap/>
                </w:tcPr>
                <w:p w14:paraId="54400159" w14:textId="77777777"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Original Data</w:t>
                  </w:r>
                </w:p>
              </w:tc>
              <w:tc>
                <w:tcPr>
                  <w:tcW w:w="0" w:type="auto"/>
                  <w:tcBorders>
                    <w:top w:val="single" w:sz="4" w:space="0" w:color="auto"/>
                    <w:bottom w:val="nil"/>
                  </w:tcBorders>
                </w:tcPr>
                <w:p w14:paraId="3680A274"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3"/>
                  <w:tcBorders>
                    <w:top w:val="single" w:sz="4" w:space="0" w:color="auto"/>
                    <w:bottom w:val="single" w:sz="4" w:space="0" w:color="auto"/>
                  </w:tcBorders>
                  <w:noWrap/>
                </w:tcPr>
                <w:p w14:paraId="7FE4FDED" w14:textId="275A7F8B" w:rsidR="00744D59" w:rsidRPr="00067A0C" w:rsidRDefault="00744D59" w:rsidP="00744D59">
                  <w:pPr>
                    <w:pStyle w:val="NoSpacing"/>
                    <w:jc w:val="center"/>
                    <w:rPr>
                      <w:rFonts w:ascii="Times New Roman" w:hAnsi="Times New Roman" w:cs="Times New Roman"/>
                      <w:b/>
                      <w:bCs/>
                      <w:sz w:val="20"/>
                      <w:szCs w:val="20"/>
                    </w:rPr>
                  </w:pPr>
                  <w:r>
                    <w:rPr>
                      <w:rFonts w:ascii="Times New Roman" w:hAnsi="Times New Roman" w:cs="Times New Roman"/>
                      <w:b/>
                      <w:bCs/>
                      <w:sz w:val="20"/>
                      <w:szCs w:val="20"/>
                    </w:rPr>
                    <w:t>OOB Error</w:t>
                  </w:r>
                  <w:r w:rsidRPr="00067A0C">
                    <w:rPr>
                      <w:rFonts w:ascii="Times New Roman" w:hAnsi="Times New Roman" w:cs="Times New Roman"/>
                      <w:b/>
                      <w:bCs/>
                      <w:sz w:val="20"/>
                      <w:szCs w:val="20"/>
                    </w:rPr>
                    <w:t xml:space="preserve"> Metrics</w:t>
                  </w:r>
                </w:p>
              </w:tc>
              <w:tc>
                <w:tcPr>
                  <w:tcW w:w="0" w:type="auto"/>
                  <w:tcBorders>
                    <w:top w:val="single" w:sz="4" w:space="0" w:color="auto"/>
                    <w:bottom w:val="nil"/>
                  </w:tcBorders>
                </w:tcPr>
                <w:p w14:paraId="0EEE595F"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5"/>
                  <w:tcBorders>
                    <w:top w:val="single" w:sz="4" w:space="0" w:color="auto"/>
                    <w:bottom w:val="single" w:sz="4" w:space="0" w:color="auto"/>
                  </w:tcBorders>
                  <w:noWrap/>
                </w:tcPr>
                <w:p w14:paraId="68E7571E" w14:textId="5627A455"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 xml:space="preserve">Cross-Validated </w:t>
                  </w:r>
                  <w:r>
                    <w:rPr>
                      <w:rFonts w:ascii="Times New Roman" w:hAnsi="Times New Roman" w:cs="Times New Roman"/>
                      <w:b/>
                      <w:bCs/>
                      <w:sz w:val="20"/>
                      <w:szCs w:val="20"/>
                    </w:rPr>
                    <w:t xml:space="preserve">Error </w:t>
                  </w:r>
                  <w:r w:rsidRPr="00067A0C">
                    <w:rPr>
                      <w:rFonts w:ascii="Times New Roman" w:hAnsi="Times New Roman" w:cs="Times New Roman"/>
                      <w:b/>
                      <w:bCs/>
                      <w:sz w:val="20"/>
                      <w:szCs w:val="20"/>
                    </w:rPr>
                    <w:t>Metrics</w:t>
                  </w:r>
                </w:p>
              </w:tc>
            </w:tr>
            <w:tr w:rsidR="00AB15E1" w:rsidRPr="009705F9" w14:paraId="6A89E4C8" w14:textId="77777777" w:rsidTr="00EF2C33">
              <w:trPr>
                <w:trHeight w:val="300"/>
              </w:trPr>
              <w:tc>
                <w:tcPr>
                  <w:tcW w:w="0" w:type="auto"/>
                  <w:vMerge/>
                  <w:tcBorders>
                    <w:top w:val="nil"/>
                    <w:bottom w:val="single" w:sz="4" w:space="0" w:color="auto"/>
                  </w:tcBorders>
                  <w:noWrap/>
                  <w:hideMark/>
                </w:tcPr>
                <w:p w14:paraId="19AB9A10" w14:textId="77777777" w:rsidR="00744D59" w:rsidRPr="009705F9" w:rsidRDefault="00744D59" w:rsidP="00744D59">
                  <w:pPr>
                    <w:pStyle w:val="NoSpacing"/>
                    <w:rPr>
                      <w:rFonts w:ascii="Times New Roman" w:hAnsi="Times New Roman" w:cs="Times New Roman"/>
                      <w:sz w:val="20"/>
                      <w:szCs w:val="20"/>
                    </w:rPr>
                  </w:pPr>
                </w:p>
              </w:tc>
              <w:tc>
                <w:tcPr>
                  <w:tcW w:w="0" w:type="auto"/>
                  <w:tcBorders>
                    <w:top w:val="single" w:sz="4" w:space="0" w:color="auto"/>
                    <w:bottom w:val="single" w:sz="4" w:space="0" w:color="auto"/>
                  </w:tcBorders>
                  <w:noWrap/>
                  <w:hideMark/>
                </w:tcPr>
                <w:p w14:paraId="67420D9C"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11038B"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63C1DE9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1F84FA55"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xml:space="preserve">% </w:t>
                  </w:r>
                  <w:proofErr w:type="gramStart"/>
                  <w:r w:rsidRPr="00090A00">
                    <w:rPr>
                      <w:rFonts w:ascii="Times New Roman" w:hAnsi="Times New Roman" w:cs="Times New Roman"/>
                      <w:b/>
                      <w:bCs/>
                      <w:sz w:val="20"/>
                      <w:szCs w:val="20"/>
                    </w:rPr>
                    <w:t>bias</w:t>
                  </w:r>
                  <w:proofErr w:type="gramEnd"/>
                </w:p>
              </w:tc>
              <w:tc>
                <w:tcPr>
                  <w:tcW w:w="0" w:type="auto"/>
                  <w:tcBorders>
                    <w:top w:val="nil"/>
                    <w:bottom w:val="single" w:sz="4" w:space="0" w:color="auto"/>
                  </w:tcBorders>
                </w:tcPr>
                <w:p w14:paraId="4B84608D"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3078DA9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27678743"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9BCE11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nil"/>
                    <w:bottom w:val="single" w:sz="4" w:space="0" w:color="auto"/>
                  </w:tcBorders>
                </w:tcPr>
                <w:p w14:paraId="6E1421B2"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155D8A8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4098F174"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673CBC0"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single" w:sz="4" w:space="0" w:color="auto"/>
                    <w:bottom w:val="single" w:sz="4" w:space="0" w:color="auto"/>
                  </w:tcBorders>
                  <w:noWrap/>
                  <w:hideMark/>
                </w:tcPr>
                <w:p w14:paraId="635C721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90F6E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105CD80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54D7815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xml:space="preserve">% </w:t>
                  </w:r>
                  <w:proofErr w:type="gramStart"/>
                  <w:r w:rsidRPr="00090A00">
                    <w:rPr>
                      <w:rFonts w:ascii="Times New Roman" w:hAnsi="Times New Roman" w:cs="Times New Roman"/>
                      <w:b/>
                      <w:bCs/>
                      <w:sz w:val="20"/>
                      <w:szCs w:val="20"/>
                    </w:rPr>
                    <w:t>bias</w:t>
                  </w:r>
                  <w:proofErr w:type="gramEnd"/>
                </w:p>
              </w:tc>
            </w:tr>
            <w:tr w:rsidR="00AB15E1" w:rsidRPr="009705F9" w14:paraId="44B00E45" w14:textId="77777777" w:rsidTr="00EF2C33">
              <w:trPr>
                <w:trHeight w:val="300"/>
              </w:trPr>
              <w:tc>
                <w:tcPr>
                  <w:tcW w:w="0" w:type="auto"/>
                  <w:tcBorders>
                    <w:top w:val="single" w:sz="4" w:space="0" w:color="auto"/>
                  </w:tcBorders>
                  <w:noWrap/>
                  <w:hideMark/>
                </w:tcPr>
                <w:p w14:paraId="471AC85D"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5</w:t>
                  </w:r>
                  <w:r>
                    <w:rPr>
                      <w:rFonts w:ascii="Times New Roman" w:hAnsi="Times New Roman" w:cs="Times New Roman"/>
                      <w:sz w:val="20"/>
                      <w:szCs w:val="20"/>
                    </w:rPr>
                    <w:t xml:space="preserve"> TM</w:t>
                  </w:r>
                </w:p>
              </w:tc>
              <w:tc>
                <w:tcPr>
                  <w:tcW w:w="0" w:type="auto"/>
                  <w:tcBorders>
                    <w:top w:val="single" w:sz="4" w:space="0" w:color="auto"/>
                  </w:tcBorders>
                  <w:noWrap/>
                  <w:hideMark/>
                </w:tcPr>
                <w:p w14:paraId="69856D5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-0.04</w:t>
                  </w:r>
                </w:p>
              </w:tc>
              <w:tc>
                <w:tcPr>
                  <w:tcW w:w="0" w:type="auto"/>
                  <w:tcBorders>
                    <w:top w:val="single" w:sz="4" w:space="0" w:color="auto"/>
                  </w:tcBorders>
                  <w:noWrap/>
                  <w:hideMark/>
                </w:tcPr>
                <w:p w14:paraId="3EC1002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-6.1</w:t>
                  </w:r>
                </w:p>
              </w:tc>
              <w:tc>
                <w:tcPr>
                  <w:tcW w:w="0" w:type="auto"/>
                  <w:tcBorders>
                    <w:top w:val="single" w:sz="4" w:space="0" w:color="auto"/>
                  </w:tcBorders>
                </w:tcPr>
                <w:p w14:paraId="0D304FBC"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116F982C"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Pr>
                      <w:rFonts w:ascii="Times New Roman" w:hAnsi="Times New Roman" w:cs="Times New Roman"/>
                      <w:sz w:val="20"/>
                      <w:szCs w:val="20"/>
                    </w:rPr>
                    <w:t>8</w:t>
                  </w:r>
                </w:p>
              </w:tc>
              <w:tc>
                <w:tcPr>
                  <w:tcW w:w="0" w:type="auto"/>
                  <w:tcBorders>
                    <w:top w:val="single" w:sz="4" w:space="0" w:color="auto"/>
                  </w:tcBorders>
                  <w:noWrap/>
                  <w:hideMark/>
                </w:tcPr>
                <w:p w14:paraId="012D7E4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4952C07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4315</w:t>
                  </w:r>
                </w:p>
              </w:tc>
              <w:tc>
                <w:tcPr>
                  <w:tcW w:w="0" w:type="auto"/>
                  <w:tcBorders>
                    <w:top w:val="single" w:sz="4" w:space="0" w:color="auto"/>
                  </w:tcBorders>
                </w:tcPr>
                <w:p w14:paraId="06AE5812"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69756A60" w14:textId="3EDE4D49"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sidR="00AB15E1">
                    <w:rPr>
                      <w:rFonts w:ascii="Times New Roman" w:hAnsi="Times New Roman" w:cs="Times New Roman"/>
                      <w:sz w:val="20"/>
                      <w:szCs w:val="20"/>
                    </w:rPr>
                    <w:t>8</w:t>
                  </w:r>
                </w:p>
              </w:tc>
              <w:tc>
                <w:tcPr>
                  <w:tcW w:w="0" w:type="auto"/>
                  <w:tcBorders>
                    <w:top w:val="single" w:sz="4" w:space="0" w:color="auto"/>
                  </w:tcBorders>
                  <w:noWrap/>
                  <w:hideMark/>
                </w:tcPr>
                <w:p w14:paraId="587EDBC9"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15C291F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1438</w:t>
                  </w:r>
                </w:p>
              </w:tc>
              <w:tc>
                <w:tcPr>
                  <w:tcW w:w="0" w:type="auto"/>
                  <w:tcBorders>
                    <w:top w:val="single" w:sz="4" w:space="0" w:color="auto"/>
                  </w:tcBorders>
                  <w:noWrap/>
                  <w:hideMark/>
                </w:tcPr>
                <w:p w14:paraId="6466E322"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0.001</w:t>
                  </w:r>
                </w:p>
              </w:tc>
              <w:tc>
                <w:tcPr>
                  <w:tcW w:w="0" w:type="auto"/>
                  <w:tcBorders>
                    <w:top w:val="single" w:sz="4" w:space="0" w:color="auto"/>
                  </w:tcBorders>
                  <w:noWrap/>
                  <w:hideMark/>
                </w:tcPr>
                <w:p w14:paraId="5A247BD9"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0.1</w:t>
                  </w:r>
                </w:p>
              </w:tc>
            </w:tr>
            <w:tr w:rsidR="00AB15E1" w:rsidRPr="009705F9" w14:paraId="45A6FB42" w14:textId="77777777" w:rsidTr="00EF2C33">
              <w:trPr>
                <w:trHeight w:val="300"/>
              </w:trPr>
              <w:tc>
                <w:tcPr>
                  <w:tcW w:w="0" w:type="auto"/>
                  <w:noWrap/>
                  <w:hideMark/>
                </w:tcPr>
                <w:p w14:paraId="3120501F"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8</w:t>
                  </w:r>
                  <w:r>
                    <w:rPr>
                      <w:rFonts w:ascii="Times New Roman" w:hAnsi="Times New Roman" w:cs="Times New Roman"/>
                      <w:sz w:val="20"/>
                      <w:szCs w:val="20"/>
                    </w:rPr>
                    <w:t xml:space="preserve"> ETM+</w:t>
                  </w:r>
                </w:p>
              </w:tc>
              <w:tc>
                <w:tcPr>
                  <w:tcW w:w="0" w:type="auto"/>
                  <w:noWrap/>
                  <w:hideMark/>
                </w:tcPr>
                <w:p w14:paraId="3FAE940C"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0.03</w:t>
                  </w:r>
                </w:p>
              </w:tc>
              <w:tc>
                <w:tcPr>
                  <w:tcW w:w="0" w:type="auto"/>
                  <w:noWrap/>
                  <w:hideMark/>
                </w:tcPr>
                <w:p w14:paraId="27726195"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4.6</w:t>
                  </w:r>
                </w:p>
              </w:tc>
              <w:tc>
                <w:tcPr>
                  <w:tcW w:w="0" w:type="auto"/>
                </w:tcPr>
                <w:p w14:paraId="6A166712"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87D047D"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F221F47" w14:textId="26A5C9A3"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0B16C7F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4881</w:t>
                  </w:r>
                </w:p>
              </w:tc>
              <w:tc>
                <w:tcPr>
                  <w:tcW w:w="0" w:type="auto"/>
                </w:tcPr>
                <w:p w14:paraId="04028BEE"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0BECF39" w14:textId="7147C52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320AC86" w14:textId="69636EFD"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77878364"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1627</w:t>
                  </w:r>
                </w:p>
              </w:tc>
              <w:tc>
                <w:tcPr>
                  <w:tcW w:w="0" w:type="auto"/>
                  <w:noWrap/>
                  <w:hideMark/>
                </w:tcPr>
                <w:p w14:paraId="24C8970E"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-0.001</w:t>
                  </w:r>
                </w:p>
              </w:tc>
              <w:tc>
                <w:tcPr>
                  <w:tcW w:w="0" w:type="auto"/>
                  <w:noWrap/>
                  <w:hideMark/>
                </w:tcPr>
                <w:p w14:paraId="3E57B42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-0.1</w:t>
                  </w:r>
                </w:p>
              </w:tc>
            </w:tr>
          </w:tbl>
          <w:p w14:paraId="72A2FCE4" w14:textId="01D067FF" w:rsidR="009705F9" w:rsidRPr="00067A0C" w:rsidRDefault="009705F9" w:rsidP="005B6315">
            <w:pPr>
              <w:pStyle w:val="NoSpacing"/>
              <w:rPr>
                <w:rFonts w:ascii="Times New Roman" w:hAnsi="Times New Roman" w:cs="Times New Roman"/>
                <w:b/>
                <w:bCs/>
                <w:sz w:val="20"/>
                <w:szCs w:val="20"/>
              </w:rPr>
            </w:pPr>
          </w:p>
        </w:tc>
        <w:tc>
          <w:tcPr>
            <w:tcW w:w="2087" w:type="dxa"/>
            <w:gridSpan w:val="2"/>
            <w:noWrap/>
          </w:tcPr>
          <w:p w14:paraId="56BBB276" w14:textId="295D77FA"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3"/>
            <w:noWrap/>
          </w:tcPr>
          <w:p w14:paraId="20C27DF6" w14:textId="71FA4607"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5"/>
            <w:noWrap/>
          </w:tcPr>
          <w:p w14:paraId="6ABC3608" w14:textId="057B9B1C" w:rsidR="009705F9" w:rsidRPr="00067A0C" w:rsidRDefault="009705F9" w:rsidP="009705F9">
            <w:pPr>
              <w:pStyle w:val="NoSpacing"/>
              <w:jc w:val="center"/>
              <w:rPr>
                <w:rFonts w:ascii="Times New Roman" w:hAnsi="Times New Roman" w:cs="Times New Roman"/>
                <w:b/>
                <w:bCs/>
                <w:sz w:val="20"/>
                <w:szCs w:val="20"/>
              </w:rPr>
            </w:pPr>
          </w:p>
        </w:tc>
      </w:tr>
      <w:tr w:rsidR="002125DD" w:rsidRPr="009705F9" w14:paraId="780DB7EB" w14:textId="77777777" w:rsidTr="00E64191">
        <w:trPr>
          <w:trHeight w:val="300"/>
        </w:trPr>
        <w:tc>
          <w:tcPr>
            <w:tcW w:w="0" w:type="auto"/>
            <w:vMerge/>
            <w:noWrap/>
          </w:tcPr>
          <w:p w14:paraId="085827E6" w14:textId="2A9706E1" w:rsidR="009705F9" w:rsidRPr="009705F9" w:rsidRDefault="009705F9" w:rsidP="005B6315">
            <w:pPr>
              <w:pStyle w:val="NoSpacing"/>
              <w:rPr>
                <w:rFonts w:ascii="Times New Roman" w:hAnsi="Times New Roman" w:cs="Times New Roman"/>
                <w:sz w:val="20"/>
                <w:szCs w:val="20"/>
              </w:rPr>
            </w:pPr>
          </w:p>
        </w:tc>
        <w:tc>
          <w:tcPr>
            <w:tcW w:w="0" w:type="auto"/>
            <w:noWrap/>
          </w:tcPr>
          <w:p w14:paraId="38FF5FD9" w14:textId="6B68DE9F" w:rsidR="009705F9" w:rsidRPr="00090A00" w:rsidRDefault="009705F9" w:rsidP="009705F9">
            <w:pPr>
              <w:pStyle w:val="NoSpacing"/>
              <w:jc w:val="center"/>
              <w:rPr>
                <w:rFonts w:ascii="Times New Roman" w:hAnsi="Times New Roman" w:cs="Times New Roman"/>
                <w:b/>
                <w:bCs/>
                <w:sz w:val="20"/>
                <w:szCs w:val="20"/>
              </w:rPr>
            </w:pPr>
          </w:p>
        </w:tc>
        <w:tc>
          <w:tcPr>
            <w:tcW w:w="1846" w:type="dxa"/>
            <w:noWrap/>
          </w:tcPr>
          <w:p w14:paraId="380CD1A3" w14:textId="31141B52"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5ED330D5" w14:textId="12B12639"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67053451" w14:textId="22618828"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DB4F891" w14:textId="1F65E07B"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32B0B728" w14:textId="2827F16E"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06F4343" w14:textId="55C9575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77430FE" w14:textId="32C1F46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F8836F9" w14:textId="2ED8159D"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77B1B8DC" w14:textId="333261A0" w:rsidR="009705F9" w:rsidRPr="00090A00" w:rsidRDefault="009705F9" w:rsidP="009705F9">
            <w:pPr>
              <w:pStyle w:val="NoSpacing"/>
              <w:jc w:val="center"/>
              <w:rPr>
                <w:rFonts w:ascii="Times New Roman" w:hAnsi="Times New Roman" w:cs="Times New Roman"/>
                <w:b/>
                <w:bCs/>
                <w:sz w:val="20"/>
                <w:szCs w:val="20"/>
              </w:rPr>
            </w:pPr>
          </w:p>
        </w:tc>
      </w:tr>
    </w:tbl>
    <w:p w14:paraId="4D411EC4" w14:textId="77777777" w:rsidR="000113B1" w:rsidRPr="00E46970" w:rsidRDefault="000113B1" w:rsidP="003A6063">
      <w:pPr>
        <w:pStyle w:val="NoSpacing"/>
        <w:rPr>
          <w:rFonts w:ascii="Times New Roman" w:hAnsi="Times New Roman" w:cs="Times New Roman"/>
          <w:sz w:val="32"/>
          <w:szCs w:val="32"/>
        </w:rPr>
      </w:pPr>
    </w:p>
    <w:p w14:paraId="6B39FCD5" w14:textId="6D957113" w:rsidR="003A6063" w:rsidRPr="003A6063" w:rsidRDefault="003A6063" w:rsidP="003A6063">
      <w:pPr>
        <w:pStyle w:val="NoSpacing"/>
        <w:rPr>
          <w:rFonts w:ascii="Times New Roman" w:hAnsi="Times New Roman" w:cs="Times New Roman"/>
          <w:i/>
          <w:iCs/>
          <w:sz w:val="24"/>
          <w:szCs w:val="24"/>
        </w:rPr>
      </w:pPr>
      <w:r w:rsidRPr="003A6063">
        <w:rPr>
          <w:rFonts w:ascii="Times New Roman" w:hAnsi="Times New Roman" w:cs="Times New Roman"/>
          <w:i/>
          <w:iCs/>
          <w:sz w:val="24"/>
          <w:szCs w:val="24"/>
        </w:rPr>
        <w:t># Fit phenological models (cubic splines) to time series</w:t>
      </w:r>
      <w:r w:rsidR="00EF290A">
        <w:rPr>
          <w:rFonts w:ascii="Times New Roman" w:hAnsi="Times New Roman" w:cs="Times New Roman"/>
          <w:i/>
          <w:iCs/>
          <w:sz w:val="24"/>
          <w:szCs w:val="24"/>
        </w:rPr>
        <w:t xml:space="preserve"> </w:t>
      </w:r>
      <w:r w:rsidR="008251A3">
        <w:rPr>
          <w:rFonts w:ascii="Times New Roman" w:hAnsi="Times New Roman" w:cs="Times New Roman"/>
          <w:i/>
          <w:iCs/>
          <w:sz w:val="24"/>
          <w:szCs w:val="24"/>
        </w:rPr>
        <w:t xml:space="preserve">at each sample location </w:t>
      </w:r>
      <w:r w:rsidR="00EF290A">
        <w:rPr>
          <w:rFonts w:ascii="Times New Roman" w:hAnsi="Times New Roman" w:cs="Times New Roman"/>
          <w:i/>
          <w:iCs/>
          <w:sz w:val="24"/>
          <w:szCs w:val="24"/>
        </w:rPr>
        <w:t xml:space="preserve">(Figure </w:t>
      </w:r>
      <w:r w:rsidR="00885AA9">
        <w:rPr>
          <w:rFonts w:ascii="Times New Roman" w:hAnsi="Times New Roman" w:cs="Times New Roman"/>
          <w:i/>
          <w:iCs/>
          <w:sz w:val="24"/>
          <w:szCs w:val="24"/>
        </w:rPr>
        <w:t>5</w:t>
      </w:r>
      <w:r w:rsidR="00EF290A">
        <w:rPr>
          <w:rFonts w:ascii="Times New Roman" w:hAnsi="Times New Roman" w:cs="Times New Roman"/>
          <w:i/>
          <w:iCs/>
          <w:sz w:val="24"/>
          <w:szCs w:val="24"/>
        </w:rPr>
        <w:t>)</w:t>
      </w:r>
    </w:p>
    <w:p w14:paraId="2AA57A94" w14:textId="6098B564" w:rsidR="003A6063" w:rsidRPr="00AA2D22" w:rsidRDefault="003A6063" w:rsidP="003A6063">
      <w:pPr>
        <w:pStyle w:val="NoSpacing"/>
        <w:rPr>
          <w:rFonts w:ascii="Consolas" w:hAnsi="Consolas" w:cs="Times New Roman"/>
          <w:sz w:val="20"/>
          <w:szCs w:val="20"/>
        </w:rPr>
      </w:pPr>
      <w:proofErr w:type="spellStart"/>
      <w:proofErr w:type="gramStart"/>
      <w:r w:rsidRPr="00AA2D22">
        <w:rPr>
          <w:rFonts w:ascii="Consolas" w:hAnsi="Consolas" w:cs="Times New Roman"/>
          <w:sz w:val="20"/>
          <w:szCs w:val="20"/>
        </w:rPr>
        <w:t>lsat.pheno</w:t>
      </w:r>
      <w:proofErr w:type="gramEnd"/>
      <w:r w:rsidRPr="00AA2D22">
        <w:rPr>
          <w:rFonts w:ascii="Consolas" w:hAnsi="Consolas" w:cs="Times New Roman"/>
          <w:sz w:val="20"/>
          <w:szCs w:val="20"/>
        </w:rPr>
        <w:t>.dt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lsat_fit_phenological_curves</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proofErr w:type="spellStart"/>
      <w:r w:rsidRPr="00AA2D22">
        <w:rPr>
          <w:rFonts w:ascii="Consolas" w:hAnsi="Consolas" w:cs="Times New Roman"/>
          <w:sz w:val="20"/>
          <w:szCs w:val="20"/>
        </w:rPr>
        <w:t>ndvi</w:t>
      </w:r>
      <w:proofErr w:type="spellEnd"/>
      <w:r w:rsidRPr="00AA2D22">
        <w:rPr>
          <w:rFonts w:ascii="Consolas" w:hAnsi="Consolas" w:cs="Times New Roman"/>
          <w:sz w:val="20"/>
          <w:szCs w:val="20"/>
        </w:rPr>
        <w:t>')</w:t>
      </w:r>
    </w:p>
    <w:p w14:paraId="7B661930" w14:textId="03455D6D" w:rsidR="00A70F9A" w:rsidRDefault="00A70F9A" w:rsidP="003A6063">
      <w:pPr>
        <w:pStyle w:val="NoSpacing"/>
        <w:rPr>
          <w:rFonts w:ascii="Times New Roman" w:hAnsi="Times New Roman" w:cs="Times New Roman"/>
          <w:sz w:val="24"/>
          <w:szCs w:val="24"/>
        </w:rPr>
      </w:pPr>
    </w:p>
    <w:p w14:paraId="171DD0E1" w14:textId="526D24BB" w:rsidR="005937E1" w:rsidRDefault="00F97AC9" w:rsidP="003A6063">
      <w:pPr>
        <w:pStyle w:val="NoSpacing"/>
        <w:rPr>
          <w:rFonts w:ascii="Times New Roman" w:hAnsi="Times New Roman" w:cs="Times New Roman"/>
          <w:sz w:val="24"/>
          <w:szCs w:val="24"/>
        </w:rPr>
      </w:pPr>
      <w:r>
        <w:rPr>
          <w:noProof/>
        </w:rPr>
        <w:drawing>
          <wp:inline distT="0" distB="0" distL="0" distR="0" wp14:anchorId="04618D67" wp14:editId="6C30C7B9">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32456A1" w14:textId="338AF545" w:rsidR="009352DA" w:rsidRDefault="00E711A1" w:rsidP="003A6063">
      <w:pPr>
        <w:pStyle w:val="NoSpacing"/>
        <w:rPr>
          <w:rFonts w:ascii="Times New Roman" w:hAnsi="Times New Roman" w:cs="Times New Roman"/>
          <w:sz w:val="24"/>
          <w:szCs w:val="24"/>
        </w:rPr>
      </w:pPr>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r w:rsidRPr="009861B2">
        <w:rPr>
          <w:rFonts w:ascii="Times New Roman" w:hAnsi="Times New Roman" w:cs="Times New Roman"/>
          <w:sz w:val="24"/>
          <w:szCs w:val="24"/>
        </w:rPr>
        <w:t xml:space="preserve">. </w:t>
      </w:r>
      <w:r w:rsidR="00EF2C33" w:rsidRPr="009861B2">
        <w:rPr>
          <w:rFonts w:ascii="Times New Roman" w:hAnsi="Times New Roman" w:cs="Times New Roman"/>
          <w:sz w:val="24"/>
          <w:szCs w:val="24"/>
        </w:rPr>
        <w:t>Examples</w:t>
      </w:r>
      <w:r w:rsidR="009861B2">
        <w:rPr>
          <w:rFonts w:ascii="Times New Roman" w:hAnsi="Times New Roman" w:cs="Times New Roman"/>
          <w:sz w:val="24"/>
          <w:szCs w:val="24"/>
        </w:rPr>
        <w:t xml:space="preserve"> of Landsat satellite observations and annual phenological curves for nine random sample locations from the study area of </w:t>
      </w:r>
      <w:proofErr w:type="spellStart"/>
      <w:r w:rsidR="009861B2">
        <w:rPr>
          <w:rFonts w:ascii="Times New Roman" w:hAnsi="Times New Roman" w:cs="Times New Roman"/>
          <w:sz w:val="24"/>
          <w:szCs w:val="24"/>
        </w:rPr>
        <w:t>Disko</w:t>
      </w:r>
      <w:proofErr w:type="spellEnd"/>
      <w:r w:rsidR="009861B2">
        <w:rPr>
          <w:rFonts w:ascii="Times New Roman" w:hAnsi="Times New Roman" w:cs="Times New Roman"/>
          <w:sz w:val="24"/>
          <w:szCs w:val="24"/>
        </w:rPr>
        <w:t xml:space="preserve"> Island.</w:t>
      </w:r>
    </w:p>
    <w:p w14:paraId="5DA07289" w14:textId="77777777" w:rsidR="009352DA" w:rsidRPr="003A6063" w:rsidRDefault="009352DA" w:rsidP="003A6063">
      <w:pPr>
        <w:pStyle w:val="NoSpacing"/>
        <w:rPr>
          <w:rFonts w:ascii="Times New Roman" w:hAnsi="Times New Roman" w:cs="Times New Roman"/>
          <w:sz w:val="24"/>
          <w:szCs w:val="24"/>
        </w:rPr>
      </w:pPr>
    </w:p>
    <w:p w14:paraId="5736DD5C" w14:textId="7558BC3B" w:rsidR="003A6063" w:rsidRPr="003A6063" w:rsidRDefault="003A6063" w:rsidP="003A6063">
      <w:pPr>
        <w:pStyle w:val="NoSpacing"/>
        <w:rPr>
          <w:rFonts w:ascii="Times New Roman" w:hAnsi="Times New Roman" w:cs="Times New Roman"/>
          <w:i/>
          <w:iCs/>
          <w:sz w:val="24"/>
          <w:szCs w:val="24"/>
        </w:rPr>
      </w:pPr>
      <w:r w:rsidRPr="003A6063">
        <w:rPr>
          <w:rFonts w:ascii="Times New Roman" w:hAnsi="Times New Roman" w:cs="Times New Roman"/>
          <w:i/>
          <w:iCs/>
          <w:sz w:val="24"/>
          <w:szCs w:val="24"/>
        </w:rPr>
        <w:t xml:space="preserve"># Summarize </w:t>
      </w:r>
      <w:r>
        <w:rPr>
          <w:rFonts w:ascii="Times New Roman" w:hAnsi="Times New Roman" w:cs="Times New Roman"/>
          <w:i/>
          <w:iCs/>
          <w:sz w:val="24"/>
          <w:szCs w:val="24"/>
        </w:rPr>
        <w:t>spectral characteristics</w:t>
      </w:r>
      <w:r w:rsidRPr="003A6063">
        <w:rPr>
          <w:rFonts w:ascii="Times New Roman" w:hAnsi="Times New Roman" w:cs="Times New Roman"/>
          <w:i/>
          <w:iCs/>
          <w:sz w:val="24"/>
          <w:szCs w:val="24"/>
        </w:rPr>
        <w:t xml:space="preserve"> </w:t>
      </w:r>
      <w:r w:rsidR="00BC4C4C">
        <w:rPr>
          <w:rFonts w:ascii="Times New Roman" w:hAnsi="Times New Roman" w:cs="Times New Roman"/>
          <w:i/>
          <w:iCs/>
          <w:sz w:val="24"/>
          <w:szCs w:val="24"/>
        </w:rPr>
        <w:t xml:space="preserve">for </w:t>
      </w:r>
      <w:r>
        <w:rPr>
          <w:rFonts w:ascii="Times New Roman" w:hAnsi="Times New Roman" w:cs="Times New Roman"/>
          <w:i/>
          <w:iCs/>
          <w:sz w:val="24"/>
          <w:szCs w:val="24"/>
        </w:rPr>
        <w:t xml:space="preserve">each </w:t>
      </w:r>
      <w:r w:rsidRPr="003A6063">
        <w:rPr>
          <w:rFonts w:ascii="Times New Roman" w:hAnsi="Times New Roman" w:cs="Times New Roman"/>
          <w:i/>
          <w:iCs/>
          <w:sz w:val="24"/>
          <w:szCs w:val="24"/>
        </w:rPr>
        <w:t>growing season</w:t>
      </w:r>
    </w:p>
    <w:p w14:paraId="6ED6EB82" w14:textId="02A669B2" w:rsidR="003A6063" w:rsidRPr="00AA2D22" w:rsidRDefault="003A6063" w:rsidP="003A6063">
      <w:pPr>
        <w:pStyle w:val="NoSpacing"/>
        <w:rPr>
          <w:rFonts w:ascii="Consolas" w:hAnsi="Consolas" w:cs="Times New Roman"/>
          <w:sz w:val="20"/>
          <w:szCs w:val="20"/>
        </w:rPr>
      </w:pPr>
      <w:proofErr w:type="spellStart"/>
      <w:proofErr w:type="gramStart"/>
      <w:r w:rsidRPr="00AA2D22">
        <w:rPr>
          <w:rFonts w:ascii="Consolas" w:hAnsi="Consolas" w:cs="Times New Roman"/>
          <w:sz w:val="20"/>
          <w:szCs w:val="20"/>
        </w:rPr>
        <w:t>lsat.gs.dt</w:t>
      </w:r>
      <w:proofErr w:type="spellEnd"/>
      <w:proofErr w:type="gram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lsat_summarize_growing_seasons</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lsat.pheno.dt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proofErr w:type="spellStart"/>
      <w:r w:rsidRPr="00AA2D22">
        <w:rPr>
          <w:rFonts w:ascii="Consolas" w:hAnsi="Consolas" w:cs="Times New Roman"/>
          <w:sz w:val="20"/>
          <w:szCs w:val="20"/>
        </w:rPr>
        <w:t>ndvi</w:t>
      </w:r>
      <w:proofErr w:type="spellEnd"/>
      <w:r w:rsidRPr="00AA2D22">
        <w:rPr>
          <w:rFonts w:ascii="Consolas" w:hAnsi="Consolas" w:cs="Times New Roman"/>
          <w:sz w:val="20"/>
          <w:szCs w:val="20"/>
        </w:rPr>
        <w:t>')</w:t>
      </w:r>
    </w:p>
    <w:p w14:paraId="4615D94E" w14:textId="77777777" w:rsidR="003A6063" w:rsidRPr="003A6063" w:rsidRDefault="003A6063" w:rsidP="003A6063">
      <w:pPr>
        <w:pStyle w:val="NoSpacing"/>
        <w:rPr>
          <w:rFonts w:ascii="Times New Roman" w:hAnsi="Times New Roman" w:cs="Times New Roman"/>
          <w:sz w:val="24"/>
          <w:szCs w:val="24"/>
        </w:rPr>
      </w:pPr>
    </w:p>
    <w:p w14:paraId="4F3E6192" w14:textId="51E0C8E2" w:rsidR="003A6063" w:rsidRPr="003A6063" w:rsidRDefault="003A6063" w:rsidP="003A6063">
      <w:pPr>
        <w:pStyle w:val="NoSpacing"/>
        <w:rPr>
          <w:rFonts w:ascii="Times New Roman" w:hAnsi="Times New Roman" w:cs="Times New Roman"/>
          <w:i/>
          <w:iCs/>
          <w:sz w:val="24"/>
          <w:szCs w:val="24"/>
        </w:rPr>
      </w:pPr>
      <w:r w:rsidRPr="003A6063">
        <w:rPr>
          <w:rFonts w:ascii="Times New Roman" w:hAnsi="Times New Roman" w:cs="Times New Roman"/>
          <w:i/>
          <w:iCs/>
          <w:sz w:val="24"/>
          <w:szCs w:val="24"/>
        </w:rPr>
        <w:lastRenderedPageBreak/>
        <w:t># Evaluate the estimates of annual maximum NDVI</w:t>
      </w:r>
      <w:r w:rsidR="008361F7">
        <w:rPr>
          <w:rFonts w:ascii="Times New Roman" w:hAnsi="Times New Roman" w:cs="Times New Roman"/>
          <w:i/>
          <w:iCs/>
          <w:sz w:val="24"/>
          <w:szCs w:val="24"/>
        </w:rPr>
        <w:t xml:space="preserve"> (Figure </w:t>
      </w:r>
      <w:r w:rsidR="00885AA9">
        <w:rPr>
          <w:rFonts w:ascii="Times New Roman" w:hAnsi="Times New Roman" w:cs="Times New Roman"/>
          <w:i/>
          <w:iCs/>
          <w:sz w:val="24"/>
          <w:szCs w:val="24"/>
        </w:rPr>
        <w:t>6</w:t>
      </w:r>
      <w:r w:rsidR="008361F7">
        <w:rPr>
          <w:rFonts w:ascii="Times New Roman" w:hAnsi="Times New Roman" w:cs="Times New Roman"/>
          <w:i/>
          <w:iCs/>
          <w:sz w:val="24"/>
          <w:szCs w:val="24"/>
        </w:rPr>
        <w:t>)</w:t>
      </w:r>
    </w:p>
    <w:p w14:paraId="27320EE2" w14:textId="31140BB2" w:rsidR="003A6063" w:rsidRPr="00AA2D22" w:rsidRDefault="003A6063" w:rsidP="003A6063">
      <w:pPr>
        <w:pStyle w:val="NoSpacing"/>
        <w:rPr>
          <w:rFonts w:ascii="Consolas" w:hAnsi="Consolas" w:cs="Times New Roman"/>
          <w:sz w:val="20"/>
          <w:szCs w:val="20"/>
        </w:rPr>
      </w:pPr>
      <w:proofErr w:type="spellStart"/>
      <w:proofErr w:type="gramStart"/>
      <w:r w:rsidRPr="00AA2D22">
        <w:rPr>
          <w:rFonts w:ascii="Consolas" w:hAnsi="Consolas" w:cs="Times New Roman"/>
          <w:sz w:val="20"/>
          <w:szCs w:val="20"/>
        </w:rPr>
        <w:t>lsat.eval</w:t>
      </w:r>
      <w:proofErr w:type="gramEnd"/>
      <w:r w:rsidRPr="00AA2D22">
        <w:rPr>
          <w:rFonts w:ascii="Consolas" w:hAnsi="Consolas" w:cs="Times New Roman"/>
          <w:sz w:val="20"/>
          <w:szCs w:val="20"/>
        </w:rPr>
        <w:t>.dt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lsat_evaluate_phenological_max</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lsat.pheno.dt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proofErr w:type="spellStart"/>
      <w:r w:rsidRPr="00AA2D22">
        <w:rPr>
          <w:rFonts w:ascii="Consolas" w:hAnsi="Consolas" w:cs="Times New Roman"/>
          <w:sz w:val="20"/>
          <w:szCs w:val="20"/>
        </w:rPr>
        <w:t>ndvi</w:t>
      </w:r>
      <w:proofErr w:type="spellEnd"/>
      <w:r w:rsidRPr="00AA2D22">
        <w:rPr>
          <w:rFonts w:ascii="Consolas" w:hAnsi="Consolas" w:cs="Times New Roman"/>
          <w:sz w:val="20"/>
          <w:szCs w:val="20"/>
        </w:rPr>
        <w:t>')</w:t>
      </w:r>
    </w:p>
    <w:p w14:paraId="4671BCB5" w14:textId="690CE464" w:rsidR="003A6063" w:rsidRDefault="003A6063" w:rsidP="003A6063">
      <w:pPr>
        <w:pStyle w:val="NoSpacing"/>
        <w:rPr>
          <w:rFonts w:ascii="Times New Roman" w:hAnsi="Times New Roman" w:cs="Times New Roman"/>
          <w:sz w:val="24"/>
          <w:szCs w:val="24"/>
        </w:rPr>
      </w:pPr>
    </w:p>
    <w:p w14:paraId="2EA2B02A" w14:textId="0FBDE32C" w:rsidR="006370FB" w:rsidRDefault="006370FB" w:rsidP="003A6063">
      <w:pPr>
        <w:pStyle w:val="NoSpacing"/>
        <w:rPr>
          <w:rFonts w:ascii="Times New Roman" w:hAnsi="Times New Roman" w:cs="Times New Roman"/>
          <w:sz w:val="24"/>
          <w:szCs w:val="24"/>
        </w:rPr>
      </w:pPr>
      <w:r>
        <w:rPr>
          <w:noProof/>
        </w:rPr>
        <w:drawing>
          <wp:inline distT="0" distB="0" distL="0" distR="0" wp14:anchorId="219636AA" wp14:editId="6B75B81D">
            <wp:extent cx="5486400" cy="365760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253EF88" w14:textId="61137FBA" w:rsidR="006370FB" w:rsidRDefault="006370FB"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xml:space="preserve">. Summary of how raw and modeled estimates of </w:t>
      </w:r>
      <w:proofErr w:type="spellStart"/>
      <w:r>
        <w:rPr>
          <w:rFonts w:ascii="Times New Roman" w:hAnsi="Times New Roman" w:cs="Times New Roman"/>
          <w:sz w:val="24"/>
          <w:szCs w:val="24"/>
        </w:rPr>
        <w:t>NDVI</w:t>
      </w:r>
      <w:r w:rsidRPr="00C409DA">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vary with the number of Landsat satellite observations that are available in a given growing season</w:t>
      </w:r>
      <w:r w:rsidR="00C409DA">
        <w:rPr>
          <w:rFonts w:ascii="Times New Roman" w:hAnsi="Times New Roman" w:cs="Times New Roman"/>
          <w:sz w:val="24"/>
          <w:szCs w:val="24"/>
        </w:rPr>
        <w:t>. When only one or two observations are available</w:t>
      </w:r>
      <w:r w:rsidR="00021EA0">
        <w:rPr>
          <w:rFonts w:ascii="Times New Roman" w:hAnsi="Times New Roman" w:cs="Times New Roman"/>
          <w:sz w:val="24"/>
          <w:szCs w:val="24"/>
        </w:rPr>
        <w:t xml:space="preserve"> from a growing season</w:t>
      </w:r>
      <w:r w:rsidR="00C409DA">
        <w:rPr>
          <w:rFonts w:ascii="Times New Roman" w:hAnsi="Times New Roman" w:cs="Times New Roman"/>
          <w:sz w:val="24"/>
          <w:szCs w:val="24"/>
        </w:rPr>
        <w:t xml:space="preserve">, then </w:t>
      </w:r>
      <w:proofErr w:type="spellStart"/>
      <w:r w:rsidR="00C409DA">
        <w:rPr>
          <w:rFonts w:ascii="Times New Roman" w:hAnsi="Times New Roman" w:cs="Times New Roman"/>
          <w:sz w:val="24"/>
          <w:szCs w:val="24"/>
        </w:rPr>
        <w:t>NDVI</w:t>
      </w:r>
      <w:r w:rsidR="00C409DA" w:rsidRPr="00C409DA">
        <w:rPr>
          <w:rFonts w:ascii="Times New Roman" w:hAnsi="Times New Roman" w:cs="Times New Roman"/>
          <w:sz w:val="24"/>
          <w:szCs w:val="24"/>
          <w:vertAlign w:val="subscript"/>
        </w:rPr>
        <w:t>max</w:t>
      </w:r>
      <w:proofErr w:type="spellEnd"/>
      <w:r w:rsidR="00C409DA">
        <w:rPr>
          <w:rFonts w:ascii="Times New Roman" w:hAnsi="Times New Roman" w:cs="Times New Roman"/>
          <w:sz w:val="24"/>
          <w:szCs w:val="24"/>
        </w:rPr>
        <w:t xml:space="preserve"> </w:t>
      </w:r>
      <w:r w:rsidR="00021EA0">
        <w:rPr>
          <w:rFonts w:ascii="Times New Roman" w:hAnsi="Times New Roman" w:cs="Times New Roman"/>
          <w:sz w:val="24"/>
          <w:szCs w:val="24"/>
        </w:rPr>
        <w:t xml:space="preserve">tends to be </w:t>
      </w:r>
      <w:r w:rsidR="00C409DA">
        <w:rPr>
          <w:rFonts w:ascii="Times New Roman" w:hAnsi="Times New Roman" w:cs="Times New Roman"/>
          <w:sz w:val="24"/>
          <w:szCs w:val="24"/>
        </w:rPr>
        <w:t xml:space="preserve">systematically underestimated using raw </w:t>
      </w:r>
      <w:r w:rsidR="00021EA0">
        <w:rPr>
          <w:rFonts w:ascii="Times New Roman" w:hAnsi="Times New Roman" w:cs="Times New Roman"/>
          <w:sz w:val="24"/>
          <w:szCs w:val="24"/>
        </w:rPr>
        <w:t xml:space="preserve">data </w:t>
      </w:r>
      <w:r w:rsidR="00C409DA">
        <w:rPr>
          <w:rFonts w:ascii="Times New Roman" w:hAnsi="Times New Roman" w:cs="Times New Roman"/>
          <w:sz w:val="24"/>
          <w:szCs w:val="24"/>
        </w:rPr>
        <w:t xml:space="preserve">but not when using </w:t>
      </w:r>
      <w:proofErr w:type="spellStart"/>
      <w:r w:rsidR="00021EA0">
        <w:rPr>
          <w:rFonts w:ascii="Times New Roman" w:hAnsi="Times New Roman" w:cs="Times New Roman"/>
          <w:sz w:val="24"/>
          <w:szCs w:val="24"/>
        </w:rPr>
        <w:t>phenologically</w:t>
      </w:r>
      <w:proofErr w:type="spellEnd"/>
      <w:r w:rsidR="00021EA0">
        <w:rPr>
          <w:rFonts w:ascii="Times New Roman" w:hAnsi="Times New Roman" w:cs="Times New Roman"/>
          <w:sz w:val="24"/>
          <w:szCs w:val="24"/>
        </w:rPr>
        <w:t xml:space="preserve"> </w:t>
      </w:r>
      <w:r w:rsidR="00C409DA">
        <w:rPr>
          <w:rFonts w:ascii="Times New Roman" w:hAnsi="Times New Roman" w:cs="Times New Roman"/>
          <w:sz w:val="24"/>
          <w:szCs w:val="24"/>
        </w:rPr>
        <w:t>modeled</w:t>
      </w:r>
      <w:r w:rsidR="00021EA0">
        <w:rPr>
          <w:rFonts w:ascii="Times New Roman" w:hAnsi="Times New Roman" w:cs="Times New Roman"/>
          <w:sz w:val="24"/>
          <w:szCs w:val="24"/>
        </w:rPr>
        <w:t xml:space="preserve">. </w:t>
      </w:r>
    </w:p>
    <w:p w14:paraId="4C072369" w14:textId="480D92B6" w:rsidR="006370FB" w:rsidRDefault="006370FB" w:rsidP="003A6063">
      <w:pPr>
        <w:pStyle w:val="NoSpacing"/>
        <w:rPr>
          <w:rFonts w:ascii="Times New Roman" w:hAnsi="Times New Roman" w:cs="Times New Roman"/>
          <w:sz w:val="24"/>
          <w:szCs w:val="24"/>
        </w:rPr>
      </w:pPr>
    </w:p>
    <w:p w14:paraId="722F74EA" w14:textId="4E942EFE" w:rsidR="003C7D0B" w:rsidRDefault="003C7D0B" w:rsidP="003C7D0B">
      <w:pPr>
        <w:pStyle w:val="Heading2"/>
      </w:pPr>
      <w:r>
        <w:t>Part 3: Analyze vegetation greenness time series</w:t>
      </w:r>
    </w:p>
    <w:p w14:paraId="743F848A" w14:textId="77777777" w:rsidR="005204D5" w:rsidRPr="003A6063" w:rsidRDefault="005204D5" w:rsidP="003A6063">
      <w:pPr>
        <w:pStyle w:val="NoSpacing"/>
        <w:rPr>
          <w:rFonts w:ascii="Times New Roman" w:hAnsi="Times New Roman" w:cs="Times New Roman"/>
          <w:sz w:val="24"/>
          <w:szCs w:val="24"/>
        </w:rPr>
      </w:pPr>
    </w:p>
    <w:p w14:paraId="146145F8" w14:textId="3ACB8CDE" w:rsidR="003A6063" w:rsidRPr="00EF290A" w:rsidRDefault="003A6063" w:rsidP="003A6063">
      <w:pPr>
        <w:pStyle w:val="NoSpacing"/>
        <w:rPr>
          <w:rFonts w:ascii="Times New Roman" w:hAnsi="Times New Roman" w:cs="Times New Roman"/>
          <w:i/>
          <w:iCs/>
          <w:sz w:val="24"/>
          <w:szCs w:val="24"/>
        </w:rPr>
      </w:pPr>
      <w:r w:rsidRPr="00EF290A">
        <w:rPr>
          <w:rFonts w:ascii="Times New Roman" w:hAnsi="Times New Roman" w:cs="Times New Roman"/>
          <w:i/>
          <w:iCs/>
          <w:sz w:val="24"/>
          <w:szCs w:val="24"/>
        </w:rPr>
        <w:t xml:space="preserve"># </w:t>
      </w:r>
      <w:r w:rsidR="00EF290A" w:rsidRPr="00EF290A">
        <w:rPr>
          <w:rFonts w:ascii="Times New Roman" w:hAnsi="Times New Roman" w:cs="Times New Roman"/>
          <w:i/>
          <w:iCs/>
          <w:sz w:val="24"/>
          <w:szCs w:val="24"/>
        </w:rPr>
        <w:t>C</w:t>
      </w:r>
      <w:r w:rsidRPr="00EF290A">
        <w:rPr>
          <w:rFonts w:ascii="Times New Roman" w:hAnsi="Times New Roman" w:cs="Times New Roman"/>
          <w:i/>
          <w:iCs/>
          <w:sz w:val="24"/>
          <w:szCs w:val="24"/>
        </w:rPr>
        <w:t xml:space="preserve">ompute temporal trend in </w:t>
      </w:r>
      <w:proofErr w:type="spellStart"/>
      <w:r w:rsidRPr="00EF290A">
        <w:rPr>
          <w:rFonts w:ascii="Times New Roman" w:hAnsi="Times New Roman" w:cs="Times New Roman"/>
          <w:i/>
          <w:iCs/>
          <w:sz w:val="24"/>
          <w:szCs w:val="24"/>
        </w:rPr>
        <w:t>NDVImax</w:t>
      </w:r>
      <w:proofErr w:type="spellEnd"/>
      <w:r w:rsidR="00EF290A">
        <w:rPr>
          <w:rFonts w:ascii="Times New Roman" w:hAnsi="Times New Roman" w:cs="Times New Roman"/>
          <w:i/>
          <w:iCs/>
          <w:sz w:val="24"/>
          <w:szCs w:val="24"/>
        </w:rPr>
        <w:t xml:space="preserve"> (Figure</w:t>
      </w:r>
      <w:r w:rsidR="00885AA9">
        <w:rPr>
          <w:rFonts w:ascii="Times New Roman" w:hAnsi="Times New Roman" w:cs="Times New Roman"/>
          <w:i/>
          <w:iCs/>
          <w:sz w:val="24"/>
          <w:szCs w:val="24"/>
        </w:rPr>
        <w:t xml:space="preserve"> 7</w:t>
      </w:r>
      <w:r w:rsidR="00EF290A">
        <w:rPr>
          <w:rFonts w:ascii="Times New Roman" w:hAnsi="Times New Roman" w:cs="Times New Roman"/>
          <w:i/>
          <w:iCs/>
          <w:sz w:val="24"/>
          <w:szCs w:val="24"/>
        </w:rPr>
        <w:t>)</w:t>
      </w:r>
    </w:p>
    <w:p w14:paraId="72C6093E" w14:textId="387E46FC" w:rsidR="003A6063" w:rsidRPr="00AA2D22" w:rsidRDefault="003A6063" w:rsidP="003A6063">
      <w:pPr>
        <w:pStyle w:val="NoSpacing"/>
        <w:rPr>
          <w:rFonts w:ascii="Consolas" w:hAnsi="Consolas" w:cs="Times New Roman"/>
          <w:sz w:val="20"/>
          <w:szCs w:val="20"/>
        </w:rPr>
      </w:pPr>
      <w:proofErr w:type="spellStart"/>
      <w:proofErr w:type="gramStart"/>
      <w:r w:rsidRPr="00AA2D22">
        <w:rPr>
          <w:rFonts w:ascii="Consolas" w:hAnsi="Consolas" w:cs="Times New Roman"/>
          <w:sz w:val="20"/>
          <w:szCs w:val="20"/>
        </w:rPr>
        <w:t>lsat.trend</w:t>
      </w:r>
      <w:proofErr w:type="gramEnd"/>
      <w:r w:rsidRPr="00AA2D22">
        <w:rPr>
          <w:rFonts w:ascii="Consolas" w:hAnsi="Consolas" w:cs="Times New Roman"/>
          <w:sz w:val="20"/>
          <w:szCs w:val="20"/>
        </w:rPr>
        <w:t>.dt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lsat_calc_trend</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lsat.gs.dt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proofErr w:type="spellStart"/>
      <w:r w:rsidRPr="00AA2D22">
        <w:rPr>
          <w:rFonts w:ascii="Consolas" w:hAnsi="Consolas" w:cs="Times New Roman"/>
          <w:sz w:val="20"/>
          <w:szCs w:val="20"/>
        </w:rPr>
        <w:t>ndvi.max</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yrs</w:t>
      </w:r>
      <w:proofErr w:type="spellEnd"/>
      <w:r w:rsidR="00E46970" w:rsidRPr="00AA2D22">
        <w:rPr>
          <w:rFonts w:ascii="Consolas" w:hAnsi="Consolas" w:cs="Times New Roman"/>
          <w:sz w:val="20"/>
          <w:szCs w:val="20"/>
        </w:rPr>
        <w:t xml:space="preserve"> </w:t>
      </w:r>
      <w:r w:rsidRPr="00AA2D22">
        <w:rPr>
          <w:rFonts w:ascii="Consolas" w:hAnsi="Consolas" w:cs="Times New Roman"/>
          <w:sz w:val="20"/>
          <w:szCs w:val="20"/>
        </w:rPr>
        <w:t>=</w:t>
      </w:r>
      <w:r w:rsidR="00BB2B7A">
        <w:rPr>
          <w:rFonts w:ascii="Consolas" w:hAnsi="Consolas" w:cs="Times New Roman"/>
          <w:sz w:val="20"/>
          <w:szCs w:val="20"/>
        </w:rPr>
        <w:t xml:space="preserve"> </w:t>
      </w:r>
      <w:r w:rsidRPr="00AA2D22">
        <w:rPr>
          <w:rFonts w:ascii="Consolas" w:hAnsi="Consolas" w:cs="Times New Roman"/>
          <w:sz w:val="20"/>
          <w:szCs w:val="20"/>
        </w:rPr>
        <w:t>2000:2020)</w:t>
      </w:r>
    </w:p>
    <w:p w14:paraId="325D7AAC" w14:textId="77777777" w:rsidR="003A6063" w:rsidRPr="003A6063" w:rsidRDefault="003A6063" w:rsidP="003A6063">
      <w:pPr>
        <w:pStyle w:val="NoSpacing"/>
        <w:rPr>
          <w:rFonts w:ascii="Times New Roman" w:hAnsi="Times New Roman" w:cs="Times New Roman"/>
          <w:sz w:val="24"/>
          <w:szCs w:val="24"/>
        </w:rPr>
      </w:pPr>
    </w:p>
    <w:p w14:paraId="78B6A63B" w14:textId="3D59BD6E" w:rsidR="00941058" w:rsidRDefault="00772E20" w:rsidP="008A44EA">
      <w:pPr>
        <w:pStyle w:val="NoSpacing"/>
        <w:rPr>
          <w:rFonts w:ascii="Consolas" w:hAnsi="Consolas" w:cs="Times New Roman"/>
          <w:sz w:val="24"/>
          <w:szCs w:val="24"/>
        </w:rPr>
      </w:pPr>
      <w:r>
        <w:rPr>
          <w:noProof/>
        </w:rPr>
        <w:lastRenderedPageBreak/>
        <w:drawing>
          <wp:inline distT="0" distB="0" distL="0" distR="0" wp14:anchorId="2F4D1BAB" wp14:editId="459DBDB9">
            <wp:extent cx="5365630" cy="2682815"/>
            <wp:effectExtent l="0" t="0" r="698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6205" cy="2718103"/>
                    </a:xfrm>
                    <a:prstGeom prst="rect">
                      <a:avLst/>
                    </a:prstGeom>
                    <a:noFill/>
                    <a:ln>
                      <a:noFill/>
                    </a:ln>
                  </pic:spPr>
                </pic:pic>
              </a:graphicData>
            </a:graphic>
          </wp:inline>
        </w:drawing>
      </w:r>
    </w:p>
    <w:p w14:paraId="34507E42" w14:textId="39BBF6C0" w:rsidR="006628AB" w:rsidRDefault="00FB6DC3" w:rsidP="008A44EA">
      <w:pPr>
        <w:pStyle w:val="NoSpacing"/>
        <w:rPr>
          <w:rFonts w:ascii="Times New Roman" w:hAnsi="Times New Roman" w:cs="Times New Roman"/>
          <w:sz w:val="24"/>
          <w:szCs w:val="24"/>
        </w:rPr>
      </w:pPr>
      <w:r w:rsidRPr="00FB6DC3">
        <w:rPr>
          <w:rFonts w:ascii="Times New Roman" w:hAnsi="Times New Roman" w:cs="Times New Roman"/>
          <w:sz w:val="24"/>
          <w:szCs w:val="24"/>
        </w:rPr>
        <w:t xml:space="preserve">Figure </w:t>
      </w:r>
      <w:r w:rsidR="007D4FCD">
        <w:rPr>
          <w:rFonts w:ascii="Times New Roman" w:hAnsi="Times New Roman" w:cs="Times New Roman"/>
          <w:sz w:val="24"/>
          <w:szCs w:val="24"/>
        </w:rPr>
        <w:t>7</w:t>
      </w:r>
      <w:r>
        <w:rPr>
          <w:rFonts w:ascii="Times New Roman" w:hAnsi="Times New Roman" w:cs="Times New Roman"/>
          <w:sz w:val="24"/>
          <w:szCs w:val="24"/>
        </w:rPr>
        <w:t xml:space="preserve">. Distribution of total percent change in </w:t>
      </w:r>
      <w:r w:rsidR="004C03FA">
        <w:rPr>
          <w:rFonts w:ascii="Times New Roman" w:hAnsi="Times New Roman" w:cs="Times New Roman"/>
          <w:sz w:val="24"/>
          <w:szCs w:val="24"/>
        </w:rPr>
        <w:t xml:space="preserve">Landsat </w:t>
      </w:r>
      <w:proofErr w:type="spellStart"/>
      <w:r>
        <w:rPr>
          <w:rFonts w:ascii="Times New Roman" w:hAnsi="Times New Roman" w:cs="Times New Roman"/>
          <w:sz w:val="24"/>
          <w:szCs w:val="24"/>
        </w:rPr>
        <w:t>NDVI</w:t>
      </w:r>
      <w:r w:rsidRPr="00FB6DC3">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from 2000 to 2020 among sample locations in </w:t>
      </w:r>
      <w:r w:rsidRPr="00FB6DC3">
        <w:rPr>
          <w:rFonts w:ascii="Times New Roman" w:hAnsi="Times New Roman" w:cs="Times New Roman"/>
          <w:sz w:val="24"/>
          <w:szCs w:val="24"/>
        </w:rPr>
        <w:t xml:space="preserve">the study area on </w:t>
      </w:r>
      <w:proofErr w:type="spellStart"/>
      <w:r w:rsidRPr="00FB6DC3">
        <w:rPr>
          <w:rFonts w:ascii="Times New Roman" w:hAnsi="Times New Roman" w:cs="Times New Roman"/>
          <w:sz w:val="24"/>
          <w:szCs w:val="24"/>
        </w:rPr>
        <w:t>Disko</w:t>
      </w:r>
      <w:proofErr w:type="spellEnd"/>
      <w:r w:rsidRPr="00FB6DC3">
        <w:rPr>
          <w:rFonts w:ascii="Times New Roman" w:hAnsi="Times New Roman" w:cs="Times New Roman"/>
          <w:sz w:val="24"/>
          <w:szCs w:val="24"/>
        </w:rPr>
        <w:t xml:space="preserve"> Island</w:t>
      </w:r>
      <w:r>
        <w:rPr>
          <w:rFonts w:ascii="Times New Roman" w:hAnsi="Times New Roman" w:cs="Times New Roman"/>
          <w:sz w:val="24"/>
          <w:szCs w:val="24"/>
        </w:rPr>
        <w:t>.</w:t>
      </w:r>
      <w:r w:rsidR="004C03FA">
        <w:rPr>
          <w:rFonts w:ascii="Times New Roman" w:hAnsi="Times New Roman" w:cs="Times New Roman"/>
          <w:sz w:val="24"/>
          <w:szCs w:val="24"/>
        </w:rPr>
        <w:t xml:space="preserve"> </w:t>
      </w:r>
      <w:r w:rsidR="006628AB">
        <w:rPr>
          <w:rFonts w:ascii="Times New Roman" w:hAnsi="Times New Roman" w:cs="Times New Roman"/>
          <w:sz w:val="24"/>
          <w:szCs w:val="24"/>
        </w:rPr>
        <w:t xml:space="preserve"> </w:t>
      </w:r>
    </w:p>
    <w:p w14:paraId="5A5CE965" w14:textId="1C98A7BE" w:rsidR="006628AB" w:rsidRDefault="006628AB" w:rsidP="008A44EA">
      <w:pPr>
        <w:pStyle w:val="NoSpacing"/>
        <w:rPr>
          <w:rFonts w:ascii="Times New Roman" w:hAnsi="Times New Roman" w:cs="Times New Roman"/>
          <w:sz w:val="24"/>
          <w:szCs w:val="24"/>
        </w:rPr>
      </w:pPr>
    </w:p>
    <w:p w14:paraId="2767DAB9" w14:textId="77777777" w:rsidR="00D2277A" w:rsidRDefault="00D2277A" w:rsidP="008A44EA">
      <w:pPr>
        <w:pStyle w:val="NoSpacing"/>
        <w:rPr>
          <w:rFonts w:ascii="Times New Roman" w:hAnsi="Times New Roman" w:cs="Times New Roman"/>
          <w:sz w:val="24"/>
          <w:szCs w:val="24"/>
        </w:rPr>
      </w:pPr>
    </w:p>
    <w:p w14:paraId="7B3B3B39" w14:textId="4BE9B3E4" w:rsidR="00FB6DC3" w:rsidRDefault="00FB6DC3" w:rsidP="008A44EA">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C42061">
        <w:rPr>
          <w:noProof/>
        </w:rPr>
        <w:drawing>
          <wp:inline distT="0" distB="0" distL="0" distR="0" wp14:anchorId="1D0C5B24" wp14:editId="5876706C">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FA72212" w14:textId="1C25A100" w:rsidR="00C42061" w:rsidRDefault="00C42061" w:rsidP="008A44EA">
      <w:pPr>
        <w:pStyle w:val="NoSpacing"/>
        <w:rPr>
          <w:rFonts w:ascii="Times New Roman" w:hAnsi="Times New Roman" w:cs="Times New Roman"/>
          <w:sz w:val="24"/>
          <w:szCs w:val="24"/>
        </w:rPr>
      </w:pPr>
      <w:r>
        <w:rPr>
          <w:rFonts w:ascii="Times New Roman" w:hAnsi="Times New Roman" w:cs="Times New Roman"/>
          <w:sz w:val="24"/>
          <w:szCs w:val="24"/>
        </w:rPr>
        <w:t xml:space="preserve">Figure 8. </w:t>
      </w:r>
      <w:r w:rsidR="00D01583">
        <w:rPr>
          <w:rFonts w:ascii="Times New Roman" w:hAnsi="Times New Roman" w:cs="Times New Roman"/>
          <w:sz w:val="24"/>
          <w:szCs w:val="24"/>
        </w:rPr>
        <w:t xml:space="preserve">Annual mean Landsat </w:t>
      </w:r>
      <w:proofErr w:type="spellStart"/>
      <w:r w:rsidR="00D01583">
        <w:rPr>
          <w:rFonts w:ascii="Times New Roman" w:hAnsi="Times New Roman" w:cs="Times New Roman"/>
          <w:sz w:val="24"/>
          <w:szCs w:val="24"/>
        </w:rPr>
        <w:t>NDVI</w:t>
      </w:r>
      <w:r w:rsidR="00D01583" w:rsidRPr="00D01583">
        <w:rPr>
          <w:rFonts w:ascii="Times New Roman" w:hAnsi="Times New Roman" w:cs="Times New Roman"/>
          <w:sz w:val="24"/>
          <w:szCs w:val="24"/>
          <w:vertAlign w:val="subscript"/>
        </w:rPr>
        <w:t>max</w:t>
      </w:r>
      <w:proofErr w:type="spellEnd"/>
      <w:r w:rsidR="00D01583">
        <w:rPr>
          <w:rFonts w:ascii="Times New Roman" w:hAnsi="Times New Roman" w:cs="Times New Roman"/>
          <w:sz w:val="24"/>
          <w:szCs w:val="24"/>
        </w:rPr>
        <w:t xml:space="preserve"> from 2000 to 2020 for sample locations grouped by their </w:t>
      </w:r>
      <w:r w:rsidR="006D5E22">
        <w:rPr>
          <w:rFonts w:ascii="Times New Roman" w:hAnsi="Times New Roman" w:cs="Times New Roman"/>
          <w:sz w:val="24"/>
          <w:szCs w:val="24"/>
        </w:rPr>
        <w:t xml:space="preserve">concomitant </w:t>
      </w:r>
      <w:r w:rsidR="00D01583">
        <w:rPr>
          <w:rFonts w:ascii="Times New Roman" w:hAnsi="Times New Roman" w:cs="Times New Roman"/>
          <w:sz w:val="24"/>
          <w:szCs w:val="24"/>
        </w:rPr>
        <w:t>temporal trend.</w:t>
      </w:r>
      <w:r w:rsidR="004C03FA">
        <w:rPr>
          <w:rFonts w:ascii="Times New Roman" w:hAnsi="Times New Roman" w:cs="Times New Roman"/>
          <w:sz w:val="24"/>
          <w:szCs w:val="24"/>
        </w:rPr>
        <w:t xml:space="preserve"> Trends were assessed for each sample location </w:t>
      </w:r>
      <w:r w:rsidR="00CD0704">
        <w:rPr>
          <w:rFonts w:ascii="Times New Roman" w:hAnsi="Times New Roman" w:cs="Times New Roman"/>
          <w:sz w:val="24"/>
          <w:szCs w:val="24"/>
        </w:rPr>
        <w:t>by removing temporal autocorrelation and then applying a Mann</w:t>
      </w:r>
      <w:r w:rsidR="004C03FA">
        <w:rPr>
          <w:rFonts w:ascii="Times New Roman" w:hAnsi="Times New Roman" w:cs="Times New Roman"/>
          <w:sz w:val="24"/>
          <w:szCs w:val="24"/>
        </w:rPr>
        <w:t>-Kendall trend test</w:t>
      </w:r>
      <w:r w:rsidR="00CD0704">
        <w:rPr>
          <w:rFonts w:ascii="Times New Roman" w:hAnsi="Times New Roman" w:cs="Times New Roman"/>
          <w:sz w:val="24"/>
          <w:szCs w:val="24"/>
        </w:rPr>
        <w:t xml:space="preserve">. </w:t>
      </w:r>
      <w:r w:rsidR="006D5E22">
        <w:rPr>
          <w:rFonts w:ascii="Times New Roman" w:hAnsi="Times New Roman" w:cs="Times New Roman"/>
          <w:sz w:val="24"/>
          <w:szCs w:val="24"/>
        </w:rPr>
        <w:t>Error bands depict ±1 standard error</w:t>
      </w:r>
      <w:r w:rsidR="00C16835">
        <w:rPr>
          <w:rFonts w:ascii="Times New Roman" w:hAnsi="Times New Roman" w:cs="Times New Roman"/>
          <w:sz w:val="24"/>
          <w:szCs w:val="24"/>
        </w:rPr>
        <w:t>.</w:t>
      </w:r>
      <w:r w:rsidR="00CB758B">
        <w:rPr>
          <w:rFonts w:ascii="Times New Roman" w:hAnsi="Times New Roman" w:cs="Times New Roman"/>
          <w:sz w:val="24"/>
          <w:szCs w:val="24"/>
        </w:rPr>
        <w:t xml:space="preserve">  </w:t>
      </w:r>
    </w:p>
    <w:p w14:paraId="0689BF02" w14:textId="51A442A8" w:rsidR="005204D5" w:rsidRDefault="005204D5" w:rsidP="008A44EA">
      <w:pPr>
        <w:pStyle w:val="NoSpacing"/>
        <w:rPr>
          <w:rFonts w:ascii="Times New Roman" w:hAnsi="Times New Roman" w:cs="Times New Roman"/>
          <w:sz w:val="24"/>
          <w:szCs w:val="24"/>
        </w:rPr>
      </w:pPr>
    </w:p>
    <w:p w14:paraId="056D7030" w14:textId="64DED267" w:rsidR="005204D5" w:rsidRDefault="009A02B9" w:rsidP="008A44EA">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This example analysis showed </w:t>
      </w:r>
      <w:r w:rsidR="00672194">
        <w:rPr>
          <w:rFonts w:ascii="Times New Roman" w:hAnsi="Times New Roman" w:cs="Times New Roman"/>
          <w:sz w:val="24"/>
          <w:szCs w:val="24"/>
        </w:rPr>
        <w:t xml:space="preserve">that from 2000 to 2020, </w:t>
      </w:r>
      <w:r>
        <w:rPr>
          <w:rFonts w:ascii="Times New Roman" w:hAnsi="Times New Roman" w:cs="Times New Roman"/>
          <w:sz w:val="24"/>
          <w:szCs w:val="24"/>
        </w:rPr>
        <w:t>annual maximum vegetation greenness (</w:t>
      </w:r>
      <w:r w:rsidR="00B611CE">
        <w:rPr>
          <w:rFonts w:ascii="Times New Roman" w:hAnsi="Times New Roman" w:cs="Times New Roman"/>
          <w:sz w:val="24"/>
          <w:szCs w:val="24"/>
        </w:rPr>
        <w:t xml:space="preserve">i.e., </w:t>
      </w:r>
      <w:proofErr w:type="spellStart"/>
      <w:r>
        <w:rPr>
          <w:rFonts w:ascii="Times New Roman" w:hAnsi="Times New Roman" w:cs="Times New Roman"/>
          <w:sz w:val="24"/>
          <w:szCs w:val="24"/>
        </w:rPr>
        <w:t>NDVI</w:t>
      </w:r>
      <w:r w:rsidRPr="005B2946">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systematically decreased (α = 0.10; browned) across 53% of the study area on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whereas vegetation greenness </w:t>
      </w:r>
      <w:r w:rsidR="00B611CE">
        <w:rPr>
          <w:rFonts w:ascii="Times New Roman" w:hAnsi="Times New Roman" w:cs="Times New Roman"/>
          <w:sz w:val="24"/>
          <w:szCs w:val="24"/>
        </w:rPr>
        <w:t xml:space="preserve">systematically </w:t>
      </w:r>
      <w:r>
        <w:rPr>
          <w:rFonts w:ascii="Times New Roman" w:hAnsi="Times New Roman" w:cs="Times New Roman"/>
          <w:sz w:val="24"/>
          <w:szCs w:val="24"/>
        </w:rPr>
        <w:t>increased (α = 0.10; greened) across 2% of this study area</w:t>
      </w:r>
      <w:r w:rsidR="00C15945">
        <w:rPr>
          <w:rFonts w:ascii="Times New Roman" w:hAnsi="Times New Roman" w:cs="Times New Roman"/>
          <w:sz w:val="24"/>
          <w:szCs w:val="24"/>
        </w:rPr>
        <w:t xml:space="preserve"> (Figure 2a and 8)</w:t>
      </w:r>
      <w:r>
        <w:rPr>
          <w:rFonts w:ascii="Times New Roman" w:hAnsi="Times New Roman" w:cs="Times New Roman"/>
          <w:sz w:val="24"/>
          <w:szCs w:val="24"/>
        </w:rPr>
        <w:t>.</w:t>
      </w:r>
      <w:r w:rsidR="00672194">
        <w:rPr>
          <w:rFonts w:ascii="Times New Roman" w:hAnsi="Times New Roman" w:cs="Times New Roman"/>
          <w:sz w:val="24"/>
          <w:szCs w:val="24"/>
        </w:rPr>
        <w:t xml:space="preserve"> There were no systematic changes across the remaining 45% of the study area</w:t>
      </w:r>
      <w:r w:rsidR="00957BEF">
        <w:rPr>
          <w:rFonts w:ascii="Times New Roman" w:hAnsi="Times New Roman" w:cs="Times New Roman"/>
          <w:sz w:val="24"/>
          <w:szCs w:val="24"/>
        </w:rPr>
        <w:t xml:space="preserve"> (Figure 2a</w:t>
      </w:r>
      <w:r w:rsidR="00C15945">
        <w:rPr>
          <w:rFonts w:ascii="Times New Roman" w:hAnsi="Times New Roman" w:cs="Times New Roman"/>
          <w:sz w:val="24"/>
          <w:szCs w:val="24"/>
        </w:rPr>
        <w:t xml:space="preserve"> and 8</w:t>
      </w:r>
      <w:r w:rsidR="00957BEF">
        <w:rPr>
          <w:rFonts w:ascii="Times New Roman" w:hAnsi="Times New Roman" w:cs="Times New Roman"/>
          <w:sz w:val="24"/>
          <w:szCs w:val="24"/>
        </w:rPr>
        <w:t>)</w:t>
      </w:r>
      <w:r w:rsidR="00672194">
        <w:rPr>
          <w:rFonts w:ascii="Times New Roman" w:hAnsi="Times New Roman" w:cs="Times New Roman"/>
          <w:sz w:val="24"/>
          <w:szCs w:val="24"/>
        </w:rPr>
        <w:t xml:space="preserve">. </w:t>
      </w:r>
      <w:r w:rsidR="00830D9B">
        <w:rPr>
          <w:rFonts w:ascii="Times New Roman" w:hAnsi="Times New Roman" w:cs="Times New Roman"/>
          <w:sz w:val="24"/>
          <w:szCs w:val="24"/>
        </w:rPr>
        <w:t>Overall, v</w:t>
      </w:r>
      <w:r>
        <w:rPr>
          <w:rFonts w:ascii="Times New Roman" w:hAnsi="Times New Roman" w:cs="Times New Roman"/>
          <w:sz w:val="24"/>
          <w:szCs w:val="24"/>
        </w:rPr>
        <w:t>egetation greenness decreased by an average of 6.2 ± 8.4%</w:t>
      </w:r>
      <w:r w:rsidR="00672194">
        <w:rPr>
          <w:rFonts w:ascii="Times New Roman" w:hAnsi="Times New Roman" w:cs="Times New Roman"/>
          <w:sz w:val="24"/>
          <w:szCs w:val="24"/>
        </w:rPr>
        <w:t xml:space="preserve"> (± 1 SD)</w:t>
      </w:r>
      <w:r w:rsidR="00830D9B">
        <w:rPr>
          <w:rFonts w:ascii="Times New Roman" w:hAnsi="Times New Roman" w:cs="Times New Roman"/>
          <w:sz w:val="24"/>
          <w:szCs w:val="24"/>
        </w:rPr>
        <w:t xml:space="preserve"> during this period. </w:t>
      </w:r>
      <w:r w:rsidR="001C6506">
        <w:rPr>
          <w:rFonts w:ascii="Times New Roman" w:hAnsi="Times New Roman" w:cs="Times New Roman"/>
          <w:sz w:val="24"/>
          <w:szCs w:val="24"/>
        </w:rPr>
        <w:t>The predominance of browning in this study area contrasts with widespread greening in the Arctic</w:t>
      </w:r>
      <w:r w:rsidR="005355BF">
        <w:rPr>
          <w:rFonts w:ascii="Times New Roman" w:hAnsi="Times New Roman" w:cs="Times New Roman"/>
          <w:sz w:val="24"/>
          <w:szCs w:val="24"/>
        </w:rPr>
        <w:t xml:space="preserve"> </w: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ZWYtdHlwZT48Y29udHJpYnV0b3JzPjxhdXRob3JzPjxhdXRob3I+RnJvc3QsIEcuVi48L2F1dGhv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</w:fldData>
        </w:fldChar>
      </w:r>
      <w:r w:rsidR="005355BF">
        <w:rPr>
          <w:rFonts w:ascii="Times New Roman" w:hAnsi="Times New Roman" w:cs="Times New Roman"/>
          <w:sz w:val="24"/>
          <w:szCs w:val="24"/>
        </w:rPr>
        <w:instrText xml:space="preserve"> ADDIN EN.CITE </w:instrTex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ZWYtdHlwZT48Y29udHJpYnV0b3JzPjxhdXRob3JzPjxhdXRob3I+RnJvc3QsIEcuVi48L2F1dGhv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</w:fldData>
        </w:fldChar>
      </w:r>
      <w:r w:rsidR="005355BF">
        <w:rPr>
          <w:rFonts w:ascii="Times New Roman" w:hAnsi="Times New Roman" w:cs="Times New Roman"/>
          <w:sz w:val="24"/>
          <w:szCs w:val="24"/>
        </w:rPr>
        <w:instrText xml:space="preserve"> ADDIN EN.CITE.DATA </w:instrText>
      </w:r>
      <w:r w:rsidR="005355BF">
        <w:rPr>
          <w:rFonts w:ascii="Times New Roman" w:hAnsi="Times New Roman" w:cs="Times New Roman"/>
          <w:sz w:val="24"/>
          <w:szCs w:val="24"/>
        </w:rPr>
      </w:r>
      <w:r w:rsidR="005355BF">
        <w:rPr>
          <w:rFonts w:ascii="Times New Roman" w:hAnsi="Times New Roman" w:cs="Times New Roman"/>
          <w:sz w:val="24"/>
          <w:szCs w:val="24"/>
        </w:rPr>
        <w:fldChar w:fldCharType="end"/>
      </w:r>
      <w:r w:rsidR="005355BF">
        <w:rPr>
          <w:rFonts w:ascii="Times New Roman" w:hAnsi="Times New Roman" w:cs="Times New Roman"/>
          <w:sz w:val="24"/>
          <w:szCs w:val="24"/>
        </w:rPr>
      </w:r>
      <w:r w:rsidR="005355BF">
        <w:rPr>
          <w:rFonts w:ascii="Times New Roman" w:hAnsi="Times New Roman" w:cs="Times New Roman"/>
          <w:sz w:val="24"/>
          <w:szCs w:val="24"/>
        </w:rPr>
        <w:fldChar w:fldCharType="separate"/>
      </w:r>
      <w:r w:rsidR="005355BF">
        <w:rPr>
          <w:rFonts w:ascii="Times New Roman" w:hAnsi="Times New Roman" w:cs="Times New Roman"/>
          <w:noProof/>
          <w:sz w:val="24"/>
          <w:szCs w:val="24"/>
        </w:rPr>
        <w:t>(Myers-Smith et al. 2020, Frost et al. 2021)</w:t>
      </w:r>
      <w:r w:rsidR="005355BF">
        <w:rPr>
          <w:rFonts w:ascii="Times New Roman" w:hAnsi="Times New Roman" w:cs="Times New Roman"/>
          <w:sz w:val="24"/>
          <w:szCs w:val="24"/>
        </w:rPr>
        <w:fldChar w:fldCharType="end"/>
      </w:r>
      <w:r w:rsidR="00830D9B">
        <w:rPr>
          <w:rFonts w:ascii="Times New Roman" w:hAnsi="Times New Roman" w:cs="Times New Roman"/>
          <w:sz w:val="24"/>
          <w:szCs w:val="24"/>
        </w:rPr>
        <w:t xml:space="preserve">, where </w:t>
      </w:r>
      <w:r w:rsidR="005355BF">
        <w:rPr>
          <w:rFonts w:ascii="Times New Roman" w:hAnsi="Times New Roman" w:cs="Times New Roman"/>
          <w:sz w:val="24"/>
          <w:szCs w:val="24"/>
        </w:rPr>
        <w:t xml:space="preserve">Landsat observations indicate that </w:t>
      </w:r>
      <w:r w:rsidR="001C6506">
        <w:rPr>
          <w:rFonts w:ascii="Times New Roman" w:hAnsi="Times New Roman" w:cs="Times New Roman"/>
          <w:sz w:val="24"/>
          <w:szCs w:val="24"/>
        </w:rPr>
        <w:t>average vegetation greenness increased 3.9</w:t>
      </w:r>
      <w:r w:rsidR="00830D9B">
        <w:rPr>
          <w:rFonts w:ascii="Times New Roman" w:hAnsi="Times New Roman" w:cs="Times New Roman"/>
          <w:sz w:val="24"/>
          <w:szCs w:val="24"/>
        </w:rPr>
        <w:t xml:space="preserve">% from 2000 to 2020 </w:t>
      </w:r>
      <w:r w:rsidR="007E53F8">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PjwvdXJscz48ZWxlY3Ryb25pYy1yZXNvdXJjZS1udW0+aHR0cHM6Ly9kb2kub3JnLzEwLjEwMzgv
czQxNDY3LTAyMC0xODQ3OS01PC9lbGVjdHJvbmljLXJlc291cmNlLW51bT48L3JlY29yZD48L0Np
dGU+PC9FbmROb3RlPn==
</w:fldData>
        </w:fldChar>
      </w:r>
      <w:r w:rsidR="007E53F8">
        <w:rPr>
          <w:rFonts w:ascii="Times New Roman" w:hAnsi="Times New Roman" w:cs="Times New Roman"/>
          <w:sz w:val="24"/>
          <w:szCs w:val="24"/>
        </w:rPr>
        <w:instrText xml:space="preserve"> ADDIN EN.CITE </w:instrText>
      </w:r>
      <w:r w:rsidR="007E53F8">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PjwvdXJscz48ZWxlY3Ryb25pYy1yZXNvdXJjZS1udW0+aHR0cHM6Ly9kb2kub3JnLzEwLjEwMzgv
czQxNDY3LTAyMC0xODQ3OS01PC9lbGVjdHJvbmljLXJlc291cmNlLW51bT48L3JlY29yZD48L0Np
dGU+PC9FbmROb3RlPn==
</w:fldData>
        </w:fldChar>
      </w:r>
      <w:r w:rsidR="007E53F8">
        <w:rPr>
          <w:rFonts w:ascii="Times New Roman" w:hAnsi="Times New Roman" w:cs="Times New Roman"/>
          <w:sz w:val="24"/>
          <w:szCs w:val="24"/>
        </w:rPr>
        <w:instrText xml:space="preserve"> ADDIN EN.CITE.DATA </w:instrText>
      </w:r>
      <w:r w:rsidR="007E53F8">
        <w:rPr>
          <w:rFonts w:ascii="Times New Roman" w:hAnsi="Times New Roman" w:cs="Times New Roman"/>
          <w:sz w:val="24"/>
          <w:szCs w:val="24"/>
        </w:rPr>
      </w:r>
      <w:r w:rsidR="007E53F8">
        <w:rPr>
          <w:rFonts w:ascii="Times New Roman" w:hAnsi="Times New Roman" w:cs="Times New Roman"/>
          <w:sz w:val="24"/>
          <w:szCs w:val="24"/>
        </w:rPr>
        <w:fldChar w:fldCharType="end"/>
      </w:r>
      <w:r w:rsidR="007E53F8">
        <w:rPr>
          <w:rFonts w:ascii="Times New Roman" w:hAnsi="Times New Roman" w:cs="Times New Roman"/>
          <w:sz w:val="24"/>
          <w:szCs w:val="24"/>
        </w:rPr>
      </w:r>
      <w:r w:rsidR="007E53F8">
        <w:rPr>
          <w:rFonts w:ascii="Times New Roman" w:hAnsi="Times New Roman" w:cs="Times New Roman"/>
          <w:sz w:val="24"/>
          <w:szCs w:val="24"/>
        </w:rPr>
        <w:fldChar w:fldCharType="separate"/>
      </w:r>
      <w:r w:rsidR="007E53F8">
        <w:rPr>
          <w:rFonts w:ascii="Times New Roman" w:hAnsi="Times New Roman" w:cs="Times New Roman"/>
          <w:noProof/>
          <w:sz w:val="24"/>
          <w:szCs w:val="24"/>
        </w:rPr>
        <w:t>(Berner et al. 2020, Mekonnen et al. 2021)</w:t>
      </w:r>
      <w:r w:rsidR="007E53F8">
        <w:rPr>
          <w:rFonts w:ascii="Times New Roman" w:hAnsi="Times New Roman" w:cs="Times New Roman"/>
          <w:sz w:val="24"/>
          <w:szCs w:val="24"/>
        </w:rPr>
        <w:fldChar w:fldCharType="end"/>
      </w:r>
      <w:r w:rsidR="00830D9B">
        <w:rPr>
          <w:rFonts w:ascii="Times New Roman" w:hAnsi="Times New Roman" w:cs="Times New Roman"/>
          <w:sz w:val="24"/>
          <w:szCs w:val="24"/>
        </w:rPr>
        <w:t>.</w:t>
      </w:r>
      <w:r w:rsidR="00957BEF">
        <w:rPr>
          <w:rFonts w:ascii="Times New Roman" w:hAnsi="Times New Roman" w:cs="Times New Roman"/>
          <w:sz w:val="24"/>
          <w:szCs w:val="24"/>
        </w:rPr>
        <w:t xml:space="preserve"> Nevertheless, extensive browning in this study area is broadly consistent with findings from a recent pan-Arctic that detected regional browning in southwestern Greenland </w:t>
      </w:r>
      <w:r w:rsidR="001810F1">
        <w:rPr>
          <w:rFonts w:ascii="Times New Roman" w:hAnsi="Times New Roman" w:cs="Times New Roman"/>
          <w:sz w:val="24"/>
          <w:szCs w:val="24"/>
        </w:rPr>
        <w:t xml:space="preserve">using the same Landsat processing as applied herein </w:t>
      </w:r>
      <w:r w:rsidR="00957BEF">
        <w:rPr>
          <w:rFonts w:ascii="Times New Roman" w:hAnsi="Times New Roman" w:cs="Times New Roman"/>
          <w:sz w:val="24"/>
          <w:szCs w:val="24"/>
        </w:rPr>
        <w:fldChar w:fldCharType="begin"/>
      </w:r>
      <w:r w:rsidR="00957BEF">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957BEF">
        <w:rPr>
          <w:rFonts w:ascii="Times New Roman" w:hAnsi="Times New Roman" w:cs="Times New Roman"/>
          <w:sz w:val="24"/>
          <w:szCs w:val="24"/>
        </w:rPr>
        <w:fldChar w:fldCharType="separate"/>
      </w:r>
      <w:r w:rsidR="00957BEF">
        <w:rPr>
          <w:rFonts w:ascii="Times New Roman" w:hAnsi="Times New Roman" w:cs="Times New Roman"/>
          <w:noProof/>
          <w:sz w:val="24"/>
          <w:szCs w:val="24"/>
        </w:rPr>
        <w:t>(Berner et al. 2020)</w:t>
      </w:r>
      <w:r w:rsidR="00957BEF">
        <w:rPr>
          <w:rFonts w:ascii="Times New Roman" w:hAnsi="Times New Roman" w:cs="Times New Roman"/>
          <w:sz w:val="24"/>
          <w:szCs w:val="24"/>
        </w:rPr>
        <w:fldChar w:fldCharType="end"/>
      </w:r>
      <w:r w:rsidR="001810F1">
        <w:rPr>
          <w:rFonts w:ascii="Times New Roman" w:hAnsi="Times New Roman" w:cs="Times New Roman"/>
          <w:sz w:val="24"/>
          <w:szCs w:val="24"/>
        </w:rPr>
        <w:t xml:space="preserve">. Extensive browning in southwestern Greenland </w:t>
      </w:r>
      <w:r w:rsidR="00957BEF">
        <w:rPr>
          <w:rFonts w:ascii="Times New Roman" w:hAnsi="Times New Roman" w:cs="Times New Roman"/>
          <w:sz w:val="24"/>
          <w:szCs w:val="24"/>
        </w:rPr>
        <w:t xml:space="preserve">is potentially linked to </w:t>
      </w:r>
      <w:r w:rsidR="0094680D">
        <w:rPr>
          <w:rFonts w:ascii="Times New Roman" w:hAnsi="Times New Roman" w:cs="Times New Roman"/>
          <w:sz w:val="24"/>
          <w:szCs w:val="24"/>
        </w:rPr>
        <w:t xml:space="preserve">hotter and dried conditions suppressing shrub growth, along with </w:t>
      </w:r>
      <w:r w:rsidR="0094680D" w:rsidRPr="0094680D">
        <w:rPr>
          <w:rFonts w:ascii="Times New Roman" w:hAnsi="Times New Roman" w:cs="Times New Roman"/>
          <w:sz w:val="24"/>
          <w:szCs w:val="24"/>
        </w:rPr>
        <w:t>defoliation from moths (</w:t>
      </w:r>
      <w:proofErr w:type="spellStart"/>
      <w:r w:rsidR="0094680D" w:rsidRPr="00D17E51">
        <w:rPr>
          <w:rFonts w:ascii="Times New Roman" w:hAnsi="Times New Roman" w:cs="Times New Roman"/>
          <w:i/>
          <w:iCs/>
          <w:sz w:val="24"/>
          <w:szCs w:val="24"/>
        </w:rPr>
        <w:t>Eurois</w:t>
      </w:r>
      <w:proofErr w:type="spellEnd"/>
      <w:r w:rsidR="0094680D" w:rsidRPr="00D17E51">
        <w:rPr>
          <w:rFonts w:ascii="Times New Roman" w:hAnsi="Times New Roman" w:cs="Times New Roman"/>
          <w:i/>
          <w:iCs/>
          <w:sz w:val="24"/>
          <w:szCs w:val="24"/>
        </w:rPr>
        <w:t xml:space="preserve"> occulta</w:t>
      </w:r>
      <w:r w:rsidR="0094680D" w:rsidRPr="0094680D">
        <w:rPr>
          <w:rFonts w:ascii="Times New Roman" w:hAnsi="Times New Roman" w:cs="Times New Roman"/>
          <w:sz w:val="24"/>
          <w:szCs w:val="24"/>
        </w:rPr>
        <w:t xml:space="preserve">) and </w:t>
      </w:r>
      <w:commentRangeStart w:id="253"/>
      <w:r w:rsidR="0094680D" w:rsidRPr="0094680D">
        <w:rPr>
          <w:rFonts w:ascii="Times New Roman" w:hAnsi="Times New Roman" w:cs="Times New Roman"/>
          <w:sz w:val="24"/>
          <w:szCs w:val="24"/>
        </w:rPr>
        <w:t xml:space="preserve">browsing by muskoxen </w:t>
      </w:r>
      <w:commentRangeEnd w:id="253"/>
      <w:r w:rsidR="00A94C0E">
        <w:rPr>
          <w:rStyle w:val="CommentReference"/>
        </w:rPr>
        <w:commentReference w:id="253"/>
      </w:r>
      <w:r w:rsidR="0094680D" w:rsidRPr="0094680D">
        <w:rPr>
          <w:rFonts w:ascii="Times New Roman" w:hAnsi="Times New Roman" w:cs="Times New Roman"/>
          <w:sz w:val="24"/>
          <w:szCs w:val="24"/>
        </w:rPr>
        <w:t>(</w:t>
      </w:r>
      <w:proofErr w:type="spellStart"/>
      <w:r w:rsidR="0094680D" w:rsidRPr="00D17E51">
        <w:rPr>
          <w:rFonts w:ascii="Times New Roman" w:hAnsi="Times New Roman" w:cs="Times New Roman"/>
          <w:i/>
          <w:iCs/>
          <w:sz w:val="24"/>
          <w:szCs w:val="24"/>
        </w:rPr>
        <w:t>Ovibos</w:t>
      </w:r>
      <w:proofErr w:type="spellEnd"/>
      <w:r w:rsidR="0094680D" w:rsidRPr="00D17E51">
        <w:rPr>
          <w:rFonts w:ascii="Times New Roman" w:hAnsi="Times New Roman" w:cs="Times New Roman"/>
          <w:i/>
          <w:iCs/>
          <w:sz w:val="24"/>
          <w:szCs w:val="24"/>
        </w:rPr>
        <w:t xml:space="preserve"> </w:t>
      </w:r>
      <w:proofErr w:type="spellStart"/>
      <w:r w:rsidR="0094680D" w:rsidRPr="00D17E51">
        <w:rPr>
          <w:rFonts w:ascii="Times New Roman" w:hAnsi="Times New Roman" w:cs="Times New Roman"/>
          <w:i/>
          <w:iCs/>
          <w:sz w:val="24"/>
          <w:szCs w:val="24"/>
        </w:rPr>
        <w:t>moschatus</w:t>
      </w:r>
      <w:proofErr w:type="spellEnd"/>
      <w:r w:rsidR="0094680D" w:rsidRPr="0094680D">
        <w:rPr>
          <w:rFonts w:ascii="Times New Roman" w:hAnsi="Times New Roman" w:cs="Times New Roman"/>
          <w:sz w:val="24"/>
          <w:szCs w:val="24"/>
        </w:rPr>
        <w:t>)</w:t>
      </w:r>
      <w:r w:rsidR="0094680D">
        <w:rPr>
          <w:rFonts w:ascii="Times New Roman" w:hAnsi="Times New Roman" w:cs="Times New Roman"/>
          <w:sz w:val="24"/>
          <w:szCs w:val="24"/>
        </w:rPr>
        <w:t xml:space="preserve"> </w:t>
      </w:r>
      <w:r w:rsidR="0094680D">
        <w:rPr>
          <w:rFonts w:ascii="Times New Roman" w:hAnsi="Times New Roman" w:cs="Times New Roman"/>
          <w:sz w:val="24"/>
          <w:szCs w:val="24"/>
        </w:rPr>
        <w:fldChar w:fldCharType="begin"/>
      </w:r>
      <w:r w:rsidR="0094680D">
        <w:rPr>
          <w:rFonts w:ascii="Times New Roman" w:hAnsi="Times New Roman" w:cs="Times New Roman"/>
          <w:sz w:val="24"/>
          <w:szCs w:val="24"/>
        </w:rPr>
        <w:instrText xml:space="preserve"> ADDIN EN.CITE &lt;EndNote&gt;&lt;Cite&gt;&lt;Author&gt;Gamm&lt;/Author&gt;&lt;Year&gt;2018&lt;/Year&gt;&lt;RecNum&gt;3713&lt;/RecNum&gt;&lt;DisplayText&gt;(Forchhammer 2017, Gamm et al. 2018)&lt;/DisplayText&gt;&lt;record&gt;&lt;rec-number&gt;3713&lt;/rec-number&gt;&lt;foreign-keys&gt;&lt;key app="EN" db-id="przrz2xfys0et6es02qx0adprs59z2erxf5t" timestamp="1538066666"&gt;3713&lt;/key&gt;&lt;/foreign-keys&gt;&lt;ref-type name="Journal Article"&gt;17&lt;/ref-type&gt;&lt;contributors&gt;&lt;authors&gt;&lt;author&gt;Gamm, Cassandra M&lt;/author&gt;&lt;author&gt;Sullivan, Patrick F&lt;/author&gt;&lt;author&gt;Buchwal, Agata&lt;/author&gt;&lt;author&gt;Dial, Roman J&lt;/author&gt;&lt;author&gt;Young, Amanda B&lt;/author&gt;&lt;author&gt;Watts, David A&lt;/author&gt;&lt;author&gt;Cahoon, Sean MP&lt;/author&gt;&lt;author&gt;Welker, Jeffrey M&lt;/author&gt;&lt;author&gt;Post, Eric&lt;/author&gt;&lt;/authors&gt;&lt;/contributors&gt;&lt;titles&gt;&lt;title&gt;Declining growth of deciduous shrubs in the warming climate of continental western Greenland&lt;/title&gt;&lt;secondary-title&gt;Journal of Ecology&lt;/secondary-title&gt;&lt;/titles&gt;&lt;periodical&gt;&lt;full-title&gt;Journal of Ecology&lt;/full-title&gt;&lt;/periodical&gt;&lt;pages&gt;640-654&lt;/pages&gt;&lt;volume&gt;106&lt;/volume&gt;&lt;number&gt;2&lt;/number&gt;&lt;dates&gt;&lt;year&gt;2018&lt;/year&gt;&lt;/dates&gt;&lt;isbn&gt;1365-2745&lt;/isbn&gt;&lt;urls&gt;&lt;/urls&gt;&lt;/record&gt;&lt;/Cite&gt;&lt;Cite&gt;&lt;Author&gt;Forchhammer&lt;/Author&gt;&lt;Year&gt;2017&lt;/Year&gt;&lt;RecNum&gt;3715&lt;/RecNum&gt;&lt;record&gt;&lt;rec-number&gt;3715&lt;/rec-number&gt;&lt;foreign-keys&gt;&lt;key app="EN" db-id="przrz2xfys0et6es02qx0adprs59z2erxf5t" timestamp="1539301282"&gt;3715&lt;/key&gt;&lt;/foreign-keys&gt;&lt;ref-type name="Journal Article"&gt;17&lt;/ref-type&gt;&lt;contributors&gt;&lt;authors&gt;&lt;author&gt;Forchhammer, Mads&lt;/author&gt;&lt;/authors&gt;&lt;/contributors&gt;&lt;titles&gt;&lt;title&gt;Sea-ice induced growth decline in Arctic shrubs&lt;/title&gt;&lt;secondary-title&gt;Biology Letters&lt;/secondary-title&gt;&lt;/titles&gt;&lt;periodical&gt;&lt;full-title&gt;Biology Letters&lt;/full-title&gt;&lt;/periodical&gt;&lt;volume&gt;13&lt;/volume&gt;&lt;number&gt;8&lt;/number&gt;&lt;dates&gt;&lt;year&gt;2017&lt;/year&gt;&lt;/dates&gt;&lt;work-type&gt;10.1098/rsbl.2017.0122&lt;/work-type&gt;&lt;urls&gt;&lt;related-urls&gt;&lt;url&gt;http://rsbl.royalsocietypublishing.org/content/13/8/20170122.abstract&lt;/url&gt;&lt;/related-urls&gt;&lt;/urls&gt;&lt;/record&gt;&lt;/Cite&gt;&lt;/EndNote&gt;</w:instrText>
      </w:r>
      <w:r w:rsidR="0094680D">
        <w:rPr>
          <w:rFonts w:ascii="Times New Roman" w:hAnsi="Times New Roman" w:cs="Times New Roman"/>
          <w:sz w:val="24"/>
          <w:szCs w:val="24"/>
        </w:rPr>
        <w:fldChar w:fldCharType="separate"/>
      </w:r>
      <w:r w:rsidR="0094680D">
        <w:rPr>
          <w:rFonts w:ascii="Times New Roman" w:hAnsi="Times New Roman" w:cs="Times New Roman"/>
          <w:noProof/>
          <w:sz w:val="24"/>
          <w:szCs w:val="24"/>
        </w:rPr>
        <w:t>(Forchhammer 2017, Gamm et al. 2018)</w:t>
      </w:r>
      <w:r w:rsidR="0094680D">
        <w:rPr>
          <w:rFonts w:ascii="Times New Roman" w:hAnsi="Times New Roman" w:cs="Times New Roman"/>
          <w:sz w:val="24"/>
          <w:szCs w:val="24"/>
        </w:rPr>
        <w:fldChar w:fldCharType="end"/>
      </w:r>
      <w:r w:rsidR="0094680D">
        <w:rPr>
          <w:rFonts w:ascii="Times New Roman" w:hAnsi="Times New Roman" w:cs="Times New Roman"/>
          <w:sz w:val="24"/>
          <w:szCs w:val="24"/>
        </w:rPr>
        <w:t>.</w:t>
      </w:r>
      <w:r w:rsidR="005355BF">
        <w:rPr>
          <w:rFonts w:ascii="Times New Roman" w:hAnsi="Times New Roman" w:cs="Times New Roman"/>
          <w:sz w:val="24"/>
          <w:szCs w:val="24"/>
        </w:rPr>
        <w:t xml:space="preserve"> This </w:t>
      </w:r>
      <w:r w:rsidR="00C67C3C">
        <w:rPr>
          <w:rFonts w:ascii="Times New Roman" w:hAnsi="Times New Roman" w:cs="Times New Roman"/>
          <w:sz w:val="24"/>
          <w:szCs w:val="24"/>
        </w:rPr>
        <w:t xml:space="preserve">analysis demonstrates a general workflow that can be used to not only explore </w:t>
      </w:r>
      <w:r w:rsidR="00B542D1">
        <w:rPr>
          <w:rFonts w:ascii="Times New Roman" w:hAnsi="Times New Roman" w:cs="Times New Roman"/>
          <w:sz w:val="24"/>
          <w:szCs w:val="24"/>
        </w:rPr>
        <w:t xml:space="preserve">long-term changes in vegetation greenness across focal landscapes, but also to perform sample-based analyses across large geographic domains. </w:t>
      </w:r>
      <w:r w:rsidR="0094680D">
        <w:rPr>
          <w:rFonts w:ascii="Times New Roman" w:hAnsi="Times New Roman" w:cs="Times New Roman"/>
          <w:sz w:val="24"/>
          <w:szCs w:val="24"/>
        </w:rPr>
        <w:t xml:space="preserve"> </w:t>
      </w:r>
    </w:p>
    <w:p w14:paraId="32DB24FB" w14:textId="77777777" w:rsidR="00B33ACC" w:rsidRDefault="00B33ACC" w:rsidP="00F751FB">
      <w:pPr>
        <w:pStyle w:val="NoSpacing"/>
        <w:rPr>
          <w:rFonts w:ascii="Times New Roman" w:hAnsi="Times New Roman" w:cs="Times New Roman"/>
          <w:sz w:val="24"/>
          <w:szCs w:val="24"/>
        </w:rPr>
      </w:pPr>
    </w:p>
    <w:p w14:paraId="4E8BE7B4" w14:textId="59F9AF52" w:rsidR="00BE49FA" w:rsidRDefault="006264F9" w:rsidP="00154C6C">
      <w:pPr>
        <w:pStyle w:val="Heading1"/>
      </w:pPr>
      <w:r>
        <w:t>Conclusion</w:t>
      </w:r>
    </w:p>
    <w:p w14:paraId="5AC7C22A" w14:textId="6F272D7D" w:rsidR="006264F9" w:rsidRDefault="00154C6C"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lsatTS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package for R facilitates extracting</w:t>
      </w:r>
      <w:r w:rsidR="0048413F">
        <w:rPr>
          <w:rFonts w:ascii="Times New Roman" w:hAnsi="Times New Roman" w:cs="Times New Roman"/>
          <w:sz w:val="24"/>
          <w:szCs w:val="24"/>
        </w:rPr>
        <w:t xml:space="preserve"> and </w:t>
      </w:r>
      <w:r>
        <w:rPr>
          <w:rFonts w:ascii="Times New Roman" w:hAnsi="Times New Roman" w:cs="Times New Roman"/>
          <w:sz w:val="24"/>
          <w:szCs w:val="24"/>
        </w:rPr>
        <w:t xml:space="preserve">processing </w:t>
      </w:r>
      <w:r w:rsidR="0048413F">
        <w:rPr>
          <w:rFonts w:ascii="Times New Roman" w:hAnsi="Times New Roman" w:cs="Times New Roman"/>
          <w:sz w:val="24"/>
          <w:szCs w:val="24"/>
        </w:rPr>
        <w:t xml:space="preserve">Landsat </w:t>
      </w:r>
      <w:r>
        <w:rPr>
          <w:rFonts w:ascii="Times New Roman" w:hAnsi="Times New Roman" w:cs="Times New Roman"/>
          <w:sz w:val="24"/>
          <w:szCs w:val="24"/>
        </w:rPr>
        <w:t xml:space="preserve">surface reflectance </w:t>
      </w:r>
      <w:r w:rsidR="0048413F">
        <w:rPr>
          <w:rFonts w:ascii="Times New Roman" w:hAnsi="Times New Roman" w:cs="Times New Roman"/>
          <w:sz w:val="24"/>
          <w:szCs w:val="24"/>
        </w:rPr>
        <w:t>time series, as well as generating and analyzing metrics of vegetation greenness and other spectral indices.</w:t>
      </w:r>
      <w:r w:rsidR="00FB5579">
        <w:rPr>
          <w:rFonts w:ascii="Times New Roman" w:hAnsi="Times New Roman" w:cs="Times New Roman"/>
          <w:sz w:val="24"/>
          <w:szCs w:val="24"/>
        </w:rPr>
        <w:t xml:space="preserve"> </w:t>
      </w:r>
      <w:r w:rsidR="0048413F">
        <w:rPr>
          <w:rFonts w:ascii="Times New Roman" w:hAnsi="Times New Roman" w:cs="Times New Roman"/>
          <w:sz w:val="24"/>
          <w:szCs w:val="24"/>
        </w:rPr>
        <w:t xml:space="preserve">We demonstrate functionality of this software by analyzing changes in vegetation greenness across a tundra landscape on </w:t>
      </w:r>
      <w:proofErr w:type="spellStart"/>
      <w:r w:rsidR="0048413F">
        <w:rPr>
          <w:rFonts w:ascii="Times New Roman" w:hAnsi="Times New Roman" w:cs="Times New Roman"/>
          <w:sz w:val="24"/>
          <w:szCs w:val="24"/>
        </w:rPr>
        <w:t>Disko</w:t>
      </w:r>
      <w:proofErr w:type="spellEnd"/>
      <w:r w:rsidR="0048413F">
        <w:rPr>
          <w:rFonts w:ascii="Times New Roman" w:hAnsi="Times New Roman" w:cs="Times New Roman"/>
          <w:sz w:val="24"/>
          <w:szCs w:val="24"/>
        </w:rPr>
        <w:t xml:space="preserve"> Island </w:t>
      </w:r>
      <w:r w:rsidR="00823879">
        <w:rPr>
          <w:rFonts w:ascii="Times New Roman" w:hAnsi="Times New Roman" w:cs="Times New Roman"/>
          <w:sz w:val="24"/>
          <w:szCs w:val="24"/>
        </w:rPr>
        <w:t xml:space="preserve">off the </w:t>
      </w:r>
      <w:r w:rsidR="00053779">
        <w:rPr>
          <w:rFonts w:ascii="Times New Roman" w:hAnsi="Times New Roman" w:cs="Times New Roman"/>
          <w:sz w:val="24"/>
          <w:szCs w:val="24"/>
        </w:rPr>
        <w:t>west coast</w:t>
      </w:r>
      <w:r w:rsidR="00823879">
        <w:rPr>
          <w:rFonts w:ascii="Times New Roman" w:hAnsi="Times New Roman" w:cs="Times New Roman"/>
          <w:sz w:val="24"/>
          <w:szCs w:val="24"/>
        </w:rPr>
        <w:t xml:space="preserve"> of Greenland, </w:t>
      </w:r>
      <w:r w:rsidR="0048413F">
        <w:rPr>
          <w:rFonts w:ascii="Times New Roman" w:hAnsi="Times New Roman" w:cs="Times New Roman"/>
          <w:sz w:val="24"/>
          <w:szCs w:val="24"/>
        </w:rPr>
        <w:t>but underscore these tools are also well suited for sample-based analyses of</w:t>
      </w:r>
      <w:r w:rsidR="00823879">
        <w:rPr>
          <w:rFonts w:ascii="Times New Roman" w:hAnsi="Times New Roman" w:cs="Times New Roman"/>
          <w:sz w:val="24"/>
          <w:szCs w:val="24"/>
        </w:rPr>
        <w:t xml:space="preserve"> vegetation dynamics across</w:t>
      </w:r>
      <w:r w:rsidR="0048413F">
        <w:rPr>
          <w:rFonts w:ascii="Times New Roman" w:hAnsi="Times New Roman" w:cs="Times New Roman"/>
          <w:sz w:val="24"/>
          <w:szCs w:val="24"/>
        </w:rPr>
        <w:t xml:space="preserve"> large geographic regions</w:t>
      </w:r>
      <w:r w:rsidR="00823879">
        <w:rPr>
          <w:rFonts w:ascii="Times New Roman" w:hAnsi="Times New Roman" w:cs="Times New Roman"/>
          <w:sz w:val="24"/>
          <w:szCs w:val="24"/>
        </w:rPr>
        <w:t xml:space="preserve"> such as </w:t>
      </w:r>
      <w:r w:rsidR="00085BFC">
        <w:rPr>
          <w:rFonts w:ascii="Times New Roman" w:hAnsi="Times New Roman" w:cs="Times New Roman"/>
          <w:sz w:val="24"/>
          <w:szCs w:val="24"/>
        </w:rPr>
        <w:t xml:space="preserve">whole </w:t>
      </w:r>
      <w:r w:rsidR="00823879">
        <w:rPr>
          <w:rFonts w:ascii="Times New Roman" w:hAnsi="Times New Roman" w:cs="Times New Roman"/>
          <w:sz w:val="24"/>
          <w:szCs w:val="24"/>
        </w:rPr>
        <w:t>terrestrial biomes</w:t>
      </w:r>
      <w:r w:rsidR="00053779">
        <w:rPr>
          <w:rFonts w:ascii="Times New Roman" w:hAnsi="Times New Roman" w:cs="Times New Roman"/>
          <w:sz w:val="24"/>
          <w:szCs w:val="24"/>
        </w:rPr>
        <w:t xml:space="preserve"> </w:t>
      </w:r>
      <w:r w:rsidR="00053779">
        <w:rPr>
          <w:rFonts w:ascii="Times New Roman" w:hAnsi="Times New Roman" w:cs="Times New Roman"/>
          <w:sz w:val="24"/>
          <w:szCs w:val="24"/>
        </w:rPr>
        <w:fldChar w:fldCharType="begin"/>
      </w:r>
      <w:r w:rsidR="001103C0">
        <w:rPr>
          <w:rFonts w:ascii="Times New Roman" w:hAnsi="Times New Roman" w:cs="Times New Roman"/>
          <w:sz w:val="24"/>
          <w:szCs w:val="24"/>
        </w:rPr>
        <w:instrText xml:space="preserve"> ADDIN EN.CITE &lt;EndNote&gt;&lt;Cite&gt;&lt;Author&gt;Berner&lt;/Author&gt;&lt;Year&gt;2020&lt;/Year&gt;&lt;RecNum&gt;3755&lt;/RecNum&gt;&lt;Prefix&gt;e.g.`, &lt;/Prefix&gt;&lt;DisplayText&gt;(e.g., Berner et al. 2020, Berner and Goetz in review)&lt;/DisplayText&gt;&lt;record&gt;&lt;rec-number&gt;3755&lt;/rec-number&gt;&lt;foreign-keys&gt;&lt;key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Cite&gt;&lt;Author&gt;Berner&lt;/Author&gt;&lt;Year&gt;in review&lt;/Year&gt;&lt;RecNum&gt;4460&lt;/RecNum&gt;&lt;record&gt;&lt;rec-number&gt;4460&lt;/rec-number&gt;&lt;foreign-keys&gt;&lt;key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Biology&lt;/full-title&gt;&lt;/periodical&gt;&lt;dates&gt;&lt;year&gt;in review&lt;/year&gt;&lt;/dates&gt;&lt;urls&gt;&lt;/urls&gt;&lt;/record&gt;&lt;/Cite&gt;&lt;/EndNote&gt;</w:instrText>
      </w:r>
      <w:r w:rsidR="00053779">
        <w:rPr>
          <w:rFonts w:ascii="Times New Roman" w:hAnsi="Times New Roman" w:cs="Times New Roman"/>
          <w:sz w:val="24"/>
          <w:szCs w:val="24"/>
        </w:rPr>
        <w:fldChar w:fldCharType="separate"/>
      </w:r>
      <w:r w:rsidR="001103C0">
        <w:rPr>
          <w:rFonts w:ascii="Times New Roman" w:hAnsi="Times New Roman" w:cs="Times New Roman"/>
          <w:noProof/>
          <w:sz w:val="24"/>
          <w:szCs w:val="24"/>
        </w:rPr>
        <w:t>(e.g., Berner et al. 2020, Berner and Goetz in review)</w:t>
      </w:r>
      <w:r w:rsidR="00053779">
        <w:rPr>
          <w:rFonts w:ascii="Times New Roman" w:hAnsi="Times New Roman" w:cs="Times New Roman"/>
          <w:sz w:val="24"/>
          <w:szCs w:val="24"/>
        </w:rPr>
        <w:fldChar w:fldCharType="end"/>
      </w:r>
      <w:r w:rsidR="0048413F">
        <w:rPr>
          <w:rFonts w:ascii="Times New Roman" w:hAnsi="Times New Roman" w:cs="Times New Roman"/>
          <w:sz w:val="24"/>
          <w:szCs w:val="24"/>
        </w:rPr>
        <w:t>.</w:t>
      </w:r>
      <w:r w:rsidR="00FB5579">
        <w:rPr>
          <w:rFonts w:ascii="Times New Roman" w:hAnsi="Times New Roman" w:cs="Times New Roman"/>
          <w:sz w:val="24"/>
          <w:szCs w:val="24"/>
        </w:rPr>
        <w:t xml:space="preserve"> </w:t>
      </w:r>
      <w:r w:rsidRPr="00154C6C">
        <w:rPr>
          <w:rFonts w:ascii="Times New Roman" w:hAnsi="Times New Roman" w:cs="Times New Roman"/>
          <w:sz w:val="24"/>
          <w:szCs w:val="24"/>
        </w:rPr>
        <w:t xml:space="preserve">Overall, this software provides a suite of functions to enable broader use of Landsat satellite data for </w:t>
      </w:r>
      <w:r w:rsidR="00FB5579">
        <w:rPr>
          <w:rFonts w:ascii="Times New Roman" w:hAnsi="Times New Roman" w:cs="Times New Roman"/>
          <w:sz w:val="24"/>
          <w:szCs w:val="24"/>
        </w:rPr>
        <w:t xml:space="preserve">local to global </w:t>
      </w:r>
      <w:r w:rsidRPr="00154C6C">
        <w:rPr>
          <w:rFonts w:ascii="Times New Roman" w:hAnsi="Times New Roman" w:cs="Times New Roman"/>
          <w:sz w:val="24"/>
          <w:szCs w:val="24"/>
        </w:rPr>
        <w:t xml:space="preserve">assessment and monitoring of vegetation greenness </w:t>
      </w:r>
      <w:r w:rsidR="00085BFC">
        <w:rPr>
          <w:rFonts w:ascii="Times New Roman" w:hAnsi="Times New Roman" w:cs="Times New Roman"/>
          <w:sz w:val="24"/>
          <w:szCs w:val="24"/>
        </w:rPr>
        <w:t xml:space="preserve">and other spectral characteristics </w:t>
      </w:r>
      <w:r w:rsidRPr="00154C6C">
        <w:rPr>
          <w:rFonts w:ascii="Times New Roman" w:hAnsi="Times New Roman" w:cs="Times New Roman"/>
          <w:sz w:val="24"/>
          <w:szCs w:val="24"/>
        </w:rPr>
        <w:t>over the past four decades</w:t>
      </w:r>
      <w:r w:rsidR="00FB5579">
        <w:rPr>
          <w:rFonts w:ascii="Times New Roman" w:hAnsi="Times New Roman" w:cs="Times New Roman"/>
          <w:sz w:val="24"/>
          <w:szCs w:val="24"/>
        </w:rPr>
        <w:t xml:space="preserve">. </w:t>
      </w:r>
    </w:p>
    <w:p w14:paraId="4D0917D5" w14:textId="57D19023" w:rsidR="00D377FC" w:rsidRDefault="00D377FC" w:rsidP="00F751FB">
      <w:pPr>
        <w:pStyle w:val="NoSpacing"/>
        <w:rPr>
          <w:rFonts w:ascii="Times New Roman" w:hAnsi="Times New Roman" w:cs="Times New Roman"/>
          <w:sz w:val="24"/>
          <w:szCs w:val="24"/>
        </w:rPr>
      </w:pPr>
    </w:p>
    <w:p w14:paraId="1D9377FE" w14:textId="3CF35B7A" w:rsidR="00D377FC" w:rsidRDefault="00D377FC" w:rsidP="00D377FC">
      <w:pPr>
        <w:pStyle w:val="Heading1"/>
      </w:pPr>
      <w:commentRangeStart w:id="254"/>
      <w:commentRangeStart w:id="255"/>
      <w:r w:rsidRPr="00D377FC">
        <w:t>Acknowledgements</w:t>
      </w:r>
      <w:commentRangeEnd w:id="254"/>
      <w:r w:rsidR="00BF70E1">
        <w:rPr>
          <w:rStyle w:val="CommentReference"/>
          <w:rFonts w:asciiTheme="minorHAnsi" w:eastAsiaTheme="minorEastAsia" w:hAnsiTheme="minorHAnsi" w:cstheme="minorBidi"/>
          <w:b w:val="0"/>
          <w:bCs w:val="0"/>
          <w:kern w:val="0"/>
        </w:rPr>
        <w:commentReference w:id="254"/>
      </w:r>
      <w:commentRangeEnd w:id="255"/>
      <w:r w:rsidR="00FC53BA">
        <w:rPr>
          <w:rStyle w:val="CommentReference"/>
          <w:rFonts w:asciiTheme="minorHAnsi" w:eastAsiaTheme="minorEastAsia" w:hAnsiTheme="minorHAnsi" w:cstheme="minorBidi"/>
          <w:b w:val="0"/>
          <w:bCs w:val="0"/>
          <w:kern w:val="0"/>
        </w:rPr>
        <w:commentReference w:id="255"/>
      </w:r>
    </w:p>
    <w:p w14:paraId="54808E6D" w14:textId="2A515BA6" w:rsidR="00066377" w:rsidRDefault="00EB590F" w:rsidP="00066377">
      <w:pPr>
        <w:pStyle w:val="NoSpacing"/>
        <w:rPr>
          <w:rFonts w:ascii="Times New Roman" w:hAnsi="Times New Roman" w:cs="Times New Roman"/>
          <w:sz w:val="24"/>
          <w:szCs w:val="24"/>
        </w:rPr>
      </w:pPr>
      <w:r w:rsidRPr="00EB590F">
        <w:rPr>
          <w:rFonts w:ascii="Times New Roman" w:hAnsi="Times New Roman" w:cs="Times New Roman"/>
          <w:sz w:val="24"/>
          <w:szCs w:val="24"/>
        </w:rPr>
        <w:t xml:space="preserve">This study was supported by </w:t>
      </w:r>
      <w:r w:rsidR="00066377">
        <w:rPr>
          <w:rFonts w:ascii="Times New Roman" w:hAnsi="Times New Roman" w:cs="Times New Roman"/>
          <w:sz w:val="24"/>
          <w:szCs w:val="24"/>
        </w:rPr>
        <w:t xml:space="preserve">the </w:t>
      </w:r>
      <w:r w:rsidRPr="00EB590F">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w:t>
      </w:r>
      <w:r w:rsidRPr="00EB590F">
        <w:rPr>
          <w:rFonts w:ascii="Times New Roman" w:hAnsi="Times New Roman" w:cs="Times New Roman"/>
          <w:sz w:val="24"/>
          <w:szCs w:val="24"/>
        </w:rPr>
        <w:t>(NASA) Arctic Boreal Vulnerability Experiment (</w:t>
      </w:r>
      <w:proofErr w:type="spellStart"/>
      <w:r w:rsidRPr="00EB590F">
        <w:rPr>
          <w:rFonts w:ascii="Times New Roman" w:hAnsi="Times New Roman" w:cs="Times New Roman"/>
          <w:sz w:val="24"/>
          <w:szCs w:val="24"/>
        </w:rPr>
        <w:t>ABoVE</w:t>
      </w:r>
      <w:proofErr w:type="spellEnd"/>
      <w:r w:rsidRPr="00EB590F">
        <w:rPr>
          <w:rFonts w:ascii="Times New Roman" w:hAnsi="Times New Roman" w:cs="Times New Roman"/>
          <w:sz w:val="24"/>
          <w:szCs w:val="24"/>
        </w:rPr>
        <w:t>)</w:t>
      </w:r>
      <w:r w:rsidR="00066377">
        <w:rPr>
          <w:rFonts w:ascii="Times New Roman" w:hAnsi="Times New Roman" w:cs="Times New Roman"/>
          <w:sz w:val="24"/>
          <w:szCs w:val="24"/>
        </w:rPr>
        <w:t xml:space="preserve"> under Grant No. </w:t>
      </w:r>
      <w:r w:rsidR="00D377FC" w:rsidRPr="00D377FC">
        <w:rPr>
          <w:rFonts w:ascii="Times New Roman" w:hAnsi="Times New Roman" w:cs="Times New Roman"/>
          <w:sz w:val="24"/>
          <w:szCs w:val="24"/>
        </w:rPr>
        <w:t>NNX17AE44G</w:t>
      </w:r>
      <w:r>
        <w:rPr>
          <w:rFonts w:ascii="Times New Roman" w:hAnsi="Times New Roman" w:cs="Times New Roman"/>
          <w:sz w:val="24"/>
          <w:szCs w:val="24"/>
        </w:rPr>
        <w:t xml:space="preserve"> to S.J.</w:t>
      </w:r>
      <w:r w:rsidR="00066377">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066377">
        <w:rPr>
          <w:rFonts w:ascii="Times New Roman" w:hAnsi="Times New Roman" w:cs="Times New Roman"/>
          <w:sz w:val="24"/>
          <w:szCs w:val="24"/>
        </w:rPr>
        <w:t xml:space="preserve">the </w:t>
      </w:r>
      <w:r>
        <w:rPr>
          <w:rFonts w:ascii="Times New Roman" w:hAnsi="Times New Roman" w:cs="Times New Roman"/>
          <w:sz w:val="24"/>
          <w:szCs w:val="24"/>
        </w:rPr>
        <w:t xml:space="preserve">NASA New Investigator Program (NIP) </w:t>
      </w:r>
      <w:r w:rsidR="00066377">
        <w:rPr>
          <w:rFonts w:ascii="Times New Roman" w:hAnsi="Times New Roman" w:cs="Times New Roman"/>
          <w:sz w:val="24"/>
          <w:szCs w:val="24"/>
        </w:rPr>
        <w:t>under G</w:t>
      </w:r>
      <w:r>
        <w:rPr>
          <w:rFonts w:ascii="Times New Roman" w:hAnsi="Times New Roman" w:cs="Times New Roman"/>
          <w:sz w:val="24"/>
          <w:szCs w:val="24"/>
        </w:rPr>
        <w:t>rant</w:t>
      </w:r>
      <w:r w:rsidR="00D377FC">
        <w:rPr>
          <w:rFonts w:ascii="Times New Roman" w:hAnsi="Times New Roman" w:cs="Times New Roman"/>
          <w:sz w:val="24"/>
          <w:szCs w:val="24"/>
        </w:rPr>
        <w:t xml:space="preserve"> </w:t>
      </w:r>
      <w:r w:rsidR="00066377">
        <w:rPr>
          <w:rFonts w:ascii="Times New Roman" w:hAnsi="Times New Roman" w:cs="Times New Roman"/>
          <w:sz w:val="24"/>
          <w:szCs w:val="24"/>
        </w:rPr>
        <w:t xml:space="preserve">No. </w:t>
      </w:r>
      <w:r w:rsidR="00D377FC" w:rsidRPr="00D377FC">
        <w:rPr>
          <w:rFonts w:ascii="Times New Roman" w:hAnsi="Times New Roman" w:cs="Times New Roman"/>
          <w:sz w:val="24"/>
          <w:szCs w:val="24"/>
        </w:rPr>
        <w:t>80NSSC21K1364</w:t>
      </w:r>
      <w:r>
        <w:rPr>
          <w:rFonts w:ascii="Times New Roman" w:hAnsi="Times New Roman" w:cs="Times New Roman"/>
          <w:sz w:val="24"/>
          <w:szCs w:val="24"/>
        </w:rPr>
        <w:t xml:space="preserve"> to L.T.B.</w:t>
      </w:r>
      <w:r w:rsidR="00066377">
        <w:rPr>
          <w:rFonts w:ascii="Times New Roman" w:hAnsi="Times New Roman" w:cs="Times New Roman"/>
          <w:sz w:val="24"/>
          <w:szCs w:val="24"/>
        </w:rPr>
        <w:t xml:space="preserve"> This study was also </w:t>
      </w:r>
      <w:r w:rsidR="00142AEA" w:rsidRPr="00142AEA">
        <w:rPr>
          <w:rFonts w:ascii="Times New Roman" w:hAnsi="Times New Roman" w:cs="Times New Roman"/>
          <w:sz w:val="24"/>
          <w:szCs w:val="24"/>
        </w:rPr>
        <w:t>supported by the National Science Foundation Navigating the New Arctic Big Idea</w:t>
      </w:r>
      <w:r w:rsidR="00066377">
        <w:rPr>
          <w:rFonts w:ascii="Times New Roman" w:hAnsi="Times New Roman" w:cs="Times New Roman"/>
          <w:sz w:val="24"/>
          <w:szCs w:val="24"/>
        </w:rPr>
        <w:t xml:space="preserve"> </w:t>
      </w:r>
      <w:r w:rsidR="00142AEA" w:rsidRPr="00142AEA">
        <w:rPr>
          <w:rFonts w:ascii="Times New Roman" w:hAnsi="Times New Roman" w:cs="Times New Roman"/>
          <w:sz w:val="24"/>
          <w:szCs w:val="24"/>
        </w:rPr>
        <w:t>under Grant No</w:t>
      </w:r>
      <w:r w:rsidR="00066377">
        <w:rPr>
          <w:rFonts w:ascii="Times New Roman" w:hAnsi="Times New Roman" w:cs="Times New Roman"/>
          <w:sz w:val="24"/>
          <w:szCs w:val="24"/>
        </w:rPr>
        <w:t xml:space="preserve">. </w:t>
      </w:r>
      <w:r w:rsidR="00066377" w:rsidRPr="00D377FC">
        <w:rPr>
          <w:rFonts w:ascii="Times New Roman" w:hAnsi="Times New Roman" w:cs="Times New Roman"/>
          <w:sz w:val="24"/>
          <w:szCs w:val="24"/>
        </w:rPr>
        <w:t>2127273</w:t>
      </w:r>
      <w:r w:rsidR="00066377">
        <w:rPr>
          <w:rFonts w:ascii="Times New Roman" w:hAnsi="Times New Roman" w:cs="Times New Roman"/>
          <w:sz w:val="24"/>
          <w:szCs w:val="24"/>
        </w:rPr>
        <w:t xml:space="preserve"> to L.T.B. and S.J.G. </w:t>
      </w:r>
    </w:p>
    <w:p w14:paraId="2A6E71DE" w14:textId="78649966" w:rsidR="00066377" w:rsidRDefault="00066377" w:rsidP="00F751FB">
      <w:pPr>
        <w:pStyle w:val="NoSpacing"/>
        <w:rPr>
          <w:rFonts w:ascii="Times New Roman" w:hAnsi="Times New Roman" w:cs="Times New Roman"/>
          <w:b/>
          <w:bCs/>
          <w:sz w:val="24"/>
          <w:szCs w:val="24"/>
        </w:rPr>
      </w:pPr>
    </w:p>
    <w:p w14:paraId="69B968FC" w14:textId="77777777" w:rsidR="00D8312E" w:rsidRDefault="00BE49FA" w:rsidP="00C81F1B">
      <w:pPr>
        <w:pStyle w:val="Heading1"/>
      </w:pPr>
      <w:r w:rsidRPr="00BE49FA">
        <w:t>Literature cited</w:t>
      </w:r>
    </w:p>
    <w:p w14:paraId="014990CE" w14:textId="77777777" w:rsidR="001103C0" w:rsidRPr="001103C0" w:rsidRDefault="00D8312E" w:rsidP="001103C0">
      <w:pPr>
        <w:pStyle w:val="EndNoteBibliography"/>
        <w:spacing w:after="0"/>
        <w:ind w:left="720" w:hanging="720"/>
      </w:pPr>
      <w:r>
        <w:fldChar w:fldCharType="begin"/>
      </w:r>
      <w:r>
        <w:instrText xml:space="preserve"> ADDIN EN.REFLIST </w:instrText>
      </w:r>
      <w:r>
        <w:fldChar w:fldCharType="separate"/>
      </w:r>
      <w:r w:rsidR="001103C0" w:rsidRPr="001103C0">
        <w:t xml:space="preserve">Aybar, C., Q. Wu, L. Bautista, R. Yali, and A. Barja. 2020. rgee: An R package for interacting with Google Earth Engine. Journal of Open Source Software </w:t>
      </w:r>
      <w:r w:rsidR="001103C0" w:rsidRPr="001103C0">
        <w:rPr>
          <w:b/>
        </w:rPr>
        <w:t>5</w:t>
      </w:r>
      <w:r w:rsidR="001103C0" w:rsidRPr="001103C0">
        <w:t>:2272.</w:t>
      </w:r>
    </w:p>
    <w:p w14:paraId="668BDF2E" w14:textId="77777777" w:rsidR="001103C0" w:rsidRPr="001103C0" w:rsidRDefault="001103C0" w:rsidP="001103C0">
      <w:pPr>
        <w:pStyle w:val="EndNoteBibliography"/>
        <w:spacing w:after="0"/>
        <w:ind w:left="720" w:hanging="720"/>
      </w:pPr>
      <w:r w:rsidRPr="001103C0">
        <w:t xml:space="preserve">Badgley, G., C. B. Field, and J. A. Berry. 2017. Canopy near-infrared reflectance and terrestrial photosynthesis. Science Advances </w:t>
      </w:r>
      <w:r w:rsidRPr="001103C0">
        <w:rPr>
          <w:b/>
        </w:rPr>
        <w:t>3</w:t>
      </w:r>
      <w:r w:rsidRPr="001103C0">
        <w:t>:e1602244.</w:t>
      </w:r>
    </w:p>
    <w:p w14:paraId="0A0AD7F9" w14:textId="77777777" w:rsidR="001103C0" w:rsidRPr="001103C0" w:rsidRDefault="001103C0" w:rsidP="001103C0">
      <w:pPr>
        <w:pStyle w:val="EndNoteBibliography"/>
        <w:spacing w:after="0"/>
        <w:ind w:left="720" w:hanging="720"/>
      </w:pPr>
      <w:r w:rsidRPr="001103C0">
        <w:t>Berner, L. T., and S. J. Goetz. in review. Satellite observations document trends consistent with a boreal forest biome shift. Global Change Biology.</w:t>
      </w:r>
    </w:p>
    <w:p w14:paraId="00BAB114" w14:textId="77777777" w:rsidR="001103C0" w:rsidRPr="001103C0" w:rsidRDefault="001103C0" w:rsidP="001103C0">
      <w:pPr>
        <w:pStyle w:val="EndNoteBibliography"/>
        <w:spacing w:after="0"/>
        <w:ind w:left="720" w:hanging="720"/>
      </w:pPr>
      <w:r w:rsidRPr="001103C0">
        <w:t xml:space="preserve">Berner, L. T., P. Jantz, K. D. Tape, and S. J. Goetz. 2018. Tundra plant aboveground biomass and shrub dominance mapped across the North Slope of Alaska. Environmental Research Letters </w:t>
      </w:r>
      <w:r w:rsidRPr="001103C0">
        <w:rPr>
          <w:b/>
        </w:rPr>
        <w:t>13</w:t>
      </w:r>
      <w:r w:rsidRPr="001103C0">
        <w:t>:035002.</w:t>
      </w:r>
    </w:p>
    <w:p w14:paraId="4D4F933F" w14:textId="77777777" w:rsidR="001103C0" w:rsidRPr="001103C0" w:rsidRDefault="001103C0" w:rsidP="001103C0">
      <w:pPr>
        <w:pStyle w:val="EndNoteBibliography"/>
        <w:spacing w:after="0"/>
        <w:ind w:left="720" w:hanging="720"/>
      </w:pPr>
      <w:r w:rsidRPr="001103C0">
        <w:lastRenderedPageBreak/>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1103C0">
        <w:rPr>
          <w:b/>
        </w:rPr>
        <w:t>11</w:t>
      </w:r>
      <w:r w:rsidRPr="001103C0">
        <w:t>:4621.</w:t>
      </w:r>
    </w:p>
    <w:p w14:paraId="6DA922E0" w14:textId="77777777" w:rsidR="001103C0" w:rsidRPr="001103C0" w:rsidRDefault="001103C0" w:rsidP="001103C0">
      <w:pPr>
        <w:pStyle w:val="EndNoteBibliography"/>
        <w:spacing w:after="0"/>
        <w:ind w:left="720" w:hanging="720"/>
      </w:pPr>
      <w:r w:rsidRPr="001103C0">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1103C0">
        <w:rPr>
          <w:b/>
        </w:rPr>
        <w:t>14</w:t>
      </w:r>
      <w:r w:rsidRPr="001103C0">
        <w:t>:085010.</w:t>
      </w:r>
    </w:p>
    <w:p w14:paraId="1315F8CA" w14:textId="77777777" w:rsidR="001103C0" w:rsidRPr="001103C0" w:rsidRDefault="001103C0" w:rsidP="001103C0">
      <w:pPr>
        <w:pStyle w:val="EndNoteBibliography"/>
        <w:spacing w:after="0"/>
        <w:ind w:left="720" w:hanging="720"/>
      </w:pPr>
      <w:r w:rsidRPr="001103C0">
        <w:t xml:space="preserve">Boyd, M. A., L. T. Berner, A. C. Foster, S. J. Goetz, B. M. Rogers, X. J. Walker, and M. C. Mack. 2021. Historic declines in growth portend trembling aspen death during a contemporary leaf miner outbreak in Alaska. Ecosphere </w:t>
      </w:r>
      <w:r w:rsidRPr="001103C0">
        <w:rPr>
          <w:b/>
        </w:rPr>
        <w:t>12</w:t>
      </w:r>
      <w:r w:rsidRPr="001103C0">
        <w:t>:e03569.</w:t>
      </w:r>
    </w:p>
    <w:p w14:paraId="7462B586" w14:textId="77777777" w:rsidR="001103C0" w:rsidRPr="001103C0" w:rsidRDefault="001103C0" w:rsidP="001103C0">
      <w:pPr>
        <w:pStyle w:val="EndNoteBibliography"/>
        <w:spacing w:after="0"/>
        <w:ind w:left="720" w:hanging="720"/>
      </w:pPr>
      <w:r w:rsidRPr="001103C0">
        <w:t xml:space="preserve">Breiman, L. 2001. Random Forests. Machine Learning </w:t>
      </w:r>
      <w:r w:rsidRPr="001103C0">
        <w:rPr>
          <w:b/>
        </w:rPr>
        <w:t>45</w:t>
      </w:r>
      <w:r w:rsidRPr="001103C0">
        <w:t>:5-32.</w:t>
      </w:r>
    </w:p>
    <w:p w14:paraId="2AD6363A" w14:textId="1C2DCB06" w:rsidR="001103C0" w:rsidRPr="001103C0" w:rsidRDefault="001103C0" w:rsidP="001103C0">
      <w:pPr>
        <w:pStyle w:val="EndNoteBibliography"/>
        <w:spacing w:after="0"/>
        <w:ind w:left="720" w:hanging="720"/>
      </w:pPr>
      <w:r w:rsidRPr="001103C0">
        <w:t xml:space="preserve">Bronaugh, D., and A. Werner. 2012. zyp: Zhang + Yue-Pilon trends package. R package version 0.10-1.1. </w:t>
      </w:r>
      <w:hyperlink r:id="rId22" w:history="1">
        <w:r w:rsidRPr="001103C0">
          <w:rPr>
            <w:rStyle w:val="Hyperlink"/>
          </w:rPr>
          <w:t>https://CRAN.R-project.org/package=zyp</w:t>
        </w:r>
      </w:hyperlink>
      <w:r w:rsidRPr="001103C0">
        <w:t>.</w:t>
      </w:r>
    </w:p>
    <w:p w14:paraId="0C20FC90" w14:textId="77777777" w:rsidR="001103C0" w:rsidRPr="001103C0" w:rsidRDefault="001103C0" w:rsidP="001103C0">
      <w:pPr>
        <w:pStyle w:val="EndNoteBibliography"/>
        <w:spacing w:after="0"/>
        <w:ind w:left="720" w:hanging="720"/>
      </w:pPr>
      <w:r w:rsidRPr="001103C0">
        <w:t xml:space="preserve">Camps-Valls, G., M. Campos-Taberner, Á. Moreno-Martínez, S. Walther, G. Duveiller, A. Cescatti, M. D. Mahecha, J. Muñoz-Marí, F. J. García-Haro, and L. Guanter. 2021. A unified vegetation index for quantifying the terrestrial biosphere. Science Advances </w:t>
      </w:r>
      <w:r w:rsidRPr="001103C0">
        <w:rPr>
          <w:b/>
        </w:rPr>
        <w:t>7</w:t>
      </w:r>
      <w:r w:rsidRPr="001103C0">
        <w:t>:eabc7447.</w:t>
      </w:r>
    </w:p>
    <w:p w14:paraId="47D7959C" w14:textId="4542F659" w:rsidR="001103C0" w:rsidRPr="001103C0" w:rsidRDefault="001103C0" w:rsidP="001103C0">
      <w:pPr>
        <w:pStyle w:val="EndNoteBibliography"/>
        <w:spacing w:after="0"/>
        <w:ind w:left="720" w:hanging="720"/>
      </w:pPr>
      <w:r w:rsidRPr="001103C0">
        <w:t xml:space="preserve">dos Santos, A. 2017. landsat8: Landsat 8 Imagery Rescaled to Reflectance, Radiance and/or Temperature. R package version 0.1-10. </w:t>
      </w:r>
      <w:hyperlink r:id="rId23" w:history="1">
        <w:r w:rsidRPr="001103C0">
          <w:rPr>
            <w:rStyle w:val="Hyperlink"/>
          </w:rPr>
          <w:t>https://CRAN.R-project.org/package=landsat8</w:t>
        </w:r>
      </w:hyperlink>
      <w:r w:rsidRPr="001103C0">
        <w:t>.</w:t>
      </w:r>
    </w:p>
    <w:p w14:paraId="141F02C8" w14:textId="77777777" w:rsidR="001103C0" w:rsidRPr="001103C0" w:rsidRDefault="001103C0" w:rsidP="001103C0">
      <w:pPr>
        <w:pStyle w:val="EndNoteBibliography"/>
        <w:spacing w:after="0"/>
        <w:ind w:left="720" w:hanging="720"/>
      </w:pPr>
      <w:r w:rsidRPr="001103C0">
        <w:t xml:space="preserve">Forchhammer, M. 2017. Sea-ice induced growth decline in Arctic shrubs. Biology Letters </w:t>
      </w:r>
      <w:r w:rsidRPr="001103C0">
        <w:rPr>
          <w:b/>
        </w:rPr>
        <w:t>13</w:t>
      </w:r>
      <w:r w:rsidRPr="001103C0">
        <w:t>.</w:t>
      </w:r>
    </w:p>
    <w:p w14:paraId="156CD5A9" w14:textId="77777777" w:rsidR="001103C0" w:rsidRPr="001103C0" w:rsidRDefault="001103C0" w:rsidP="001103C0">
      <w:pPr>
        <w:pStyle w:val="EndNoteBibliography"/>
        <w:spacing w:after="0"/>
        <w:ind w:left="720" w:hanging="720"/>
      </w:pPr>
      <w:r w:rsidRPr="001103C0">
        <w:t xml:space="preserve">Frost, G. V., M. J. Macander, U. S. Bhatt, H. E. Epstein, L. T. Berner, J. W. Bjerke, B. C. Forbes, S. J. Goetz, M. J. Lara, T. Park, G. K. Phoenix, M. K. Raynolds, H. Tømmervik, and D. A. Walker. 2021. Tundra greenness [in “State of the Climate in 2020”]. Bulletin of the American Meteorological Society </w:t>
      </w:r>
      <w:r w:rsidRPr="001103C0">
        <w:rPr>
          <w:b/>
        </w:rPr>
        <w:t>102</w:t>
      </w:r>
      <w:r w:rsidRPr="001103C0">
        <w:t>:S290–S292.</w:t>
      </w:r>
    </w:p>
    <w:p w14:paraId="54D4ADA0" w14:textId="77777777" w:rsidR="001103C0" w:rsidRPr="001103C0" w:rsidRDefault="001103C0" w:rsidP="001103C0">
      <w:pPr>
        <w:pStyle w:val="EndNoteBibliography"/>
        <w:spacing w:after="0"/>
        <w:ind w:left="720" w:hanging="720"/>
      </w:pPr>
      <w:r w:rsidRPr="001103C0">
        <w:t xml:space="preserve">Gaglioti, B., L. T. Berner, B. M. Jones, K. M. Orndahl, A. P. Williams, L. Andreu‐Hayles, R. D’Arrigo, S. J. Goetz, and D. H. Mann. 2021. Tussocks enduring or shrubs greening: Alternate responses to changing fire regimes in the Noatak River Valley, Alaska. Journal of Geophysical Research: Biogeosciences </w:t>
      </w:r>
      <w:r w:rsidRPr="001103C0">
        <w:rPr>
          <w:b/>
        </w:rPr>
        <w:t>126</w:t>
      </w:r>
      <w:r w:rsidRPr="001103C0">
        <w:t>:e2020JG006009.</w:t>
      </w:r>
    </w:p>
    <w:p w14:paraId="7F2B7F20" w14:textId="77777777" w:rsidR="001103C0" w:rsidRPr="001103C0" w:rsidRDefault="001103C0" w:rsidP="001103C0">
      <w:pPr>
        <w:pStyle w:val="EndNoteBibliography"/>
        <w:spacing w:after="0"/>
        <w:ind w:left="720" w:hanging="720"/>
      </w:pPr>
      <w:r w:rsidRPr="001103C0">
        <w:t xml:space="preserve">Gamm, C. M., P. F. Sullivan, A. Buchwal, R. J. Dial, A. B. Young, D. A. Watts, S. M. Cahoon, J. M. Welker, and E. Post. 2018. Declining growth of deciduous shrubs in the warming climate of continental western Greenland. Journal of Ecology </w:t>
      </w:r>
      <w:r w:rsidRPr="001103C0">
        <w:rPr>
          <w:b/>
        </w:rPr>
        <w:t>106</w:t>
      </w:r>
      <w:r w:rsidRPr="001103C0">
        <w:t>:640-654.</w:t>
      </w:r>
    </w:p>
    <w:p w14:paraId="48819149" w14:textId="77777777" w:rsidR="001103C0" w:rsidRPr="001103C0" w:rsidRDefault="001103C0" w:rsidP="001103C0">
      <w:pPr>
        <w:pStyle w:val="EndNoteBibliography"/>
        <w:spacing w:after="0"/>
        <w:ind w:left="720" w:hanging="720"/>
      </w:pPr>
      <w:r w:rsidRPr="001103C0">
        <w:t xml:space="preserve">Gao, B.-C. 1996. NDWI—A normalized difference water index for remote sensing of vegetation liquid water from space. Remote Sensing of Environment </w:t>
      </w:r>
      <w:r w:rsidRPr="001103C0">
        <w:rPr>
          <w:b/>
        </w:rPr>
        <w:t>58</w:t>
      </w:r>
      <w:r w:rsidRPr="001103C0">
        <w:t>:257-266.</w:t>
      </w:r>
    </w:p>
    <w:p w14:paraId="52188059" w14:textId="77777777" w:rsidR="001103C0" w:rsidRPr="001103C0" w:rsidRDefault="001103C0" w:rsidP="001103C0">
      <w:pPr>
        <w:pStyle w:val="EndNoteBibliography"/>
        <w:spacing w:after="0"/>
        <w:ind w:left="720" w:hanging="720"/>
      </w:pPr>
      <w:r w:rsidRPr="001103C0">
        <w:t xml:space="preserve">Gitelson, A. A. 2004. Wide dynamic range vegetation index for remote quantification of biophysical characteristics of vegetation. Journal of plant physiology </w:t>
      </w:r>
      <w:r w:rsidRPr="001103C0">
        <w:rPr>
          <w:b/>
        </w:rPr>
        <w:t>161</w:t>
      </w:r>
      <w:r w:rsidRPr="001103C0">
        <w:t>:165-173.</w:t>
      </w:r>
    </w:p>
    <w:p w14:paraId="487B078F" w14:textId="77777777" w:rsidR="001103C0" w:rsidRPr="001103C0" w:rsidRDefault="001103C0" w:rsidP="001103C0">
      <w:pPr>
        <w:pStyle w:val="EndNoteBibliography"/>
        <w:spacing w:after="0"/>
        <w:ind w:left="720" w:hanging="720"/>
      </w:pPr>
      <w:r w:rsidRPr="001103C0">
        <w:t xml:space="preserve">Gitelson, A. A., and M. N. Merzlyak. 1998. Remote sensing of chlorophyll concentration in higher plant leaves. Advances in Space Research </w:t>
      </w:r>
      <w:r w:rsidRPr="001103C0">
        <w:rPr>
          <w:b/>
        </w:rPr>
        <w:t>22</w:t>
      </w:r>
      <w:r w:rsidRPr="001103C0">
        <w:t>:689-692.</w:t>
      </w:r>
    </w:p>
    <w:p w14:paraId="0259C7A8" w14:textId="77777777" w:rsidR="001103C0" w:rsidRPr="001103C0" w:rsidRDefault="001103C0" w:rsidP="001103C0">
      <w:pPr>
        <w:pStyle w:val="EndNoteBibliography"/>
        <w:spacing w:after="0"/>
        <w:ind w:left="720" w:hanging="720"/>
      </w:pPr>
      <w:r w:rsidRPr="001103C0">
        <w:t xml:space="preserve">Goetz, S. J., and S. D. Prince. 1999. Modelling Terrestrial Carbon Exchange and Storage: Evidence and Implications of Fuctional Convergence in Light-use Efficiency. Advances in Ecological Research </w:t>
      </w:r>
      <w:r w:rsidRPr="001103C0">
        <w:rPr>
          <w:b/>
        </w:rPr>
        <w:t>28</w:t>
      </w:r>
      <w:r w:rsidRPr="001103C0">
        <w:t>:57-92.</w:t>
      </w:r>
    </w:p>
    <w:p w14:paraId="4371DACC" w14:textId="77777777" w:rsidR="001103C0" w:rsidRPr="001103C0" w:rsidRDefault="001103C0" w:rsidP="001103C0">
      <w:pPr>
        <w:pStyle w:val="EndNoteBibliography"/>
        <w:spacing w:after="0"/>
        <w:ind w:left="720" w:hanging="720"/>
      </w:pPr>
      <w:r w:rsidRPr="001103C0">
        <w:t xml:space="preserve">Gorelick, N., M. Hancher, M. Dixon, S. Ilyushchenko, D. Thau, and R. Moore. 2017. Google Earth Engine: Planetary-scale geospatial analysis for everyone. Remote Sensing of Environment </w:t>
      </w:r>
      <w:r w:rsidRPr="001103C0">
        <w:rPr>
          <w:b/>
        </w:rPr>
        <w:t>202</w:t>
      </w:r>
      <w:r w:rsidRPr="001103C0">
        <w:t>:18-27.</w:t>
      </w:r>
    </w:p>
    <w:p w14:paraId="39938926" w14:textId="77777777" w:rsidR="001103C0" w:rsidRPr="001103C0" w:rsidRDefault="001103C0" w:rsidP="001103C0">
      <w:pPr>
        <w:pStyle w:val="EndNoteBibliography"/>
        <w:spacing w:after="0"/>
        <w:ind w:left="720" w:hanging="720"/>
      </w:pPr>
      <w:r w:rsidRPr="001103C0">
        <w:t xml:space="preserve">Goslee, S. 2011. Analyzing remote sensing data in R: The Landsat Package. The Journal of Statistial Software </w:t>
      </w:r>
      <w:r w:rsidRPr="001103C0">
        <w:rPr>
          <w:b/>
        </w:rPr>
        <w:t>43</w:t>
      </w:r>
      <w:r w:rsidRPr="001103C0">
        <w:t>.</w:t>
      </w:r>
    </w:p>
    <w:p w14:paraId="5FBD2E4D" w14:textId="77777777" w:rsidR="001103C0" w:rsidRPr="001103C0" w:rsidRDefault="001103C0" w:rsidP="001103C0">
      <w:pPr>
        <w:pStyle w:val="EndNoteBibliography"/>
        <w:spacing w:after="0"/>
        <w:ind w:left="720" w:hanging="720"/>
      </w:pPr>
      <w:r w:rsidRPr="001103C0">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1103C0">
        <w:rPr>
          <w:b/>
        </w:rPr>
        <w:t>342</w:t>
      </w:r>
      <w:r w:rsidRPr="001103C0">
        <w:t>:850.</w:t>
      </w:r>
    </w:p>
    <w:p w14:paraId="59C56E08" w14:textId="77777777" w:rsidR="001103C0" w:rsidRPr="001103C0" w:rsidRDefault="001103C0" w:rsidP="001103C0">
      <w:pPr>
        <w:pStyle w:val="EndNoteBibliography"/>
        <w:spacing w:after="0"/>
        <w:ind w:left="720" w:hanging="720"/>
      </w:pPr>
      <w:r w:rsidRPr="001103C0">
        <w:lastRenderedPageBreak/>
        <w:t xml:space="preserve">Hardisky, M., V. Klemas, and M. Smart. 1983. The influence of soil salinity, growth form, and leaf moisture on the spectral radiance of Spartina alterniflora. Photogrammetric Engineering &amp; Remote Sensing </w:t>
      </w:r>
      <w:r w:rsidRPr="001103C0">
        <w:rPr>
          <w:b/>
        </w:rPr>
        <w:t>49</w:t>
      </w:r>
      <w:r w:rsidRPr="001103C0">
        <w:t>:77-83.</w:t>
      </w:r>
    </w:p>
    <w:p w14:paraId="34188A73" w14:textId="125F8B07" w:rsidR="001103C0" w:rsidRPr="001103C0" w:rsidRDefault="001103C0" w:rsidP="001103C0">
      <w:pPr>
        <w:pStyle w:val="EndNoteBibliography"/>
        <w:spacing w:after="0"/>
        <w:ind w:left="720" w:hanging="720"/>
      </w:pPr>
      <w:r w:rsidRPr="001103C0">
        <w:t xml:space="preserve">Howat, I., A. Negrete, and B. Smith. 2015. MEaSUREs Greenland Ice Mapping Project (GIMP) Digital Elevation Model, Version 1. NASA National Snow and Ice Data Center Distributed Active Archive Center. doi: </w:t>
      </w:r>
      <w:hyperlink r:id="rId24" w:history="1">
        <w:r w:rsidRPr="001103C0">
          <w:rPr>
            <w:rStyle w:val="Hyperlink"/>
          </w:rPr>
          <w:t>https://doi.org/10.5067/NV34YUIXLP9W</w:t>
        </w:r>
      </w:hyperlink>
      <w:r w:rsidRPr="001103C0">
        <w:t>. [2021-11-23], Boulder, Colorado USA.</w:t>
      </w:r>
    </w:p>
    <w:p w14:paraId="67567A11" w14:textId="77777777" w:rsidR="001103C0" w:rsidRPr="001103C0" w:rsidRDefault="001103C0" w:rsidP="001103C0">
      <w:pPr>
        <w:pStyle w:val="EndNoteBibliography"/>
        <w:spacing w:after="0"/>
        <w:ind w:left="720" w:hanging="720"/>
      </w:pPr>
      <w:r w:rsidRPr="001103C0">
        <w:t xml:space="preserve">Howat, I. M., A. Negrete, and B. E. Smith. 2014. The Greenland Ice Mapping Project (GIMP) land classification and surface elevation data sets. The Cryosphere </w:t>
      </w:r>
      <w:r w:rsidRPr="001103C0">
        <w:rPr>
          <w:b/>
        </w:rPr>
        <w:t>8</w:t>
      </w:r>
      <w:r w:rsidRPr="001103C0">
        <w:t>:1509-1518.</w:t>
      </w:r>
    </w:p>
    <w:p w14:paraId="3D6648B1" w14:textId="77777777" w:rsidR="001103C0" w:rsidRPr="001103C0" w:rsidRDefault="001103C0" w:rsidP="001103C0">
      <w:pPr>
        <w:pStyle w:val="EndNoteBibliography"/>
        <w:spacing w:after="0"/>
        <w:ind w:left="720" w:hanging="720"/>
      </w:pPr>
      <w:r w:rsidRPr="001103C0">
        <w:t xml:space="preserve">Huete, A., K. Didan, T. Miura, E. P. Rodriguez, X. Gao, and L. G. Ferreira. 2002. Overview of the radiometric and biophysical performance of the MODIS vegetation indices. Remote Sensing of Environment </w:t>
      </w:r>
      <w:r w:rsidRPr="001103C0">
        <w:rPr>
          <w:b/>
        </w:rPr>
        <w:t>83</w:t>
      </w:r>
      <w:r w:rsidRPr="001103C0">
        <w:t>:195-213.</w:t>
      </w:r>
    </w:p>
    <w:p w14:paraId="6AF27F5D" w14:textId="77777777" w:rsidR="001103C0" w:rsidRPr="001103C0" w:rsidRDefault="001103C0" w:rsidP="001103C0">
      <w:pPr>
        <w:pStyle w:val="EndNoteBibliography"/>
        <w:spacing w:after="0"/>
        <w:ind w:left="720" w:hanging="720"/>
      </w:pPr>
      <w:r w:rsidRPr="001103C0">
        <w:t xml:space="preserve">Huete, A. R. 1988. A soil-adjusted vegetation index (SAVI). Remote Sensing of Environment </w:t>
      </w:r>
      <w:r w:rsidRPr="001103C0">
        <w:rPr>
          <w:b/>
        </w:rPr>
        <w:t>25</w:t>
      </w:r>
      <w:r w:rsidRPr="001103C0">
        <w:t>:295-309.</w:t>
      </w:r>
    </w:p>
    <w:p w14:paraId="33FD4CE6" w14:textId="77777777" w:rsidR="001103C0" w:rsidRPr="001103C0" w:rsidRDefault="001103C0" w:rsidP="001103C0">
      <w:pPr>
        <w:pStyle w:val="EndNoteBibliography"/>
        <w:spacing w:after="0"/>
        <w:ind w:left="720" w:hanging="720"/>
      </w:pPr>
      <w:r w:rsidRPr="001103C0">
        <w:t xml:space="preserve">Jiang, Z., A. R. Huete, K. Didan, and T. Miura. 2008. Development of a two-band enhanced vegetation index without a blue band. Remote Sensing of Environment </w:t>
      </w:r>
      <w:r w:rsidRPr="001103C0">
        <w:rPr>
          <w:b/>
        </w:rPr>
        <w:t>112</w:t>
      </w:r>
      <w:r w:rsidRPr="001103C0">
        <w:t>:3833-3845.</w:t>
      </w:r>
    </w:p>
    <w:p w14:paraId="362837AE" w14:textId="77777777" w:rsidR="001103C0" w:rsidRPr="001103C0" w:rsidRDefault="001103C0" w:rsidP="001103C0">
      <w:pPr>
        <w:pStyle w:val="EndNoteBibliography"/>
        <w:spacing w:after="0"/>
        <w:ind w:left="720" w:hanging="720"/>
      </w:pPr>
      <w:r w:rsidRPr="001103C0">
        <w:t xml:space="preserve">Ju, J., and J. G. Masek. 2016. The vegetation greenness trend in Canada and US Alaska from 1984–2012 Landsat data. Remote Sensing of Environment </w:t>
      </w:r>
      <w:r w:rsidRPr="001103C0">
        <w:rPr>
          <w:b/>
        </w:rPr>
        <w:t>176</w:t>
      </w:r>
      <w:r w:rsidRPr="001103C0">
        <w:t>:1-16.</w:t>
      </w:r>
    </w:p>
    <w:p w14:paraId="436BFE87" w14:textId="77777777" w:rsidR="001103C0" w:rsidRPr="001103C0" w:rsidRDefault="001103C0" w:rsidP="001103C0">
      <w:pPr>
        <w:pStyle w:val="EndNoteBibliography"/>
        <w:spacing w:after="0"/>
        <w:ind w:left="720" w:hanging="720"/>
      </w:pPr>
      <w:r w:rsidRPr="001103C0">
        <w:t>Key, C. H., and N. C. Benson. 1999. The Normalized Burn Ratio (NBR): A Landsat TM radiometric measure of burn severity. United States Geological Survey, Northern Rocky Mountain Science Center.(Bozeman, MT).</w:t>
      </w:r>
    </w:p>
    <w:p w14:paraId="05C84952" w14:textId="77777777" w:rsidR="001103C0" w:rsidRPr="001103C0" w:rsidRDefault="001103C0" w:rsidP="001103C0">
      <w:pPr>
        <w:pStyle w:val="EndNoteBibliography"/>
        <w:spacing w:after="0"/>
        <w:ind w:left="720" w:hanging="720"/>
      </w:pPr>
      <w:r w:rsidRPr="001103C0">
        <w:t xml:space="preserve">Marsett, R. C., J. Qi, P. Heilman, S. H. Biedenbender, M. C. Watson, S. Amer, M. Weltz, D. Goodrich, and R. Marsett. 2006. Remote sensing for grassland management in the arid southwest. Rangeland Ecology &amp; Management </w:t>
      </w:r>
      <w:r w:rsidRPr="001103C0">
        <w:rPr>
          <w:b/>
        </w:rPr>
        <w:t>59</w:t>
      </w:r>
      <w:r w:rsidRPr="001103C0">
        <w:t>:530-540.</w:t>
      </w:r>
    </w:p>
    <w:p w14:paraId="08499798" w14:textId="77777777" w:rsidR="001103C0" w:rsidRPr="001103C0" w:rsidRDefault="001103C0" w:rsidP="001103C0">
      <w:pPr>
        <w:pStyle w:val="EndNoteBibliography"/>
        <w:spacing w:after="0"/>
        <w:ind w:left="720" w:hanging="720"/>
      </w:pPr>
      <w:r w:rsidRPr="001103C0">
        <w:t xml:space="preserve">McFeeters, S. K. 1996. The use of the Normalized Difference Water Index (NDWI) in the delineation of open water features. International Journal of Remote Sensing </w:t>
      </w:r>
      <w:r w:rsidRPr="001103C0">
        <w:rPr>
          <w:b/>
        </w:rPr>
        <w:t>17</w:t>
      </w:r>
      <w:r w:rsidRPr="001103C0">
        <w:t>:1425-1432.</w:t>
      </w:r>
    </w:p>
    <w:p w14:paraId="68A779B2" w14:textId="77777777" w:rsidR="001103C0" w:rsidRPr="001103C0" w:rsidRDefault="001103C0" w:rsidP="001103C0">
      <w:pPr>
        <w:pStyle w:val="EndNoteBibliography"/>
        <w:spacing w:after="0"/>
        <w:ind w:left="720" w:hanging="720"/>
      </w:pPr>
      <w:r w:rsidRPr="001103C0">
        <w:t xml:space="preserve">Mekonnen, Z. A., W. J. Riley, L. T. Berner, N. J. Bouskill, M. S. Torn, G. Iwahana, A. L. Breen, I. H. Myers-Smith, M. G. Criado, Y. Liu, E. S. Euskirchen, S. J. Goetz, M. C. Mack, and R. F. Grant. 2021. Arctic tundra shrubification: a review of mechanisms and impacts on ecosystem carbon balance. Environmental Research Letters </w:t>
      </w:r>
      <w:r w:rsidRPr="001103C0">
        <w:rPr>
          <w:b/>
        </w:rPr>
        <w:t>16</w:t>
      </w:r>
      <w:r w:rsidRPr="001103C0">
        <w:t>:053001.</w:t>
      </w:r>
    </w:p>
    <w:p w14:paraId="78BD0803" w14:textId="77777777" w:rsidR="001103C0" w:rsidRPr="001103C0" w:rsidRDefault="001103C0" w:rsidP="001103C0">
      <w:pPr>
        <w:pStyle w:val="EndNoteBibliography"/>
        <w:spacing w:after="0"/>
        <w:ind w:left="720" w:hanging="720"/>
      </w:pPr>
      <w:r w:rsidRPr="001103C0">
        <w:t xml:space="preserve">Merzlyak, M. N., A. A. Gitelson, O. B. Chivkunova, and V. Y. Rakitin. 1999. Non‐destructive optical detection of pigment changes during leaf senescence and fruit ripening. Physiologia plantarum </w:t>
      </w:r>
      <w:r w:rsidRPr="001103C0">
        <w:rPr>
          <w:b/>
        </w:rPr>
        <w:t>106</w:t>
      </w:r>
      <w:r w:rsidRPr="001103C0">
        <w:t>:135-141.</w:t>
      </w:r>
    </w:p>
    <w:p w14:paraId="092E97BB" w14:textId="77777777" w:rsidR="001103C0" w:rsidRPr="001103C0" w:rsidRDefault="001103C0" w:rsidP="001103C0">
      <w:pPr>
        <w:pStyle w:val="EndNoteBibliography"/>
        <w:spacing w:after="0"/>
        <w:ind w:left="720" w:hanging="720"/>
      </w:pPr>
      <w:r w:rsidRPr="001103C0">
        <w:t xml:space="preserve">Myers-Smith, I. H., J. T. Kerby, G. K. Phoenix, J. W. Bjerke, H. E. Epstein, J. J. Assmann, C. John, L. Andreu-Hayles, S. Angers-Blondin, P. S. A. Beck, L. T. Berner, U. S. Bhatt, A. D. Bjorkman, D. Blok, A. Bryn, C. T. Christiansen, J. H. C. Cornelissen, A. M. Cunliffe, S. C. Elmendorf, B. C. Forbes, S. J. Goetz, R. D. Hollister, R. de Jong, M. M. Loranty, M. Macias-Fauria, K. Maseyk, S. Normand, J. Olofsson, T. C. Parker, F.-J. W. Parmentier, E. Post, G. Schaepman-Strub, F. Stordal, P. F. Sullivan, H. J. D. Thomas, H. Tømmervik, R. Treharne, C. E. Tweedie, D. A. Walker, M. Wilmking, and S. Wipf. 2020. Complexity revealed in the greening of the Arctic. Nature Climate Change </w:t>
      </w:r>
      <w:r w:rsidRPr="001103C0">
        <w:rPr>
          <w:b/>
        </w:rPr>
        <w:t>10</w:t>
      </w:r>
      <w:r w:rsidRPr="001103C0">
        <w:t>:106-117.</w:t>
      </w:r>
    </w:p>
    <w:p w14:paraId="4EAC0242" w14:textId="77777777" w:rsidR="001103C0" w:rsidRPr="001103C0" w:rsidRDefault="001103C0" w:rsidP="001103C0">
      <w:pPr>
        <w:pStyle w:val="EndNoteBibliography"/>
        <w:spacing w:after="0"/>
        <w:ind w:left="720" w:hanging="720"/>
      </w:pPr>
      <w:r w:rsidRPr="001103C0">
        <w:t>National Academies of Sciences. 2018. Thriving on Our Changing Planet: A Decadal Strategy for Earth Observation from Space. The National Academies Press, Washington, DC.</w:t>
      </w:r>
    </w:p>
    <w:p w14:paraId="5C5839B3" w14:textId="77777777" w:rsidR="001103C0" w:rsidRPr="001103C0" w:rsidRDefault="001103C0" w:rsidP="001103C0">
      <w:pPr>
        <w:pStyle w:val="EndNoteBibliography"/>
        <w:spacing w:after="0"/>
        <w:ind w:left="720" w:hanging="720"/>
      </w:pPr>
      <w:r w:rsidRPr="001103C0">
        <w:t xml:space="preserve">Pekel, J.-F., A. Cottam, N. Gorelick, and A. S. Belward. 2016. High-resolution mapping of global surface water and its long-term changes. Nature </w:t>
      </w:r>
      <w:r w:rsidRPr="001103C0">
        <w:rPr>
          <w:b/>
        </w:rPr>
        <w:t>540</w:t>
      </w:r>
      <w:r w:rsidRPr="001103C0">
        <w:t>:418-422.</w:t>
      </w:r>
    </w:p>
    <w:p w14:paraId="094AD2DD" w14:textId="77777777" w:rsidR="001103C0" w:rsidRPr="001103C0" w:rsidRDefault="001103C0" w:rsidP="001103C0">
      <w:pPr>
        <w:pStyle w:val="EndNoteBibliography"/>
        <w:spacing w:after="0"/>
        <w:ind w:left="720" w:hanging="720"/>
      </w:pPr>
      <w:r w:rsidRPr="001103C0">
        <w:t>R Core Team. 2020. R: A Language and Environment for Statistical Computing. R Foundation for Statistical Computing, Vienna.</w:t>
      </w:r>
    </w:p>
    <w:p w14:paraId="2241B08F" w14:textId="77777777" w:rsidR="001103C0" w:rsidRPr="001103C0" w:rsidRDefault="001103C0" w:rsidP="001103C0">
      <w:pPr>
        <w:pStyle w:val="EndNoteBibliography"/>
        <w:spacing w:after="0"/>
        <w:ind w:left="720" w:hanging="720"/>
      </w:pPr>
      <w:r w:rsidRPr="001103C0">
        <w:t xml:space="preserve">Rock, B., J. Vogelmann, D. Williams, A. Vogelmann, and T. Hoshizaki. 1986. Remote detection of forest damage. BioScience </w:t>
      </w:r>
      <w:r w:rsidRPr="001103C0">
        <w:rPr>
          <w:b/>
        </w:rPr>
        <w:t>36</w:t>
      </w:r>
      <w:r w:rsidRPr="001103C0">
        <w:t>:439-445.</w:t>
      </w:r>
    </w:p>
    <w:p w14:paraId="40AF1D70" w14:textId="77777777" w:rsidR="001103C0" w:rsidRPr="001103C0" w:rsidRDefault="001103C0" w:rsidP="001103C0">
      <w:pPr>
        <w:pStyle w:val="EndNoteBibliography"/>
        <w:spacing w:after="0"/>
        <w:ind w:left="720" w:hanging="720"/>
      </w:pPr>
      <w:r w:rsidRPr="001103C0">
        <w:t xml:space="preserve">Rouse, J., R. Haas, J. Schell, and D. Deering. 1974. Monitoring vegetation systems in the Great Plains with ERTS. NASA special publication </w:t>
      </w:r>
      <w:r w:rsidRPr="001103C0">
        <w:rPr>
          <w:b/>
        </w:rPr>
        <w:t>351</w:t>
      </w:r>
      <w:r w:rsidRPr="001103C0">
        <w:t>:309-317.</w:t>
      </w:r>
    </w:p>
    <w:p w14:paraId="2D391824" w14:textId="77777777" w:rsidR="001103C0" w:rsidRPr="001103C0" w:rsidRDefault="001103C0" w:rsidP="001103C0">
      <w:pPr>
        <w:pStyle w:val="EndNoteBibliography"/>
        <w:spacing w:after="0"/>
        <w:ind w:left="720" w:hanging="720"/>
      </w:pPr>
      <w:r w:rsidRPr="001103C0">
        <w:lastRenderedPageBreak/>
        <w:t xml:space="preserve">Roy, D. P., V. Kovalskyy, H. K. Zhang, E. F. Vermote, L. Yan, S. S. Kumar, and A. Egorov. 2016. Characterization of Landsat-7 to Landsat-8 reflective wavelength and normalized difference vegetation index continuity. Remote Sensing of Environment </w:t>
      </w:r>
      <w:r w:rsidRPr="001103C0">
        <w:rPr>
          <w:b/>
        </w:rPr>
        <w:t>185</w:t>
      </w:r>
      <w:r w:rsidRPr="001103C0">
        <w:t>:57-70.</w:t>
      </w:r>
    </w:p>
    <w:p w14:paraId="4153A5BF" w14:textId="77777777" w:rsidR="001103C0" w:rsidRPr="001103C0" w:rsidRDefault="001103C0" w:rsidP="001103C0">
      <w:pPr>
        <w:pStyle w:val="EndNoteBibliography"/>
        <w:spacing w:after="0"/>
        <w:ind w:left="720" w:hanging="720"/>
      </w:pPr>
      <w:r w:rsidRPr="001103C0">
        <w:t xml:space="preserve">Tucker, C. J. 1979. Red and photographic infrared linear combinations for monitoring vegetation. Remote Sensing of Environment </w:t>
      </w:r>
      <w:r w:rsidRPr="001103C0">
        <w:rPr>
          <w:b/>
        </w:rPr>
        <w:t>8</w:t>
      </w:r>
      <w:r w:rsidRPr="001103C0">
        <w:t>:127-150.</w:t>
      </w:r>
    </w:p>
    <w:p w14:paraId="6B204E94" w14:textId="77777777" w:rsidR="001103C0" w:rsidRPr="001103C0" w:rsidRDefault="001103C0" w:rsidP="001103C0">
      <w:pPr>
        <w:pStyle w:val="EndNoteBibliography"/>
        <w:spacing w:after="0"/>
        <w:ind w:left="720" w:hanging="720"/>
      </w:pPr>
      <w:r w:rsidRPr="001103C0">
        <w:t xml:space="preserve">Verdonen, M., L. T. Berner, B. C. Forbes, and T. Kumpula. 2020. Periglacial vegetation dynamics in Arctic Russia: decadal analysis of tundra regeneration on landslides with time series satellite imagery. Environmental Research Letters </w:t>
      </w:r>
      <w:r w:rsidRPr="001103C0">
        <w:rPr>
          <w:b/>
        </w:rPr>
        <w:t>15</w:t>
      </w:r>
      <w:r w:rsidRPr="001103C0">
        <w:t>:105020.</w:t>
      </w:r>
    </w:p>
    <w:p w14:paraId="5A4B7645" w14:textId="77777777" w:rsidR="001103C0" w:rsidRPr="001103C0" w:rsidRDefault="001103C0" w:rsidP="001103C0">
      <w:pPr>
        <w:pStyle w:val="EndNoteBibliography"/>
        <w:spacing w:after="0"/>
        <w:ind w:left="720" w:hanging="720"/>
      </w:pPr>
      <w:r w:rsidRPr="001103C0">
        <w:t xml:space="preserve">Walker, X. J., H. D. Alexander, L. T. Berner, M. A. Boyd, M. M. Loranty, S. M. Natali, and M. C. Mack. 2021. Positive response of tree productivity to warming is reversed by increased tree density at the Arctic tundra-taiga ecotone. Canadian Journal of Forest Research </w:t>
      </w:r>
      <w:r w:rsidRPr="001103C0">
        <w:rPr>
          <w:b/>
        </w:rPr>
        <w:t>51</w:t>
      </w:r>
      <w:r w:rsidRPr="001103C0">
        <w:t>:1323-1338.</w:t>
      </w:r>
    </w:p>
    <w:p w14:paraId="0C2D4885" w14:textId="77777777" w:rsidR="001103C0" w:rsidRPr="001103C0" w:rsidRDefault="001103C0" w:rsidP="001103C0">
      <w:pPr>
        <w:pStyle w:val="EndNoteBibliography"/>
        <w:spacing w:after="0"/>
        <w:ind w:left="720" w:hanging="720"/>
      </w:pPr>
      <w:r w:rsidRPr="001103C0">
        <w:t xml:space="preserve">Wang, J. A., and M. A. Friedl. 2019. The role of land cover change in Arctic-Boreal greening and browning trends. Environmental Research Letters </w:t>
      </w:r>
      <w:r w:rsidRPr="001103C0">
        <w:rPr>
          <w:b/>
        </w:rPr>
        <w:t>14</w:t>
      </w:r>
      <w:r w:rsidRPr="001103C0">
        <w:t>:125007.</w:t>
      </w:r>
    </w:p>
    <w:p w14:paraId="0C20BE27" w14:textId="77777777" w:rsidR="001103C0" w:rsidRPr="001103C0" w:rsidRDefault="001103C0" w:rsidP="001103C0">
      <w:pPr>
        <w:pStyle w:val="EndNoteBibliography"/>
        <w:spacing w:after="0"/>
        <w:ind w:left="720" w:hanging="720"/>
      </w:pPr>
      <w:r w:rsidRPr="001103C0">
        <w:t xml:space="preserve">Woodcock, C. E., R. Allen, M. Anderson, A. Belward, R. Bindschadler, W. Cohen, F. Gao, S. N. Goward, D. Helder, E. Helmer, R. Nemani, L. Oreopoulos, J. Schott, P. S. Thenkabail, E. F. Vermote, J. Vogelmann, M. A. Wulder, R. Wynne, and T. Landsat Sci. 2008. Free access to Landsat imagery. science </w:t>
      </w:r>
      <w:r w:rsidRPr="001103C0">
        <w:rPr>
          <w:b/>
        </w:rPr>
        <w:t>320</w:t>
      </w:r>
      <w:r w:rsidRPr="001103C0">
        <w:t>:1011-1011.</w:t>
      </w:r>
    </w:p>
    <w:p w14:paraId="28BB135F" w14:textId="77777777" w:rsidR="001103C0" w:rsidRPr="001103C0" w:rsidRDefault="001103C0" w:rsidP="001103C0">
      <w:pPr>
        <w:pStyle w:val="EndNoteBibliography"/>
        <w:spacing w:after="0"/>
        <w:ind w:left="720" w:hanging="720"/>
      </w:pPr>
      <w:r w:rsidRPr="001103C0">
        <w:t xml:space="preserve">Wright, M. N., and A. Ziegler. 2017. Ranger: a fast implementation of random forests for high dimensional data in C++ and R. Journal of statistical software </w:t>
      </w:r>
      <w:r w:rsidRPr="001103C0">
        <w:rPr>
          <w:b/>
        </w:rPr>
        <w:t>77</w:t>
      </w:r>
      <w:r w:rsidRPr="001103C0">
        <w:t>:1-17.</w:t>
      </w:r>
    </w:p>
    <w:p w14:paraId="7B7B7DD7" w14:textId="77777777" w:rsidR="001103C0" w:rsidRPr="001103C0" w:rsidRDefault="001103C0" w:rsidP="001103C0">
      <w:pPr>
        <w:pStyle w:val="EndNoteBibliography"/>
        <w:spacing w:after="0"/>
        <w:ind w:left="720" w:hanging="720"/>
      </w:pPr>
      <w:r w:rsidRPr="001103C0">
        <w:t xml:space="preserve">Wulder, M.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Sheng, J. Storey, E. Vermote, J. Vogelmann, J. C. White, R. H. Wynne, and Z. Zhu. 2019. Current status of Landsat program, science, and applications. Remote Sensing of Environment </w:t>
      </w:r>
      <w:r w:rsidRPr="001103C0">
        <w:rPr>
          <w:b/>
        </w:rPr>
        <w:t>225</w:t>
      </w:r>
      <w:r w:rsidRPr="001103C0">
        <w:t>:127-147.</w:t>
      </w:r>
    </w:p>
    <w:p w14:paraId="11341AF9" w14:textId="77777777" w:rsidR="001103C0" w:rsidRPr="001103C0" w:rsidRDefault="001103C0" w:rsidP="001103C0">
      <w:pPr>
        <w:pStyle w:val="EndNoteBibliography"/>
        <w:ind w:left="720" w:hanging="720"/>
      </w:pPr>
      <w:r w:rsidRPr="001103C0">
        <w:t xml:space="preserve">Zhu, Z., S. Wang, and C. E. Woodcock. 2015. Improvement and expansion of the Fmask algorithm: cloud, cloud shadow, and snow detection for Landsats 4–7, 8, and Sentinel 2 images. Remote Sensing of Environment </w:t>
      </w:r>
      <w:r w:rsidRPr="001103C0">
        <w:rPr>
          <w:b/>
        </w:rPr>
        <w:t>159</w:t>
      </w:r>
      <w:r w:rsidRPr="001103C0">
        <w:t>:269-277.</w:t>
      </w:r>
    </w:p>
    <w:p w14:paraId="319B9F96" w14:textId="4B9794CB" w:rsidR="00BE49FA" w:rsidRPr="00BE49FA" w:rsidRDefault="00D8312E" w:rsidP="00C81F1B">
      <w:pPr>
        <w:pStyle w:val="Heading1"/>
      </w:pPr>
      <w:r>
        <w:fldChar w:fldCharType="end"/>
      </w:r>
    </w:p>
    <w:sectPr w:rsidR="00BE49FA" w:rsidRPr="00BE49FA" w:rsidSect="00530265">
      <w:headerReference w:type="default" r:id="rId25"/>
      <w:footerReference w:type="default" r:id="rId2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kob Johann Assmann" w:date="2022-01-13T14:05:00Z" w:initials="JJA">
    <w:p w14:paraId="65F6532D" w14:textId="215734F3" w:rsidR="001A340C" w:rsidRDefault="001A340C">
      <w:pPr>
        <w:pStyle w:val="CommentText"/>
      </w:pPr>
      <w:r>
        <w:rPr>
          <w:rStyle w:val="CommentReference"/>
        </w:rPr>
        <w:annotationRef/>
      </w:r>
      <w:r>
        <w:t xml:space="preserve">Nice one! I like the abstract. All the key components covered. Small suggestions just to polish it even more. </w:t>
      </w:r>
    </w:p>
  </w:comment>
  <w:comment w:id="3" w:author="Jakob Johann Assmann" w:date="2022-01-13T13:54:00Z" w:initials="JJA">
    <w:p w14:paraId="358DC14A" w14:textId="4099F677" w:rsidR="00E95193" w:rsidRDefault="00E95193">
      <w:pPr>
        <w:pStyle w:val="CommentText"/>
      </w:pPr>
      <w:r>
        <w:rPr>
          <w:rStyle w:val="CommentReference"/>
        </w:rPr>
        <w:annotationRef/>
      </w:r>
      <w:r>
        <w:t xml:space="preserve">I felt like the intro bit of the abstract </w:t>
      </w:r>
      <w:r w:rsidR="00046811">
        <w:t>could perhaps be a bit shorter</w:t>
      </w:r>
      <w:r>
        <w:t>. I would suggest cutting it down by one sentence, so that the third sentence becomes the one stating the problem. One option could be to remove the highlighted bit and rephrase the two remaining sentences as follows:</w:t>
      </w:r>
    </w:p>
    <w:p w14:paraId="56C1078E" w14:textId="24A15AF4" w:rsidR="00E95193" w:rsidRDefault="00E95193">
      <w:pPr>
        <w:pStyle w:val="CommentText"/>
      </w:pPr>
    </w:p>
    <w:p w14:paraId="5D2B1596" w14:textId="5F0446F7" w:rsidR="00E95193" w:rsidRDefault="00E95193">
      <w:pPr>
        <w:pStyle w:val="CommentText"/>
      </w:pPr>
      <w:r>
        <w:t>“</w:t>
      </w:r>
      <w:r w:rsidRPr="00792C3C">
        <w:rPr>
          <w:rFonts w:ascii="Times New Roman" w:hAnsi="Times New Roman" w:cs="Times New Roman"/>
          <w:sz w:val="24"/>
          <w:szCs w:val="24"/>
        </w:rPr>
        <w:t>The Landsat satellite</w:t>
      </w:r>
      <w:r>
        <w:rPr>
          <w:rFonts w:ascii="Times New Roman" w:hAnsi="Times New Roman" w:cs="Times New Roman"/>
          <w:sz w:val="24"/>
          <w:szCs w:val="24"/>
        </w:rPr>
        <w:t>s</w:t>
      </w:r>
      <w:r w:rsidRPr="00792C3C">
        <w:rPr>
          <w:rFonts w:ascii="Times New Roman" w:hAnsi="Times New Roman" w:cs="Times New Roman"/>
          <w:sz w:val="24"/>
          <w:szCs w:val="24"/>
        </w:rPr>
        <w:t xml:space="preserve"> provid</w:t>
      </w:r>
      <w:r>
        <w:rPr>
          <w:rFonts w:ascii="Times New Roman" w:hAnsi="Times New Roman" w:cs="Times New Roman"/>
          <w:sz w:val="24"/>
          <w:szCs w:val="24"/>
        </w:rPr>
        <w:t>e</w:t>
      </w:r>
      <w:r w:rsidRPr="00792C3C">
        <w:rPr>
          <w:rFonts w:ascii="Times New Roman" w:hAnsi="Times New Roman" w:cs="Times New Roman"/>
          <w:sz w:val="24"/>
          <w:szCs w:val="24"/>
        </w:rPr>
        <w:t xml:space="preserve"> near</w:t>
      </w:r>
      <w:r>
        <w:rPr>
          <w:rFonts w:ascii="Times New Roman" w:hAnsi="Times New Roman" w:cs="Times New Roman"/>
          <w:sz w:val="24"/>
          <w:szCs w:val="24"/>
        </w:rPr>
        <w:t>-</w:t>
      </w:r>
      <w:r w:rsidRPr="00792C3C">
        <w:rPr>
          <w:rFonts w:ascii="Times New Roman" w:hAnsi="Times New Roman" w:cs="Times New Roman"/>
          <w:sz w:val="24"/>
          <w:szCs w:val="24"/>
        </w:rPr>
        <w:t>global surface reflectance measurements since the early 1980s</w:t>
      </w:r>
      <w:r>
        <w:rPr>
          <w:rFonts w:ascii="Times New Roman" w:hAnsi="Times New Roman" w:cs="Times New Roman"/>
          <w:sz w:val="24"/>
          <w:szCs w:val="24"/>
        </w:rPr>
        <w:t xml:space="preserve"> and</w:t>
      </w:r>
      <w:r w:rsidR="00046811">
        <w:rPr>
          <w:rFonts w:ascii="Times New Roman" w:hAnsi="Times New Roman" w:cs="Times New Roman"/>
          <w:sz w:val="24"/>
          <w:szCs w:val="24"/>
        </w:rPr>
        <w:t xml:space="preserve"> time-series of</w:t>
      </w:r>
      <w:r>
        <w:rPr>
          <w:rFonts w:ascii="Times New Roman" w:hAnsi="Times New Roman" w:cs="Times New Roman"/>
          <w:sz w:val="24"/>
          <w:szCs w:val="24"/>
        </w:rPr>
        <w:t xml:space="preserve"> </w:t>
      </w:r>
      <w:r w:rsidR="00046811">
        <w:rPr>
          <w:rFonts w:ascii="Times New Roman" w:hAnsi="Times New Roman" w:cs="Times New Roman"/>
          <w:sz w:val="24"/>
          <w:szCs w:val="24"/>
        </w:rPr>
        <w:t>Landsat-</w:t>
      </w:r>
      <w:r w:rsidRPr="00792C3C">
        <w:rPr>
          <w:rFonts w:ascii="Times New Roman" w:hAnsi="Times New Roman" w:cs="Times New Roman"/>
          <w:sz w:val="24"/>
          <w:szCs w:val="24"/>
        </w:rPr>
        <w:t>derive</w:t>
      </w:r>
      <w:r w:rsidR="00046811">
        <w:rPr>
          <w:rFonts w:ascii="Times New Roman" w:hAnsi="Times New Roman" w:cs="Times New Roman"/>
          <w:sz w:val="24"/>
          <w:szCs w:val="24"/>
        </w:rPr>
        <w:t>d</w:t>
      </w:r>
      <w:r w:rsidRPr="00792C3C">
        <w:rPr>
          <w:rFonts w:ascii="Times New Roman" w:hAnsi="Times New Roman" w:cs="Times New Roman"/>
          <w:sz w:val="24"/>
          <w:szCs w:val="24"/>
        </w:rPr>
        <w:t xml:space="preserve"> spectral indices (e.g., NDVI) </w:t>
      </w:r>
      <w:r w:rsidR="00046811">
        <w:rPr>
          <w:rFonts w:ascii="Times New Roman" w:hAnsi="Times New Roman" w:cs="Times New Roman"/>
          <w:sz w:val="24"/>
          <w:szCs w:val="24"/>
        </w:rPr>
        <w:t>have become a cornerstone of remotely-sensed assessments of [</w:t>
      </w:r>
      <w:r>
        <w:rPr>
          <w:rFonts w:ascii="Times New Roman" w:hAnsi="Times New Roman" w:cs="Times New Roman"/>
          <w:sz w:val="24"/>
          <w:szCs w:val="24"/>
        </w:rPr>
        <w:t xml:space="preserve">seasonal </w:t>
      </w:r>
      <w:r w:rsidRPr="00792C3C">
        <w:rPr>
          <w:rFonts w:ascii="Times New Roman" w:hAnsi="Times New Roman" w:cs="Times New Roman"/>
          <w:sz w:val="24"/>
          <w:szCs w:val="24"/>
        </w:rPr>
        <w:t>to multi-decadal</w:t>
      </w:r>
      <w:r w:rsidR="00046811">
        <w:rPr>
          <w:rFonts w:ascii="Times New Roman" w:hAnsi="Times New Roman" w:cs="Times New Roman"/>
          <w:sz w:val="24"/>
          <w:szCs w:val="24"/>
        </w:rPr>
        <w:t>]</w:t>
      </w:r>
      <w:r w:rsidRPr="00792C3C">
        <w:rPr>
          <w:rFonts w:ascii="Times New Roman" w:hAnsi="Times New Roman" w:cs="Times New Roman"/>
          <w:sz w:val="24"/>
          <w:szCs w:val="24"/>
        </w:rPr>
        <w:t xml:space="preserve"> changes in ecosystem biophysical </w:t>
      </w:r>
      <w:r>
        <w:rPr>
          <w:rFonts w:ascii="Times New Roman" w:hAnsi="Times New Roman" w:cs="Times New Roman"/>
          <w:sz w:val="24"/>
          <w:szCs w:val="24"/>
        </w:rPr>
        <w:t xml:space="preserve">properties </w:t>
      </w:r>
      <w:r w:rsidRPr="00792C3C">
        <w:rPr>
          <w:rFonts w:ascii="Times New Roman" w:hAnsi="Times New Roman" w:cs="Times New Roman"/>
          <w:sz w:val="24"/>
          <w:szCs w:val="24"/>
        </w:rPr>
        <w:t>such as vegetation greenness.</w:t>
      </w:r>
      <w:r>
        <w:rPr>
          <w:rFonts w:ascii="Times New Roman" w:hAnsi="Times New Roman" w:cs="Times New Roman"/>
          <w:sz w:val="24"/>
          <w:szCs w:val="24"/>
        </w:rPr>
        <w:t>”</w:t>
      </w:r>
    </w:p>
    <w:p w14:paraId="139FE625" w14:textId="664C5D28" w:rsidR="00E95193" w:rsidRDefault="00E95193">
      <w:pPr>
        <w:pStyle w:val="CommentText"/>
      </w:pPr>
    </w:p>
    <w:p w14:paraId="1A9EA5A5" w14:textId="10763AAC" w:rsidR="00046811" w:rsidRDefault="00046811">
      <w:pPr>
        <w:pStyle w:val="CommentText"/>
      </w:pPr>
      <w:r>
        <w:t>"</w:t>
      </w:r>
      <w:proofErr w:type="gramStart"/>
      <w:r>
        <w:t>seasonal</w:t>
      </w:r>
      <w:proofErr w:type="gramEnd"/>
      <w:r>
        <w:t xml:space="preserve"> to multi-decadal” could be replaced with “temporal” to save some words</w:t>
      </w:r>
      <w:r w:rsidR="001A340C">
        <w:t>, or just “multi-decadal” as we only refer to that in the next sentence?</w:t>
      </w:r>
    </w:p>
    <w:p w14:paraId="0C43D9EC" w14:textId="77777777" w:rsidR="00046811" w:rsidRDefault="00046811">
      <w:pPr>
        <w:pStyle w:val="CommentText"/>
      </w:pPr>
    </w:p>
    <w:p w14:paraId="1A54B4BB" w14:textId="1074AAB0" w:rsidR="00046811" w:rsidRDefault="00046811">
      <w:pPr>
        <w:pStyle w:val="CommentText"/>
      </w:pPr>
      <w:r>
        <w:t xml:space="preserve">But it does not bother me a lot, so happy to leave it like it is if you would prefer as it is also. </w:t>
      </w:r>
      <w:r>
        <w:sym w:font="Wingdings" w:char="F04A"/>
      </w:r>
    </w:p>
  </w:comment>
  <w:comment w:id="6" w:author="Jakob Johann Assmann" w:date="2022-01-13T13:45:00Z" w:initials="JJA">
    <w:p w14:paraId="69705B71" w14:textId="77777777" w:rsidR="003C73CA" w:rsidRDefault="003C73CA">
      <w:pPr>
        <w:pStyle w:val="CommentText"/>
      </w:pPr>
      <w:r>
        <w:rPr>
          <w:rStyle w:val="CommentReference"/>
        </w:rPr>
        <w:annotationRef/>
      </w:r>
      <w:r>
        <w:t xml:space="preserve">I think this might need unpacking a bit more. Without previous knowledge the reader might not now that there are differences between the Landsat sensors that could impact the quality of the data. </w:t>
      </w:r>
    </w:p>
    <w:p w14:paraId="06F8CF10" w14:textId="77777777" w:rsidR="003C73CA" w:rsidRDefault="003C73CA">
      <w:pPr>
        <w:pStyle w:val="CommentText"/>
      </w:pPr>
    </w:p>
    <w:p w14:paraId="625FF55E" w14:textId="4E460072" w:rsidR="003C73CA" w:rsidRDefault="003C73CA">
      <w:pPr>
        <w:pStyle w:val="CommentText"/>
      </w:pPr>
      <w:r>
        <w:t xml:space="preserve">Perhaps this could be rephrased to: “[…], as well as challenges with cross-calibration of </w:t>
      </w:r>
      <w:r w:rsidR="00030ECE">
        <w:t>the different generations of Landsat sensors and […]” – or something along those lines?</w:t>
      </w:r>
    </w:p>
  </w:comment>
  <w:comment w:id="11" w:author="Jakob Johann Assmann" w:date="2022-01-13T13:48:00Z" w:initials="JJA">
    <w:p w14:paraId="77ABAE21" w14:textId="00933C7F" w:rsidR="00030ECE" w:rsidRDefault="00030ECE">
      <w:pPr>
        <w:pStyle w:val="CommentText"/>
      </w:pPr>
      <w:r>
        <w:rPr>
          <w:rStyle w:val="CommentReference"/>
        </w:rPr>
        <w:annotationRef/>
      </w:r>
      <w:r>
        <w:t>Could we be more specific here? What are those other aspects? Or perhaps just omit point 4 here?</w:t>
      </w:r>
    </w:p>
  </w:comment>
  <w:comment w:id="14" w:author="Logan Berner" w:date="2021-09-08T18:59:00Z" w:initials="LB">
    <w:p w14:paraId="49D52033" w14:textId="4FA25E85" w:rsidR="00142AEA" w:rsidRDefault="00142AEA">
      <w:pPr>
        <w:pStyle w:val="CommentText"/>
      </w:pPr>
      <w:r>
        <w:rPr>
          <w:rFonts w:ascii="Georgia" w:hAnsi="Georgia" w:cs="Times New Roman"/>
          <w:sz w:val="28"/>
          <w:szCs w:val="28"/>
        </w:rPr>
        <w:t>“</w:t>
      </w:r>
      <w:r>
        <w:rPr>
          <w:rStyle w:val="CommentReference"/>
        </w:rPr>
        <w:annotationRef/>
      </w:r>
      <w:r w:rsidRPr="00F751FB">
        <w:rPr>
          <w:rFonts w:ascii="Georgia" w:hAnsi="Georgia" w:cs="Times New Roman"/>
          <w:sz w:val="28"/>
          <w:szCs w:val="28"/>
        </w:rPr>
        <w:t xml:space="preserve">The SN should clearly describe the relationship of the software to existing software in the field. Does it supplement, </w:t>
      </w:r>
      <w:proofErr w:type="spellStart"/>
      <w:r w:rsidRPr="00F751FB">
        <w:rPr>
          <w:rFonts w:ascii="Georgia" w:hAnsi="Georgia" w:cs="Times New Roman"/>
          <w:sz w:val="28"/>
          <w:szCs w:val="28"/>
        </w:rPr>
        <w:t>supercede</w:t>
      </w:r>
      <w:proofErr w:type="spellEnd"/>
      <w:r w:rsidRPr="00F751FB">
        <w:rPr>
          <w:rFonts w:ascii="Georgia" w:hAnsi="Georgia" w:cs="Times New Roman"/>
          <w:sz w:val="28"/>
          <w:szCs w:val="28"/>
        </w:rPr>
        <w:t xml:space="preserve">, or compete with existing software packages? What new features does it provide to users (e.g., a coherent analytical framework, novel functions or methods, increases in speed and stability)? If the software is part of a modular system (e.g., R, Python, Julia, </w:t>
      </w:r>
      <w:proofErr w:type="spellStart"/>
      <w:r w:rsidRPr="00F751FB">
        <w:rPr>
          <w:rFonts w:ascii="Georgia" w:hAnsi="Georgia" w:cs="Times New Roman"/>
          <w:sz w:val="28"/>
          <w:szCs w:val="28"/>
        </w:rPr>
        <w:t>Matlab</w:t>
      </w:r>
      <w:proofErr w:type="spellEnd"/>
      <w:r w:rsidRPr="00F751FB">
        <w:rPr>
          <w:rFonts w:ascii="Georgia" w:hAnsi="Georgia" w:cs="Times New Roman"/>
          <w:sz w:val="28"/>
          <w:szCs w:val="28"/>
        </w:rPr>
        <w:t xml:space="preserve"> packages), it should describe which packages (and their versions) are used by the software, what functionality is used from them, and the specific contribution of the package. Imported packages, and their versions, should be cited using the appropriate references.</w:t>
      </w:r>
      <w:r>
        <w:rPr>
          <w:rFonts w:ascii="Georgia" w:hAnsi="Georgia" w:cs="Times New Roman"/>
          <w:sz w:val="28"/>
          <w:szCs w:val="28"/>
        </w:rPr>
        <w:t>”</w:t>
      </w:r>
    </w:p>
  </w:comment>
  <w:comment w:id="15" w:author="Jakob Johann Assmann" w:date="2022-01-13T14:07:00Z" w:initials="JJA">
    <w:p w14:paraId="3EF6BCBD" w14:textId="7B8FE62E" w:rsidR="001A340C" w:rsidRDefault="001A340C">
      <w:pPr>
        <w:pStyle w:val="CommentText"/>
      </w:pPr>
      <w:r>
        <w:rPr>
          <w:rStyle w:val="CommentReference"/>
        </w:rPr>
        <w:annotationRef/>
      </w:r>
      <w:r>
        <w:t>Convention to omit the hyphen here?</w:t>
      </w:r>
    </w:p>
  </w:comment>
  <w:comment w:id="16" w:author="Jakob Johann Assmann" w:date="2022-01-13T14:07:00Z" w:initials="JJA">
    <w:p w14:paraId="20CD4372" w14:textId="3603EE09" w:rsidR="001A340C" w:rsidRDefault="001A340C">
      <w:pPr>
        <w:pStyle w:val="CommentText"/>
      </w:pPr>
      <w:r>
        <w:rPr>
          <w:rStyle w:val="CommentReference"/>
        </w:rPr>
        <w:annotationRef/>
      </w:r>
      <w:r>
        <w:t>Has become?</w:t>
      </w:r>
    </w:p>
  </w:comment>
  <w:comment w:id="17" w:author="Jakob Johann Assmann" w:date="2022-01-13T14:08:00Z" w:initials="JJA">
    <w:p w14:paraId="74C4EC9D" w14:textId="1D4B475C" w:rsidR="001A340C" w:rsidRDefault="001A340C">
      <w:pPr>
        <w:pStyle w:val="CommentText"/>
      </w:pPr>
      <w:r>
        <w:rPr>
          <w:rStyle w:val="CommentReference"/>
        </w:rPr>
        <w:annotationRef/>
      </w:r>
      <w:r>
        <w:rPr>
          <w:rStyle w:val="CommentReference"/>
        </w:rPr>
        <w:t>As far as I understood it is Google who has taken the imitative to mirror the USGS archives onto its servers, but I might be mistaken there and you might have more detailed insights there.</w:t>
      </w:r>
    </w:p>
  </w:comment>
  <w:comment w:id="24" w:author="Jakob Johann Assmann" w:date="2022-01-13T14:14:00Z" w:initials="JJA">
    <w:p w14:paraId="0C3D1EDF" w14:textId="27C3EF2A" w:rsidR="00F766A1" w:rsidRDefault="00F766A1">
      <w:pPr>
        <w:pStyle w:val="CommentText"/>
      </w:pPr>
      <w:r>
        <w:rPr>
          <w:rStyle w:val="CommentReference"/>
        </w:rPr>
        <w:annotationRef/>
      </w:r>
      <w:r>
        <w:t>“</w:t>
      </w:r>
      <w:proofErr w:type="gramStart"/>
      <w:r>
        <w:t>are</w:t>
      </w:r>
      <w:proofErr w:type="gramEnd"/>
      <w:r>
        <w:t xml:space="preserve"> related to”?</w:t>
      </w:r>
    </w:p>
  </w:comment>
  <w:comment w:id="27" w:author="Jakob Johann Assmann" w:date="2022-01-13T14:19:00Z" w:initials="JJA">
    <w:p w14:paraId="4A66E61F" w14:textId="71EAED80" w:rsidR="00C1090E" w:rsidRDefault="00C1090E">
      <w:pPr>
        <w:pStyle w:val="CommentText"/>
      </w:pPr>
      <w:r>
        <w:rPr>
          <w:rStyle w:val="CommentReference"/>
        </w:rPr>
        <w:annotationRef/>
      </w:r>
      <w:r>
        <w:t>Could be a non-native English speaker issue, but I find something is incomplete without the definite articles here…?</w:t>
      </w:r>
    </w:p>
  </w:comment>
  <w:comment w:id="54" w:author="Jakob Johann Assmann" w:date="2022-01-13T14:28:00Z" w:initials="JJA">
    <w:p w14:paraId="47CB1276" w14:textId="408163D0" w:rsidR="007D4573" w:rsidRDefault="007D4573">
      <w:pPr>
        <w:pStyle w:val="CommentText"/>
      </w:pPr>
      <w:r>
        <w:rPr>
          <w:rStyle w:val="CommentReference"/>
        </w:rPr>
        <w:annotationRef/>
      </w:r>
      <w:proofErr w:type="spellStart"/>
      <w:r>
        <w:t>Kinda</w:t>
      </w:r>
      <w:proofErr w:type="spellEnd"/>
      <w:r>
        <w:t xml:space="preserve"> implicit that these studies used Landsat data?</w:t>
      </w:r>
    </w:p>
  </w:comment>
  <w:comment w:id="60" w:author="Jakob Johann Assmann" w:date="2022-01-13T14:29:00Z" w:initials="JJA">
    <w:p w14:paraId="285A7D1F" w14:textId="7DD8D4F3" w:rsidR="007D4573" w:rsidRDefault="007D4573">
      <w:pPr>
        <w:pStyle w:val="CommentText"/>
      </w:pPr>
      <w:r>
        <w:rPr>
          <w:rStyle w:val="CommentReference"/>
        </w:rPr>
        <w:annotationRef/>
      </w:r>
      <w:r>
        <w:t xml:space="preserve">Could </w:t>
      </w:r>
      <w:r w:rsidR="002B7D02">
        <w:t xml:space="preserve">perhaps be </w:t>
      </w:r>
      <w:r>
        <w:t>omitted</w:t>
      </w:r>
      <w:r w:rsidR="002B7D02">
        <w:t xml:space="preserve"> as we would suspect that the audience knows this?</w:t>
      </w:r>
    </w:p>
  </w:comment>
  <w:comment w:id="61" w:author="Jakob Johann Assmann" w:date="2022-01-13T14:33:00Z" w:initials="JJA">
    <w:p w14:paraId="122267FF" w14:textId="77777777" w:rsidR="002B7D02" w:rsidRDefault="002B7D02">
      <w:pPr>
        <w:pStyle w:val="CommentText"/>
      </w:pPr>
      <w:r>
        <w:rPr>
          <w:rStyle w:val="CommentReference"/>
        </w:rPr>
        <w:annotationRef/>
      </w:r>
      <w:r>
        <w:t xml:space="preserve">Reading the sentence for the first time, I was wondering whether it would be good to provide a statement here how </w:t>
      </w:r>
      <w:proofErr w:type="spellStart"/>
      <w:r>
        <w:t>lsatTS</w:t>
      </w:r>
      <w:proofErr w:type="spellEnd"/>
      <w:r>
        <w:t xml:space="preserve"> differs from them. Reading the first sentence of the next paragraph this becomes apparent. However, it could be worth adding something to make the argument clear to the reader here. For example:</w:t>
      </w:r>
    </w:p>
    <w:p w14:paraId="01CBFA51" w14:textId="77777777" w:rsidR="002B7D02" w:rsidRDefault="002B7D02">
      <w:pPr>
        <w:pStyle w:val="CommentText"/>
      </w:pPr>
    </w:p>
    <w:p w14:paraId="078BD165" w14:textId="7902D961" w:rsidR="002B7D02" w:rsidRDefault="002B7D02">
      <w:pPr>
        <w:pStyle w:val="CommentText"/>
      </w:pPr>
      <w:r>
        <w:t xml:space="preserve">“[…] </w:t>
      </w:r>
      <w:r>
        <w:rPr>
          <w:rFonts w:ascii="Times New Roman" w:hAnsi="Times New Roman" w:cs="Times New Roman"/>
          <w:sz w:val="24"/>
          <w:szCs w:val="24"/>
        </w:rPr>
        <w:t xml:space="preserve">from the functionality provided by </w:t>
      </w:r>
      <w:proofErr w:type="spellStart"/>
      <w:r>
        <w:rPr>
          <w:rFonts w:ascii="Times New Roman" w:hAnsi="Times New Roman" w:cs="Times New Roman"/>
          <w:i/>
          <w:iCs/>
          <w:sz w:val="24"/>
          <w:szCs w:val="24"/>
        </w:rPr>
        <w:t>lsatTS</w:t>
      </w:r>
      <w:proofErr w:type="spellEnd"/>
      <w:r>
        <w:rPr>
          <w:rStyle w:val="CommentReference"/>
        </w:rPr>
        <w:annotationRef/>
      </w:r>
      <w:r>
        <w:rPr>
          <w:rFonts w:ascii="Times New Roman" w:hAnsi="Times New Roman" w:cs="Times New Roman"/>
          <w:sz w:val="24"/>
          <w:szCs w:val="24"/>
        </w:rPr>
        <w:t>, which is geared towards time-series analysis.</w:t>
      </w:r>
      <w:r>
        <w:t>”</w:t>
      </w:r>
    </w:p>
  </w:comment>
  <w:comment w:id="62" w:author="Jakob Johann Assmann" w:date="2021-09-16T10:11:00Z" w:initials="JJA">
    <w:p w14:paraId="5A04EDDF" w14:textId="2FC43F8A" w:rsidR="00142AEA" w:rsidRDefault="00142AEA">
      <w:pPr>
        <w:pStyle w:val="CommentText"/>
      </w:pPr>
      <w:r>
        <w:rPr>
          <w:rStyle w:val="CommentReference"/>
        </w:rPr>
        <w:annotationRef/>
      </w:r>
      <w:r>
        <w:t xml:space="preserve">The </w:t>
      </w:r>
      <w:proofErr w:type="spellStart"/>
      <w:r>
        <w:t>dois</w:t>
      </w:r>
      <w:proofErr w:type="spellEnd"/>
      <w:r>
        <w:t xml:space="preserve"> for C2 are:</w:t>
      </w:r>
    </w:p>
    <w:p w14:paraId="7C1C4F2D" w14:textId="77777777" w:rsidR="00142AEA" w:rsidRDefault="00142AEA">
      <w:pPr>
        <w:pStyle w:val="CommentText"/>
      </w:pPr>
    </w:p>
    <w:p w14:paraId="2CF959BA" w14:textId="77777777" w:rsidR="00142AEA" w:rsidRPr="008D37EB" w:rsidRDefault="00142AEA" w:rsidP="008D37EB">
      <w:pPr>
        <w:rPr>
          <w:lang w:val="da-DK"/>
        </w:rPr>
      </w:pPr>
      <w:r w:rsidRPr="008D37EB">
        <w:rPr>
          <w:lang w:val="da-DK"/>
        </w:rPr>
        <w:t xml:space="preserve">Landsat 4/5: </w:t>
      </w:r>
      <w:hyperlink r:id="rId1" w:tgtFrame="_blank" w:history="1">
        <w:r w:rsidRPr="008D37EB">
          <w:rPr>
            <w:rStyle w:val="Hyperlink"/>
            <w:lang w:val="da-DK"/>
          </w:rPr>
          <w:t>doi.org/10.5066/P9IAXOVV</w:t>
        </w:r>
      </w:hyperlink>
    </w:p>
    <w:p w14:paraId="3D1BEC3D" w14:textId="77777777" w:rsidR="00142AEA" w:rsidRPr="008D37EB" w:rsidRDefault="00142AEA" w:rsidP="008D37EB">
      <w:pPr>
        <w:rPr>
          <w:lang w:val="da-DK"/>
        </w:rPr>
      </w:pPr>
      <w:r w:rsidRPr="008D37EB">
        <w:rPr>
          <w:lang w:val="da-DK"/>
        </w:rPr>
        <w:t xml:space="preserve">Landsat 7: </w:t>
      </w:r>
      <w:hyperlink r:id="rId2" w:tgtFrame="_blank" w:history="1">
        <w:r w:rsidRPr="008D37EB">
          <w:rPr>
            <w:rStyle w:val="Hyperlink"/>
            <w:lang w:val="da-DK"/>
          </w:rPr>
          <w:t>doi.org/10.5066/P9C7I13B</w:t>
        </w:r>
      </w:hyperlink>
    </w:p>
    <w:p w14:paraId="5A5BF0A1" w14:textId="77777777" w:rsidR="00142AEA" w:rsidRDefault="00142AEA" w:rsidP="008D37EB">
      <w:r w:rsidRPr="008D37EB">
        <w:rPr>
          <w:lang w:val="en-GB"/>
        </w:rPr>
        <w:t xml:space="preserve">Landsat 8/9: </w:t>
      </w:r>
      <w:hyperlink r:id="rId3" w:tgtFrame="_blank" w:history="1">
        <w:r>
          <w:rPr>
            <w:rStyle w:val="Hyperlink"/>
          </w:rPr>
          <w:t>doi.org/10.5066/P9OGBGM6</w:t>
        </w:r>
      </w:hyperlink>
      <w:r>
        <w:t> </w:t>
      </w:r>
    </w:p>
    <w:p w14:paraId="4B846D2F" w14:textId="142B39FE" w:rsidR="00142AEA" w:rsidRPr="008D37EB" w:rsidRDefault="00142AEA">
      <w:pPr>
        <w:pStyle w:val="CommentText"/>
        <w:rPr>
          <w:lang w:val="en-GB"/>
        </w:rPr>
      </w:pPr>
    </w:p>
  </w:comment>
  <w:comment w:id="69" w:author="Jakob Johann Assmann" w:date="2022-01-13T14:39:00Z" w:initials="JJA">
    <w:p w14:paraId="4F942690" w14:textId="77777777" w:rsidR="004A23E6" w:rsidRDefault="004A23E6">
      <w:pPr>
        <w:pStyle w:val="CommentText"/>
      </w:pPr>
      <w:r>
        <w:rPr>
          <w:rStyle w:val="CommentReference"/>
        </w:rPr>
        <w:annotationRef/>
      </w:r>
      <w:r>
        <w:t>… such as?</w:t>
      </w:r>
    </w:p>
    <w:p w14:paraId="556FE7AF" w14:textId="77777777" w:rsidR="004A23E6" w:rsidRDefault="004A23E6">
      <w:pPr>
        <w:pStyle w:val="CommentText"/>
      </w:pPr>
    </w:p>
    <w:p w14:paraId="64896920" w14:textId="44AD7E0A" w:rsidR="004A23E6" w:rsidRDefault="004A23E6">
      <w:pPr>
        <w:pStyle w:val="CommentText"/>
      </w:pPr>
      <w:r>
        <w:t>Perhaps worth being a bit more specific here?!</w:t>
      </w:r>
    </w:p>
  </w:comment>
  <w:comment w:id="70" w:author="Jakob Johann Assmann" w:date="2022-01-13T14:41:00Z" w:initials="JJA">
    <w:p w14:paraId="53499B50" w14:textId="521D27E2" w:rsidR="004A23E6" w:rsidRDefault="004A23E6">
      <w:pPr>
        <w:pStyle w:val="CommentText"/>
      </w:pPr>
      <w:r>
        <w:rPr>
          <w:rStyle w:val="CommentReference"/>
        </w:rPr>
        <w:annotationRef/>
      </w:r>
      <w:r>
        <w:t>I was not quite sure I could follow, perhaps this could do with a bit more clarification. I had a go at it, but not sure that captures the sentiment of the statement that you had in mind!</w:t>
      </w:r>
    </w:p>
  </w:comment>
  <w:comment w:id="101" w:author="Jakob Johann Assmann" w:date="2022-01-13T15:24:00Z" w:initials="JJA">
    <w:p w14:paraId="14083DDB" w14:textId="67E07F57" w:rsidR="000E494E" w:rsidRDefault="000E494E">
      <w:pPr>
        <w:pStyle w:val="CommentText"/>
      </w:pPr>
      <w:r>
        <w:rPr>
          <w:rStyle w:val="CommentReference"/>
        </w:rPr>
        <w:annotationRef/>
      </w:r>
      <w:r>
        <w:t xml:space="preserve">I think we need to list and cite those somewhere. See requirement for software not you commented on above, but also to credit all the people who have put the hard work in writing those packages that we build upon.  </w:t>
      </w:r>
    </w:p>
  </w:comment>
  <w:comment w:id="113" w:author="Jakob Johann Assmann" w:date="2022-01-13T15:42:00Z" w:initials="JJA">
    <w:p w14:paraId="68730C1E" w14:textId="67272203" w:rsidR="00993BF9" w:rsidRDefault="00993BF9">
      <w:pPr>
        <w:pStyle w:val="CommentText"/>
      </w:pPr>
      <w:r>
        <w:rPr>
          <w:rStyle w:val="CommentReference"/>
        </w:rPr>
        <w:annotationRef/>
      </w:r>
      <w:r>
        <w:t>Note to self: add citations here!</w:t>
      </w:r>
    </w:p>
  </w:comment>
  <w:comment w:id="124" w:author="Logan Berner [2]" w:date="2021-11-23T23:26:00Z" w:initials="LB">
    <w:p w14:paraId="4A7C5EE8" w14:textId="5EC16A50" w:rsidR="00142AEA" w:rsidRDefault="00142AEA">
      <w:pPr>
        <w:pStyle w:val="CommentText"/>
      </w:pPr>
      <w:r>
        <w:rPr>
          <w:rStyle w:val="CommentReference"/>
        </w:rPr>
        <w:annotationRef/>
      </w:r>
      <w:r>
        <w:t xml:space="preserve">@ Jakob – please add more details or revise this section as needed. </w:t>
      </w:r>
    </w:p>
  </w:comment>
  <w:comment w:id="248" w:author="Logan Berner" w:date="2021-09-08T19:01:00Z" w:initials="LB">
    <w:p w14:paraId="345E6409" w14:textId="1900469C" w:rsidR="00142AEA" w:rsidRDefault="00142AEA" w:rsidP="00E85BA8">
      <w:pPr>
        <w:pStyle w:val="NoSpacing"/>
      </w:pPr>
      <w:r>
        <w:rPr>
          <w:rFonts w:ascii="Georgia" w:hAnsi="Georgia" w:cs="Times New Roman"/>
          <w:sz w:val="28"/>
          <w:szCs w:val="28"/>
        </w:rPr>
        <w:t>“</w:t>
      </w:r>
      <w:r>
        <w:rPr>
          <w:rStyle w:val="CommentReference"/>
        </w:rPr>
        <w:annotationRef/>
      </w:r>
      <w:r w:rsidRPr="00F751FB">
        <w:rPr>
          <w:rFonts w:ascii="Georgia" w:hAnsi="Georgia" w:cs="Times New Roman"/>
          <w:sz w:val="28"/>
          <w:szCs w:val="28"/>
        </w:rPr>
        <w:t>The SN should contain an example of the most common uses of the software. In addition, the software should be distributed with an example to be run "out of the box", so reviewers and readers can run the example themselves, without having to acquire extra data. If data are needed to run the example, it should be provided as supplementary material. The example results should be presented graphically. If the software has graphical functions, default settings are preferred.</w:t>
      </w:r>
      <w:r>
        <w:rPr>
          <w:rFonts w:ascii="Georgia" w:hAnsi="Georgia" w:cs="Times New Roman"/>
          <w:sz w:val="28"/>
          <w:szCs w:val="28"/>
        </w:rPr>
        <w:t>”</w:t>
      </w:r>
    </w:p>
  </w:comment>
  <w:comment w:id="249" w:author="Logan Berner [2]" w:date="2021-11-18T22:33:00Z" w:initials="LB">
    <w:p w14:paraId="1BADF106" w14:textId="01ADBC6E" w:rsidR="00142AEA" w:rsidRDefault="00142AEA">
      <w:pPr>
        <w:pStyle w:val="CommentText"/>
      </w:pPr>
      <w:r>
        <w:rPr>
          <w:rStyle w:val="CommentReference"/>
        </w:rPr>
        <w:annotationRef/>
      </w:r>
      <w:r>
        <w:t xml:space="preserve">Jakob – please add a sentence or two describing this area. </w:t>
      </w:r>
    </w:p>
  </w:comment>
  <w:comment w:id="250" w:author="Logan Berner" w:date="2021-11-23T18:48:00Z" w:initials="LB">
    <w:p w14:paraId="1C5026FD" w14:textId="12DEEEC4" w:rsidR="00142AEA" w:rsidRDefault="00142AEA">
      <w:pPr>
        <w:pStyle w:val="CommentText"/>
      </w:pPr>
      <w:r>
        <w:rPr>
          <w:rStyle w:val="CommentReference"/>
        </w:rPr>
        <w:annotationRef/>
      </w:r>
      <w:r>
        <w:t>Figure out how to cite</w:t>
      </w:r>
    </w:p>
  </w:comment>
  <w:comment w:id="251" w:author="Logan Berner [2]" w:date="2021-12-02T00:00:00Z" w:initials="LB">
    <w:p w14:paraId="20E40DA4" w14:textId="799B2024" w:rsidR="00142AEA" w:rsidRPr="00EB7B05" w:rsidRDefault="00142AEA" w:rsidP="00EB7B05">
      <w:pPr>
        <w:pStyle w:val="NoSpacing"/>
        <w:rPr>
          <w:rFonts w:ascii="Times New Roman" w:hAnsi="Times New Roman" w:cs="Times New Roman"/>
          <w:sz w:val="24"/>
          <w:szCs w:val="24"/>
        </w:rPr>
      </w:pPr>
      <w:r w:rsidRPr="00EB7B05">
        <w:rPr>
          <w:rFonts w:ascii="Times New Roman" w:hAnsi="Times New Roman" w:cs="Times New Roman"/>
          <w:sz w:val="24"/>
          <w:szCs w:val="24"/>
        </w:rPr>
        <w:t>An option</w:t>
      </w:r>
      <w:r>
        <w:rPr>
          <w:rFonts w:ascii="Times New Roman" w:hAnsi="Times New Roman" w:cs="Times New Roman"/>
          <w:sz w:val="24"/>
          <w:szCs w:val="24"/>
        </w:rPr>
        <w:t xml:space="preserve"> to download files straight from Google Drive… </w:t>
      </w:r>
    </w:p>
    <w:p w14:paraId="68C17198" w14:textId="77777777" w:rsidR="00142AEA" w:rsidRDefault="00142AEA" w:rsidP="00EB7B05">
      <w:pPr>
        <w:pStyle w:val="NoSpacing"/>
        <w:rPr>
          <w:rFonts w:ascii="Times New Roman" w:hAnsi="Times New Roman" w:cs="Times New Roman"/>
          <w:i/>
          <w:iCs/>
          <w:sz w:val="24"/>
          <w:szCs w:val="24"/>
        </w:rPr>
      </w:pPr>
    </w:p>
    <w:p w14:paraId="7B7A8A2A" w14:textId="67EC212C" w:rsidR="00142AEA" w:rsidRPr="00EF2C33" w:rsidRDefault="00142AEA" w:rsidP="00EB7B05">
      <w:pPr>
        <w:pStyle w:val="NoSpacing"/>
        <w:rPr>
          <w:rFonts w:ascii="Times New Roman" w:hAnsi="Times New Roman" w:cs="Times New Roman"/>
          <w:i/>
          <w:iCs/>
          <w:sz w:val="24"/>
          <w:szCs w:val="24"/>
        </w:rPr>
      </w:pPr>
      <w:r>
        <w:rPr>
          <w:rStyle w:val="CommentReference"/>
        </w:rPr>
        <w:annotationRef/>
      </w:r>
      <w:r w:rsidRPr="00EF2C33">
        <w:rPr>
          <w:rFonts w:ascii="Times New Roman" w:hAnsi="Times New Roman" w:cs="Times New Roman"/>
          <w:i/>
          <w:iCs/>
          <w:sz w:val="24"/>
          <w:szCs w:val="24"/>
        </w:rPr>
        <w:t xml:space="preserve"># Download </w:t>
      </w:r>
      <w:r>
        <w:rPr>
          <w:rFonts w:ascii="Times New Roman" w:hAnsi="Times New Roman" w:cs="Times New Roman"/>
          <w:i/>
          <w:iCs/>
          <w:sz w:val="24"/>
          <w:szCs w:val="24"/>
        </w:rPr>
        <w:t>data files from Google Drive to local computer</w:t>
      </w:r>
    </w:p>
    <w:p w14:paraId="27135B7B" w14:textId="77777777" w:rsidR="00142AEA" w:rsidRPr="006F1DE6" w:rsidRDefault="00142AEA" w:rsidP="00EB7B05">
      <w:pPr>
        <w:pStyle w:val="NoSpacing"/>
        <w:rPr>
          <w:rFonts w:ascii="Consolas" w:hAnsi="Consolas" w:cs="Times New Roman"/>
          <w:sz w:val="20"/>
          <w:szCs w:val="20"/>
          <w:lang w:val="da-DK"/>
        </w:rPr>
      </w:pPr>
      <w:r w:rsidRPr="006F1DE6">
        <w:rPr>
          <w:rFonts w:ascii="Consolas" w:hAnsi="Consolas" w:cs="Times New Roman"/>
          <w:sz w:val="20"/>
          <w:szCs w:val="20"/>
          <w:lang w:val="da-DK"/>
        </w:rPr>
        <w:t>folder.url &lt;- "https://drive.google.com/drive/u/0/folders/1m5j1CdLIX8Tb3LgoxUDz-MDgR_tpvA0E"</w:t>
      </w:r>
    </w:p>
    <w:p w14:paraId="2CA938A7"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 xml:space="preserve">folder &lt;- </w:t>
      </w:r>
      <w:proofErr w:type="spellStart"/>
      <w:r w:rsidRPr="00EF2C33">
        <w:rPr>
          <w:rFonts w:ascii="Consolas" w:hAnsi="Consolas" w:cs="Times New Roman"/>
          <w:sz w:val="20"/>
          <w:szCs w:val="20"/>
        </w:rPr>
        <w:t>drive_get</w:t>
      </w:r>
      <w:proofErr w:type="spellEnd"/>
      <w:r w:rsidRPr="00EF2C33">
        <w:rPr>
          <w:rFonts w:ascii="Consolas" w:hAnsi="Consolas" w:cs="Times New Roman"/>
          <w:sz w:val="20"/>
          <w:szCs w:val="20"/>
        </w:rPr>
        <w:t>(</w:t>
      </w:r>
      <w:proofErr w:type="spellStart"/>
      <w:r w:rsidRPr="00EF2C33">
        <w:rPr>
          <w:rFonts w:ascii="Consolas" w:hAnsi="Consolas" w:cs="Times New Roman"/>
          <w:sz w:val="20"/>
          <w:szCs w:val="20"/>
        </w:rPr>
        <w:t>as_id</w:t>
      </w:r>
      <w:proofErr w:type="spellEnd"/>
      <w:r w:rsidRPr="00EF2C33">
        <w:rPr>
          <w:rFonts w:ascii="Consolas" w:hAnsi="Consolas" w:cs="Times New Roman"/>
          <w:sz w:val="20"/>
          <w:szCs w:val="20"/>
        </w:rPr>
        <w:t>(folder.url))</w:t>
      </w:r>
    </w:p>
    <w:p w14:paraId="72EF36A2"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 xml:space="preserve">files &lt;- </w:t>
      </w:r>
      <w:proofErr w:type="spellStart"/>
      <w:r w:rsidRPr="00EF2C33">
        <w:rPr>
          <w:rFonts w:ascii="Consolas" w:hAnsi="Consolas" w:cs="Times New Roman"/>
          <w:sz w:val="20"/>
          <w:szCs w:val="20"/>
        </w:rPr>
        <w:t>drive_</w:t>
      </w:r>
      <w:proofErr w:type="gramStart"/>
      <w:r w:rsidRPr="00EF2C33">
        <w:rPr>
          <w:rFonts w:ascii="Consolas" w:hAnsi="Consolas" w:cs="Times New Roman"/>
          <w:sz w:val="20"/>
          <w:szCs w:val="20"/>
        </w:rPr>
        <w:t>ls</w:t>
      </w:r>
      <w:proofErr w:type="spellEnd"/>
      <w:r w:rsidRPr="00EF2C33">
        <w:rPr>
          <w:rFonts w:ascii="Consolas" w:hAnsi="Consolas" w:cs="Times New Roman"/>
          <w:sz w:val="20"/>
          <w:szCs w:val="20"/>
        </w:rPr>
        <w:t>(</w:t>
      </w:r>
      <w:proofErr w:type="gramEnd"/>
      <w:r w:rsidRPr="00EF2C33">
        <w:rPr>
          <w:rFonts w:ascii="Consolas" w:hAnsi="Consolas" w:cs="Times New Roman"/>
          <w:sz w:val="20"/>
          <w:szCs w:val="20"/>
        </w:rPr>
        <w:t>folder, type = "csv")</w:t>
      </w:r>
    </w:p>
    <w:p w14:paraId="5E0FC821" w14:textId="77777777" w:rsidR="00142AEA" w:rsidRPr="00EF2C33" w:rsidRDefault="00142AEA" w:rsidP="00EB7B05">
      <w:pPr>
        <w:pStyle w:val="NoSpacing"/>
        <w:rPr>
          <w:rFonts w:ascii="Consolas" w:hAnsi="Consolas" w:cs="Times New Roman"/>
          <w:sz w:val="20"/>
          <w:szCs w:val="20"/>
        </w:rPr>
      </w:pPr>
      <w:proofErr w:type="spellStart"/>
      <w:r w:rsidRPr="00EF2C33">
        <w:rPr>
          <w:rFonts w:ascii="Consolas" w:hAnsi="Consolas" w:cs="Times New Roman"/>
          <w:sz w:val="20"/>
          <w:szCs w:val="20"/>
        </w:rPr>
        <w:t>mkdirs</w:t>
      </w:r>
      <w:proofErr w:type="spellEnd"/>
      <w:r w:rsidRPr="00EF2C33">
        <w:rPr>
          <w:rFonts w:ascii="Consolas" w:hAnsi="Consolas" w:cs="Times New Roman"/>
          <w:sz w:val="20"/>
          <w:szCs w:val="20"/>
        </w:rPr>
        <w:t>('output/</w:t>
      </w:r>
      <w:proofErr w:type="spellStart"/>
      <w:r w:rsidRPr="00EF2C33">
        <w:rPr>
          <w:rFonts w:ascii="Consolas" w:hAnsi="Consolas" w:cs="Times New Roman"/>
          <w:sz w:val="20"/>
          <w:szCs w:val="20"/>
        </w:rPr>
        <w:t>lsat_exports</w:t>
      </w:r>
      <w:proofErr w:type="spellEnd"/>
      <w:r w:rsidRPr="00EF2C33">
        <w:rPr>
          <w:rFonts w:ascii="Consolas" w:hAnsi="Consolas" w:cs="Times New Roman"/>
          <w:sz w:val="20"/>
          <w:szCs w:val="20"/>
        </w:rPr>
        <w:t>/')</w:t>
      </w:r>
    </w:p>
    <w:p w14:paraId="1E7D8DC1"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for (</w:t>
      </w:r>
      <w:proofErr w:type="spellStart"/>
      <w:r w:rsidRPr="00EF2C33">
        <w:rPr>
          <w:rFonts w:ascii="Consolas" w:hAnsi="Consolas" w:cs="Times New Roman"/>
          <w:sz w:val="20"/>
          <w:szCs w:val="20"/>
        </w:rPr>
        <w:t>i</w:t>
      </w:r>
      <w:proofErr w:type="spellEnd"/>
      <w:r w:rsidRPr="00EF2C33">
        <w:rPr>
          <w:rFonts w:ascii="Consolas" w:hAnsi="Consolas" w:cs="Times New Roman"/>
          <w:sz w:val="20"/>
          <w:szCs w:val="20"/>
        </w:rPr>
        <w:t xml:space="preserve"> in </w:t>
      </w:r>
      <w:proofErr w:type="gramStart"/>
      <w:r w:rsidRPr="00EF2C33">
        <w:rPr>
          <w:rFonts w:ascii="Consolas" w:hAnsi="Consolas" w:cs="Times New Roman"/>
          <w:sz w:val="20"/>
          <w:szCs w:val="20"/>
        </w:rPr>
        <w:t>1:nrow</w:t>
      </w:r>
      <w:proofErr w:type="gramEnd"/>
      <w:r w:rsidRPr="00EF2C33">
        <w:rPr>
          <w:rFonts w:ascii="Consolas" w:hAnsi="Consolas" w:cs="Times New Roman"/>
          <w:sz w:val="20"/>
          <w:szCs w:val="20"/>
        </w:rPr>
        <w:t>(files)){</w:t>
      </w:r>
    </w:p>
    <w:p w14:paraId="51B3F0F1"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 xml:space="preserve">  </w:t>
      </w:r>
      <w:proofErr w:type="spellStart"/>
      <w:r w:rsidRPr="00EF2C33">
        <w:rPr>
          <w:rFonts w:ascii="Consolas" w:hAnsi="Consolas" w:cs="Times New Roman"/>
          <w:sz w:val="20"/>
          <w:szCs w:val="20"/>
        </w:rPr>
        <w:t>drive_</w:t>
      </w:r>
      <w:proofErr w:type="gramStart"/>
      <w:r w:rsidRPr="00EF2C33">
        <w:rPr>
          <w:rFonts w:ascii="Consolas" w:hAnsi="Consolas" w:cs="Times New Roman"/>
          <w:sz w:val="20"/>
          <w:szCs w:val="20"/>
        </w:rPr>
        <w:t>download</w:t>
      </w:r>
      <w:proofErr w:type="spellEnd"/>
      <w:r w:rsidRPr="00EF2C33">
        <w:rPr>
          <w:rFonts w:ascii="Consolas" w:hAnsi="Consolas" w:cs="Times New Roman"/>
          <w:sz w:val="20"/>
          <w:szCs w:val="20"/>
        </w:rPr>
        <w:t>(</w:t>
      </w:r>
      <w:proofErr w:type="gramEnd"/>
      <w:r w:rsidRPr="00EF2C33">
        <w:rPr>
          <w:rFonts w:ascii="Consolas" w:hAnsi="Consolas" w:cs="Times New Roman"/>
          <w:sz w:val="20"/>
          <w:szCs w:val="20"/>
        </w:rPr>
        <w:t xml:space="preserve">file = </w:t>
      </w:r>
      <w:proofErr w:type="spellStart"/>
      <w:r w:rsidRPr="00EF2C33">
        <w:rPr>
          <w:rFonts w:ascii="Consolas" w:hAnsi="Consolas" w:cs="Times New Roman"/>
          <w:sz w:val="20"/>
          <w:szCs w:val="20"/>
        </w:rPr>
        <w:t>as_id</w:t>
      </w:r>
      <w:proofErr w:type="spellEnd"/>
      <w:r w:rsidRPr="00EF2C33">
        <w:rPr>
          <w:rFonts w:ascii="Consolas" w:hAnsi="Consolas" w:cs="Times New Roman"/>
          <w:sz w:val="20"/>
          <w:szCs w:val="20"/>
        </w:rPr>
        <w:t>(</w:t>
      </w:r>
      <w:proofErr w:type="spellStart"/>
      <w:r w:rsidRPr="00EF2C33">
        <w:rPr>
          <w:rFonts w:ascii="Consolas" w:hAnsi="Consolas" w:cs="Times New Roman"/>
          <w:sz w:val="20"/>
          <w:szCs w:val="20"/>
        </w:rPr>
        <w:t>files$id</w:t>
      </w:r>
      <w:proofErr w:type="spellEnd"/>
      <w:r w:rsidRPr="00EF2C33">
        <w:rPr>
          <w:rFonts w:ascii="Consolas" w:hAnsi="Consolas" w:cs="Times New Roman"/>
          <w:sz w:val="20"/>
          <w:szCs w:val="20"/>
        </w:rPr>
        <w:t>[</w:t>
      </w:r>
      <w:proofErr w:type="spellStart"/>
      <w:r w:rsidRPr="00EF2C33">
        <w:rPr>
          <w:rFonts w:ascii="Consolas" w:hAnsi="Consolas" w:cs="Times New Roman"/>
          <w:sz w:val="20"/>
          <w:szCs w:val="20"/>
        </w:rPr>
        <w:t>i</w:t>
      </w:r>
      <w:proofErr w:type="spellEnd"/>
      <w:r w:rsidRPr="00EF2C33">
        <w:rPr>
          <w:rFonts w:ascii="Consolas" w:hAnsi="Consolas" w:cs="Times New Roman"/>
          <w:sz w:val="20"/>
          <w:szCs w:val="20"/>
        </w:rPr>
        <w:t>]), path = paste0('output/</w:t>
      </w:r>
      <w:proofErr w:type="spellStart"/>
      <w:r w:rsidRPr="00EF2C33">
        <w:rPr>
          <w:rFonts w:ascii="Consolas" w:hAnsi="Consolas" w:cs="Times New Roman"/>
          <w:sz w:val="20"/>
          <w:szCs w:val="20"/>
        </w:rPr>
        <w:t>lsat_exports</w:t>
      </w:r>
      <w:proofErr w:type="spellEnd"/>
      <w:r w:rsidRPr="00EF2C33">
        <w:rPr>
          <w:rFonts w:ascii="Consolas" w:hAnsi="Consolas" w:cs="Times New Roman"/>
          <w:sz w:val="20"/>
          <w:szCs w:val="20"/>
        </w:rPr>
        <w:t>/',</w:t>
      </w:r>
      <w:proofErr w:type="spellStart"/>
      <w:r w:rsidRPr="00EF2C33">
        <w:rPr>
          <w:rFonts w:ascii="Consolas" w:hAnsi="Consolas" w:cs="Times New Roman"/>
          <w:sz w:val="20"/>
          <w:szCs w:val="20"/>
        </w:rPr>
        <w:t>files$name</w:t>
      </w:r>
      <w:proofErr w:type="spellEnd"/>
      <w:r w:rsidRPr="00EF2C33">
        <w:rPr>
          <w:rFonts w:ascii="Consolas" w:hAnsi="Consolas" w:cs="Times New Roman"/>
          <w:sz w:val="20"/>
          <w:szCs w:val="20"/>
        </w:rPr>
        <w:t>[</w:t>
      </w:r>
      <w:proofErr w:type="spellStart"/>
      <w:r w:rsidRPr="00EF2C33">
        <w:rPr>
          <w:rFonts w:ascii="Consolas" w:hAnsi="Consolas" w:cs="Times New Roman"/>
          <w:sz w:val="20"/>
          <w:szCs w:val="20"/>
        </w:rPr>
        <w:t>i</w:t>
      </w:r>
      <w:proofErr w:type="spellEnd"/>
      <w:r w:rsidRPr="00EF2C33">
        <w:rPr>
          <w:rFonts w:ascii="Consolas" w:hAnsi="Consolas" w:cs="Times New Roman"/>
          <w:sz w:val="20"/>
          <w:szCs w:val="20"/>
        </w:rPr>
        <w:t>]))</w:t>
      </w:r>
    </w:p>
    <w:p w14:paraId="7F2F207E"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w:t>
      </w:r>
    </w:p>
    <w:p w14:paraId="3E85E431" w14:textId="4DFE84E6" w:rsidR="00142AEA" w:rsidRDefault="00142AEA">
      <w:pPr>
        <w:pStyle w:val="CommentText"/>
      </w:pPr>
    </w:p>
  </w:comment>
  <w:comment w:id="252" w:author="Jakob Johann Assmann" w:date="2022-01-13T16:23:00Z" w:initials="JJA">
    <w:p w14:paraId="05B29EFD" w14:textId="08400226" w:rsidR="00A94C0E" w:rsidRDefault="00A94C0E">
      <w:pPr>
        <w:pStyle w:val="CommentText"/>
      </w:pPr>
      <w:r>
        <w:rPr>
          <w:rStyle w:val="CommentReference"/>
        </w:rPr>
        <w:annotationRef/>
      </w:r>
      <w:r>
        <w:t xml:space="preserve">The exported files can also directly retrieved from the task list return of the </w:t>
      </w:r>
      <w:proofErr w:type="spellStart"/>
      <w:r>
        <w:t>ls_export_</w:t>
      </w:r>
      <w:proofErr w:type="gramStart"/>
      <w:r>
        <w:t>ts</w:t>
      </w:r>
      <w:proofErr w:type="spellEnd"/>
      <w:r>
        <w:t>(</w:t>
      </w:r>
      <w:proofErr w:type="gramEnd"/>
      <w:r>
        <w:t xml:space="preserve">) function using the </w:t>
      </w:r>
      <w:proofErr w:type="spellStart"/>
      <w:r>
        <w:t>rgee</w:t>
      </w:r>
      <w:proofErr w:type="spellEnd"/>
      <w:r>
        <w:t xml:space="preserve"> commands to retrieve the files (see example on repo). This might be a cleaner way of coding it. </w:t>
      </w:r>
    </w:p>
  </w:comment>
  <w:comment w:id="253" w:author="Jakob Johann Assmann" w:date="2022-01-13T16:22:00Z" w:initials="JJA">
    <w:p w14:paraId="36DEF98F" w14:textId="6C39D14E" w:rsidR="00A94C0E" w:rsidRDefault="00A94C0E">
      <w:pPr>
        <w:pStyle w:val="CommentText"/>
      </w:pPr>
      <w:r>
        <w:rPr>
          <w:rStyle w:val="CommentReference"/>
        </w:rPr>
        <w:annotationRef/>
      </w:r>
      <w:r>
        <w:t xml:space="preserve">There are no large herbivores on </w:t>
      </w:r>
      <w:proofErr w:type="spellStart"/>
      <w:r>
        <w:t>Disko</w:t>
      </w:r>
      <w:proofErr w:type="spellEnd"/>
      <w:r>
        <w:t>, so maybe not applicable here. I will get back to this later!</w:t>
      </w:r>
    </w:p>
  </w:comment>
  <w:comment w:id="254" w:author="Logan Berner [2]" w:date="2021-12-17T14:45:00Z" w:initials="LB">
    <w:p w14:paraId="42A9E22B" w14:textId="3D3A1FAD" w:rsidR="00BF70E1" w:rsidRDefault="00BF70E1">
      <w:pPr>
        <w:pStyle w:val="CommentText"/>
      </w:pPr>
      <w:r>
        <w:t>@</w:t>
      </w:r>
      <w:r>
        <w:rPr>
          <w:rStyle w:val="CommentReference"/>
        </w:rPr>
        <w:annotationRef/>
      </w:r>
      <w:r>
        <w:t>Jakob and Signe – Any that you’d like to add</w:t>
      </w:r>
      <w:r w:rsidR="00A21146">
        <w:t>?</w:t>
      </w:r>
    </w:p>
  </w:comment>
  <w:comment w:id="255" w:author="Jakob Johann Assmann" w:date="2022-01-13T16:25:00Z" w:initials="JJA">
    <w:p w14:paraId="1CBC6F1C" w14:textId="3233AD00" w:rsidR="00FC53BA" w:rsidRDefault="00FC53BA">
      <w:pPr>
        <w:pStyle w:val="CommentText"/>
      </w:pPr>
      <w:r>
        <w:rPr>
          <w:rStyle w:val="CommentReference"/>
        </w:rPr>
        <w:annotationRef/>
      </w:r>
      <w:r>
        <w:t xml:space="preserve">Yes, we will have to add our funding here. I will dig up the grant numbers etc.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F6532D" w15:done="0"/>
  <w15:commentEx w15:paraId="1A54B4BB" w15:done="0"/>
  <w15:commentEx w15:paraId="625FF55E" w15:done="0"/>
  <w15:commentEx w15:paraId="77ABAE21" w15:done="0"/>
  <w15:commentEx w15:paraId="49D52033" w15:done="0"/>
  <w15:commentEx w15:paraId="3EF6BCBD" w15:done="0"/>
  <w15:commentEx w15:paraId="20CD4372" w15:done="0"/>
  <w15:commentEx w15:paraId="74C4EC9D" w15:done="0"/>
  <w15:commentEx w15:paraId="0C3D1EDF" w15:done="0"/>
  <w15:commentEx w15:paraId="4A66E61F" w15:done="0"/>
  <w15:commentEx w15:paraId="47CB1276" w15:done="0"/>
  <w15:commentEx w15:paraId="285A7D1F" w15:done="0"/>
  <w15:commentEx w15:paraId="078BD165" w15:done="0"/>
  <w15:commentEx w15:paraId="4B846D2F" w15:done="0"/>
  <w15:commentEx w15:paraId="64896920" w15:done="0"/>
  <w15:commentEx w15:paraId="53499B50" w15:done="0"/>
  <w15:commentEx w15:paraId="14083DDB" w15:done="0"/>
  <w15:commentEx w15:paraId="68730C1E" w15:done="0"/>
  <w15:commentEx w15:paraId="4A7C5EE8" w15:done="0"/>
  <w15:commentEx w15:paraId="345E6409" w15:done="0"/>
  <w15:commentEx w15:paraId="1BADF106" w15:done="0"/>
  <w15:commentEx w15:paraId="1C5026FD" w15:done="0"/>
  <w15:commentEx w15:paraId="3E85E431" w15:done="0"/>
  <w15:commentEx w15:paraId="05B29EFD" w15:paraIdParent="3E85E431" w15:done="0"/>
  <w15:commentEx w15:paraId="36DEF98F" w15:done="0"/>
  <w15:commentEx w15:paraId="42A9E22B" w15:done="0"/>
  <w15:commentEx w15:paraId="1CBC6F1C" w15:paraIdParent="42A9E2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AB029" w16cex:dateUtc="2022-01-13T14:05:00Z"/>
  <w16cex:commentExtensible w16cex:durableId="258AAD9D" w16cex:dateUtc="2022-01-13T13:54:00Z"/>
  <w16cex:commentExtensible w16cex:durableId="258AAB8A" w16cex:dateUtc="2022-01-13T13:45:00Z"/>
  <w16cex:commentExtensible w16cex:durableId="258AAC11" w16cex:dateUtc="2022-01-13T13:48:00Z"/>
  <w16cex:commentExtensible w16cex:durableId="24E31600" w16cex:dateUtc="2021-09-08T17:59:00Z"/>
  <w16cex:commentExtensible w16cex:durableId="258AB085" w16cex:dateUtc="2022-01-13T14:07:00Z"/>
  <w16cex:commentExtensible w16cex:durableId="258AB0A4" w16cex:dateUtc="2022-01-13T14:07:00Z"/>
  <w16cex:commentExtensible w16cex:durableId="258AB0D9" w16cex:dateUtc="2022-01-13T14:08:00Z"/>
  <w16cex:commentExtensible w16cex:durableId="258AB248" w16cex:dateUtc="2022-01-13T14:14:00Z"/>
  <w16cex:commentExtensible w16cex:durableId="258AB38A" w16cex:dateUtc="2022-01-13T14:19:00Z"/>
  <w16cex:commentExtensible w16cex:durableId="258AB580" w16cex:dateUtc="2022-01-13T14:28:00Z"/>
  <w16cex:commentExtensible w16cex:durableId="258AB5DD" w16cex:dateUtc="2022-01-13T14:29:00Z"/>
  <w16cex:commentExtensible w16cex:durableId="258AB6B7" w16cex:dateUtc="2022-01-13T14:33:00Z"/>
  <w16cex:commentExtensible w16cex:durableId="24EDA4D0" w16cex:dateUtc="2021-09-16T09:11:00Z"/>
  <w16cex:commentExtensible w16cex:durableId="258AB80B" w16cex:dateUtc="2022-01-13T14:39:00Z"/>
  <w16cex:commentExtensible w16cex:durableId="258AB888" w16cex:dateUtc="2022-01-13T14:41:00Z"/>
  <w16cex:commentExtensible w16cex:durableId="258AC2B1" w16cex:dateUtc="2022-01-13T15:24:00Z"/>
  <w16cex:commentExtensible w16cex:durableId="258AC700" w16cex:dateUtc="2022-01-13T15:42:00Z"/>
  <w16cex:commentExtensible w16cex:durableId="254794D0" w16cex:dateUtc="2021-11-23T23:26:00Z"/>
  <w16cex:commentExtensible w16cex:durableId="24E31670" w16cex:dateUtc="2021-09-08T18:01:00Z"/>
  <w16cex:commentExtensible w16cex:durableId="2540F0C3" w16cex:dateUtc="2021-11-18T22:33:00Z"/>
  <w16cex:commentExtensible w16cex:durableId="25475385" w16cex:dateUtc="2021-11-23T18:48:00Z"/>
  <w16cex:commentExtensible w16cex:durableId="255228C1" w16cex:dateUtc="2021-12-02T00:00:00Z"/>
  <w16cex:commentExtensible w16cex:durableId="258AD092" w16cex:dateUtc="2022-01-13T16:23:00Z"/>
  <w16cex:commentExtensible w16cex:durableId="258AD02C" w16cex:dateUtc="2022-01-13T16:22:00Z"/>
  <w16cex:commentExtensible w16cex:durableId="2566BE91" w16cex:dateUtc="2021-12-17T14:45:00Z"/>
  <w16cex:commentExtensible w16cex:durableId="258AD107" w16cex:dateUtc="2022-01-13T1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F6532D" w16cid:durableId="258AB029"/>
  <w16cid:commentId w16cid:paraId="1A54B4BB" w16cid:durableId="258AAD9D"/>
  <w16cid:commentId w16cid:paraId="625FF55E" w16cid:durableId="258AAB8A"/>
  <w16cid:commentId w16cid:paraId="77ABAE21" w16cid:durableId="258AAC11"/>
  <w16cid:commentId w16cid:paraId="49D52033" w16cid:durableId="24E31600"/>
  <w16cid:commentId w16cid:paraId="3EF6BCBD" w16cid:durableId="258AB085"/>
  <w16cid:commentId w16cid:paraId="20CD4372" w16cid:durableId="258AB0A4"/>
  <w16cid:commentId w16cid:paraId="74C4EC9D" w16cid:durableId="258AB0D9"/>
  <w16cid:commentId w16cid:paraId="0C3D1EDF" w16cid:durableId="258AB248"/>
  <w16cid:commentId w16cid:paraId="4A66E61F" w16cid:durableId="258AB38A"/>
  <w16cid:commentId w16cid:paraId="47CB1276" w16cid:durableId="258AB580"/>
  <w16cid:commentId w16cid:paraId="285A7D1F" w16cid:durableId="258AB5DD"/>
  <w16cid:commentId w16cid:paraId="078BD165" w16cid:durableId="258AB6B7"/>
  <w16cid:commentId w16cid:paraId="4B846D2F" w16cid:durableId="24EDA4D0"/>
  <w16cid:commentId w16cid:paraId="64896920" w16cid:durableId="258AB80B"/>
  <w16cid:commentId w16cid:paraId="53499B50" w16cid:durableId="258AB888"/>
  <w16cid:commentId w16cid:paraId="14083DDB" w16cid:durableId="258AC2B1"/>
  <w16cid:commentId w16cid:paraId="68730C1E" w16cid:durableId="258AC700"/>
  <w16cid:commentId w16cid:paraId="4A7C5EE8" w16cid:durableId="254794D0"/>
  <w16cid:commentId w16cid:paraId="345E6409" w16cid:durableId="24E31670"/>
  <w16cid:commentId w16cid:paraId="1BADF106" w16cid:durableId="2540F0C3"/>
  <w16cid:commentId w16cid:paraId="1C5026FD" w16cid:durableId="25475385"/>
  <w16cid:commentId w16cid:paraId="3E85E431" w16cid:durableId="255228C1"/>
  <w16cid:commentId w16cid:paraId="05B29EFD" w16cid:durableId="258AD092"/>
  <w16cid:commentId w16cid:paraId="36DEF98F" w16cid:durableId="258AD02C"/>
  <w16cid:commentId w16cid:paraId="42A9E22B" w16cid:durableId="2566BE91"/>
  <w16cid:commentId w16cid:paraId="1CBC6F1C" w16cid:durableId="258AD1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6BA2F" w14:textId="77777777" w:rsidR="00C052BB" w:rsidRDefault="00C052BB" w:rsidP="00EB55B9">
      <w:pPr>
        <w:spacing w:after="0" w:line="240" w:lineRule="auto"/>
      </w:pPr>
      <w:r>
        <w:separator/>
      </w:r>
    </w:p>
  </w:endnote>
  <w:endnote w:type="continuationSeparator" w:id="0">
    <w:p w14:paraId="0544AB2A" w14:textId="77777777" w:rsidR="00C052BB" w:rsidRDefault="00C052BB" w:rsidP="00EB5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846861"/>
      <w:docPartObj>
        <w:docPartGallery w:val="Page Numbers (Bottom of Page)"/>
        <w:docPartUnique/>
      </w:docPartObj>
    </w:sdtPr>
    <w:sdtEndPr>
      <w:rPr>
        <w:noProof/>
      </w:rPr>
    </w:sdtEndPr>
    <w:sdtContent>
      <w:p w14:paraId="7D7B0722" w14:textId="31D1DE4D" w:rsidR="00142AEA" w:rsidRDefault="00142A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142AEA" w:rsidRDefault="00142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CB1E2" w14:textId="77777777" w:rsidR="00C052BB" w:rsidRDefault="00C052BB" w:rsidP="00EB55B9">
      <w:pPr>
        <w:spacing w:after="0" w:line="240" w:lineRule="auto"/>
      </w:pPr>
      <w:r>
        <w:separator/>
      </w:r>
    </w:p>
  </w:footnote>
  <w:footnote w:type="continuationSeparator" w:id="0">
    <w:p w14:paraId="40EB379A" w14:textId="77777777" w:rsidR="00C052BB" w:rsidRDefault="00C052BB" w:rsidP="00EB5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94AD2" w14:textId="48D1385A" w:rsidR="00142AEA" w:rsidRDefault="00142AEA" w:rsidP="00EB55B9">
    <w:pPr>
      <w:pStyle w:val="Header"/>
      <w:jc w:val="right"/>
    </w:pPr>
    <w:proofErr w:type="spellStart"/>
    <w:r>
      <w:t>lsatTS</w:t>
    </w:r>
    <w:proofErr w:type="spellEnd"/>
    <w:r>
      <w:t xml:space="preserve">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kob Johann Assmann">
    <w15:presenceInfo w15:providerId="AD" w15:userId="S::au634851@uni.au.dk::3d742933-92a9-482a-84fa-4d2b77008438"/>
  </w15:person>
  <w15:person w15:author="Logan Berner">
    <w15:presenceInfo w15:providerId="AD" w15:userId="S::logan.berner@nau.edu::f6fd0f1c-29fe-43bb-99fa-550384ef13aa"/>
  </w15:person>
  <w15:person w15:author="Logan Berner [2]">
    <w15:presenceInfo w15:providerId="AD" w15:userId="S::Logan.Berner@nau.edu::f6fd0f1c-29fe-43bb-99fa-550384ef13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16F155EB-8FD0-4A50-9319-7D68BEA4CDA0}"/>
    <w:docVar w:name="dgnword-eventsink" w:val="1996918880672"/>
    <w:docVar w:name="dgnword-lastRevisionsView" w:val="0"/>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238&lt;/item&gt;&lt;item&gt;902&lt;/item&gt;&lt;item&gt;998&lt;/item&gt;&lt;item&gt;1124&lt;/item&gt;&lt;item&gt;1126&lt;/item&gt;&lt;item&gt;1404&lt;/item&gt;&lt;item&gt;1560&lt;/item&gt;&lt;item&gt;1934&lt;/item&gt;&lt;item&gt;2741&lt;/item&gt;&lt;item&gt;3235&lt;/item&gt;&lt;item&gt;3251&lt;/item&gt;&lt;item&gt;3320&lt;/item&gt;&lt;item&gt;3341&lt;/item&gt;&lt;item&gt;3374&lt;/item&gt;&lt;item&gt;3408&lt;/item&gt;&lt;item&gt;3411&lt;/item&gt;&lt;item&gt;3587&lt;/item&gt;&lt;item&gt;3590&lt;/item&gt;&lt;item&gt;3608&lt;/item&gt;&lt;item&gt;3683&lt;/item&gt;&lt;item&gt;3699&lt;/item&gt;&lt;item&gt;3713&lt;/item&gt;&lt;item&gt;3715&lt;/item&gt;&lt;item&gt;3737&lt;/item&gt;&lt;item&gt;3755&lt;/item&gt;&lt;item&gt;3875&lt;/item&gt;&lt;item&gt;3959&lt;/item&gt;&lt;item&gt;4038&lt;/item&gt;&lt;item&gt;4115&lt;/item&gt;&lt;item&gt;4147&lt;/item&gt;&lt;item&gt;4261&lt;/item&gt;&lt;item&gt;4344&lt;/item&gt;&lt;item&gt;4460&lt;/item&gt;&lt;item&gt;4476&lt;/item&gt;&lt;item&gt;4485&lt;/item&gt;&lt;item&gt;4489&lt;/item&gt;&lt;item&gt;4495&lt;/item&gt;&lt;item&gt;4501&lt;/item&gt;&lt;item&gt;4506&lt;/item&gt;&lt;item&gt;4513&lt;/item&gt;&lt;item&gt;4603&lt;/item&gt;&lt;item&gt;4641&lt;/item&gt;&lt;item&gt;4642&lt;/item&gt;&lt;item&gt;4643&lt;/item&gt;&lt;item&gt;4644&lt;/item&gt;&lt;item&gt;4645&lt;/item&gt;&lt;item&gt;4646&lt;/item&gt;&lt;item&gt;4647&lt;/item&gt;&lt;item&gt;4683&lt;/item&gt;&lt;/record-ids&gt;&lt;/item&gt;&lt;/Libraries&gt;"/>
  </w:docVars>
  <w:rsids>
    <w:rsidRoot w:val="00B45079"/>
    <w:rsid w:val="00000EE0"/>
    <w:rsid w:val="00000F29"/>
    <w:rsid w:val="000113B1"/>
    <w:rsid w:val="0001570C"/>
    <w:rsid w:val="00017A95"/>
    <w:rsid w:val="00017FC4"/>
    <w:rsid w:val="000213B5"/>
    <w:rsid w:val="00021EA0"/>
    <w:rsid w:val="00026B19"/>
    <w:rsid w:val="00027CD4"/>
    <w:rsid w:val="00030698"/>
    <w:rsid w:val="00030ECE"/>
    <w:rsid w:val="0003542E"/>
    <w:rsid w:val="0003731F"/>
    <w:rsid w:val="00043FE1"/>
    <w:rsid w:val="00046811"/>
    <w:rsid w:val="00053779"/>
    <w:rsid w:val="00061F79"/>
    <w:rsid w:val="000632ED"/>
    <w:rsid w:val="00066377"/>
    <w:rsid w:val="00067A0C"/>
    <w:rsid w:val="000836F0"/>
    <w:rsid w:val="00084ABC"/>
    <w:rsid w:val="000853A5"/>
    <w:rsid w:val="00085BFC"/>
    <w:rsid w:val="00086314"/>
    <w:rsid w:val="00086E6F"/>
    <w:rsid w:val="00090A00"/>
    <w:rsid w:val="00092A9C"/>
    <w:rsid w:val="000A3118"/>
    <w:rsid w:val="000B1752"/>
    <w:rsid w:val="000B2AC7"/>
    <w:rsid w:val="000B4776"/>
    <w:rsid w:val="000B55F0"/>
    <w:rsid w:val="000B7FBE"/>
    <w:rsid w:val="000C275F"/>
    <w:rsid w:val="000C45BD"/>
    <w:rsid w:val="000D2C2B"/>
    <w:rsid w:val="000E3D0E"/>
    <w:rsid w:val="000E494E"/>
    <w:rsid w:val="00100C55"/>
    <w:rsid w:val="0010487C"/>
    <w:rsid w:val="0010542A"/>
    <w:rsid w:val="00106C4B"/>
    <w:rsid w:val="001103C0"/>
    <w:rsid w:val="00112D34"/>
    <w:rsid w:val="0011636F"/>
    <w:rsid w:val="001207D5"/>
    <w:rsid w:val="00132CED"/>
    <w:rsid w:val="00142AEA"/>
    <w:rsid w:val="00152A6E"/>
    <w:rsid w:val="00154C6C"/>
    <w:rsid w:val="001630D3"/>
    <w:rsid w:val="00165D80"/>
    <w:rsid w:val="00176605"/>
    <w:rsid w:val="001810F1"/>
    <w:rsid w:val="001813F3"/>
    <w:rsid w:val="001828AC"/>
    <w:rsid w:val="00187CFE"/>
    <w:rsid w:val="00187E5F"/>
    <w:rsid w:val="001939FE"/>
    <w:rsid w:val="001A1A95"/>
    <w:rsid w:val="001A340C"/>
    <w:rsid w:val="001A52CF"/>
    <w:rsid w:val="001A5ABB"/>
    <w:rsid w:val="001A6C2D"/>
    <w:rsid w:val="001B11B4"/>
    <w:rsid w:val="001B7BF7"/>
    <w:rsid w:val="001C6506"/>
    <w:rsid w:val="001C7F28"/>
    <w:rsid w:val="001D6A71"/>
    <w:rsid w:val="001E0248"/>
    <w:rsid w:val="001F7571"/>
    <w:rsid w:val="00206CCE"/>
    <w:rsid w:val="00211EE3"/>
    <w:rsid w:val="002125DD"/>
    <w:rsid w:val="0022005E"/>
    <w:rsid w:val="00220D01"/>
    <w:rsid w:val="00222227"/>
    <w:rsid w:val="00222917"/>
    <w:rsid w:val="00224AF0"/>
    <w:rsid w:val="002333D3"/>
    <w:rsid w:val="0023661A"/>
    <w:rsid w:val="00236CA0"/>
    <w:rsid w:val="0024136F"/>
    <w:rsid w:val="002419C3"/>
    <w:rsid w:val="00250EE3"/>
    <w:rsid w:val="00255A52"/>
    <w:rsid w:val="00260A15"/>
    <w:rsid w:val="0026479A"/>
    <w:rsid w:val="0027670E"/>
    <w:rsid w:val="00283C96"/>
    <w:rsid w:val="0028596A"/>
    <w:rsid w:val="0029290E"/>
    <w:rsid w:val="00295A46"/>
    <w:rsid w:val="002A52FE"/>
    <w:rsid w:val="002B23A4"/>
    <w:rsid w:val="002B50C5"/>
    <w:rsid w:val="002B7D02"/>
    <w:rsid w:val="002C102D"/>
    <w:rsid w:val="002C1AC5"/>
    <w:rsid w:val="002C207C"/>
    <w:rsid w:val="002C27C7"/>
    <w:rsid w:val="002C3EDF"/>
    <w:rsid w:val="002D1352"/>
    <w:rsid w:val="002D37A0"/>
    <w:rsid w:val="002F1CCE"/>
    <w:rsid w:val="002F69EB"/>
    <w:rsid w:val="002F6EE8"/>
    <w:rsid w:val="00302291"/>
    <w:rsid w:val="0031164E"/>
    <w:rsid w:val="00313C20"/>
    <w:rsid w:val="00316EED"/>
    <w:rsid w:val="00325450"/>
    <w:rsid w:val="0032733C"/>
    <w:rsid w:val="00327C86"/>
    <w:rsid w:val="00330786"/>
    <w:rsid w:val="00354DD8"/>
    <w:rsid w:val="00356130"/>
    <w:rsid w:val="00364053"/>
    <w:rsid w:val="00364FF9"/>
    <w:rsid w:val="00367507"/>
    <w:rsid w:val="00370A44"/>
    <w:rsid w:val="003801EF"/>
    <w:rsid w:val="00381CED"/>
    <w:rsid w:val="003827D4"/>
    <w:rsid w:val="003841A8"/>
    <w:rsid w:val="00385C4F"/>
    <w:rsid w:val="003861ED"/>
    <w:rsid w:val="0039029E"/>
    <w:rsid w:val="003934F7"/>
    <w:rsid w:val="00397810"/>
    <w:rsid w:val="003A0764"/>
    <w:rsid w:val="003A590F"/>
    <w:rsid w:val="003A6063"/>
    <w:rsid w:val="003A652A"/>
    <w:rsid w:val="003A7C5C"/>
    <w:rsid w:val="003B12C7"/>
    <w:rsid w:val="003B34A7"/>
    <w:rsid w:val="003B3F84"/>
    <w:rsid w:val="003C7159"/>
    <w:rsid w:val="003C73CA"/>
    <w:rsid w:val="003C7D0B"/>
    <w:rsid w:val="003D2455"/>
    <w:rsid w:val="003D7172"/>
    <w:rsid w:val="003E129D"/>
    <w:rsid w:val="003E2207"/>
    <w:rsid w:val="003E6880"/>
    <w:rsid w:val="003F69BD"/>
    <w:rsid w:val="004015C4"/>
    <w:rsid w:val="00410E1D"/>
    <w:rsid w:val="0042225A"/>
    <w:rsid w:val="00422AD6"/>
    <w:rsid w:val="004252F6"/>
    <w:rsid w:val="0045166C"/>
    <w:rsid w:val="00452483"/>
    <w:rsid w:val="00455CB4"/>
    <w:rsid w:val="00455E25"/>
    <w:rsid w:val="00461546"/>
    <w:rsid w:val="00461791"/>
    <w:rsid w:val="004673D8"/>
    <w:rsid w:val="00477254"/>
    <w:rsid w:val="0048413F"/>
    <w:rsid w:val="004852B1"/>
    <w:rsid w:val="00494958"/>
    <w:rsid w:val="00495459"/>
    <w:rsid w:val="0049567B"/>
    <w:rsid w:val="00495B45"/>
    <w:rsid w:val="0049628C"/>
    <w:rsid w:val="00497A92"/>
    <w:rsid w:val="00497D49"/>
    <w:rsid w:val="004A23E6"/>
    <w:rsid w:val="004A266C"/>
    <w:rsid w:val="004A5BCD"/>
    <w:rsid w:val="004B218B"/>
    <w:rsid w:val="004B4A89"/>
    <w:rsid w:val="004C03FA"/>
    <w:rsid w:val="004C6B84"/>
    <w:rsid w:val="004C73F6"/>
    <w:rsid w:val="004D127F"/>
    <w:rsid w:val="004D618D"/>
    <w:rsid w:val="004E3859"/>
    <w:rsid w:val="004F168E"/>
    <w:rsid w:val="004F2FB5"/>
    <w:rsid w:val="00505DD9"/>
    <w:rsid w:val="00512B9D"/>
    <w:rsid w:val="00517382"/>
    <w:rsid w:val="005204D5"/>
    <w:rsid w:val="00524784"/>
    <w:rsid w:val="00530265"/>
    <w:rsid w:val="0053457C"/>
    <w:rsid w:val="005355BF"/>
    <w:rsid w:val="0053565B"/>
    <w:rsid w:val="0054446A"/>
    <w:rsid w:val="005463A4"/>
    <w:rsid w:val="00557FC1"/>
    <w:rsid w:val="00565361"/>
    <w:rsid w:val="005666F1"/>
    <w:rsid w:val="00573E37"/>
    <w:rsid w:val="00577ADD"/>
    <w:rsid w:val="00581C05"/>
    <w:rsid w:val="005937E1"/>
    <w:rsid w:val="00595CA6"/>
    <w:rsid w:val="005A303F"/>
    <w:rsid w:val="005A3048"/>
    <w:rsid w:val="005A4808"/>
    <w:rsid w:val="005A4E98"/>
    <w:rsid w:val="005B13AD"/>
    <w:rsid w:val="005B2946"/>
    <w:rsid w:val="005B6315"/>
    <w:rsid w:val="005C2852"/>
    <w:rsid w:val="005D0F35"/>
    <w:rsid w:val="005D2FC7"/>
    <w:rsid w:val="005D5BE1"/>
    <w:rsid w:val="005E5395"/>
    <w:rsid w:val="005E7FE0"/>
    <w:rsid w:val="005F4D9D"/>
    <w:rsid w:val="0060245B"/>
    <w:rsid w:val="006065F5"/>
    <w:rsid w:val="006165C9"/>
    <w:rsid w:val="00616D58"/>
    <w:rsid w:val="006174E8"/>
    <w:rsid w:val="006264F9"/>
    <w:rsid w:val="00631F29"/>
    <w:rsid w:val="00634DE8"/>
    <w:rsid w:val="006370FB"/>
    <w:rsid w:val="00641264"/>
    <w:rsid w:val="006428EE"/>
    <w:rsid w:val="006434A0"/>
    <w:rsid w:val="0065746C"/>
    <w:rsid w:val="006628AB"/>
    <w:rsid w:val="00667805"/>
    <w:rsid w:val="00672194"/>
    <w:rsid w:val="00676192"/>
    <w:rsid w:val="00683754"/>
    <w:rsid w:val="00683CF4"/>
    <w:rsid w:val="006866D8"/>
    <w:rsid w:val="00691FD3"/>
    <w:rsid w:val="00692972"/>
    <w:rsid w:val="00695B27"/>
    <w:rsid w:val="006B3BD8"/>
    <w:rsid w:val="006B7C79"/>
    <w:rsid w:val="006C569F"/>
    <w:rsid w:val="006D0903"/>
    <w:rsid w:val="006D5E22"/>
    <w:rsid w:val="006D7A74"/>
    <w:rsid w:val="006E07A5"/>
    <w:rsid w:val="006E0CFF"/>
    <w:rsid w:val="006E6ACB"/>
    <w:rsid w:val="006F101C"/>
    <w:rsid w:val="006F1DE6"/>
    <w:rsid w:val="006F22C8"/>
    <w:rsid w:val="007039F5"/>
    <w:rsid w:val="00710AEA"/>
    <w:rsid w:val="00713812"/>
    <w:rsid w:val="0072036D"/>
    <w:rsid w:val="00723E3F"/>
    <w:rsid w:val="00724ED1"/>
    <w:rsid w:val="0072688D"/>
    <w:rsid w:val="00733108"/>
    <w:rsid w:val="00743CCA"/>
    <w:rsid w:val="00744D59"/>
    <w:rsid w:val="00752F4E"/>
    <w:rsid w:val="00753048"/>
    <w:rsid w:val="00760EB0"/>
    <w:rsid w:val="00772E20"/>
    <w:rsid w:val="0077545D"/>
    <w:rsid w:val="00777D31"/>
    <w:rsid w:val="00782A8D"/>
    <w:rsid w:val="007831B8"/>
    <w:rsid w:val="00792C3C"/>
    <w:rsid w:val="007A1C82"/>
    <w:rsid w:val="007A23DF"/>
    <w:rsid w:val="007A39B6"/>
    <w:rsid w:val="007A5A7D"/>
    <w:rsid w:val="007B03BD"/>
    <w:rsid w:val="007B3776"/>
    <w:rsid w:val="007B3C27"/>
    <w:rsid w:val="007B3C28"/>
    <w:rsid w:val="007B3D9C"/>
    <w:rsid w:val="007B7BDA"/>
    <w:rsid w:val="007C1180"/>
    <w:rsid w:val="007C191F"/>
    <w:rsid w:val="007C21F7"/>
    <w:rsid w:val="007C7417"/>
    <w:rsid w:val="007D0865"/>
    <w:rsid w:val="007D265E"/>
    <w:rsid w:val="007D4573"/>
    <w:rsid w:val="007D4FCD"/>
    <w:rsid w:val="007E1D6D"/>
    <w:rsid w:val="007E3FF1"/>
    <w:rsid w:val="007E4CCC"/>
    <w:rsid w:val="007E53F8"/>
    <w:rsid w:val="007F3F2E"/>
    <w:rsid w:val="007F4509"/>
    <w:rsid w:val="007F5904"/>
    <w:rsid w:val="0081165D"/>
    <w:rsid w:val="008136ED"/>
    <w:rsid w:val="00817E57"/>
    <w:rsid w:val="00823879"/>
    <w:rsid w:val="008251A3"/>
    <w:rsid w:val="00830D9B"/>
    <w:rsid w:val="00831471"/>
    <w:rsid w:val="008361F7"/>
    <w:rsid w:val="0084197A"/>
    <w:rsid w:val="008504BE"/>
    <w:rsid w:val="008507EA"/>
    <w:rsid w:val="008642A0"/>
    <w:rsid w:val="00870CD6"/>
    <w:rsid w:val="00873A38"/>
    <w:rsid w:val="008742A4"/>
    <w:rsid w:val="00882101"/>
    <w:rsid w:val="00884781"/>
    <w:rsid w:val="00885AA9"/>
    <w:rsid w:val="0088661F"/>
    <w:rsid w:val="00891554"/>
    <w:rsid w:val="00891EB6"/>
    <w:rsid w:val="008A44EA"/>
    <w:rsid w:val="008A516D"/>
    <w:rsid w:val="008A5ECC"/>
    <w:rsid w:val="008A7E5B"/>
    <w:rsid w:val="008B0935"/>
    <w:rsid w:val="008B108D"/>
    <w:rsid w:val="008B36FF"/>
    <w:rsid w:val="008B447D"/>
    <w:rsid w:val="008B6649"/>
    <w:rsid w:val="008B7582"/>
    <w:rsid w:val="008C0623"/>
    <w:rsid w:val="008C1B59"/>
    <w:rsid w:val="008C2C3E"/>
    <w:rsid w:val="008C6BC7"/>
    <w:rsid w:val="008D37EB"/>
    <w:rsid w:val="008E00FD"/>
    <w:rsid w:val="008E2E43"/>
    <w:rsid w:val="008E5B68"/>
    <w:rsid w:val="008F417E"/>
    <w:rsid w:val="008F54FE"/>
    <w:rsid w:val="00901B6E"/>
    <w:rsid w:val="009073E5"/>
    <w:rsid w:val="00913009"/>
    <w:rsid w:val="009148B0"/>
    <w:rsid w:val="00926960"/>
    <w:rsid w:val="009269E2"/>
    <w:rsid w:val="009300AA"/>
    <w:rsid w:val="00933678"/>
    <w:rsid w:val="009352DA"/>
    <w:rsid w:val="00941058"/>
    <w:rsid w:val="0094106D"/>
    <w:rsid w:val="00943AA8"/>
    <w:rsid w:val="0094680D"/>
    <w:rsid w:val="00946A12"/>
    <w:rsid w:val="00947DFB"/>
    <w:rsid w:val="009525C2"/>
    <w:rsid w:val="00952E21"/>
    <w:rsid w:val="009542CB"/>
    <w:rsid w:val="00957BEF"/>
    <w:rsid w:val="009602A2"/>
    <w:rsid w:val="00961EC4"/>
    <w:rsid w:val="009627D5"/>
    <w:rsid w:val="009705F9"/>
    <w:rsid w:val="00982076"/>
    <w:rsid w:val="00984A37"/>
    <w:rsid w:val="009861B2"/>
    <w:rsid w:val="009904A0"/>
    <w:rsid w:val="00993BF9"/>
    <w:rsid w:val="0099430B"/>
    <w:rsid w:val="00995E10"/>
    <w:rsid w:val="009A02B9"/>
    <w:rsid w:val="009A13A8"/>
    <w:rsid w:val="009B1F98"/>
    <w:rsid w:val="009B3CB1"/>
    <w:rsid w:val="009B4E3B"/>
    <w:rsid w:val="009C1EBF"/>
    <w:rsid w:val="009C3125"/>
    <w:rsid w:val="009C68F5"/>
    <w:rsid w:val="009D5EB4"/>
    <w:rsid w:val="009E095F"/>
    <w:rsid w:val="009E67BA"/>
    <w:rsid w:val="009F2CF6"/>
    <w:rsid w:val="009F6ED4"/>
    <w:rsid w:val="00A07B97"/>
    <w:rsid w:val="00A12244"/>
    <w:rsid w:val="00A21146"/>
    <w:rsid w:val="00A27697"/>
    <w:rsid w:val="00A40441"/>
    <w:rsid w:val="00A5191C"/>
    <w:rsid w:val="00A53BAA"/>
    <w:rsid w:val="00A5674D"/>
    <w:rsid w:val="00A655E2"/>
    <w:rsid w:val="00A65A7A"/>
    <w:rsid w:val="00A70F9A"/>
    <w:rsid w:val="00A741CD"/>
    <w:rsid w:val="00A8338D"/>
    <w:rsid w:val="00A9244D"/>
    <w:rsid w:val="00A92AB4"/>
    <w:rsid w:val="00A94C0E"/>
    <w:rsid w:val="00A95307"/>
    <w:rsid w:val="00AA07D4"/>
    <w:rsid w:val="00AA2D22"/>
    <w:rsid w:val="00AA5E20"/>
    <w:rsid w:val="00AB15E1"/>
    <w:rsid w:val="00AC37E0"/>
    <w:rsid w:val="00AC5128"/>
    <w:rsid w:val="00AC568D"/>
    <w:rsid w:val="00AC61AC"/>
    <w:rsid w:val="00AD0531"/>
    <w:rsid w:val="00AE0CAB"/>
    <w:rsid w:val="00AE0D98"/>
    <w:rsid w:val="00AE41FA"/>
    <w:rsid w:val="00AF2E38"/>
    <w:rsid w:val="00B06565"/>
    <w:rsid w:val="00B15E21"/>
    <w:rsid w:val="00B16CB2"/>
    <w:rsid w:val="00B2614B"/>
    <w:rsid w:val="00B26A5B"/>
    <w:rsid w:val="00B30D29"/>
    <w:rsid w:val="00B314FD"/>
    <w:rsid w:val="00B33ACC"/>
    <w:rsid w:val="00B41BE5"/>
    <w:rsid w:val="00B42316"/>
    <w:rsid w:val="00B45079"/>
    <w:rsid w:val="00B542D1"/>
    <w:rsid w:val="00B611CE"/>
    <w:rsid w:val="00B62D7F"/>
    <w:rsid w:val="00B731F7"/>
    <w:rsid w:val="00B80C10"/>
    <w:rsid w:val="00B82B05"/>
    <w:rsid w:val="00B83938"/>
    <w:rsid w:val="00B8433F"/>
    <w:rsid w:val="00B93165"/>
    <w:rsid w:val="00B963CB"/>
    <w:rsid w:val="00BA31A6"/>
    <w:rsid w:val="00BA4386"/>
    <w:rsid w:val="00BB0AD5"/>
    <w:rsid w:val="00BB2B7A"/>
    <w:rsid w:val="00BB72FF"/>
    <w:rsid w:val="00BC11CC"/>
    <w:rsid w:val="00BC2EA0"/>
    <w:rsid w:val="00BC4C4C"/>
    <w:rsid w:val="00BC4DFA"/>
    <w:rsid w:val="00BC5A0B"/>
    <w:rsid w:val="00BD5B0B"/>
    <w:rsid w:val="00BE376D"/>
    <w:rsid w:val="00BE49FA"/>
    <w:rsid w:val="00BE5642"/>
    <w:rsid w:val="00BF5EB9"/>
    <w:rsid w:val="00BF6AB4"/>
    <w:rsid w:val="00BF70E1"/>
    <w:rsid w:val="00C04880"/>
    <w:rsid w:val="00C052BB"/>
    <w:rsid w:val="00C053DC"/>
    <w:rsid w:val="00C1090E"/>
    <w:rsid w:val="00C12C6B"/>
    <w:rsid w:val="00C12D7B"/>
    <w:rsid w:val="00C15945"/>
    <w:rsid w:val="00C16835"/>
    <w:rsid w:val="00C22D1B"/>
    <w:rsid w:val="00C262DE"/>
    <w:rsid w:val="00C33E07"/>
    <w:rsid w:val="00C35802"/>
    <w:rsid w:val="00C40299"/>
    <w:rsid w:val="00C409DA"/>
    <w:rsid w:val="00C40A6A"/>
    <w:rsid w:val="00C42061"/>
    <w:rsid w:val="00C42BC6"/>
    <w:rsid w:val="00C4691F"/>
    <w:rsid w:val="00C56196"/>
    <w:rsid w:val="00C579A1"/>
    <w:rsid w:val="00C57DA0"/>
    <w:rsid w:val="00C62C10"/>
    <w:rsid w:val="00C632CF"/>
    <w:rsid w:val="00C67C3C"/>
    <w:rsid w:val="00C70207"/>
    <w:rsid w:val="00C81F1B"/>
    <w:rsid w:val="00C843FD"/>
    <w:rsid w:val="00C935C1"/>
    <w:rsid w:val="00CA04F3"/>
    <w:rsid w:val="00CA07E6"/>
    <w:rsid w:val="00CA32D4"/>
    <w:rsid w:val="00CA786D"/>
    <w:rsid w:val="00CB511D"/>
    <w:rsid w:val="00CB5ED3"/>
    <w:rsid w:val="00CB6B96"/>
    <w:rsid w:val="00CB758B"/>
    <w:rsid w:val="00CB7990"/>
    <w:rsid w:val="00CD0704"/>
    <w:rsid w:val="00CD17FA"/>
    <w:rsid w:val="00CD5E51"/>
    <w:rsid w:val="00CD78B5"/>
    <w:rsid w:val="00CF3258"/>
    <w:rsid w:val="00D01583"/>
    <w:rsid w:val="00D016CB"/>
    <w:rsid w:val="00D04654"/>
    <w:rsid w:val="00D04F79"/>
    <w:rsid w:val="00D17E51"/>
    <w:rsid w:val="00D22669"/>
    <w:rsid w:val="00D2277A"/>
    <w:rsid w:val="00D377FC"/>
    <w:rsid w:val="00D408CA"/>
    <w:rsid w:val="00D43A8D"/>
    <w:rsid w:val="00D528E5"/>
    <w:rsid w:val="00D54F2C"/>
    <w:rsid w:val="00D61E4F"/>
    <w:rsid w:val="00D66B3D"/>
    <w:rsid w:val="00D7087C"/>
    <w:rsid w:val="00D710A0"/>
    <w:rsid w:val="00D727A7"/>
    <w:rsid w:val="00D72C7F"/>
    <w:rsid w:val="00D76CC8"/>
    <w:rsid w:val="00D8312E"/>
    <w:rsid w:val="00D8318D"/>
    <w:rsid w:val="00D87B29"/>
    <w:rsid w:val="00D90A80"/>
    <w:rsid w:val="00D926B6"/>
    <w:rsid w:val="00D97A86"/>
    <w:rsid w:val="00DB0039"/>
    <w:rsid w:val="00DC2DD0"/>
    <w:rsid w:val="00DC666B"/>
    <w:rsid w:val="00DC754E"/>
    <w:rsid w:val="00DD2813"/>
    <w:rsid w:val="00DD4372"/>
    <w:rsid w:val="00DD4795"/>
    <w:rsid w:val="00DD6183"/>
    <w:rsid w:val="00DD7FD2"/>
    <w:rsid w:val="00DE26DB"/>
    <w:rsid w:val="00DE7DE5"/>
    <w:rsid w:val="00E07A3D"/>
    <w:rsid w:val="00E11FF4"/>
    <w:rsid w:val="00E12136"/>
    <w:rsid w:val="00E16F62"/>
    <w:rsid w:val="00E22D17"/>
    <w:rsid w:val="00E34891"/>
    <w:rsid w:val="00E42BBB"/>
    <w:rsid w:val="00E46970"/>
    <w:rsid w:val="00E540ED"/>
    <w:rsid w:val="00E64191"/>
    <w:rsid w:val="00E64A9E"/>
    <w:rsid w:val="00E67A26"/>
    <w:rsid w:val="00E7044B"/>
    <w:rsid w:val="00E711A1"/>
    <w:rsid w:val="00E826E7"/>
    <w:rsid w:val="00E8337D"/>
    <w:rsid w:val="00E85484"/>
    <w:rsid w:val="00E85BA8"/>
    <w:rsid w:val="00E87545"/>
    <w:rsid w:val="00E87562"/>
    <w:rsid w:val="00E948B0"/>
    <w:rsid w:val="00E95193"/>
    <w:rsid w:val="00E963E9"/>
    <w:rsid w:val="00EA73F1"/>
    <w:rsid w:val="00EB55B9"/>
    <w:rsid w:val="00EB590F"/>
    <w:rsid w:val="00EB7B05"/>
    <w:rsid w:val="00EC1D88"/>
    <w:rsid w:val="00EC3CA4"/>
    <w:rsid w:val="00EC5E6F"/>
    <w:rsid w:val="00ED3191"/>
    <w:rsid w:val="00ED35A2"/>
    <w:rsid w:val="00ED3DD6"/>
    <w:rsid w:val="00ED51A0"/>
    <w:rsid w:val="00ED53A7"/>
    <w:rsid w:val="00EF290A"/>
    <w:rsid w:val="00EF2C33"/>
    <w:rsid w:val="00EF4D79"/>
    <w:rsid w:val="00F001BB"/>
    <w:rsid w:val="00F01828"/>
    <w:rsid w:val="00F01C8B"/>
    <w:rsid w:val="00F11683"/>
    <w:rsid w:val="00F16EBD"/>
    <w:rsid w:val="00F24CC5"/>
    <w:rsid w:val="00F3181F"/>
    <w:rsid w:val="00F32B3D"/>
    <w:rsid w:val="00F4186D"/>
    <w:rsid w:val="00F42544"/>
    <w:rsid w:val="00F46243"/>
    <w:rsid w:val="00F50314"/>
    <w:rsid w:val="00F50F39"/>
    <w:rsid w:val="00F51A39"/>
    <w:rsid w:val="00F549DA"/>
    <w:rsid w:val="00F67DFA"/>
    <w:rsid w:val="00F71E7E"/>
    <w:rsid w:val="00F739FD"/>
    <w:rsid w:val="00F73BBE"/>
    <w:rsid w:val="00F751FB"/>
    <w:rsid w:val="00F766A1"/>
    <w:rsid w:val="00F827DE"/>
    <w:rsid w:val="00F84824"/>
    <w:rsid w:val="00F85235"/>
    <w:rsid w:val="00F858A0"/>
    <w:rsid w:val="00F97AC9"/>
    <w:rsid w:val="00FA1159"/>
    <w:rsid w:val="00FB010E"/>
    <w:rsid w:val="00FB4A83"/>
    <w:rsid w:val="00FB5579"/>
    <w:rsid w:val="00FB5A6E"/>
    <w:rsid w:val="00FB6DC3"/>
    <w:rsid w:val="00FC53BA"/>
    <w:rsid w:val="00FC58B6"/>
    <w:rsid w:val="00FC7108"/>
    <w:rsid w:val="00FD523E"/>
    <w:rsid w:val="00FD63E5"/>
    <w:rsid w:val="00FE007E"/>
    <w:rsid w:val="00FE4304"/>
    <w:rsid w:val="00FF7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semiHidden/>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semiHidden/>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 w:type="character" w:styleId="LineNumber">
    <w:name w:val="line number"/>
    <w:basedOn w:val="DefaultParagraphFont"/>
    <w:uiPriority w:val="99"/>
    <w:semiHidden/>
    <w:unhideWhenUsed/>
    <w:rsid w:val="00530265"/>
  </w:style>
  <w:style w:type="paragraph" w:styleId="Revision">
    <w:name w:val="Revision"/>
    <w:hidden/>
    <w:uiPriority w:val="99"/>
    <w:semiHidden/>
    <w:rsid w:val="006F1DE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5066/P9OGBGM6" TargetMode="External"/><Relationship Id="rId2" Type="http://schemas.openxmlformats.org/officeDocument/2006/relationships/hyperlink" Target="https://doi.org/10.5066/P9C7I13B" TargetMode="External"/><Relationship Id="rId1" Type="http://schemas.openxmlformats.org/officeDocument/2006/relationships/hyperlink" Target="https://doi.org/10.5066/P9IAXOVV"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earthengine.google.com/" TargetMode="External"/><Relationship Id="rId18" Type="http://schemas.openxmlformats.org/officeDocument/2006/relationships/image" Target="media/image5.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5067/NV34YUIXLP9W"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CRAN.R-project.org/package=landsat8"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r-spatial.github.io/rgee/" TargetMode="External"/><Relationship Id="rId22" Type="http://schemas.openxmlformats.org/officeDocument/2006/relationships/hyperlink" Target="https://CRAN.R-project.org/package=zy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6057</TotalTime>
  <Pages>18</Pages>
  <Words>12880</Words>
  <Characters>73420</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Jakob Johann Assmann</cp:lastModifiedBy>
  <cp:revision>496</cp:revision>
  <dcterms:created xsi:type="dcterms:W3CDTF">2021-09-08T17:41:00Z</dcterms:created>
  <dcterms:modified xsi:type="dcterms:W3CDTF">2022-01-13T16:26:00Z</dcterms:modified>
</cp:coreProperties>
</file>