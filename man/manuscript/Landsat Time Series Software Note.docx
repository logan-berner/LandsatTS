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522A28" w14:textId="6C851E41" w:rsidR="00F751FB" w:rsidRPr="00EB55B9" w:rsidRDefault="00F751FB" w:rsidP="00F751FB">
      <w:pPr>
        <w:pStyle w:val="NoSpacing"/>
        <w:jc w:val="center"/>
        <w:rPr>
          <w:rFonts w:ascii="Times New Roman" w:hAnsi="Times New Roman" w:cs="Times New Roman"/>
          <w:b/>
          <w:bCs/>
          <w:sz w:val="28"/>
          <w:szCs w:val="28"/>
        </w:rPr>
      </w:pPr>
      <w:r w:rsidRPr="00EB55B9">
        <w:rPr>
          <w:rFonts w:ascii="Times New Roman" w:hAnsi="Times New Roman" w:cs="Times New Roman"/>
          <w:b/>
          <w:bCs/>
          <w:sz w:val="28"/>
          <w:szCs w:val="28"/>
        </w:rPr>
        <w:t>lsatTS</w:t>
      </w:r>
      <w:r w:rsidR="00F73BBE" w:rsidRPr="00EB55B9">
        <w:rPr>
          <w:rFonts w:ascii="Times New Roman" w:hAnsi="Times New Roman" w:cs="Times New Roman"/>
          <w:b/>
          <w:bCs/>
          <w:sz w:val="28"/>
          <w:szCs w:val="28"/>
        </w:rPr>
        <w:t>:</w:t>
      </w:r>
      <w:r w:rsidRPr="00EB55B9">
        <w:rPr>
          <w:rFonts w:ascii="Times New Roman" w:hAnsi="Times New Roman" w:cs="Times New Roman"/>
          <w:b/>
          <w:bCs/>
          <w:sz w:val="28"/>
          <w:szCs w:val="28"/>
        </w:rPr>
        <w:t xml:space="preserve"> an R package for </w:t>
      </w:r>
      <w:r w:rsidR="009B4E3B">
        <w:rPr>
          <w:rFonts w:ascii="Times New Roman" w:hAnsi="Times New Roman" w:cs="Times New Roman"/>
          <w:b/>
          <w:bCs/>
          <w:sz w:val="28"/>
          <w:szCs w:val="28"/>
        </w:rPr>
        <w:t xml:space="preserve">generating </w:t>
      </w:r>
      <w:r w:rsidRPr="00EB55B9">
        <w:rPr>
          <w:rFonts w:ascii="Times New Roman" w:hAnsi="Times New Roman" w:cs="Times New Roman"/>
          <w:b/>
          <w:bCs/>
          <w:sz w:val="28"/>
          <w:szCs w:val="28"/>
        </w:rPr>
        <w:t>vegetation greenness time series using Landsat satellite data</w:t>
      </w:r>
    </w:p>
    <w:p w14:paraId="3E701A7C" w14:textId="316288DC" w:rsidR="00505DD9" w:rsidRPr="00792C3C" w:rsidRDefault="00505DD9" w:rsidP="00F751FB">
      <w:pPr>
        <w:pStyle w:val="NoSpacing"/>
        <w:jc w:val="center"/>
        <w:rPr>
          <w:rFonts w:ascii="Times New Roman" w:hAnsi="Times New Roman" w:cs="Times New Roman"/>
          <w:sz w:val="24"/>
          <w:szCs w:val="24"/>
        </w:rPr>
      </w:pPr>
    </w:p>
    <w:p w14:paraId="2C292588" w14:textId="666CE97C" w:rsidR="00F751FB" w:rsidRPr="00792C3C" w:rsidRDefault="00F751FB" w:rsidP="00F751FB">
      <w:pPr>
        <w:pStyle w:val="NoSpacing"/>
        <w:jc w:val="center"/>
        <w:rPr>
          <w:rFonts w:ascii="Times New Roman" w:hAnsi="Times New Roman" w:cs="Times New Roman"/>
          <w:sz w:val="24"/>
          <w:szCs w:val="24"/>
        </w:rPr>
      </w:pPr>
      <w:r w:rsidRPr="00792C3C">
        <w:rPr>
          <w:rFonts w:ascii="Times New Roman" w:hAnsi="Times New Roman" w:cs="Times New Roman"/>
          <w:sz w:val="24"/>
          <w:szCs w:val="24"/>
        </w:rPr>
        <w:t>Logan T. Berner</w:t>
      </w:r>
      <w:r w:rsidR="009B4E3B" w:rsidRPr="009B4E3B">
        <w:rPr>
          <w:rFonts w:ascii="Times New Roman" w:hAnsi="Times New Roman" w:cs="Times New Roman"/>
          <w:sz w:val="24"/>
          <w:szCs w:val="24"/>
          <w:vertAlign w:val="superscript"/>
        </w:rPr>
        <w:t>1</w:t>
      </w:r>
      <w:r w:rsidRPr="00792C3C">
        <w:rPr>
          <w:rFonts w:ascii="Times New Roman" w:hAnsi="Times New Roman" w:cs="Times New Roman"/>
          <w:sz w:val="24"/>
          <w:szCs w:val="24"/>
        </w:rPr>
        <w:t>, Jakob J. Assmann</w:t>
      </w:r>
      <w:r w:rsidR="009B4E3B" w:rsidRPr="009B4E3B">
        <w:rPr>
          <w:rFonts w:ascii="Times New Roman" w:hAnsi="Times New Roman" w:cs="Times New Roman"/>
          <w:sz w:val="24"/>
          <w:szCs w:val="24"/>
          <w:vertAlign w:val="superscript"/>
        </w:rPr>
        <w:t>2</w:t>
      </w:r>
      <w:r w:rsidRPr="00792C3C">
        <w:rPr>
          <w:rFonts w:ascii="Times New Roman" w:hAnsi="Times New Roman" w:cs="Times New Roman"/>
          <w:sz w:val="24"/>
          <w:szCs w:val="24"/>
        </w:rPr>
        <w:t>, Signe Normand</w:t>
      </w:r>
      <w:r w:rsidR="009B4E3B" w:rsidRPr="009B4E3B">
        <w:rPr>
          <w:rFonts w:ascii="Times New Roman" w:hAnsi="Times New Roman" w:cs="Times New Roman"/>
          <w:sz w:val="24"/>
          <w:szCs w:val="24"/>
          <w:vertAlign w:val="superscript"/>
        </w:rPr>
        <w:t>2</w:t>
      </w:r>
      <w:r w:rsidRPr="00792C3C">
        <w:rPr>
          <w:rFonts w:ascii="Times New Roman" w:hAnsi="Times New Roman" w:cs="Times New Roman"/>
          <w:sz w:val="24"/>
          <w:szCs w:val="24"/>
        </w:rPr>
        <w:t xml:space="preserve"> and Scott J. Goetz</w:t>
      </w:r>
      <w:r w:rsidR="009B4E3B" w:rsidRPr="009B4E3B">
        <w:rPr>
          <w:rFonts w:ascii="Times New Roman" w:hAnsi="Times New Roman" w:cs="Times New Roman"/>
          <w:sz w:val="24"/>
          <w:szCs w:val="24"/>
          <w:vertAlign w:val="superscript"/>
        </w:rPr>
        <w:t>1</w:t>
      </w:r>
    </w:p>
    <w:p w14:paraId="6FF954F2" w14:textId="1A971A60" w:rsidR="00F751FB" w:rsidRDefault="00F751FB" w:rsidP="00CB511D">
      <w:pPr>
        <w:pStyle w:val="NoSpacing"/>
        <w:rPr>
          <w:rFonts w:ascii="Times New Roman" w:hAnsi="Times New Roman" w:cs="Times New Roman"/>
          <w:sz w:val="24"/>
          <w:szCs w:val="24"/>
        </w:rPr>
      </w:pPr>
    </w:p>
    <w:p w14:paraId="479D1CFD" w14:textId="0D7074A1" w:rsidR="00CB511D" w:rsidRPr="00792C3C" w:rsidRDefault="009B4E3B" w:rsidP="00CB511D">
      <w:pPr>
        <w:pStyle w:val="NoSpacing"/>
        <w:rPr>
          <w:rFonts w:ascii="Times New Roman" w:hAnsi="Times New Roman" w:cs="Times New Roman"/>
          <w:sz w:val="24"/>
          <w:szCs w:val="24"/>
        </w:rPr>
      </w:pPr>
      <w:r w:rsidRPr="009B4E3B">
        <w:rPr>
          <w:rFonts w:ascii="Times New Roman" w:hAnsi="Times New Roman" w:cs="Times New Roman"/>
          <w:sz w:val="24"/>
          <w:szCs w:val="24"/>
          <w:vertAlign w:val="superscript"/>
        </w:rPr>
        <w:t>1</w:t>
      </w:r>
      <w:r>
        <w:rPr>
          <w:rFonts w:ascii="Times New Roman" w:hAnsi="Times New Roman" w:cs="Times New Roman"/>
          <w:sz w:val="24"/>
          <w:szCs w:val="24"/>
          <w:vertAlign w:val="superscript"/>
        </w:rPr>
        <w:t xml:space="preserve"> </w:t>
      </w:r>
      <w:r w:rsidR="00B42316" w:rsidRPr="00792C3C">
        <w:rPr>
          <w:rFonts w:ascii="Times New Roman" w:hAnsi="Times New Roman" w:cs="Times New Roman"/>
          <w:sz w:val="24"/>
          <w:szCs w:val="24"/>
        </w:rPr>
        <w:t>School of Informatics, Computing, and Cyber Systems, Northern Arizona University</w:t>
      </w:r>
      <w:r w:rsidR="00952E21" w:rsidRPr="00792C3C">
        <w:rPr>
          <w:rFonts w:ascii="Times New Roman" w:hAnsi="Times New Roman" w:cs="Times New Roman"/>
          <w:sz w:val="24"/>
          <w:szCs w:val="24"/>
        </w:rPr>
        <w:t xml:space="preserve">, USA </w:t>
      </w:r>
    </w:p>
    <w:p w14:paraId="47652D90" w14:textId="0F7CFD44" w:rsidR="00B42316" w:rsidRPr="00792C3C" w:rsidRDefault="009B4E3B" w:rsidP="00CB511D">
      <w:pPr>
        <w:pStyle w:val="NoSpacing"/>
        <w:rPr>
          <w:rFonts w:ascii="Times New Roman" w:hAnsi="Times New Roman" w:cs="Times New Roman"/>
          <w:sz w:val="24"/>
          <w:szCs w:val="24"/>
        </w:rPr>
      </w:pPr>
      <w:r w:rsidRPr="009B4E3B">
        <w:rPr>
          <w:rFonts w:ascii="Times New Roman" w:hAnsi="Times New Roman" w:cs="Times New Roman"/>
          <w:sz w:val="24"/>
          <w:szCs w:val="24"/>
          <w:vertAlign w:val="superscript"/>
        </w:rPr>
        <w:t>2</w:t>
      </w:r>
      <w:r>
        <w:rPr>
          <w:rFonts w:ascii="Times New Roman" w:hAnsi="Times New Roman" w:cs="Times New Roman"/>
          <w:sz w:val="24"/>
          <w:szCs w:val="24"/>
        </w:rPr>
        <w:t xml:space="preserve"> </w:t>
      </w:r>
      <w:r w:rsidR="00952E21" w:rsidRPr="00792C3C">
        <w:rPr>
          <w:rFonts w:ascii="Times New Roman" w:hAnsi="Times New Roman" w:cs="Times New Roman"/>
          <w:sz w:val="24"/>
          <w:szCs w:val="24"/>
        </w:rPr>
        <w:t>Department of Biology – Ecoinformatic and Biodiversity, Aarhus University, Denmark</w:t>
      </w:r>
    </w:p>
    <w:p w14:paraId="5381D928" w14:textId="77777777" w:rsidR="00710AEA" w:rsidRPr="00792C3C" w:rsidRDefault="00710AEA" w:rsidP="00710AEA">
      <w:pPr>
        <w:pStyle w:val="NoSpacing"/>
        <w:rPr>
          <w:rFonts w:ascii="Times New Roman" w:hAnsi="Times New Roman" w:cs="Times New Roman"/>
          <w:b/>
          <w:bCs/>
          <w:sz w:val="24"/>
          <w:szCs w:val="24"/>
        </w:rPr>
      </w:pPr>
    </w:p>
    <w:p w14:paraId="2C8B514C" w14:textId="02BE2443" w:rsidR="00710AEA" w:rsidRPr="00792C3C" w:rsidRDefault="00710AEA" w:rsidP="00C81F1B">
      <w:pPr>
        <w:pStyle w:val="Heading1"/>
      </w:pPr>
      <w:r w:rsidRPr="00792C3C">
        <w:t>Abstract</w:t>
      </w:r>
    </w:p>
    <w:p w14:paraId="68E6E883" w14:textId="5AC5FFDE" w:rsidR="003C50EE" w:rsidRPr="00792C3C" w:rsidRDefault="0029701D" w:rsidP="003C50EE">
      <w:pPr>
        <w:pStyle w:val="NoSpacing"/>
        <w:rPr>
          <w:rFonts w:ascii="Times New Roman" w:hAnsi="Times New Roman" w:cs="Times New Roman"/>
          <w:sz w:val="24"/>
          <w:szCs w:val="24"/>
        </w:rPr>
      </w:pPr>
      <w:r w:rsidRPr="005B578A">
        <w:rPr>
          <w:rFonts w:ascii="Times New Roman" w:hAnsi="Times New Roman" w:cs="Times New Roman"/>
          <w:sz w:val="24"/>
          <w:szCs w:val="24"/>
        </w:rPr>
        <w:t xml:space="preserve">The Landsat satellites provide near-global surface reflectance measurements since the early 1980s </w:t>
      </w:r>
      <w:r>
        <w:rPr>
          <w:rFonts w:ascii="Times New Roman" w:hAnsi="Times New Roman" w:cs="Times New Roman"/>
          <w:sz w:val="24"/>
          <w:szCs w:val="24"/>
        </w:rPr>
        <w:t xml:space="preserve">that are increasingly used </w:t>
      </w:r>
      <w:r w:rsidR="006A2DF5">
        <w:rPr>
          <w:rFonts w:ascii="Times New Roman" w:hAnsi="Times New Roman" w:cs="Times New Roman"/>
          <w:sz w:val="24"/>
          <w:szCs w:val="24"/>
        </w:rPr>
        <w:t xml:space="preserve">to </w:t>
      </w:r>
      <w:r>
        <w:rPr>
          <w:rFonts w:ascii="Times New Roman" w:hAnsi="Times New Roman" w:cs="Times New Roman"/>
          <w:sz w:val="24"/>
          <w:szCs w:val="24"/>
        </w:rPr>
        <w:t xml:space="preserve">assess interannual changes in </w:t>
      </w:r>
      <w:r w:rsidR="006A2DF5">
        <w:rPr>
          <w:rFonts w:ascii="Times New Roman" w:hAnsi="Times New Roman" w:cs="Times New Roman"/>
          <w:sz w:val="24"/>
          <w:szCs w:val="24"/>
        </w:rPr>
        <w:t xml:space="preserve">terrestrial ecosystem function. These assessments often rely on spectral indices (e.g., NDVI) related to vegetation greenness and productivity. </w:t>
      </w:r>
      <w:r w:rsidR="00222227" w:rsidRPr="00792C3C">
        <w:rPr>
          <w:rFonts w:ascii="Times New Roman" w:hAnsi="Times New Roman" w:cs="Times New Roman"/>
          <w:sz w:val="24"/>
          <w:szCs w:val="24"/>
        </w:rPr>
        <w:t>Nevertheless,</w:t>
      </w:r>
      <w:r w:rsidR="00BC2EA0" w:rsidRPr="00792C3C">
        <w:rPr>
          <w:rFonts w:ascii="Times New Roman" w:hAnsi="Times New Roman" w:cs="Times New Roman"/>
          <w:sz w:val="24"/>
          <w:szCs w:val="24"/>
        </w:rPr>
        <w:t xml:space="preserve"> </w:t>
      </w:r>
      <w:r w:rsidR="00870CD6" w:rsidRPr="00792C3C">
        <w:rPr>
          <w:rFonts w:ascii="Times New Roman" w:hAnsi="Times New Roman" w:cs="Times New Roman"/>
          <w:sz w:val="24"/>
          <w:szCs w:val="24"/>
        </w:rPr>
        <w:t xml:space="preserve">multiple </w:t>
      </w:r>
      <w:r w:rsidR="00BC2EA0" w:rsidRPr="00792C3C">
        <w:rPr>
          <w:rFonts w:ascii="Times New Roman" w:hAnsi="Times New Roman" w:cs="Times New Roman"/>
          <w:sz w:val="24"/>
          <w:szCs w:val="24"/>
        </w:rPr>
        <w:t>factors impede</w:t>
      </w:r>
      <w:r w:rsidR="00B30D29" w:rsidRPr="00792C3C">
        <w:rPr>
          <w:rFonts w:ascii="Times New Roman" w:hAnsi="Times New Roman" w:cs="Times New Roman"/>
          <w:sz w:val="24"/>
          <w:szCs w:val="24"/>
        </w:rPr>
        <w:t xml:space="preserve"> </w:t>
      </w:r>
      <w:r w:rsidR="002D33BE">
        <w:rPr>
          <w:rFonts w:ascii="Times New Roman" w:hAnsi="Times New Roman" w:cs="Times New Roman"/>
          <w:sz w:val="24"/>
          <w:szCs w:val="24"/>
        </w:rPr>
        <w:t xml:space="preserve">multi-decadal assessments </w:t>
      </w:r>
      <w:r w:rsidR="005B578A">
        <w:rPr>
          <w:rFonts w:ascii="Times New Roman" w:hAnsi="Times New Roman" w:cs="Times New Roman"/>
          <w:sz w:val="24"/>
          <w:szCs w:val="24"/>
        </w:rPr>
        <w:t xml:space="preserve">of </w:t>
      </w:r>
      <w:r w:rsidR="00870CD6" w:rsidRPr="00792C3C">
        <w:rPr>
          <w:rFonts w:ascii="Times New Roman" w:hAnsi="Times New Roman" w:cs="Times New Roman"/>
          <w:sz w:val="24"/>
          <w:szCs w:val="24"/>
        </w:rPr>
        <w:t xml:space="preserve">spectral indices </w:t>
      </w:r>
      <w:r w:rsidR="00B30D29" w:rsidRPr="00792C3C">
        <w:rPr>
          <w:rFonts w:ascii="Times New Roman" w:hAnsi="Times New Roman" w:cs="Times New Roman"/>
          <w:sz w:val="24"/>
          <w:szCs w:val="24"/>
        </w:rPr>
        <w:t xml:space="preserve">using </w:t>
      </w:r>
      <w:r w:rsidR="00BC2EA0" w:rsidRPr="00792C3C">
        <w:rPr>
          <w:rFonts w:ascii="Times New Roman" w:hAnsi="Times New Roman" w:cs="Times New Roman"/>
          <w:sz w:val="24"/>
          <w:szCs w:val="24"/>
        </w:rPr>
        <w:t xml:space="preserve">Landsat </w:t>
      </w:r>
      <w:r w:rsidR="00B30D29" w:rsidRPr="00792C3C">
        <w:rPr>
          <w:rFonts w:ascii="Times New Roman" w:hAnsi="Times New Roman" w:cs="Times New Roman"/>
          <w:sz w:val="24"/>
          <w:szCs w:val="24"/>
        </w:rPr>
        <w:t>satellite</w:t>
      </w:r>
      <w:r w:rsidR="00D926B6">
        <w:rPr>
          <w:rFonts w:ascii="Times New Roman" w:hAnsi="Times New Roman" w:cs="Times New Roman"/>
          <w:sz w:val="24"/>
          <w:szCs w:val="24"/>
        </w:rPr>
        <w:t xml:space="preserve"> data</w:t>
      </w:r>
      <w:r w:rsidR="00BC2EA0" w:rsidRPr="00792C3C">
        <w:rPr>
          <w:rFonts w:ascii="Times New Roman" w:hAnsi="Times New Roman" w:cs="Times New Roman"/>
          <w:sz w:val="24"/>
          <w:szCs w:val="24"/>
        </w:rPr>
        <w:t xml:space="preserve">, including </w:t>
      </w:r>
      <w:r w:rsidR="0065746C">
        <w:rPr>
          <w:rFonts w:ascii="Times New Roman" w:hAnsi="Times New Roman" w:cs="Times New Roman"/>
          <w:sz w:val="24"/>
          <w:szCs w:val="24"/>
        </w:rPr>
        <w:t xml:space="preserve">ease of </w:t>
      </w:r>
      <w:r w:rsidR="00BC2EA0" w:rsidRPr="00792C3C">
        <w:rPr>
          <w:rFonts w:ascii="Times New Roman" w:hAnsi="Times New Roman" w:cs="Times New Roman"/>
          <w:sz w:val="24"/>
          <w:szCs w:val="24"/>
        </w:rPr>
        <w:t>data access</w:t>
      </w:r>
      <w:r w:rsidR="00D926B6">
        <w:rPr>
          <w:rFonts w:ascii="Times New Roman" w:hAnsi="Times New Roman" w:cs="Times New Roman"/>
          <w:sz w:val="24"/>
          <w:szCs w:val="24"/>
        </w:rPr>
        <w:t xml:space="preserve"> and </w:t>
      </w:r>
      <w:r w:rsidR="00BC2EA0" w:rsidRPr="00792C3C">
        <w:rPr>
          <w:rFonts w:ascii="Times New Roman" w:hAnsi="Times New Roman" w:cs="Times New Roman"/>
          <w:sz w:val="24"/>
          <w:szCs w:val="24"/>
        </w:rPr>
        <w:t>cleaning</w:t>
      </w:r>
      <w:r w:rsidR="003C73CA">
        <w:rPr>
          <w:rFonts w:ascii="Times New Roman" w:hAnsi="Times New Roman" w:cs="Times New Roman"/>
          <w:sz w:val="24"/>
          <w:szCs w:val="24"/>
        </w:rPr>
        <w:t>,</w:t>
      </w:r>
      <w:r w:rsidR="00D926B6">
        <w:rPr>
          <w:rFonts w:ascii="Times New Roman" w:hAnsi="Times New Roman" w:cs="Times New Roman"/>
          <w:sz w:val="24"/>
          <w:szCs w:val="24"/>
        </w:rPr>
        <w:t xml:space="preserve"> as well as </w:t>
      </w:r>
      <w:r w:rsidR="00673540">
        <w:rPr>
          <w:rFonts w:ascii="Times New Roman" w:hAnsi="Times New Roman" w:cs="Times New Roman"/>
          <w:sz w:val="24"/>
          <w:szCs w:val="24"/>
        </w:rPr>
        <w:t xml:space="preserve">lingering issues with cross-sensor calibration and challenges with </w:t>
      </w:r>
      <w:r w:rsidR="00D926B6">
        <w:rPr>
          <w:rFonts w:ascii="Times New Roman" w:hAnsi="Times New Roman" w:cs="Times New Roman"/>
          <w:sz w:val="24"/>
          <w:szCs w:val="24"/>
        </w:rPr>
        <w:t>irregular timing of cloud-free acquisitions.</w:t>
      </w:r>
      <w:r w:rsidR="009B4E3B">
        <w:rPr>
          <w:rFonts w:ascii="Times New Roman" w:hAnsi="Times New Roman" w:cs="Times New Roman"/>
          <w:sz w:val="24"/>
          <w:szCs w:val="24"/>
        </w:rPr>
        <w:t xml:space="preserve"> T</w:t>
      </w:r>
      <w:r w:rsidR="009B4E3B" w:rsidRPr="00792C3C">
        <w:rPr>
          <w:rFonts w:ascii="Times New Roman" w:hAnsi="Times New Roman" w:cs="Times New Roman"/>
          <w:sz w:val="24"/>
          <w:szCs w:val="24"/>
        </w:rPr>
        <w:t xml:space="preserve">o </w:t>
      </w:r>
      <w:r w:rsidR="009B4E3B">
        <w:rPr>
          <w:rFonts w:ascii="Times New Roman" w:hAnsi="Times New Roman" w:cs="Times New Roman"/>
          <w:sz w:val="24"/>
          <w:szCs w:val="24"/>
        </w:rPr>
        <w:t xml:space="preserve">help address these problems, we developed the </w:t>
      </w:r>
      <w:r w:rsidR="009B4E3B" w:rsidRPr="009B4E3B">
        <w:rPr>
          <w:rFonts w:ascii="Times New Roman" w:hAnsi="Times New Roman" w:cs="Times New Roman"/>
          <w:i/>
          <w:iCs/>
          <w:sz w:val="24"/>
          <w:szCs w:val="24"/>
        </w:rPr>
        <w:t>lsatTS</w:t>
      </w:r>
      <w:r w:rsidR="009B4E3B">
        <w:rPr>
          <w:rFonts w:ascii="Times New Roman" w:hAnsi="Times New Roman" w:cs="Times New Roman"/>
          <w:sz w:val="24"/>
          <w:szCs w:val="24"/>
        </w:rPr>
        <w:t xml:space="preserve"> </w:t>
      </w:r>
      <w:r w:rsidR="00B30D29" w:rsidRPr="00792C3C">
        <w:rPr>
          <w:rFonts w:ascii="Times New Roman" w:hAnsi="Times New Roman" w:cs="Times New Roman"/>
          <w:sz w:val="24"/>
          <w:szCs w:val="24"/>
        </w:rPr>
        <w:t xml:space="preserve">package </w:t>
      </w:r>
      <w:r w:rsidR="009B4E3B">
        <w:rPr>
          <w:rFonts w:ascii="Times New Roman" w:hAnsi="Times New Roman" w:cs="Times New Roman"/>
          <w:sz w:val="24"/>
          <w:szCs w:val="24"/>
        </w:rPr>
        <w:t>for R. This software</w:t>
      </w:r>
      <w:r w:rsidR="009627D5">
        <w:rPr>
          <w:rFonts w:ascii="Times New Roman" w:hAnsi="Times New Roman" w:cs="Times New Roman"/>
          <w:sz w:val="24"/>
          <w:szCs w:val="24"/>
        </w:rPr>
        <w:t xml:space="preserve"> </w:t>
      </w:r>
      <w:r w:rsidR="009B4E3B">
        <w:rPr>
          <w:rFonts w:ascii="Times New Roman" w:hAnsi="Times New Roman" w:cs="Times New Roman"/>
          <w:sz w:val="24"/>
          <w:szCs w:val="24"/>
        </w:rPr>
        <w:t xml:space="preserve">package </w:t>
      </w:r>
      <w:r w:rsidR="00B30D29" w:rsidRPr="00792C3C">
        <w:rPr>
          <w:rFonts w:ascii="Times New Roman" w:hAnsi="Times New Roman" w:cs="Times New Roman"/>
          <w:sz w:val="24"/>
          <w:szCs w:val="24"/>
        </w:rPr>
        <w:t>facilitate</w:t>
      </w:r>
      <w:r w:rsidR="009627D5">
        <w:rPr>
          <w:rFonts w:ascii="Times New Roman" w:hAnsi="Times New Roman" w:cs="Times New Roman"/>
          <w:sz w:val="24"/>
          <w:szCs w:val="24"/>
        </w:rPr>
        <w:t>s</w:t>
      </w:r>
      <w:r w:rsidR="00870CD6" w:rsidRPr="00792C3C">
        <w:rPr>
          <w:rFonts w:ascii="Times New Roman" w:hAnsi="Times New Roman" w:cs="Times New Roman"/>
          <w:sz w:val="24"/>
          <w:szCs w:val="24"/>
        </w:rPr>
        <w:t xml:space="preserve"> </w:t>
      </w:r>
      <w:r w:rsidR="004B4A89">
        <w:rPr>
          <w:rFonts w:ascii="Times New Roman" w:hAnsi="Times New Roman" w:cs="Times New Roman"/>
          <w:sz w:val="24"/>
          <w:szCs w:val="24"/>
        </w:rPr>
        <w:t xml:space="preserve">sample-based </w:t>
      </w:r>
      <w:r w:rsidR="00C04880">
        <w:rPr>
          <w:rFonts w:ascii="Times New Roman" w:hAnsi="Times New Roman" w:cs="Times New Roman"/>
          <w:sz w:val="24"/>
          <w:szCs w:val="24"/>
        </w:rPr>
        <w:t xml:space="preserve">time series analysis </w:t>
      </w:r>
      <w:r w:rsidR="00870CD6" w:rsidRPr="00792C3C">
        <w:rPr>
          <w:rFonts w:ascii="Times New Roman" w:hAnsi="Times New Roman" w:cs="Times New Roman"/>
          <w:sz w:val="24"/>
          <w:szCs w:val="24"/>
        </w:rPr>
        <w:t>of</w:t>
      </w:r>
      <w:r w:rsidR="006A2DF5">
        <w:rPr>
          <w:rFonts w:ascii="Times New Roman" w:hAnsi="Times New Roman" w:cs="Times New Roman"/>
          <w:sz w:val="24"/>
          <w:szCs w:val="24"/>
        </w:rPr>
        <w:t xml:space="preserve"> surface reflectance and spectral indices </w:t>
      </w:r>
      <w:r w:rsidR="00870CD6" w:rsidRPr="00792C3C">
        <w:rPr>
          <w:rFonts w:ascii="Times New Roman" w:hAnsi="Times New Roman" w:cs="Times New Roman"/>
          <w:sz w:val="24"/>
          <w:szCs w:val="24"/>
        </w:rPr>
        <w:t xml:space="preserve">derived from Landsat </w:t>
      </w:r>
      <w:r w:rsidR="006A2DF5">
        <w:rPr>
          <w:rFonts w:ascii="Times New Roman" w:hAnsi="Times New Roman" w:cs="Times New Roman"/>
          <w:sz w:val="24"/>
          <w:szCs w:val="24"/>
        </w:rPr>
        <w:t>sensors</w:t>
      </w:r>
      <w:r w:rsidR="00870CD6" w:rsidRPr="00792C3C">
        <w:rPr>
          <w:rFonts w:ascii="Times New Roman" w:hAnsi="Times New Roman" w:cs="Times New Roman"/>
          <w:sz w:val="24"/>
          <w:szCs w:val="24"/>
        </w:rPr>
        <w:t>.</w:t>
      </w:r>
      <w:r w:rsidR="00C04880">
        <w:rPr>
          <w:rFonts w:ascii="Times New Roman" w:hAnsi="Times New Roman" w:cs="Times New Roman"/>
          <w:sz w:val="24"/>
          <w:szCs w:val="24"/>
        </w:rPr>
        <w:t xml:space="preserve"> </w:t>
      </w:r>
      <w:r w:rsidR="009627D5">
        <w:rPr>
          <w:rFonts w:ascii="Times New Roman" w:hAnsi="Times New Roman" w:cs="Times New Roman"/>
          <w:sz w:val="24"/>
          <w:szCs w:val="24"/>
        </w:rPr>
        <w:t>The</w:t>
      </w:r>
      <w:r w:rsidR="009627D5" w:rsidRPr="00792C3C">
        <w:rPr>
          <w:rFonts w:ascii="Times New Roman" w:hAnsi="Times New Roman" w:cs="Times New Roman"/>
          <w:sz w:val="24"/>
          <w:szCs w:val="24"/>
        </w:rPr>
        <w:t xml:space="preserve"> </w:t>
      </w:r>
      <w:r w:rsidR="00AE41FA" w:rsidRPr="00792C3C">
        <w:rPr>
          <w:rFonts w:ascii="Times New Roman" w:hAnsi="Times New Roman" w:cs="Times New Roman"/>
          <w:sz w:val="24"/>
          <w:szCs w:val="24"/>
        </w:rPr>
        <w:t xml:space="preserve">package includes functions </w:t>
      </w:r>
      <w:r w:rsidR="004A266C" w:rsidRPr="00792C3C">
        <w:rPr>
          <w:rFonts w:ascii="Times New Roman" w:hAnsi="Times New Roman" w:cs="Times New Roman"/>
          <w:sz w:val="24"/>
          <w:szCs w:val="24"/>
        </w:rPr>
        <w:t xml:space="preserve">that enable </w:t>
      </w:r>
      <w:r w:rsidR="003C73CA">
        <w:rPr>
          <w:rFonts w:ascii="Times New Roman" w:hAnsi="Times New Roman" w:cs="Times New Roman"/>
          <w:sz w:val="24"/>
          <w:szCs w:val="24"/>
        </w:rPr>
        <w:t xml:space="preserve">the extraction of the </w:t>
      </w:r>
      <w:r w:rsidR="0065746C">
        <w:rPr>
          <w:rFonts w:ascii="Times New Roman" w:hAnsi="Times New Roman" w:cs="Times New Roman"/>
          <w:sz w:val="24"/>
          <w:szCs w:val="24"/>
        </w:rPr>
        <w:t xml:space="preserve">full </w:t>
      </w:r>
      <w:r w:rsidR="003C73CA">
        <w:rPr>
          <w:rFonts w:ascii="Times New Roman" w:hAnsi="Times New Roman" w:cs="Times New Roman"/>
          <w:sz w:val="24"/>
          <w:szCs w:val="24"/>
        </w:rPr>
        <w:t xml:space="preserve">Landsat </w:t>
      </w:r>
      <w:r w:rsidR="0065746C">
        <w:rPr>
          <w:rFonts w:ascii="Times New Roman" w:hAnsi="Times New Roman" w:cs="Times New Roman"/>
          <w:sz w:val="24"/>
          <w:szCs w:val="24"/>
        </w:rPr>
        <w:t xml:space="preserve">record </w:t>
      </w:r>
      <w:r w:rsidR="0028596A" w:rsidRPr="00792C3C">
        <w:rPr>
          <w:rFonts w:ascii="Times New Roman" w:hAnsi="Times New Roman" w:cs="Times New Roman"/>
          <w:sz w:val="24"/>
          <w:szCs w:val="24"/>
        </w:rPr>
        <w:t xml:space="preserve">for </w:t>
      </w:r>
      <w:r w:rsidR="005A303F">
        <w:rPr>
          <w:rFonts w:ascii="Times New Roman" w:hAnsi="Times New Roman" w:cs="Times New Roman"/>
          <w:sz w:val="24"/>
          <w:szCs w:val="24"/>
        </w:rPr>
        <w:t xml:space="preserve">point </w:t>
      </w:r>
      <w:r w:rsidR="000E2A56">
        <w:rPr>
          <w:rFonts w:ascii="Times New Roman" w:hAnsi="Times New Roman" w:cs="Times New Roman"/>
          <w:sz w:val="24"/>
          <w:szCs w:val="24"/>
        </w:rPr>
        <w:t>sample location</w:t>
      </w:r>
      <w:r w:rsidR="0028596A" w:rsidRPr="00792C3C">
        <w:rPr>
          <w:rFonts w:ascii="Times New Roman" w:hAnsi="Times New Roman" w:cs="Times New Roman"/>
          <w:sz w:val="24"/>
          <w:szCs w:val="24"/>
        </w:rPr>
        <w:t xml:space="preserve">s or </w:t>
      </w:r>
      <w:r w:rsidR="008742A4">
        <w:rPr>
          <w:rFonts w:ascii="Times New Roman" w:hAnsi="Times New Roman" w:cs="Times New Roman"/>
          <w:sz w:val="24"/>
          <w:szCs w:val="24"/>
        </w:rPr>
        <w:t xml:space="preserve">small </w:t>
      </w:r>
      <w:r w:rsidR="0028596A" w:rsidRPr="00792C3C">
        <w:rPr>
          <w:rFonts w:ascii="Times New Roman" w:hAnsi="Times New Roman" w:cs="Times New Roman"/>
          <w:sz w:val="24"/>
          <w:szCs w:val="24"/>
        </w:rPr>
        <w:t xml:space="preserve">study regions using </w:t>
      </w:r>
      <w:r w:rsidR="009627D5">
        <w:rPr>
          <w:rFonts w:ascii="Times New Roman" w:hAnsi="Times New Roman" w:cs="Times New Roman"/>
          <w:sz w:val="24"/>
          <w:szCs w:val="24"/>
        </w:rPr>
        <w:t xml:space="preserve">the </w:t>
      </w:r>
      <w:r w:rsidR="0028596A" w:rsidRPr="00792C3C">
        <w:rPr>
          <w:rFonts w:ascii="Times New Roman" w:hAnsi="Times New Roman" w:cs="Times New Roman"/>
          <w:sz w:val="24"/>
          <w:szCs w:val="24"/>
        </w:rPr>
        <w:t>Google Earth Engine accessed</w:t>
      </w:r>
      <w:ins w:id="0" w:author="Jakob Johann Assmann" w:date="2022-01-28T11:26:00Z">
        <w:r w:rsidR="006702B5">
          <w:rPr>
            <w:rFonts w:ascii="Times New Roman" w:hAnsi="Times New Roman" w:cs="Times New Roman"/>
            <w:sz w:val="24"/>
            <w:szCs w:val="24"/>
          </w:rPr>
          <w:t xml:space="preserve"> directly</w:t>
        </w:r>
      </w:ins>
      <w:r w:rsidR="0028596A" w:rsidRPr="00792C3C">
        <w:rPr>
          <w:rFonts w:ascii="Times New Roman" w:hAnsi="Times New Roman" w:cs="Times New Roman"/>
          <w:sz w:val="24"/>
          <w:szCs w:val="24"/>
        </w:rPr>
        <w:t xml:space="preserve"> from R. Moreover, the package </w:t>
      </w:r>
      <w:r w:rsidR="00E34891" w:rsidRPr="00792C3C">
        <w:rPr>
          <w:rFonts w:ascii="Times New Roman" w:hAnsi="Times New Roman" w:cs="Times New Roman"/>
          <w:sz w:val="24"/>
          <w:szCs w:val="24"/>
        </w:rPr>
        <w:t xml:space="preserve">includes functions for </w:t>
      </w:r>
      <w:r w:rsidR="00E64A9E" w:rsidRPr="00792C3C">
        <w:rPr>
          <w:rFonts w:ascii="Times New Roman" w:hAnsi="Times New Roman" w:cs="Times New Roman"/>
          <w:sz w:val="24"/>
          <w:szCs w:val="24"/>
        </w:rPr>
        <w:t xml:space="preserve">(1) </w:t>
      </w:r>
      <w:r w:rsidR="00E34891" w:rsidRPr="00792C3C">
        <w:rPr>
          <w:rFonts w:ascii="Times New Roman" w:hAnsi="Times New Roman" w:cs="Times New Roman"/>
          <w:sz w:val="24"/>
          <w:szCs w:val="24"/>
        </w:rPr>
        <w:t xml:space="preserve">rigorous data cleaning, </w:t>
      </w:r>
      <w:r w:rsidR="00E64A9E" w:rsidRPr="00792C3C">
        <w:rPr>
          <w:rFonts w:ascii="Times New Roman" w:hAnsi="Times New Roman" w:cs="Times New Roman"/>
          <w:sz w:val="24"/>
          <w:szCs w:val="24"/>
        </w:rPr>
        <w:t xml:space="preserve">(2) </w:t>
      </w:r>
      <w:r w:rsidR="00E34891" w:rsidRPr="00792C3C">
        <w:rPr>
          <w:rFonts w:ascii="Times New Roman" w:hAnsi="Times New Roman" w:cs="Times New Roman"/>
          <w:sz w:val="24"/>
          <w:szCs w:val="24"/>
        </w:rPr>
        <w:t xml:space="preserve">cross-sensor calibration with machine learning, </w:t>
      </w:r>
      <w:r w:rsidR="00E64A9E" w:rsidRPr="00792C3C">
        <w:rPr>
          <w:rFonts w:ascii="Times New Roman" w:hAnsi="Times New Roman" w:cs="Times New Roman"/>
          <w:sz w:val="24"/>
          <w:szCs w:val="24"/>
        </w:rPr>
        <w:t>(3) phenological modeling</w:t>
      </w:r>
      <w:r w:rsidR="006A2DF5">
        <w:rPr>
          <w:rFonts w:ascii="Times New Roman" w:hAnsi="Times New Roman" w:cs="Times New Roman"/>
          <w:sz w:val="24"/>
          <w:szCs w:val="24"/>
        </w:rPr>
        <w:t>, and (4) time series analysis</w:t>
      </w:r>
      <w:r w:rsidR="00E64A9E" w:rsidRPr="00792C3C">
        <w:rPr>
          <w:rFonts w:ascii="Times New Roman" w:hAnsi="Times New Roman" w:cs="Times New Roman"/>
          <w:sz w:val="24"/>
          <w:szCs w:val="24"/>
        </w:rPr>
        <w:t>.</w:t>
      </w:r>
      <w:r w:rsidR="00F42544">
        <w:rPr>
          <w:rFonts w:ascii="Times New Roman" w:hAnsi="Times New Roman" w:cs="Times New Roman"/>
          <w:sz w:val="24"/>
          <w:szCs w:val="24"/>
        </w:rPr>
        <w:t xml:space="preserve"> For an example application, we</w:t>
      </w:r>
      <w:r w:rsidR="00512B9D">
        <w:rPr>
          <w:rFonts w:ascii="Times New Roman" w:hAnsi="Times New Roman" w:cs="Times New Roman"/>
          <w:sz w:val="24"/>
          <w:szCs w:val="24"/>
        </w:rPr>
        <w:t xml:space="preserve"> </w:t>
      </w:r>
      <w:r w:rsidR="00B62D7F">
        <w:rPr>
          <w:rFonts w:ascii="Times New Roman" w:hAnsi="Times New Roman" w:cs="Times New Roman"/>
          <w:sz w:val="24"/>
          <w:szCs w:val="24"/>
        </w:rPr>
        <w:t>show how</w:t>
      </w:r>
      <w:r w:rsidR="008A516D">
        <w:rPr>
          <w:rFonts w:ascii="Times New Roman" w:hAnsi="Times New Roman" w:cs="Times New Roman"/>
          <w:sz w:val="24"/>
          <w:szCs w:val="24"/>
        </w:rPr>
        <w:t xml:space="preserve"> </w:t>
      </w:r>
      <w:r w:rsidR="008A516D" w:rsidRPr="008A516D">
        <w:rPr>
          <w:rFonts w:ascii="Times New Roman" w:hAnsi="Times New Roman" w:cs="Times New Roman"/>
          <w:i/>
          <w:iCs/>
          <w:sz w:val="24"/>
          <w:szCs w:val="24"/>
        </w:rPr>
        <w:t>lsatTS</w:t>
      </w:r>
      <w:r w:rsidR="008A516D">
        <w:rPr>
          <w:rFonts w:ascii="Times New Roman" w:hAnsi="Times New Roman" w:cs="Times New Roman"/>
          <w:sz w:val="24"/>
          <w:szCs w:val="24"/>
        </w:rPr>
        <w:t xml:space="preserve"> can be used to assess changes in </w:t>
      </w:r>
      <w:r w:rsidR="006A2DF5">
        <w:rPr>
          <w:rFonts w:ascii="Times New Roman" w:hAnsi="Times New Roman" w:cs="Times New Roman"/>
          <w:sz w:val="24"/>
          <w:szCs w:val="24"/>
        </w:rPr>
        <w:t xml:space="preserve">annual maximum </w:t>
      </w:r>
      <w:r w:rsidR="008A516D">
        <w:rPr>
          <w:rFonts w:ascii="Times New Roman" w:hAnsi="Times New Roman" w:cs="Times New Roman"/>
          <w:sz w:val="24"/>
          <w:szCs w:val="24"/>
        </w:rPr>
        <w:t xml:space="preserve">vegetation greenness </w:t>
      </w:r>
      <w:r w:rsidR="00B84709">
        <w:rPr>
          <w:rFonts w:ascii="Times New Roman" w:hAnsi="Times New Roman" w:cs="Times New Roman"/>
          <w:sz w:val="24"/>
          <w:szCs w:val="24"/>
        </w:rPr>
        <w:t xml:space="preserve">from 2000 to 2020 </w:t>
      </w:r>
      <w:r w:rsidR="008A516D">
        <w:rPr>
          <w:rFonts w:ascii="Times New Roman" w:hAnsi="Times New Roman" w:cs="Times New Roman"/>
          <w:sz w:val="24"/>
          <w:szCs w:val="24"/>
        </w:rPr>
        <w:t xml:space="preserve">across a </w:t>
      </w:r>
      <w:r w:rsidR="003C50EE">
        <w:rPr>
          <w:rFonts w:ascii="Times New Roman" w:hAnsi="Times New Roman" w:cs="Times New Roman"/>
          <w:sz w:val="24"/>
          <w:szCs w:val="24"/>
        </w:rPr>
        <w:t xml:space="preserve">study area </w:t>
      </w:r>
      <w:r w:rsidR="00030ECE">
        <w:rPr>
          <w:rFonts w:ascii="Times New Roman" w:hAnsi="Times New Roman" w:cs="Times New Roman"/>
          <w:sz w:val="24"/>
          <w:szCs w:val="24"/>
        </w:rPr>
        <w:t xml:space="preserve">on </w:t>
      </w:r>
      <w:proofErr w:type="spellStart"/>
      <w:r w:rsidR="00030ECE">
        <w:rPr>
          <w:rFonts w:ascii="Times New Roman" w:hAnsi="Times New Roman" w:cs="Times New Roman"/>
          <w:sz w:val="24"/>
          <w:szCs w:val="24"/>
        </w:rPr>
        <w:t>Disko</w:t>
      </w:r>
      <w:proofErr w:type="spellEnd"/>
      <w:r w:rsidR="00030ECE">
        <w:rPr>
          <w:rFonts w:ascii="Times New Roman" w:hAnsi="Times New Roman" w:cs="Times New Roman"/>
          <w:sz w:val="24"/>
          <w:szCs w:val="24"/>
        </w:rPr>
        <w:t xml:space="preserve"> Island</w:t>
      </w:r>
      <w:r w:rsidR="008A516D">
        <w:rPr>
          <w:rFonts w:ascii="Times New Roman" w:hAnsi="Times New Roman" w:cs="Times New Roman"/>
          <w:sz w:val="24"/>
          <w:szCs w:val="24"/>
        </w:rPr>
        <w:t xml:space="preserve"> in the </w:t>
      </w:r>
      <w:r w:rsidR="00030ECE">
        <w:rPr>
          <w:rFonts w:ascii="Times New Roman" w:hAnsi="Times New Roman" w:cs="Times New Roman"/>
          <w:sz w:val="24"/>
          <w:szCs w:val="24"/>
        </w:rPr>
        <w:t xml:space="preserve">Greenlandic </w:t>
      </w:r>
      <w:r w:rsidR="008A516D">
        <w:rPr>
          <w:rFonts w:ascii="Times New Roman" w:hAnsi="Times New Roman" w:cs="Times New Roman"/>
          <w:sz w:val="24"/>
          <w:szCs w:val="24"/>
        </w:rPr>
        <w:t>Arctic.</w:t>
      </w:r>
      <w:r w:rsidR="003C50EE">
        <w:rPr>
          <w:rFonts w:ascii="Times New Roman" w:hAnsi="Times New Roman" w:cs="Times New Roman"/>
          <w:sz w:val="24"/>
          <w:szCs w:val="24"/>
        </w:rPr>
        <w:t xml:space="preserve"> </w:t>
      </w:r>
      <w:r w:rsidR="003C50EE" w:rsidRPr="00792C3C">
        <w:rPr>
          <w:rFonts w:ascii="Times New Roman" w:hAnsi="Times New Roman" w:cs="Times New Roman"/>
          <w:sz w:val="24"/>
          <w:szCs w:val="24"/>
        </w:rPr>
        <w:t xml:space="preserve">Overall, this software provides a suite of functions to enable broader use of Landsat </w:t>
      </w:r>
      <w:r w:rsidR="003C50EE">
        <w:rPr>
          <w:rFonts w:ascii="Times New Roman" w:hAnsi="Times New Roman" w:cs="Times New Roman"/>
          <w:sz w:val="24"/>
          <w:szCs w:val="24"/>
        </w:rPr>
        <w:t xml:space="preserve">satellite </w:t>
      </w:r>
      <w:r w:rsidR="003C50EE" w:rsidRPr="00792C3C">
        <w:rPr>
          <w:rFonts w:ascii="Times New Roman" w:hAnsi="Times New Roman" w:cs="Times New Roman"/>
          <w:sz w:val="24"/>
          <w:szCs w:val="24"/>
        </w:rPr>
        <w:t xml:space="preserve">data </w:t>
      </w:r>
      <w:r w:rsidR="003C50EE">
        <w:rPr>
          <w:rFonts w:ascii="Times New Roman" w:hAnsi="Times New Roman" w:cs="Times New Roman"/>
          <w:sz w:val="24"/>
          <w:szCs w:val="24"/>
        </w:rPr>
        <w:t>for assessing and monitoring terrestrial ecosystem function over the past four decades across local to global geographic extents.</w:t>
      </w:r>
      <w:r w:rsidR="003C50EE" w:rsidRPr="00792C3C">
        <w:rPr>
          <w:rFonts w:ascii="Times New Roman" w:hAnsi="Times New Roman" w:cs="Times New Roman"/>
          <w:sz w:val="24"/>
          <w:szCs w:val="24"/>
        </w:rPr>
        <w:t xml:space="preserve"> </w:t>
      </w:r>
    </w:p>
    <w:p w14:paraId="3BFB91A8" w14:textId="77777777" w:rsidR="00B30D29" w:rsidRPr="00792C3C" w:rsidRDefault="00B30D29" w:rsidP="00710AEA">
      <w:pPr>
        <w:pStyle w:val="NoSpacing"/>
        <w:rPr>
          <w:rFonts w:ascii="Times New Roman" w:hAnsi="Times New Roman" w:cs="Times New Roman"/>
          <w:sz w:val="24"/>
          <w:szCs w:val="24"/>
        </w:rPr>
      </w:pPr>
    </w:p>
    <w:p w14:paraId="455FC4BD" w14:textId="0038F5C6" w:rsidR="00F751FB" w:rsidRPr="00792C3C" w:rsidRDefault="00F751FB" w:rsidP="00C81F1B">
      <w:pPr>
        <w:pStyle w:val="Heading1"/>
      </w:pPr>
      <w:commentRangeStart w:id="1"/>
      <w:r w:rsidRPr="00792C3C">
        <w:t>Background</w:t>
      </w:r>
      <w:commentRangeEnd w:id="1"/>
      <w:r w:rsidR="00F73BBE" w:rsidRPr="00792C3C">
        <w:rPr>
          <w:rStyle w:val="CommentReference"/>
          <w:sz w:val="24"/>
          <w:szCs w:val="24"/>
        </w:rPr>
        <w:commentReference w:id="1"/>
      </w:r>
    </w:p>
    <w:p w14:paraId="6793F11F" w14:textId="08E53396" w:rsidR="00455E25" w:rsidRDefault="00C053DC" w:rsidP="00C81F1B">
      <w:pPr>
        <w:pStyle w:val="Heading2"/>
      </w:pPr>
      <w:r>
        <w:t xml:space="preserve">Ecological </w:t>
      </w:r>
      <w:r w:rsidR="00455E25">
        <w:t xml:space="preserve">monitoring </w:t>
      </w:r>
      <w:r>
        <w:t xml:space="preserve">using </w:t>
      </w:r>
      <w:r w:rsidR="003D2455">
        <w:t xml:space="preserve">the Landsat </w:t>
      </w:r>
      <w:r>
        <w:t>satellites</w:t>
      </w:r>
    </w:p>
    <w:p w14:paraId="0490D136" w14:textId="03BAF2E0" w:rsidR="00354DD8" w:rsidRDefault="005C2852" w:rsidP="00FD523E">
      <w:pPr>
        <w:pStyle w:val="NoSpacing"/>
        <w:rPr>
          <w:rFonts w:ascii="Times New Roman" w:hAnsi="Times New Roman" w:cs="Times New Roman"/>
          <w:sz w:val="24"/>
          <w:szCs w:val="24"/>
        </w:rPr>
      </w:pPr>
      <w:r>
        <w:rPr>
          <w:rFonts w:ascii="Times New Roman" w:hAnsi="Times New Roman" w:cs="Times New Roman"/>
          <w:sz w:val="24"/>
          <w:szCs w:val="24"/>
        </w:rPr>
        <w:t xml:space="preserve">Satellite remote sensing is </w:t>
      </w:r>
      <w:r w:rsidR="00891554">
        <w:rPr>
          <w:rFonts w:ascii="Times New Roman" w:hAnsi="Times New Roman" w:cs="Times New Roman"/>
          <w:sz w:val="24"/>
          <w:szCs w:val="24"/>
        </w:rPr>
        <w:t xml:space="preserve">crucial for </w:t>
      </w:r>
      <w:r w:rsidR="00D478A3">
        <w:rPr>
          <w:rFonts w:ascii="Times New Roman" w:hAnsi="Times New Roman" w:cs="Times New Roman"/>
          <w:sz w:val="24"/>
          <w:szCs w:val="24"/>
        </w:rPr>
        <w:t xml:space="preserve">assessing </w:t>
      </w:r>
      <w:r w:rsidR="00D710A0">
        <w:rPr>
          <w:rFonts w:ascii="Times New Roman" w:hAnsi="Times New Roman" w:cs="Times New Roman"/>
          <w:sz w:val="24"/>
          <w:szCs w:val="24"/>
        </w:rPr>
        <w:t xml:space="preserve">and </w:t>
      </w:r>
      <w:r w:rsidR="00891554">
        <w:rPr>
          <w:rFonts w:ascii="Times New Roman" w:hAnsi="Times New Roman" w:cs="Times New Roman"/>
          <w:sz w:val="24"/>
          <w:szCs w:val="24"/>
        </w:rPr>
        <w:t>monitoring</w:t>
      </w:r>
      <w:r w:rsidR="00D710A0">
        <w:rPr>
          <w:rFonts w:ascii="Times New Roman" w:hAnsi="Times New Roman" w:cs="Times New Roman"/>
          <w:sz w:val="24"/>
          <w:szCs w:val="24"/>
        </w:rPr>
        <w:t xml:space="preserve"> </w:t>
      </w:r>
      <w:r w:rsidR="00F85235">
        <w:rPr>
          <w:rFonts w:ascii="Times New Roman" w:hAnsi="Times New Roman" w:cs="Times New Roman"/>
          <w:sz w:val="24"/>
          <w:szCs w:val="24"/>
        </w:rPr>
        <w:t xml:space="preserve">how </w:t>
      </w:r>
      <w:r>
        <w:rPr>
          <w:rFonts w:ascii="Times New Roman" w:hAnsi="Times New Roman" w:cs="Times New Roman"/>
          <w:sz w:val="24"/>
          <w:szCs w:val="24"/>
        </w:rPr>
        <w:t xml:space="preserve">Earth’s </w:t>
      </w:r>
      <w:r w:rsidR="00D478A3">
        <w:rPr>
          <w:rFonts w:ascii="Times New Roman" w:hAnsi="Times New Roman" w:cs="Times New Roman"/>
          <w:sz w:val="24"/>
          <w:szCs w:val="24"/>
        </w:rPr>
        <w:t xml:space="preserve">terrestrial ecosystems have </w:t>
      </w:r>
      <w:r w:rsidR="00F85235">
        <w:rPr>
          <w:rFonts w:ascii="Times New Roman" w:hAnsi="Times New Roman" w:cs="Times New Roman"/>
          <w:sz w:val="24"/>
          <w:szCs w:val="24"/>
        </w:rPr>
        <w:t xml:space="preserve">changed </w:t>
      </w:r>
      <w:r w:rsidR="00C40299">
        <w:rPr>
          <w:rFonts w:ascii="Times New Roman" w:hAnsi="Times New Roman" w:cs="Times New Roman"/>
          <w:sz w:val="24"/>
          <w:szCs w:val="24"/>
        </w:rPr>
        <w:t xml:space="preserve">during recent </w:t>
      </w:r>
      <w:r w:rsidR="00D710A0">
        <w:rPr>
          <w:rFonts w:ascii="Times New Roman" w:hAnsi="Times New Roman" w:cs="Times New Roman"/>
          <w:sz w:val="24"/>
          <w:szCs w:val="24"/>
        </w:rPr>
        <w:t>decades</w:t>
      </w:r>
      <w:r w:rsidR="00F85235">
        <w:rPr>
          <w:rFonts w:ascii="Times New Roman" w:hAnsi="Times New Roman" w:cs="Times New Roman"/>
          <w:sz w:val="24"/>
          <w:szCs w:val="24"/>
        </w:rPr>
        <w:t xml:space="preserve"> </w:t>
      </w:r>
      <w:r w:rsidR="00F85235">
        <w:rPr>
          <w:rFonts w:ascii="Times New Roman" w:hAnsi="Times New Roman" w:cs="Times New Roman"/>
          <w:sz w:val="24"/>
          <w:szCs w:val="24"/>
        </w:rPr>
        <w:fldChar w:fldCharType="begin"/>
      </w:r>
      <w:r w:rsidR="00F85235">
        <w:rPr>
          <w:rFonts w:ascii="Times New Roman" w:hAnsi="Times New Roman" w:cs="Times New Roman"/>
          <w:sz w:val="24"/>
          <w:szCs w:val="24"/>
        </w:rPr>
        <w:instrText xml:space="preserve"> ADDIN EN.CITE &lt;EndNote&gt;&lt;Cite&gt;&lt;Author&gt;National Academies of Sciences&lt;/Author&gt;&lt;Year&gt;2018&lt;/Year&gt;&lt;RecNum&gt;4147&lt;/RecNum&gt;&lt;DisplayText&gt;(National Academies of Sciences 2018)&lt;/DisplayText&gt;&lt;record&gt;&lt;rec-number&gt;4147&lt;/rec-number&gt;&lt;foreign-keys&gt;&lt;key app="EN" db-id="przrz2xfys0et6es02qx0adprs59z2erxf5t" timestamp="1594052732"&gt;4147&lt;/key&gt;&lt;/foreign-keys&gt;&lt;ref-type name="Book"&gt;6&lt;/ref-type&gt;&lt;contributors&gt;&lt;authors&gt;&lt;author&gt;National Academies of Sciences,&lt;/author&gt;&lt;/authors&gt;&lt;/contributors&gt;&lt;titles&gt;&lt;title&gt;Thriving on Our Changing Planet: A Decadal Strategy for Earth Observation from Space&lt;/title&gt;&lt;/titles&gt;&lt;dates&gt;&lt;year&gt;2018&lt;/year&gt;&lt;/dates&gt;&lt;pub-location&gt;Washington, DC&lt;/pub-location&gt;&lt;publisher&gt;The National Academies Press&lt;/publisher&gt;&lt;urls&gt;&lt;related-urls&gt;&lt;url&gt;https://doi.org.10.17226/24938.&lt;/url&gt;&lt;/related-urls&gt;&lt;/urls&gt;&lt;/record&gt;&lt;/Cite&gt;&lt;/EndNote&gt;</w:instrText>
      </w:r>
      <w:r w:rsidR="00F85235">
        <w:rPr>
          <w:rFonts w:ascii="Times New Roman" w:hAnsi="Times New Roman" w:cs="Times New Roman"/>
          <w:sz w:val="24"/>
          <w:szCs w:val="24"/>
        </w:rPr>
        <w:fldChar w:fldCharType="separate"/>
      </w:r>
      <w:r w:rsidR="00F85235">
        <w:rPr>
          <w:rFonts w:ascii="Times New Roman" w:hAnsi="Times New Roman" w:cs="Times New Roman"/>
          <w:noProof/>
          <w:sz w:val="24"/>
          <w:szCs w:val="24"/>
        </w:rPr>
        <w:t>(National Academies of Sciences 2018)</w:t>
      </w:r>
      <w:r w:rsidR="00F85235">
        <w:rPr>
          <w:rFonts w:ascii="Times New Roman" w:hAnsi="Times New Roman" w:cs="Times New Roman"/>
          <w:sz w:val="24"/>
          <w:szCs w:val="24"/>
        </w:rPr>
        <w:fldChar w:fldCharType="end"/>
      </w:r>
      <w:r>
        <w:rPr>
          <w:rFonts w:ascii="Times New Roman" w:hAnsi="Times New Roman" w:cs="Times New Roman"/>
          <w:sz w:val="24"/>
          <w:szCs w:val="24"/>
        </w:rPr>
        <w:t>.</w:t>
      </w:r>
      <w:r w:rsidR="00C33E07">
        <w:rPr>
          <w:rFonts w:ascii="Times New Roman" w:hAnsi="Times New Roman" w:cs="Times New Roman"/>
          <w:sz w:val="24"/>
          <w:szCs w:val="24"/>
        </w:rPr>
        <w:t xml:space="preserve"> </w:t>
      </w:r>
      <w:r w:rsidR="00D710A0">
        <w:rPr>
          <w:rFonts w:ascii="Times New Roman" w:hAnsi="Times New Roman" w:cs="Times New Roman"/>
          <w:sz w:val="24"/>
          <w:szCs w:val="24"/>
        </w:rPr>
        <w:t>The Landsat satellites are particularly val</w:t>
      </w:r>
      <w:r w:rsidR="00683754">
        <w:rPr>
          <w:rFonts w:ascii="Times New Roman" w:hAnsi="Times New Roman" w:cs="Times New Roman"/>
          <w:sz w:val="24"/>
          <w:szCs w:val="24"/>
        </w:rPr>
        <w:t>uable</w:t>
      </w:r>
      <w:r w:rsidR="00D710A0">
        <w:rPr>
          <w:rFonts w:ascii="Times New Roman" w:hAnsi="Times New Roman" w:cs="Times New Roman"/>
          <w:sz w:val="24"/>
          <w:szCs w:val="24"/>
        </w:rPr>
        <w:t xml:space="preserve"> in this regard </w:t>
      </w:r>
      <w:r w:rsidR="00683754">
        <w:rPr>
          <w:rFonts w:ascii="Times New Roman" w:hAnsi="Times New Roman" w:cs="Times New Roman"/>
          <w:sz w:val="24"/>
          <w:szCs w:val="24"/>
        </w:rPr>
        <w:t xml:space="preserve">because </w:t>
      </w:r>
      <w:r w:rsidR="00D710A0">
        <w:rPr>
          <w:rFonts w:ascii="Times New Roman" w:hAnsi="Times New Roman" w:cs="Times New Roman"/>
          <w:sz w:val="24"/>
          <w:szCs w:val="24"/>
        </w:rPr>
        <w:t xml:space="preserve">they </w:t>
      </w:r>
      <w:r w:rsidR="00354DD8">
        <w:rPr>
          <w:rFonts w:ascii="Times New Roman" w:hAnsi="Times New Roman" w:cs="Times New Roman"/>
          <w:sz w:val="24"/>
          <w:szCs w:val="24"/>
        </w:rPr>
        <w:t xml:space="preserve">are the longest continuously running satellite program and were </w:t>
      </w:r>
      <w:r w:rsidR="00D710A0">
        <w:rPr>
          <w:rFonts w:ascii="Times New Roman" w:hAnsi="Times New Roman" w:cs="Times New Roman"/>
          <w:sz w:val="24"/>
          <w:szCs w:val="24"/>
        </w:rPr>
        <w:t xml:space="preserve">designed for </w:t>
      </w:r>
      <w:r w:rsidR="00061C5F">
        <w:rPr>
          <w:rFonts w:ascii="Times New Roman" w:hAnsi="Times New Roman" w:cs="Times New Roman"/>
          <w:sz w:val="24"/>
          <w:szCs w:val="24"/>
        </w:rPr>
        <w:t xml:space="preserve">terrestrial ecosystem </w:t>
      </w:r>
      <w:r w:rsidR="00D710A0">
        <w:rPr>
          <w:rFonts w:ascii="Times New Roman" w:hAnsi="Times New Roman" w:cs="Times New Roman"/>
          <w:sz w:val="24"/>
          <w:szCs w:val="24"/>
        </w:rPr>
        <w:t>monitoring at moderate spatial resolution</w:t>
      </w:r>
      <w:r w:rsidR="00354DD8">
        <w:rPr>
          <w:rFonts w:ascii="Times New Roman" w:hAnsi="Times New Roman" w:cs="Times New Roman"/>
          <w:sz w:val="24"/>
          <w:szCs w:val="24"/>
        </w:rPr>
        <w:t xml:space="preserve"> </w:t>
      </w:r>
      <w:r w:rsidR="00354DD8">
        <w:rPr>
          <w:rFonts w:ascii="Times New Roman" w:hAnsi="Times New Roman" w:cs="Times New Roman"/>
          <w:sz w:val="24"/>
          <w:szCs w:val="24"/>
        </w:rPr>
        <w:fldChar w:fldCharType="begin">
          <w:fldData xml:space="preserve">PEVuZE5vdGU+PENpdGU+PEF1dGhvcj5XdWxkZXI8L0F1dGhvcj48WWVhcj4yMDE5PC9ZZWFyPjxS
ZWNOdW0+Mzg3NTwvUmVjTnVtPjxEaXNwbGF5VGV4dD4oV3VsZGVyIGV0IGFsLiAyMDE5KTwvRGlz
cGxheVRleHQ+PHJlY29yZD48cmVjLW51bWJlcj4zODc1PC9yZWMtbnVtYmVyPjxmb3JlaWduLWtl
eXM+PGtleSBhcHA9IkVOIiBkYi1pZD0icHJ6cnoyeGZ5czBldDZlczAycXgwYWRwcnM1OXoyZXJ4
ZjV0IiB0aW1lc3RhbXA9IjE1NjEwNTQ2OTkiPjM4NzU8L2tleT48L2ZvcmVpZ24ta2V5cz48cmVm
LXR5cGUgbmFtZT0iSm91cm5hbCBBcnRpY2xlIj4xNzwvcmVmLXR5cGU+PGNvbnRyaWJ1dG9ycz48
YXV0aG9ycz48YXV0aG9yPld1bGRlciwgTWljaGFlbCBBLjwvYXV0aG9yPjxhdXRob3I+TG92ZWxh
bmQsIFRob21hcyBSLjwvYXV0aG9yPjxhdXRob3I+Um95LCBEYXZpZCBQLjwvYXV0aG9yPjxhdXRo
b3I+Q3Jhd2ZvcmQsIENocmlzdG9waGVyIEouPC9hdXRob3I+PGF1dGhvcj5NYXNlaywgSmVmZnJl
eSBHLjwvYXV0aG9yPjxhdXRob3I+V29vZGNvY2ssIEN1cnRpcyBFLjwvYXV0aG9yPjxhdXRob3I+
QWxsZW4sIFJpY2hhcmQgRy48L2F1dGhvcj48YXV0aG9yPkFuZGVyc29uLCBNYXJ0aGEgQy48L2F1
dGhvcj48YXV0aG9yPkJlbHdhcmQsIEFsYW4gUy48L2F1dGhvcj48YXV0aG9yPkNvaGVuLCBXYXJy
ZW4gQi48L2F1dGhvcj48YXV0aG9yPkR3eWVyLCBKb2huPC9hdXRob3I+PGF1dGhvcj5FcmIsIEFu
Z2VsYTwvYXV0aG9yPjxhdXRob3I+R2FvLCBGZW5nPC9hdXRob3I+PGF1dGhvcj5HcmlmZml0aHMs
IFBhdHJpY2s8L2F1dGhvcj48YXV0aG9yPkhlbGRlciwgRGVubmlzPC9hdXRob3I+PGF1dGhvcj5I
ZXJtb3NpbGxhLCBUeG9taW48L2F1dGhvcj48YXV0aG9yPkhpcHBsZSwgSmFtZXMgRC48L2F1dGhv
cj48YXV0aG9yPkhvc3RlcnQsIFBhdHJpY2s8L2F1dGhvcj48YXV0aG9yPkh1Z2hlcywgTS4gSm9z
ZXBoPC9hdXRob3I+PGF1dGhvcj5IdW50aW5ndG9uLCBKdXN0aW48L2F1dGhvcj48YXV0aG9yPkpv
aG5zb24sIERhdmlkIE0uPC9hdXRob3I+PGF1dGhvcj5LZW5uZWR5LCBSb2JlcnQ8L2F1dGhvcj48
YXV0aG9yPktpbGljLCBBeXNlPC9hdXRob3I+PGF1dGhvcj5MaSwgWmhhbjwvYXV0aG9yPjxhdXRo
b3I+THltYnVybmVyLCBMZW88L2F1dGhvcj48YXV0aG9yPk1jQ29ya2VsLCBKb2VsPC9hdXRob3I+
PGF1dGhvcj5QYWhsZXZhbiwgTmltYTwvYXV0aG9yPjxhdXRob3I+U2NhbWJvcywgVGhlb2RvcmUg
QS48L2F1dGhvcj48YXV0aG9yPlNjaGFhZiwgQ3J5c3RhbDwvYXV0aG9yPjxhdXRob3I+U2Nob3R0
LCBKb2huIFIuPC9hdXRob3I+PGF1dGhvcj5TaGVuZywgWW9uZ3dlaTwvYXV0aG9yPjxhdXRob3I+
U3RvcmV5LCBKYW1lczwvYXV0aG9yPjxhdXRob3I+VmVybW90ZSwgRXJpYzwvYXV0aG9yPjxhdXRo
b3I+Vm9nZWxtYW5uLCBKYW1lczwvYXV0aG9yPjxhdXRob3I+V2hpdGUsIEpvYW5uZSBDLjwvYXV0
aG9yPjxhdXRob3I+V3lubmUsIFJhbmRvbHBoIEguPC9hdXRob3I+PGF1dGhvcj5aaHUsIFpoZTwv
YXV0aG9yPjwvYXV0aG9ycz48L2NvbnRyaWJ1dG9ycz48dGl0bGVzPjx0aXRsZT5DdXJyZW50IHN0
YXR1cyBvZiBMYW5kc2F0IHByb2dyYW0sIHNjaWVuY2UsIGFuZCBhcHBsaWNhdGlvbnM8L3RpdGxl
PjxzZWNvbmRhcnktdGl0bGU+UmVtb3RlIFNlbnNpbmcgb2YgRW52aXJvbm1lbnQ8L3NlY29uZGFy
eS10aXRsZT48L3RpdGxlcz48cGVyaW9kaWNhbD48ZnVsbC10aXRsZT5SZW1vdGUgU2Vuc2luZyBv
ZiBFbnZpcm9ubWVudDwvZnVsbC10aXRsZT48L3BlcmlvZGljYWw+PHBhZ2VzPjEyNy0xNDc8L3Bh
Z2VzPjx2b2x1bWU+MjI1PC92b2x1bWU+PGtleXdvcmRzPjxrZXl3b3JkPk9wZW4gZGF0YTwva2V5
d29yZD48a2V5d29yZD5SZW1vdGUgc2Vuc2luZyBzY2llbmNlPC9rZXl3b3JkPjxrZXl3b3JkPkxh
bmQgY292ZXI8L2tleXdvcmQ+PGtleXdvcmQ+T0xJPC9rZXl3b3JkPjxrZXl3b3JkPlRJUlM8L2tl
eXdvcmQ+PGtleXdvcmQ+QVJEPC9rZXl3b3JkPjxrZXl3b3JkPkxhbmQgY2hhbmdlIHNjaWVuY2U8
L2tleXdvcmQ+PGtleXdvcmQ+TGFuZHNhdCBzY2llbmNlIHRlYW08L2tleXdvcmQ+PC9rZXl3b3Jk
cz48ZGF0ZXM+PHllYXI+MjAxOTwveWVhcj48cHViLWRhdGVzPjxkYXRlPjIwMTkvMDUvMDEvPC9k
YXRlPjwvcHViLWRhdGVzPjwvZGF0ZXM+PGlzYm4+MDAzNC00MjU3PC9pc2JuPjx1cmxzPjxyZWxh
dGVkLXVybHM+PHVybD5odHRwOi8vd3d3LnNjaWVuY2VkaXJlY3QuY29tL3NjaWVuY2UvYXJ0aWNs
ZS9waWkvUzAwMzQ0MjU3MTkzMDA3MDc8L3VybD48L3JlbGF0ZWQtdXJscz48L3VybHM+PGVsZWN0
cm9uaWMtcmVzb3VyY2UtbnVtPmh0dHBzOi8vZG9pLm9yZy8xMC4xMDE2L2oucnNlLjIwMTkuMDIu
MDE1PC9lbGVjdHJvbmljLXJlc291cmNlLW51bT48L3JlY29yZD48L0NpdGU+PC9FbmROb3RlPgB=
</w:fldData>
        </w:fldChar>
      </w:r>
      <w:r w:rsidR="00354DD8">
        <w:rPr>
          <w:rFonts w:ascii="Times New Roman" w:hAnsi="Times New Roman" w:cs="Times New Roman"/>
          <w:sz w:val="24"/>
          <w:szCs w:val="24"/>
        </w:rPr>
        <w:instrText xml:space="preserve"> ADDIN EN.CITE </w:instrText>
      </w:r>
      <w:r w:rsidR="00354DD8">
        <w:rPr>
          <w:rFonts w:ascii="Times New Roman" w:hAnsi="Times New Roman" w:cs="Times New Roman"/>
          <w:sz w:val="24"/>
          <w:szCs w:val="24"/>
        </w:rPr>
        <w:fldChar w:fldCharType="begin">
          <w:fldData xml:space="preserve">PEVuZE5vdGU+PENpdGU+PEF1dGhvcj5XdWxkZXI8L0F1dGhvcj48WWVhcj4yMDE5PC9ZZWFyPjxS
ZWNOdW0+Mzg3NTwvUmVjTnVtPjxEaXNwbGF5VGV4dD4oV3VsZGVyIGV0IGFsLiAyMDE5KTwvRGlz
cGxheVRleHQ+PHJlY29yZD48cmVjLW51bWJlcj4zODc1PC9yZWMtbnVtYmVyPjxmb3JlaWduLWtl
eXM+PGtleSBhcHA9IkVOIiBkYi1pZD0icHJ6cnoyeGZ5czBldDZlczAycXgwYWRwcnM1OXoyZXJ4
ZjV0IiB0aW1lc3RhbXA9IjE1NjEwNTQ2OTkiPjM4NzU8L2tleT48L2ZvcmVpZ24ta2V5cz48cmVm
LXR5cGUgbmFtZT0iSm91cm5hbCBBcnRpY2xlIj4xNzwvcmVmLXR5cGU+PGNvbnRyaWJ1dG9ycz48
YXV0aG9ycz48YXV0aG9yPld1bGRlciwgTWljaGFlbCBBLjwvYXV0aG9yPjxhdXRob3I+TG92ZWxh
bmQsIFRob21hcyBSLjwvYXV0aG9yPjxhdXRob3I+Um95LCBEYXZpZCBQLjwvYXV0aG9yPjxhdXRo
b3I+Q3Jhd2ZvcmQsIENocmlzdG9waGVyIEouPC9hdXRob3I+PGF1dGhvcj5NYXNlaywgSmVmZnJl
eSBHLjwvYXV0aG9yPjxhdXRob3I+V29vZGNvY2ssIEN1cnRpcyBFLjwvYXV0aG9yPjxhdXRob3I+
QWxsZW4sIFJpY2hhcmQgRy48L2F1dGhvcj48YXV0aG9yPkFuZGVyc29uLCBNYXJ0aGEgQy48L2F1
dGhvcj48YXV0aG9yPkJlbHdhcmQsIEFsYW4gUy48L2F1dGhvcj48YXV0aG9yPkNvaGVuLCBXYXJy
ZW4gQi48L2F1dGhvcj48YXV0aG9yPkR3eWVyLCBKb2huPC9hdXRob3I+PGF1dGhvcj5FcmIsIEFu
Z2VsYTwvYXV0aG9yPjxhdXRob3I+R2FvLCBGZW5nPC9hdXRob3I+PGF1dGhvcj5HcmlmZml0aHMs
IFBhdHJpY2s8L2F1dGhvcj48YXV0aG9yPkhlbGRlciwgRGVubmlzPC9hdXRob3I+PGF1dGhvcj5I
ZXJtb3NpbGxhLCBUeG9taW48L2F1dGhvcj48YXV0aG9yPkhpcHBsZSwgSmFtZXMgRC48L2F1dGhv
cj48YXV0aG9yPkhvc3RlcnQsIFBhdHJpY2s8L2F1dGhvcj48YXV0aG9yPkh1Z2hlcywgTS4gSm9z
ZXBoPC9hdXRob3I+PGF1dGhvcj5IdW50aW5ndG9uLCBKdXN0aW48L2F1dGhvcj48YXV0aG9yPkpv
aG5zb24sIERhdmlkIE0uPC9hdXRob3I+PGF1dGhvcj5LZW5uZWR5LCBSb2JlcnQ8L2F1dGhvcj48
YXV0aG9yPktpbGljLCBBeXNlPC9hdXRob3I+PGF1dGhvcj5MaSwgWmhhbjwvYXV0aG9yPjxhdXRo
b3I+THltYnVybmVyLCBMZW88L2F1dGhvcj48YXV0aG9yPk1jQ29ya2VsLCBKb2VsPC9hdXRob3I+
PGF1dGhvcj5QYWhsZXZhbiwgTmltYTwvYXV0aG9yPjxhdXRob3I+U2NhbWJvcywgVGhlb2RvcmUg
QS48L2F1dGhvcj48YXV0aG9yPlNjaGFhZiwgQ3J5c3RhbDwvYXV0aG9yPjxhdXRob3I+U2Nob3R0
LCBKb2huIFIuPC9hdXRob3I+PGF1dGhvcj5TaGVuZywgWW9uZ3dlaTwvYXV0aG9yPjxhdXRob3I+
U3RvcmV5LCBKYW1lczwvYXV0aG9yPjxhdXRob3I+VmVybW90ZSwgRXJpYzwvYXV0aG9yPjxhdXRo
b3I+Vm9nZWxtYW5uLCBKYW1lczwvYXV0aG9yPjxhdXRob3I+V2hpdGUsIEpvYW5uZSBDLjwvYXV0
aG9yPjxhdXRob3I+V3lubmUsIFJhbmRvbHBoIEguPC9hdXRob3I+PGF1dGhvcj5aaHUsIFpoZTwv
YXV0aG9yPjwvYXV0aG9ycz48L2NvbnRyaWJ1dG9ycz48dGl0bGVzPjx0aXRsZT5DdXJyZW50IHN0
YXR1cyBvZiBMYW5kc2F0IHByb2dyYW0sIHNjaWVuY2UsIGFuZCBhcHBsaWNhdGlvbnM8L3RpdGxl
PjxzZWNvbmRhcnktdGl0bGU+UmVtb3RlIFNlbnNpbmcgb2YgRW52aXJvbm1lbnQ8L3NlY29uZGFy
eS10aXRsZT48L3RpdGxlcz48cGVyaW9kaWNhbD48ZnVsbC10aXRsZT5SZW1vdGUgU2Vuc2luZyBv
ZiBFbnZpcm9ubWVudDwvZnVsbC10aXRsZT48L3BlcmlvZGljYWw+PHBhZ2VzPjEyNy0xNDc8L3Bh
Z2VzPjx2b2x1bWU+MjI1PC92b2x1bWU+PGtleXdvcmRzPjxrZXl3b3JkPk9wZW4gZGF0YTwva2V5
d29yZD48a2V5d29yZD5SZW1vdGUgc2Vuc2luZyBzY2llbmNlPC9rZXl3b3JkPjxrZXl3b3JkPkxh
bmQgY292ZXI8L2tleXdvcmQ+PGtleXdvcmQ+T0xJPC9rZXl3b3JkPjxrZXl3b3JkPlRJUlM8L2tl
eXdvcmQ+PGtleXdvcmQ+QVJEPC9rZXl3b3JkPjxrZXl3b3JkPkxhbmQgY2hhbmdlIHNjaWVuY2U8
L2tleXdvcmQ+PGtleXdvcmQ+TGFuZHNhdCBzY2llbmNlIHRlYW08L2tleXdvcmQ+PC9rZXl3b3Jk
cz48ZGF0ZXM+PHllYXI+MjAxOTwveWVhcj48cHViLWRhdGVzPjxkYXRlPjIwMTkvMDUvMDEvPC9k
YXRlPjwvcHViLWRhdGVzPjwvZGF0ZXM+PGlzYm4+MDAzNC00MjU3PC9pc2JuPjx1cmxzPjxyZWxh
dGVkLXVybHM+PHVybD5odHRwOi8vd3d3LnNjaWVuY2VkaXJlY3QuY29tL3NjaWVuY2UvYXJ0aWNs
ZS9waWkvUzAwMzQ0MjU3MTkzMDA3MDc8L3VybD48L3JlbGF0ZWQtdXJscz48L3VybHM+PGVsZWN0
cm9uaWMtcmVzb3VyY2UtbnVtPmh0dHBzOi8vZG9pLm9yZy8xMC4xMDE2L2oucnNlLjIwMTkuMDIu
MDE1PC9lbGVjdHJvbmljLXJlc291cmNlLW51bT48L3JlY29yZD48L0NpdGU+PC9FbmROb3RlPgB=
</w:fldData>
        </w:fldChar>
      </w:r>
      <w:r w:rsidR="00354DD8">
        <w:rPr>
          <w:rFonts w:ascii="Times New Roman" w:hAnsi="Times New Roman" w:cs="Times New Roman"/>
          <w:sz w:val="24"/>
          <w:szCs w:val="24"/>
        </w:rPr>
        <w:instrText xml:space="preserve"> ADDIN EN.CITE.DATA </w:instrText>
      </w:r>
      <w:r w:rsidR="00354DD8">
        <w:rPr>
          <w:rFonts w:ascii="Times New Roman" w:hAnsi="Times New Roman" w:cs="Times New Roman"/>
          <w:sz w:val="24"/>
          <w:szCs w:val="24"/>
        </w:rPr>
      </w:r>
      <w:r w:rsidR="00354DD8">
        <w:rPr>
          <w:rFonts w:ascii="Times New Roman" w:hAnsi="Times New Roman" w:cs="Times New Roman"/>
          <w:sz w:val="24"/>
          <w:szCs w:val="24"/>
        </w:rPr>
        <w:fldChar w:fldCharType="end"/>
      </w:r>
      <w:r w:rsidR="00354DD8">
        <w:rPr>
          <w:rFonts w:ascii="Times New Roman" w:hAnsi="Times New Roman" w:cs="Times New Roman"/>
          <w:sz w:val="24"/>
          <w:szCs w:val="24"/>
        </w:rPr>
      </w:r>
      <w:r w:rsidR="00354DD8">
        <w:rPr>
          <w:rFonts w:ascii="Times New Roman" w:hAnsi="Times New Roman" w:cs="Times New Roman"/>
          <w:sz w:val="24"/>
          <w:szCs w:val="24"/>
        </w:rPr>
        <w:fldChar w:fldCharType="separate"/>
      </w:r>
      <w:r w:rsidR="00354DD8">
        <w:rPr>
          <w:rFonts w:ascii="Times New Roman" w:hAnsi="Times New Roman" w:cs="Times New Roman"/>
          <w:noProof/>
          <w:sz w:val="24"/>
          <w:szCs w:val="24"/>
        </w:rPr>
        <w:t>(Wulder et al. 2019)</w:t>
      </w:r>
      <w:r w:rsidR="00354DD8">
        <w:rPr>
          <w:rFonts w:ascii="Times New Roman" w:hAnsi="Times New Roman" w:cs="Times New Roman"/>
          <w:sz w:val="24"/>
          <w:szCs w:val="24"/>
        </w:rPr>
        <w:fldChar w:fldCharType="end"/>
      </w:r>
      <w:r w:rsidR="00C33E07">
        <w:rPr>
          <w:rFonts w:ascii="Times New Roman" w:hAnsi="Times New Roman" w:cs="Times New Roman"/>
          <w:sz w:val="24"/>
          <w:szCs w:val="24"/>
        </w:rPr>
        <w:t xml:space="preserve">. </w:t>
      </w:r>
      <w:r w:rsidR="00D710A0">
        <w:rPr>
          <w:rFonts w:ascii="Times New Roman" w:hAnsi="Times New Roman" w:cs="Times New Roman"/>
          <w:sz w:val="24"/>
          <w:szCs w:val="24"/>
        </w:rPr>
        <w:t>The first Landsat satellite (Landsat 1) was launched in 1972</w:t>
      </w:r>
      <w:r w:rsidR="005463A4">
        <w:rPr>
          <w:rFonts w:ascii="Times New Roman" w:hAnsi="Times New Roman" w:cs="Times New Roman"/>
          <w:sz w:val="24"/>
          <w:szCs w:val="24"/>
        </w:rPr>
        <w:t xml:space="preserve"> as a partnership between NASA and the US Geological Survey (USGS) and</w:t>
      </w:r>
      <w:ins w:id="2" w:author="Jakob Johann Assmann" w:date="2022-01-28T11:28:00Z">
        <w:r w:rsidR="006702B5">
          <w:rPr>
            <w:rFonts w:ascii="Times New Roman" w:hAnsi="Times New Roman" w:cs="Times New Roman"/>
            <w:sz w:val="24"/>
            <w:szCs w:val="24"/>
          </w:rPr>
          <w:t>,</w:t>
        </w:r>
      </w:ins>
      <w:r w:rsidR="005463A4">
        <w:rPr>
          <w:rFonts w:ascii="Times New Roman" w:hAnsi="Times New Roman" w:cs="Times New Roman"/>
          <w:sz w:val="24"/>
          <w:szCs w:val="24"/>
        </w:rPr>
        <w:t xml:space="preserve"> since that time</w:t>
      </w:r>
      <w:commentRangeStart w:id="3"/>
      <w:ins w:id="4" w:author="Jakob Johann Assmann" w:date="2022-01-28T11:28:00Z">
        <w:r w:rsidR="006702B5">
          <w:rPr>
            <w:rFonts w:ascii="Times New Roman" w:hAnsi="Times New Roman" w:cs="Times New Roman"/>
            <w:sz w:val="24"/>
            <w:szCs w:val="24"/>
          </w:rPr>
          <w:t>,</w:t>
        </w:r>
        <w:commentRangeEnd w:id="3"/>
        <w:r w:rsidR="006702B5">
          <w:rPr>
            <w:rStyle w:val="CommentReference"/>
          </w:rPr>
          <w:commentReference w:id="3"/>
        </w:r>
      </w:ins>
      <w:r w:rsidR="005463A4">
        <w:rPr>
          <w:rFonts w:ascii="Times New Roman" w:hAnsi="Times New Roman" w:cs="Times New Roman"/>
          <w:sz w:val="24"/>
          <w:szCs w:val="24"/>
        </w:rPr>
        <w:t xml:space="preserve"> a series of additional satellites have been launched, </w:t>
      </w:r>
      <w:r w:rsidR="0031164E">
        <w:rPr>
          <w:rFonts w:ascii="Times New Roman" w:hAnsi="Times New Roman" w:cs="Times New Roman"/>
          <w:sz w:val="24"/>
          <w:szCs w:val="24"/>
        </w:rPr>
        <w:t xml:space="preserve">with the most recent being </w:t>
      </w:r>
      <w:r w:rsidR="005463A4">
        <w:rPr>
          <w:rFonts w:ascii="Times New Roman" w:hAnsi="Times New Roman" w:cs="Times New Roman"/>
          <w:sz w:val="24"/>
          <w:szCs w:val="24"/>
        </w:rPr>
        <w:t>Landsat 9 in 2021</w:t>
      </w:r>
      <w:r w:rsidR="00C33E07">
        <w:rPr>
          <w:rFonts w:ascii="Times New Roman" w:hAnsi="Times New Roman" w:cs="Times New Roman"/>
          <w:sz w:val="24"/>
          <w:szCs w:val="24"/>
        </w:rPr>
        <w:t>.</w:t>
      </w:r>
      <w:r w:rsidR="00AC37E0">
        <w:rPr>
          <w:rFonts w:ascii="Times New Roman" w:hAnsi="Times New Roman" w:cs="Times New Roman"/>
          <w:sz w:val="24"/>
          <w:szCs w:val="24"/>
        </w:rPr>
        <w:t xml:space="preserve"> </w:t>
      </w:r>
      <w:r w:rsidR="00D710A0" w:rsidRPr="00C33E07">
        <w:rPr>
          <w:rFonts w:ascii="Times New Roman" w:hAnsi="Times New Roman" w:cs="Times New Roman"/>
          <w:sz w:val="24"/>
          <w:szCs w:val="24"/>
        </w:rPr>
        <w:t>The Landsat satellite</w:t>
      </w:r>
      <w:r w:rsidR="00AC37E0">
        <w:rPr>
          <w:rFonts w:ascii="Times New Roman" w:hAnsi="Times New Roman" w:cs="Times New Roman"/>
          <w:sz w:val="24"/>
          <w:szCs w:val="24"/>
        </w:rPr>
        <w:t xml:space="preserve">s carry multispectral sensors that </w:t>
      </w:r>
      <w:r w:rsidR="0031164E">
        <w:rPr>
          <w:rFonts w:ascii="Times New Roman" w:hAnsi="Times New Roman" w:cs="Times New Roman"/>
          <w:sz w:val="24"/>
          <w:szCs w:val="24"/>
        </w:rPr>
        <w:t xml:space="preserve">provide surface reflectance measurements </w:t>
      </w:r>
      <w:r w:rsidR="00D710A0" w:rsidRPr="00C33E07">
        <w:rPr>
          <w:rFonts w:ascii="Times New Roman" w:hAnsi="Times New Roman" w:cs="Times New Roman"/>
          <w:sz w:val="24"/>
          <w:szCs w:val="24"/>
        </w:rPr>
        <w:t>used</w:t>
      </w:r>
      <w:r w:rsidR="0031164E">
        <w:rPr>
          <w:rFonts w:ascii="Times New Roman" w:hAnsi="Times New Roman" w:cs="Times New Roman"/>
          <w:sz w:val="24"/>
          <w:szCs w:val="24"/>
        </w:rPr>
        <w:t xml:space="preserve"> for a wide range scientific and land management applications </w:t>
      </w:r>
      <w:r w:rsidR="0031164E">
        <w:rPr>
          <w:rFonts w:ascii="Times New Roman" w:hAnsi="Times New Roman" w:cs="Times New Roman"/>
          <w:sz w:val="24"/>
          <w:szCs w:val="24"/>
        </w:rPr>
        <w:fldChar w:fldCharType="begin">
          <w:fldData xml:space="preserve">PEVuZE5vdGU+PENpdGU+PEF1dGhvcj5XdWxkZXI8L0F1dGhvcj48WWVhcj4yMDE5PC9ZZWFyPjxS
ZWNOdW0+Mzg3NTwvUmVjTnVtPjxEaXNwbGF5VGV4dD4oV3VsZGVyIGV0IGFsLiAyMDE5KTwvRGlz
cGxheVRleHQ+PHJlY29yZD48cmVjLW51bWJlcj4zODc1PC9yZWMtbnVtYmVyPjxmb3JlaWduLWtl
eXM+PGtleSBhcHA9IkVOIiBkYi1pZD0icHJ6cnoyeGZ5czBldDZlczAycXgwYWRwcnM1OXoyZXJ4
ZjV0IiB0aW1lc3RhbXA9IjE1NjEwNTQ2OTkiPjM4NzU8L2tleT48L2ZvcmVpZ24ta2V5cz48cmVm
LXR5cGUgbmFtZT0iSm91cm5hbCBBcnRpY2xlIj4xNzwvcmVmLXR5cGU+PGNvbnRyaWJ1dG9ycz48
YXV0aG9ycz48YXV0aG9yPld1bGRlciwgTWljaGFlbCBBLjwvYXV0aG9yPjxhdXRob3I+TG92ZWxh
bmQsIFRob21hcyBSLjwvYXV0aG9yPjxhdXRob3I+Um95LCBEYXZpZCBQLjwvYXV0aG9yPjxhdXRo
b3I+Q3Jhd2ZvcmQsIENocmlzdG9waGVyIEouPC9hdXRob3I+PGF1dGhvcj5NYXNlaywgSmVmZnJl
eSBHLjwvYXV0aG9yPjxhdXRob3I+V29vZGNvY2ssIEN1cnRpcyBFLjwvYXV0aG9yPjxhdXRob3I+
QWxsZW4sIFJpY2hhcmQgRy48L2F1dGhvcj48YXV0aG9yPkFuZGVyc29uLCBNYXJ0aGEgQy48L2F1
dGhvcj48YXV0aG9yPkJlbHdhcmQsIEFsYW4gUy48L2F1dGhvcj48YXV0aG9yPkNvaGVuLCBXYXJy
ZW4gQi48L2F1dGhvcj48YXV0aG9yPkR3eWVyLCBKb2huPC9hdXRob3I+PGF1dGhvcj5FcmIsIEFu
Z2VsYTwvYXV0aG9yPjxhdXRob3I+R2FvLCBGZW5nPC9hdXRob3I+PGF1dGhvcj5HcmlmZml0aHMs
IFBhdHJpY2s8L2F1dGhvcj48YXV0aG9yPkhlbGRlciwgRGVubmlzPC9hdXRob3I+PGF1dGhvcj5I
ZXJtb3NpbGxhLCBUeG9taW48L2F1dGhvcj48YXV0aG9yPkhpcHBsZSwgSmFtZXMgRC48L2F1dGhv
cj48YXV0aG9yPkhvc3RlcnQsIFBhdHJpY2s8L2F1dGhvcj48YXV0aG9yPkh1Z2hlcywgTS4gSm9z
ZXBoPC9hdXRob3I+PGF1dGhvcj5IdW50aW5ndG9uLCBKdXN0aW48L2F1dGhvcj48YXV0aG9yPkpv
aG5zb24sIERhdmlkIE0uPC9hdXRob3I+PGF1dGhvcj5LZW5uZWR5LCBSb2JlcnQ8L2F1dGhvcj48
YXV0aG9yPktpbGljLCBBeXNlPC9hdXRob3I+PGF1dGhvcj5MaSwgWmhhbjwvYXV0aG9yPjxhdXRo
b3I+THltYnVybmVyLCBMZW88L2F1dGhvcj48YXV0aG9yPk1jQ29ya2VsLCBKb2VsPC9hdXRob3I+
PGF1dGhvcj5QYWhsZXZhbiwgTmltYTwvYXV0aG9yPjxhdXRob3I+U2NhbWJvcywgVGhlb2RvcmUg
QS48L2F1dGhvcj48YXV0aG9yPlNjaGFhZiwgQ3J5c3RhbDwvYXV0aG9yPjxhdXRob3I+U2Nob3R0
LCBKb2huIFIuPC9hdXRob3I+PGF1dGhvcj5TaGVuZywgWW9uZ3dlaTwvYXV0aG9yPjxhdXRob3I+
U3RvcmV5LCBKYW1lczwvYXV0aG9yPjxhdXRob3I+VmVybW90ZSwgRXJpYzwvYXV0aG9yPjxhdXRo
b3I+Vm9nZWxtYW5uLCBKYW1lczwvYXV0aG9yPjxhdXRob3I+V2hpdGUsIEpvYW5uZSBDLjwvYXV0
aG9yPjxhdXRob3I+V3lubmUsIFJhbmRvbHBoIEguPC9hdXRob3I+PGF1dGhvcj5aaHUsIFpoZTwv
YXV0aG9yPjwvYXV0aG9ycz48L2NvbnRyaWJ1dG9ycz48dGl0bGVzPjx0aXRsZT5DdXJyZW50IHN0
YXR1cyBvZiBMYW5kc2F0IHByb2dyYW0sIHNjaWVuY2UsIGFuZCBhcHBsaWNhdGlvbnM8L3RpdGxl
PjxzZWNvbmRhcnktdGl0bGU+UmVtb3RlIFNlbnNpbmcgb2YgRW52aXJvbm1lbnQ8L3NlY29uZGFy
eS10aXRsZT48L3RpdGxlcz48cGVyaW9kaWNhbD48ZnVsbC10aXRsZT5SZW1vdGUgU2Vuc2luZyBv
ZiBFbnZpcm9ubWVudDwvZnVsbC10aXRsZT48L3BlcmlvZGljYWw+PHBhZ2VzPjEyNy0xNDc8L3Bh
Z2VzPjx2b2x1bWU+MjI1PC92b2x1bWU+PGtleXdvcmRzPjxrZXl3b3JkPk9wZW4gZGF0YTwva2V5
d29yZD48a2V5d29yZD5SZW1vdGUgc2Vuc2luZyBzY2llbmNlPC9rZXl3b3JkPjxrZXl3b3JkPkxh
bmQgY292ZXI8L2tleXdvcmQ+PGtleXdvcmQ+T0xJPC9rZXl3b3JkPjxrZXl3b3JkPlRJUlM8L2tl
eXdvcmQ+PGtleXdvcmQ+QVJEPC9rZXl3b3JkPjxrZXl3b3JkPkxhbmQgY2hhbmdlIHNjaWVuY2U8
L2tleXdvcmQ+PGtleXdvcmQ+TGFuZHNhdCBzY2llbmNlIHRlYW08L2tleXdvcmQ+PC9rZXl3b3Jk
cz48ZGF0ZXM+PHllYXI+MjAxOTwveWVhcj48cHViLWRhdGVzPjxkYXRlPjIwMTkvMDUvMDEvPC9k
YXRlPjwvcHViLWRhdGVzPjwvZGF0ZXM+PGlzYm4+MDAzNC00MjU3PC9pc2JuPjx1cmxzPjxyZWxh
dGVkLXVybHM+PHVybD5odHRwOi8vd3d3LnNjaWVuY2VkaXJlY3QuY29tL3NjaWVuY2UvYXJ0aWNs
ZS9waWkvUzAwMzQ0MjU3MTkzMDA3MDc8L3VybD48L3JlbGF0ZWQtdXJscz48L3VybHM+PGVsZWN0
cm9uaWMtcmVzb3VyY2UtbnVtPmh0dHBzOi8vZG9pLm9yZy8xMC4xMDE2L2oucnNlLjIwMTkuMDIu
MDE1PC9lbGVjdHJvbmljLXJlc291cmNlLW51bT48L3JlY29yZD48L0NpdGU+PC9FbmROb3RlPgB=
</w:fldData>
        </w:fldChar>
      </w:r>
      <w:r w:rsidR="0031164E">
        <w:rPr>
          <w:rFonts w:ascii="Times New Roman" w:hAnsi="Times New Roman" w:cs="Times New Roman"/>
          <w:sz w:val="24"/>
          <w:szCs w:val="24"/>
        </w:rPr>
        <w:instrText xml:space="preserve"> ADDIN EN.CITE </w:instrText>
      </w:r>
      <w:r w:rsidR="0031164E">
        <w:rPr>
          <w:rFonts w:ascii="Times New Roman" w:hAnsi="Times New Roman" w:cs="Times New Roman"/>
          <w:sz w:val="24"/>
          <w:szCs w:val="24"/>
        </w:rPr>
        <w:fldChar w:fldCharType="begin">
          <w:fldData xml:space="preserve">PEVuZE5vdGU+PENpdGU+PEF1dGhvcj5XdWxkZXI8L0F1dGhvcj48WWVhcj4yMDE5PC9ZZWFyPjxS
ZWNOdW0+Mzg3NTwvUmVjTnVtPjxEaXNwbGF5VGV4dD4oV3VsZGVyIGV0IGFsLiAyMDE5KTwvRGlz
cGxheVRleHQ+PHJlY29yZD48cmVjLW51bWJlcj4zODc1PC9yZWMtbnVtYmVyPjxmb3JlaWduLWtl
eXM+PGtleSBhcHA9IkVOIiBkYi1pZD0icHJ6cnoyeGZ5czBldDZlczAycXgwYWRwcnM1OXoyZXJ4
ZjV0IiB0aW1lc3RhbXA9IjE1NjEwNTQ2OTkiPjM4NzU8L2tleT48L2ZvcmVpZ24ta2V5cz48cmVm
LXR5cGUgbmFtZT0iSm91cm5hbCBBcnRpY2xlIj4xNzwvcmVmLXR5cGU+PGNvbnRyaWJ1dG9ycz48
YXV0aG9ycz48YXV0aG9yPld1bGRlciwgTWljaGFlbCBBLjwvYXV0aG9yPjxhdXRob3I+TG92ZWxh
bmQsIFRob21hcyBSLjwvYXV0aG9yPjxhdXRob3I+Um95LCBEYXZpZCBQLjwvYXV0aG9yPjxhdXRo
b3I+Q3Jhd2ZvcmQsIENocmlzdG9waGVyIEouPC9hdXRob3I+PGF1dGhvcj5NYXNlaywgSmVmZnJl
eSBHLjwvYXV0aG9yPjxhdXRob3I+V29vZGNvY2ssIEN1cnRpcyBFLjwvYXV0aG9yPjxhdXRob3I+
QWxsZW4sIFJpY2hhcmQgRy48L2F1dGhvcj48YXV0aG9yPkFuZGVyc29uLCBNYXJ0aGEgQy48L2F1
dGhvcj48YXV0aG9yPkJlbHdhcmQsIEFsYW4gUy48L2F1dGhvcj48YXV0aG9yPkNvaGVuLCBXYXJy
ZW4gQi48L2F1dGhvcj48YXV0aG9yPkR3eWVyLCBKb2huPC9hdXRob3I+PGF1dGhvcj5FcmIsIEFu
Z2VsYTwvYXV0aG9yPjxhdXRob3I+R2FvLCBGZW5nPC9hdXRob3I+PGF1dGhvcj5HcmlmZml0aHMs
IFBhdHJpY2s8L2F1dGhvcj48YXV0aG9yPkhlbGRlciwgRGVubmlzPC9hdXRob3I+PGF1dGhvcj5I
ZXJtb3NpbGxhLCBUeG9taW48L2F1dGhvcj48YXV0aG9yPkhpcHBsZSwgSmFtZXMgRC48L2F1dGhv
cj48YXV0aG9yPkhvc3RlcnQsIFBhdHJpY2s8L2F1dGhvcj48YXV0aG9yPkh1Z2hlcywgTS4gSm9z
ZXBoPC9hdXRob3I+PGF1dGhvcj5IdW50aW5ndG9uLCBKdXN0aW48L2F1dGhvcj48YXV0aG9yPkpv
aG5zb24sIERhdmlkIE0uPC9hdXRob3I+PGF1dGhvcj5LZW5uZWR5LCBSb2JlcnQ8L2F1dGhvcj48
YXV0aG9yPktpbGljLCBBeXNlPC9hdXRob3I+PGF1dGhvcj5MaSwgWmhhbjwvYXV0aG9yPjxhdXRo
b3I+THltYnVybmVyLCBMZW88L2F1dGhvcj48YXV0aG9yPk1jQ29ya2VsLCBKb2VsPC9hdXRob3I+
PGF1dGhvcj5QYWhsZXZhbiwgTmltYTwvYXV0aG9yPjxhdXRob3I+U2NhbWJvcywgVGhlb2RvcmUg
QS48L2F1dGhvcj48YXV0aG9yPlNjaGFhZiwgQ3J5c3RhbDwvYXV0aG9yPjxhdXRob3I+U2Nob3R0
LCBKb2huIFIuPC9hdXRob3I+PGF1dGhvcj5TaGVuZywgWW9uZ3dlaTwvYXV0aG9yPjxhdXRob3I+
U3RvcmV5LCBKYW1lczwvYXV0aG9yPjxhdXRob3I+VmVybW90ZSwgRXJpYzwvYXV0aG9yPjxhdXRo
b3I+Vm9nZWxtYW5uLCBKYW1lczwvYXV0aG9yPjxhdXRob3I+V2hpdGUsIEpvYW5uZSBDLjwvYXV0
aG9yPjxhdXRob3I+V3lubmUsIFJhbmRvbHBoIEguPC9hdXRob3I+PGF1dGhvcj5aaHUsIFpoZTwv
YXV0aG9yPjwvYXV0aG9ycz48L2NvbnRyaWJ1dG9ycz48dGl0bGVzPjx0aXRsZT5DdXJyZW50IHN0
YXR1cyBvZiBMYW5kc2F0IHByb2dyYW0sIHNjaWVuY2UsIGFuZCBhcHBsaWNhdGlvbnM8L3RpdGxl
PjxzZWNvbmRhcnktdGl0bGU+UmVtb3RlIFNlbnNpbmcgb2YgRW52aXJvbm1lbnQ8L3NlY29uZGFy
eS10aXRsZT48L3RpdGxlcz48cGVyaW9kaWNhbD48ZnVsbC10aXRsZT5SZW1vdGUgU2Vuc2luZyBv
ZiBFbnZpcm9ubWVudDwvZnVsbC10aXRsZT48L3BlcmlvZGljYWw+PHBhZ2VzPjEyNy0xNDc8L3Bh
Z2VzPjx2b2x1bWU+MjI1PC92b2x1bWU+PGtleXdvcmRzPjxrZXl3b3JkPk9wZW4gZGF0YTwva2V5
d29yZD48a2V5d29yZD5SZW1vdGUgc2Vuc2luZyBzY2llbmNlPC9rZXl3b3JkPjxrZXl3b3JkPkxh
bmQgY292ZXI8L2tleXdvcmQ+PGtleXdvcmQ+T0xJPC9rZXl3b3JkPjxrZXl3b3JkPlRJUlM8L2tl
eXdvcmQ+PGtleXdvcmQ+QVJEPC9rZXl3b3JkPjxrZXl3b3JkPkxhbmQgY2hhbmdlIHNjaWVuY2U8
L2tleXdvcmQ+PGtleXdvcmQ+TGFuZHNhdCBzY2llbmNlIHRlYW08L2tleXdvcmQ+PC9rZXl3b3Jk
cz48ZGF0ZXM+PHllYXI+MjAxOTwveWVhcj48cHViLWRhdGVzPjxkYXRlPjIwMTkvMDUvMDEvPC9k
YXRlPjwvcHViLWRhdGVzPjwvZGF0ZXM+PGlzYm4+MDAzNC00MjU3PC9pc2JuPjx1cmxzPjxyZWxh
dGVkLXVybHM+PHVybD5odHRwOi8vd3d3LnNjaWVuY2VkaXJlY3QuY29tL3NjaWVuY2UvYXJ0aWNs
ZS9waWkvUzAwMzQ0MjU3MTkzMDA3MDc8L3VybD48L3JlbGF0ZWQtdXJscz48L3VybHM+PGVsZWN0
cm9uaWMtcmVzb3VyY2UtbnVtPmh0dHBzOi8vZG9pLm9yZy8xMC4xMDE2L2oucnNlLjIwMTkuMDIu
MDE1PC9lbGVjdHJvbmljLXJlc291cmNlLW51bT48L3JlY29yZD48L0NpdGU+PC9FbmROb3RlPgB=
</w:fldData>
        </w:fldChar>
      </w:r>
      <w:r w:rsidR="0031164E">
        <w:rPr>
          <w:rFonts w:ascii="Times New Roman" w:hAnsi="Times New Roman" w:cs="Times New Roman"/>
          <w:sz w:val="24"/>
          <w:szCs w:val="24"/>
        </w:rPr>
        <w:instrText xml:space="preserve"> ADDIN EN.CITE.DATA </w:instrText>
      </w:r>
      <w:r w:rsidR="0031164E">
        <w:rPr>
          <w:rFonts w:ascii="Times New Roman" w:hAnsi="Times New Roman" w:cs="Times New Roman"/>
          <w:sz w:val="24"/>
          <w:szCs w:val="24"/>
        </w:rPr>
      </w:r>
      <w:r w:rsidR="0031164E">
        <w:rPr>
          <w:rFonts w:ascii="Times New Roman" w:hAnsi="Times New Roman" w:cs="Times New Roman"/>
          <w:sz w:val="24"/>
          <w:szCs w:val="24"/>
        </w:rPr>
        <w:fldChar w:fldCharType="end"/>
      </w:r>
      <w:r w:rsidR="0031164E">
        <w:rPr>
          <w:rFonts w:ascii="Times New Roman" w:hAnsi="Times New Roman" w:cs="Times New Roman"/>
          <w:sz w:val="24"/>
          <w:szCs w:val="24"/>
        </w:rPr>
      </w:r>
      <w:r w:rsidR="0031164E">
        <w:rPr>
          <w:rFonts w:ascii="Times New Roman" w:hAnsi="Times New Roman" w:cs="Times New Roman"/>
          <w:sz w:val="24"/>
          <w:szCs w:val="24"/>
        </w:rPr>
        <w:fldChar w:fldCharType="separate"/>
      </w:r>
      <w:r w:rsidR="0031164E">
        <w:rPr>
          <w:rFonts w:ascii="Times New Roman" w:hAnsi="Times New Roman" w:cs="Times New Roman"/>
          <w:noProof/>
          <w:sz w:val="24"/>
          <w:szCs w:val="24"/>
        </w:rPr>
        <w:t>(Wulder et al. 2019)</w:t>
      </w:r>
      <w:r w:rsidR="0031164E">
        <w:rPr>
          <w:rFonts w:ascii="Times New Roman" w:hAnsi="Times New Roman" w:cs="Times New Roman"/>
          <w:sz w:val="24"/>
          <w:szCs w:val="24"/>
        </w:rPr>
        <w:fldChar w:fldCharType="end"/>
      </w:r>
      <w:r w:rsidR="0031164E">
        <w:rPr>
          <w:rFonts w:ascii="Times New Roman" w:hAnsi="Times New Roman" w:cs="Times New Roman"/>
          <w:sz w:val="24"/>
          <w:szCs w:val="24"/>
        </w:rPr>
        <w:t>. These include, for</w:t>
      </w:r>
      <w:r w:rsidR="005463A4" w:rsidRPr="00C33E07">
        <w:rPr>
          <w:rFonts w:ascii="Times New Roman" w:hAnsi="Times New Roman" w:cs="Times New Roman"/>
          <w:sz w:val="24"/>
          <w:szCs w:val="24"/>
        </w:rPr>
        <w:t xml:space="preserve"> instance,</w:t>
      </w:r>
      <w:r w:rsidR="00D710A0" w:rsidRPr="00C33E07">
        <w:rPr>
          <w:rFonts w:ascii="Times New Roman" w:hAnsi="Times New Roman" w:cs="Times New Roman"/>
          <w:sz w:val="24"/>
          <w:szCs w:val="24"/>
        </w:rPr>
        <w:t xml:space="preserve"> global monitoring of </w:t>
      </w:r>
      <w:r w:rsidR="005463A4" w:rsidRPr="00C33E07">
        <w:rPr>
          <w:rFonts w:ascii="Times New Roman" w:hAnsi="Times New Roman" w:cs="Times New Roman"/>
          <w:sz w:val="24"/>
          <w:szCs w:val="24"/>
        </w:rPr>
        <w:t xml:space="preserve">forest </w:t>
      </w:r>
      <w:r w:rsidR="0031164E">
        <w:rPr>
          <w:rFonts w:ascii="Times New Roman" w:hAnsi="Times New Roman" w:cs="Times New Roman"/>
          <w:sz w:val="24"/>
          <w:szCs w:val="24"/>
        </w:rPr>
        <w:t xml:space="preserve">canopy </w:t>
      </w:r>
      <w:r w:rsidR="005463A4" w:rsidRPr="00C33E07">
        <w:rPr>
          <w:rFonts w:ascii="Times New Roman" w:hAnsi="Times New Roman" w:cs="Times New Roman"/>
          <w:sz w:val="24"/>
          <w:szCs w:val="24"/>
        </w:rPr>
        <w:t xml:space="preserve">cover </w:t>
      </w:r>
      <w:r w:rsidR="00D710A0" w:rsidRPr="00C33E07">
        <w:rPr>
          <w:rFonts w:ascii="Times New Roman" w:hAnsi="Times New Roman" w:cs="Times New Roman"/>
          <w:sz w:val="24"/>
          <w:szCs w:val="24"/>
        </w:rPr>
        <w:fldChar w:fldCharType="begin">
          <w:fldData xml:space="preserve">PEVuZE5vdGU+PENpdGU+PEF1dGhvcj5IYW5zZW48L0F1dGhvcj48WWVhcj4yMDEzPC9ZZWFyPjxS
ZWNOdW0+MzQxMTwvUmVjTnVtPjxEaXNwbGF5VGV4dD4oSGFuc2VuIGV0IGFsLiAyMDEzLCBTZXh0
b24gZXQgYWwuIDIwMTMpPC9EaXNwbGF5VGV4dD48cmVjb3JkPjxyZWMtbnVtYmVyPjM0MTE8L3Jl
Yy1udW1iZXI+PGZvcmVpZ24ta2V5cz48a2V5IGFwcD0iRU4iIGRiLWlkPSJwcnpyejJ4ZnlzMGV0
NmVzMDJxeDBhZHByczU5ejJlcnhmNXQiIHRpbWVzdGFtcD0iMCI+MzQxMTwva2V5PjwvZm9yZWln
bi1rZXlzPjxyZWYtdHlwZSBuYW1lPSJKb3VybmFsIEFydGljbGUiPjE3PC9yZWYtdHlwZT48Y29u
dHJpYnV0b3JzPjxhdXRob3JzPjxhdXRob3I+SGFuc2VuLCBNLiBDLjwvYXV0aG9yPjxhdXRob3I+
UG90YXBvdiwgUC4gVi48L2F1dGhvcj48YXV0aG9yPk1vb3JlLCBSLjwvYXV0aG9yPjxhdXRob3I+
SGFuY2hlciwgTS48L2F1dGhvcj48YXV0aG9yPlR1cnViYW5vdmEsIFMuIEEuPC9hdXRob3I+PGF1
dGhvcj5UeXVrYXZpbmEsIEEuPC9hdXRob3I+PGF1dGhvcj5UaGF1LCBELjwvYXV0aG9yPjxhdXRo
b3I+U3RlaG1hbiwgUy4gVi48L2F1dGhvcj48YXV0aG9yPkdvZXR6LCBTLiBKLjwvYXV0aG9yPjxh
dXRob3I+TG92ZWxhbmQsIFQuIFIuPC9hdXRob3I+PGF1dGhvcj5Lb21tYXJlZGR5LCBBLjwvYXV0
aG9yPjxhdXRob3I+RWdvcm92LCBBLjwvYXV0aG9yPjxhdXRob3I+Q2hpbmksIEwuPC9hdXRob3I+
PGF1dGhvcj5KdXN0aWNlLCBDLiBPLjwvYXV0aG9yPjxhdXRob3I+VG93bnNoZW5kLCBKLiBSLiBH
LjwvYXV0aG9yPjwvYXV0aG9ycz48L2NvbnRyaWJ1dG9ycz48dGl0bGVzPjx0aXRsZT5IaWdoLVJl
c29sdXRpb24gR2xvYmFsIE1hcHMgb2YgMjFzdC1DZW50dXJ5IEZvcmVzdCBDb3ZlciBDaGFuZ2U8
L3RpdGxlPjxzZWNvbmRhcnktdGl0bGU+U2NpZW5jZTwvc2Vjb25kYXJ5LXRpdGxlPjwvdGl0bGVz
PjxwZXJpb2RpY2FsPjxmdWxsLXRpdGxlPnNjaWVuY2U8L2Z1bGwtdGl0bGU+PC9wZXJpb2RpY2Fs
PjxwYWdlcz44NTA8L3BhZ2VzPjx2b2x1bWU+MzQyPC92b2x1bWU+PG51bWJlcj42MTYwPC9udW1i
ZXI+PGRhdGVzPjx5ZWFyPjIwMTM8L3llYXI+PC9kYXRlcz48d29yay10eXBlPjEwLjExMjYvc2Np
ZW5jZS4xMjQ0NjkzPC93b3JrLXR5cGU+PHVybHM+PHJlbGF0ZWQtdXJscz48dXJsPmh0dHA6Ly9z
Y2llbmNlLnNjaWVuY2VtYWcub3JnL2NvbnRlbnQvMzQyLzYxNjAvODUwLmFic3RyYWN0PC91cmw+
PC9yZWxhdGVkLXVybHM+PC91cmxzPjwvcmVjb3JkPjwvQ2l0ZT48Q2l0ZT48QXV0aG9yPlNleHRv
bjwvQXV0aG9yPjxZZWFyPjIwMTM8L1llYXI+PFJlY051bT4yOTY4PC9SZWNOdW0+PHJlY29yZD48
cmVjLW51bWJlcj4yOTY4PC9yZWMtbnVtYmVyPjxmb3JlaWduLWtleXM+PGtleSBhcHA9IkVOIiBk
Yi1pZD0icHJ6cnoyeGZ5czBldDZlczAycXgwYWRwcnM1OXoyZXJ4ZjV0IiB0aW1lc3RhbXA9IjAi
PjI5Njg8L2tleT48L2ZvcmVpZ24ta2V5cz48cmVmLXR5cGUgbmFtZT0iSm91cm5hbCBBcnRpY2xl
Ij4xNzwvcmVmLXR5cGU+PGNvbnRyaWJ1dG9ycz48YXV0aG9ycz48YXV0aG9yPlNleHRvbiwgSi4g
Ty48L2F1dGhvcj48YXV0aG9yPlNvbmcsIFguIC0uIFAuPC9hdXRob3I+PGF1dGhvcj5GZW5nLCBN
LjwvYXV0aG9yPjxhdXRob3I+Tm9vamlwYWR5LCBQLjwvYXV0aG9yPjxhdXRob3I+QW5hbmQsIEEu
PC9hdXRob3I+PGF1dGhvcj5IdWFuZywgQy48L2F1dGhvcj48L2F1dGhvcnM+PC9jb250cmlidXRv
cnM+PHRpdGxlcz48dGl0bGU+R2xvYmFsLCAzMC1tIHJlc29sdXRpb24gY29udGludW91cyBmaWVs
ZHMgb2YgdHJlZSBjb3ZlcjogbGFuZHNhdC1iYXNlZCByZXNjYWxpbmcgb2YgTU9ESVMgdmVnZXRh
dGlvbiBjb250aW51b3VzIGZpZWxkcyB3aXRoIGxpZGFyLWJhc2VkIGVzdGltYXRlcyBvZiBlcnJv
cjwvdGl0bGU+PHNlY29uZGFyeS10aXRsZT5JbnQgSiBEaWdpdCBFYXJ0aDwvc2Vjb25kYXJ5LXRp
dGxlPjwvdGl0bGVzPjx2b2x1bWU+Njwvdm9sdW1lPjxkYXRlcz48eWVhcj4yMDEzPC95ZWFyPjwv
ZGF0ZXM+PGxhYmVsPlNleHRvbjIwMTM8L2xhYmVsPjx1cmxzPjxyZWxhdGVkLXVybHM+PHVybD5o
dHRwOi8vZHguZG9pLm9yZy8xMC4xMDgwLzE3NTM4OTQ3LjIwMTMuNzg2MTQ2PC91cmw+PC9yZWxh
dGVkLXVybHM+PC91cmxzPjxlbGVjdHJvbmljLXJlc291cmNlLW51bT4xMC4xMDgwLzE3NTM4OTQ3
LjIwMTMuNzg2MTQ2PC9lbGVjdHJvbmljLXJlc291cmNlLW51bT48L3JlY29yZD48L0NpdGU+PC9F
bmROb3RlPgB=
</w:fldData>
        </w:fldChar>
      </w:r>
      <w:r w:rsidR="00077502">
        <w:rPr>
          <w:rFonts w:ascii="Times New Roman" w:hAnsi="Times New Roman" w:cs="Times New Roman"/>
          <w:sz w:val="24"/>
          <w:szCs w:val="24"/>
        </w:rPr>
        <w:instrText xml:space="preserve"> ADDIN EN.CITE </w:instrText>
      </w:r>
      <w:r w:rsidR="00077502">
        <w:rPr>
          <w:rFonts w:ascii="Times New Roman" w:hAnsi="Times New Roman" w:cs="Times New Roman"/>
          <w:sz w:val="24"/>
          <w:szCs w:val="24"/>
        </w:rPr>
        <w:fldChar w:fldCharType="begin">
          <w:fldData xml:space="preserve">PEVuZE5vdGU+PENpdGU+PEF1dGhvcj5IYW5zZW48L0F1dGhvcj48WWVhcj4yMDEzPC9ZZWFyPjxS
ZWNOdW0+MzQxMTwvUmVjTnVtPjxEaXNwbGF5VGV4dD4oSGFuc2VuIGV0IGFsLiAyMDEzLCBTZXh0
b24gZXQgYWwuIDIwMTMpPC9EaXNwbGF5VGV4dD48cmVjb3JkPjxyZWMtbnVtYmVyPjM0MTE8L3Jl
Yy1udW1iZXI+PGZvcmVpZ24ta2V5cz48a2V5IGFwcD0iRU4iIGRiLWlkPSJwcnpyejJ4ZnlzMGV0
NmVzMDJxeDBhZHByczU5ejJlcnhmNXQiIHRpbWVzdGFtcD0iMCI+MzQxMTwva2V5PjwvZm9yZWln
bi1rZXlzPjxyZWYtdHlwZSBuYW1lPSJKb3VybmFsIEFydGljbGUiPjE3PC9yZWYtdHlwZT48Y29u
dHJpYnV0b3JzPjxhdXRob3JzPjxhdXRob3I+SGFuc2VuLCBNLiBDLjwvYXV0aG9yPjxhdXRob3I+
UG90YXBvdiwgUC4gVi48L2F1dGhvcj48YXV0aG9yPk1vb3JlLCBSLjwvYXV0aG9yPjxhdXRob3I+
SGFuY2hlciwgTS48L2F1dGhvcj48YXV0aG9yPlR1cnViYW5vdmEsIFMuIEEuPC9hdXRob3I+PGF1
dGhvcj5UeXVrYXZpbmEsIEEuPC9hdXRob3I+PGF1dGhvcj5UaGF1LCBELjwvYXV0aG9yPjxhdXRo
b3I+U3RlaG1hbiwgUy4gVi48L2F1dGhvcj48YXV0aG9yPkdvZXR6LCBTLiBKLjwvYXV0aG9yPjxh
dXRob3I+TG92ZWxhbmQsIFQuIFIuPC9hdXRob3I+PGF1dGhvcj5Lb21tYXJlZGR5LCBBLjwvYXV0
aG9yPjxhdXRob3I+RWdvcm92LCBBLjwvYXV0aG9yPjxhdXRob3I+Q2hpbmksIEwuPC9hdXRob3I+
PGF1dGhvcj5KdXN0aWNlLCBDLiBPLjwvYXV0aG9yPjxhdXRob3I+VG93bnNoZW5kLCBKLiBSLiBH
LjwvYXV0aG9yPjwvYXV0aG9ycz48L2NvbnRyaWJ1dG9ycz48dGl0bGVzPjx0aXRsZT5IaWdoLVJl
c29sdXRpb24gR2xvYmFsIE1hcHMgb2YgMjFzdC1DZW50dXJ5IEZvcmVzdCBDb3ZlciBDaGFuZ2U8
L3RpdGxlPjxzZWNvbmRhcnktdGl0bGU+U2NpZW5jZTwvc2Vjb25kYXJ5LXRpdGxlPjwvdGl0bGVz
PjxwZXJpb2RpY2FsPjxmdWxsLXRpdGxlPnNjaWVuY2U8L2Z1bGwtdGl0bGU+PC9wZXJpb2RpY2Fs
PjxwYWdlcz44NTA8L3BhZ2VzPjx2b2x1bWU+MzQyPC92b2x1bWU+PG51bWJlcj42MTYwPC9udW1i
ZXI+PGRhdGVzPjx5ZWFyPjIwMTM8L3llYXI+PC9kYXRlcz48d29yay10eXBlPjEwLjExMjYvc2Np
ZW5jZS4xMjQ0NjkzPC93b3JrLXR5cGU+PHVybHM+PHJlbGF0ZWQtdXJscz48dXJsPmh0dHA6Ly9z
Y2llbmNlLnNjaWVuY2VtYWcub3JnL2NvbnRlbnQvMzQyLzYxNjAvODUwLmFic3RyYWN0PC91cmw+
PC9yZWxhdGVkLXVybHM+PC91cmxzPjwvcmVjb3JkPjwvQ2l0ZT48Q2l0ZT48QXV0aG9yPlNleHRv
bjwvQXV0aG9yPjxZZWFyPjIwMTM8L1llYXI+PFJlY051bT4yOTY4PC9SZWNOdW0+PHJlY29yZD48
cmVjLW51bWJlcj4yOTY4PC9yZWMtbnVtYmVyPjxmb3JlaWduLWtleXM+PGtleSBhcHA9IkVOIiBk
Yi1pZD0icHJ6cnoyeGZ5czBldDZlczAycXgwYWRwcnM1OXoyZXJ4ZjV0IiB0aW1lc3RhbXA9IjAi
PjI5Njg8L2tleT48L2ZvcmVpZ24ta2V5cz48cmVmLXR5cGUgbmFtZT0iSm91cm5hbCBBcnRpY2xl
Ij4xNzwvcmVmLXR5cGU+PGNvbnRyaWJ1dG9ycz48YXV0aG9ycz48YXV0aG9yPlNleHRvbiwgSi4g
Ty48L2F1dGhvcj48YXV0aG9yPlNvbmcsIFguIC0uIFAuPC9hdXRob3I+PGF1dGhvcj5GZW5nLCBN
LjwvYXV0aG9yPjxhdXRob3I+Tm9vamlwYWR5LCBQLjwvYXV0aG9yPjxhdXRob3I+QW5hbmQsIEEu
PC9hdXRob3I+PGF1dGhvcj5IdWFuZywgQy48L2F1dGhvcj48L2F1dGhvcnM+PC9jb250cmlidXRv
cnM+PHRpdGxlcz48dGl0bGU+R2xvYmFsLCAzMC1tIHJlc29sdXRpb24gY29udGludW91cyBmaWVs
ZHMgb2YgdHJlZSBjb3ZlcjogbGFuZHNhdC1iYXNlZCByZXNjYWxpbmcgb2YgTU9ESVMgdmVnZXRh
dGlvbiBjb250aW51b3VzIGZpZWxkcyB3aXRoIGxpZGFyLWJhc2VkIGVzdGltYXRlcyBvZiBlcnJv
cjwvdGl0bGU+PHNlY29uZGFyeS10aXRsZT5JbnQgSiBEaWdpdCBFYXJ0aDwvc2Vjb25kYXJ5LXRp
dGxlPjwvdGl0bGVzPjx2b2x1bWU+Njwvdm9sdW1lPjxkYXRlcz48eWVhcj4yMDEzPC95ZWFyPjwv
ZGF0ZXM+PGxhYmVsPlNleHRvbjIwMTM8L2xhYmVsPjx1cmxzPjxyZWxhdGVkLXVybHM+PHVybD5o
dHRwOi8vZHguZG9pLm9yZy8xMC4xMDgwLzE3NTM4OTQ3LjIwMTMuNzg2MTQ2PC91cmw+PC9yZWxh
dGVkLXVybHM+PC91cmxzPjxlbGVjdHJvbmljLXJlc291cmNlLW51bT4xMC4xMDgwLzE3NTM4OTQ3
LjIwMTMuNzg2MTQ2PC9lbGVjdHJvbmljLXJlc291cmNlLW51bT48L3JlY29yZD48L0NpdGU+PC9F
bmROb3RlPgB=
</w:fldData>
        </w:fldChar>
      </w:r>
      <w:r w:rsidR="00077502">
        <w:rPr>
          <w:rFonts w:ascii="Times New Roman" w:hAnsi="Times New Roman" w:cs="Times New Roman"/>
          <w:sz w:val="24"/>
          <w:szCs w:val="24"/>
        </w:rPr>
        <w:instrText xml:space="preserve"> ADDIN EN.CITE.DATA </w:instrText>
      </w:r>
      <w:r w:rsidR="00077502">
        <w:rPr>
          <w:rFonts w:ascii="Times New Roman" w:hAnsi="Times New Roman" w:cs="Times New Roman"/>
          <w:sz w:val="24"/>
          <w:szCs w:val="24"/>
        </w:rPr>
      </w:r>
      <w:r w:rsidR="00077502">
        <w:rPr>
          <w:rFonts w:ascii="Times New Roman" w:hAnsi="Times New Roman" w:cs="Times New Roman"/>
          <w:sz w:val="24"/>
          <w:szCs w:val="24"/>
        </w:rPr>
        <w:fldChar w:fldCharType="end"/>
      </w:r>
      <w:r w:rsidR="00D710A0" w:rsidRPr="00C33E07">
        <w:rPr>
          <w:rFonts w:ascii="Times New Roman" w:hAnsi="Times New Roman" w:cs="Times New Roman"/>
          <w:sz w:val="24"/>
          <w:szCs w:val="24"/>
        </w:rPr>
      </w:r>
      <w:r w:rsidR="00D710A0" w:rsidRPr="00C33E07">
        <w:rPr>
          <w:rFonts w:ascii="Times New Roman" w:hAnsi="Times New Roman" w:cs="Times New Roman"/>
          <w:sz w:val="24"/>
          <w:szCs w:val="24"/>
        </w:rPr>
        <w:fldChar w:fldCharType="separate"/>
      </w:r>
      <w:r w:rsidR="00077502">
        <w:rPr>
          <w:rFonts w:ascii="Times New Roman" w:hAnsi="Times New Roman" w:cs="Times New Roman"/>
          <w:noProof/>
          <w:sz w:val="24"/>
          <w:szCs w:val="24"/>
        </w:rPr>
        <w:t>(Hansen et al. 2013, Sexton et al. 2013)</w:t>
      </w:r>
      <w:r w:rsidR="00D710A0" w:rsidRPr="00C33E07">
        <w:rPr>
          <w:rFonts w:ascii="Times New Roman" w:hAnsi="Times New Roman" w:cs="Times New Roman"/>
          <w:sz w:val="24"/>
          <w:szCs w:val="24"/>
        </w:rPr>
        <w:fldChar w:fldCharType="end"/>
      </w:r>
      <w:r w:rsidR="0031164E">
        <w:rPr>
          <w:rFonts w:ascii="Times New Roman" w:hAnsi="Times New Roman" w:cs="Times New Roman"/>
          <w:sz w:val="24"/>
          <w:szCs w:val="24"/>
        </w:rPr>
        <w:t xml:space="preserve"> </w:t>
      </w:r>
      <w:r w:rsidR="00FB010E">
        <w:rPr>
          <w:rFonts w:ascii="Times New Roman" w:hAnsi="Times New Roman" w:cs="Times New Roman"/>
          <w:sz w:val="24"/>
          <w:szCs w:val="24"/>
        </w:rPr>
        <w:t xml:space="preserve">and </w:t>
      </w:r>
      <w:r w:rsidR="00D710A0" w:rsidRPr="00C56196">
        <w:rPr>
          <w:rFonts w:ascii="Times New Roman" w:hAnsi="Times New Roman" w:cs="Times New Roman"/>
          <w:sz w:val="24"/>
          <w:szCs w:val="24"/>
        </w:rPr>
        <w:t xml:space="preserve">surface water </w:t>
      </w:r>
      <w:r w:rsidR="0031164E">
        <w:rPr>
          <w:rFonts w:ascii="Times New Roman" w:hAnsi="Times New Roman" w:cs="Times New Roman"/>
          <w:sz w:val="24"/>
          <w:szCs w:val="24"/>
        </w:rPr>
        <w:t xml:space="preserve">extent </w:t>
      </w:r>
      <w:r w:rsidR="00D710A0" w:rsidRPr="00C33E07">
        <w:rPr>
          <w:rFonts w:ascii="Times New Roman" w:hAnsi="Times New Roman" w:cs="Times New Roman"/>
          <w:sz w:val="24"/>
          <w:szCs w:val="24"/>
        </w:rPr>
        <w:fldChar w:fldCharType="begin"/>
      </w:r>
      <w:r w:rsidR="00FB010E">
        <w:rPr>
          <w:rFonts w:ascii="Times New Roman" w:hAnsi="Times New Roman" w:cs="Times New Roman"/>
          <w:sz w:val="24"/>
          <w:szCs w:val="24"/>
        </w:rPr>
        <w:instrText xml:space="preserve"> ADDIN EN.CITE &lt;EndNote&gt;&lt;Cite&gt;&lt;Author&gt;Pekel&lt;/Author&gt;&lt;Year&gt;2016&lt;/Year&gt;&lt;RecNum&gt;3320&lt;/RecNum&gt;&lt;DisplayText&gt;(Pekel et al. 2016)&lt;/DisplayText&gt;&lt;record&gt;&lt;rec-number&gt;3320&lt;/rec-number&gt;&lt;foreign-keys&gt;&lt;key app="EN" db-id="przrz2xfys0et6es02qx0adprs59z2erxf5t" timestamp="0"&gt;3320&lt;/key&gt;&lt;/foreign-keys&gt;&lt;ref-type name="Journal Article"&gt;17&lt;/ref-type&gt;&lt;contributors&gt;&lt;authors&gt;&lt;author&gt;Pekel, Jean-François&lt;/author&gt;&lt;author&gt;Cottam, Andrew&lt;/author&gt;&lt;author&gt;Gorelick, Noel&lt;/author&gt;&lt;author&gt;Belward, Alan S.&lt;/author&gt;&lt;/authors&gt;&lt;/contributors&gt;&lt;titles&gt;&lt;title&gt;High-resolution mapping of global surface water and its long-term changes&lt;/title&gt;&lt;secondary-title&gt;Nature&lt;/secondary-title&gt;&lt;/titles&gt;&lt;periodical&gt;&lt;full-title&gt;Nature&lt;/full-title&gt;&lt;/periodical&gt;&lt;pages&gt;418-422&lt;/pages&gt;&lt;volume&gt;540&lt;/volume&gt;&lt;number&gt;7633&lt;/number&gt;&lt;dates&gt;&lt;year&gt;2016&lt;/year&gt;&lt;pub-dates&gt;&lt;date&gt;12/15/print&lt;/date&gt;&lt;/pub-dates&gt;&lt;/dates&gt;&lt;publisher&gt;Macmillan Publishers Limited, part of Springer Nature. All rights reserved.&lt;/publisher&gt;&lt;isbn&gt;0028-0836&lt;/isbn&gt;&lt;work-type&gt;Letter&lt;/work-type&gt;&lt;urls&gt;&lt;related-urls&gt;&lt;url&gt;http://dx.doi.org/10.1038/nature20584&lt;/url&gt;&lt;/related-urls&gt;&lt;/urls&gt;&lt;electronic-resource-num&gt;10.1038/nature20584&lt;/electronic-resource-num&gt;&lt;/record&gt;&lt;/Cite&gt;&lt;/EndNote&gt;</w:instrText>
      </w:r>
      <w:r w:rsidR="00D710A0" w:rsidRPr="00C33E07">
        <w:rPr>
          <w:rFonts w:ascii="Times New Roman" w:hAnsi="Times New Roman" w:cs="Times New Roman"/>
          <w:sz w:val="24"/>
          <w:szCs w:val="24"/>
        </w:rPr>
        <w:fldChar w:fldCharType="separate"/>
      </w:r>
      <w:r w:rsidR="00FB010E">
        <w:rPr>
          <w:rFonts w:ascii="Times New Roman" w:hAnsi="Times New Roman" w:cs="Times New Roman"/>
          <w:noProof/>
          <w:sz w:val="24"/>
          <w:szCs w:val="24"/>
        </w:rPr>
        <w:t>(Pekel et al. 2016)</w:t>
      </w:r>
      <w:r w:rsidR="00D710A0" w:rsidRPr="00C33E07">
        <w:rPr>
          <w:rFonts w:ascii="Times New Roman" w:hAnsi="Times New Roman" w:cs="Times New Roman"/>
          <w:sz w:val="24"/>
          <w:szCs w:val="24"/>
        </w:rPr>
        <w:fldChar w:fldCharType="end"/>
      </w:r>
      <w:r w:rsidR="001E0248">
        <w:rPr>
          <w:rFonts w:ascii="Times New Roman" w:hAnsi="Times New Roman" w:cs="Times New Roman"/>
          <w:sz w:val="24"/>
          <w:szCs w:val="24"/>
        </w:rPr>
        <w:t xml:space="preserve">, as well as </w:t>
      </w:r>
      <w:r w:rsidR="00077502">
        <w:rPr>
          <w:rFonts w:ascii="Times New Roman" w:hAnsi="Times New Roman" w:cs="Times New Roman"/>
          <w:sz w:val="24"/>
          <w:szCs w:val="24"/>
        </w:rPr>
        <w:t xml:space="preserve">regional to biome-scale assessments of how </w:t>
      </w:r>
      <w:r w:rsidR="001E0248">
        <w:rPr>
          <w:rFonts w:ascii="Times New Roman" w:hAnsi="Times New Roman" w:cs="Times New Roman"/>
          <w:sz w:val="24"/>
          <w:szCs w:val="24"/>
        </w:rPr>
        <w:t xml:space="preserve">land-use and climate change </w:t>
      </w:r>
      <w:r w:rsidR="007B3776">
        <w:rPr>
          <w:rFonts w:ascii="Times New Roman" w:hAnsi="Times New Roman" w:cs="Times New Roman"/>
          <w:sz w:val="24"/>
          <w:szCs w:val="24"/>
        </w:rPr>
        <w:t xml:space="preserve">are impacting </w:t>
      </w:r>
      <w:r w:rsidR="001E0248">
        <w:rPr>
          <w:rFonts w:ascii="Times New Roman" w:hAnsi="Times New Roman" w:cs="Times New Roman"/>
          <w:sz w:val="24"/>
          <w:szCs w:val="24"/>
        </w:rPr>
        <w:t xml:space="preserve">terrestrial ecosystems </w:t>
      </w:r>
      <w:r w:rsidR="003D2455">
        <w:rPr>
          <w:rFonts w:ascii="Times New Roman" w:hAnsi="Times New Roman" w:cs="Times New Roman"/>
          <w:sz w:val="24"/>
          <w:szCs w:val="24"/>
        </w:rPr>
        <w:fldChar w:fldCharType="begin">
          <w:fldData xml:space="preserve">PEVuZE5vdGU+PENpdGU+PEF1dGhvcj5CZXJuZXI8L0F1dGhvcj48WWVhcj4yMDIwPC9ZZWFyPjxS
ZWNOdW0+Mzc1NTwvUmVjTnVtPjxEaXNwbGF5VGV4dD4oUGFzdGljayBldCBhbC4gMjAxOSwgV2Fu
ZyBhbmQgRnJpZWRsIDIwMTksIEJlcm5lciBldCBhbC4gMjAyMCwgQmVybmVyIGFuZCBHb2V0eiAy
MDIyKTwvRGlzcGxheVRleHQ+PHJlY29yZD48cmVjLW51bWJlcj4zNzU1PC9yZWMtbnVtYmVyPjxm
b3JlaWduLWtleXM+PGtleSBhcHA9IkVOIiBkYi1pZD0icHJ6cnoyeGZ5czBldDZlczAycXgwYWRw
cnM1OXoyZXJ4ZjV0IiB0aW1lc3RhbXA9IjE1NDM1MTI2MzgiPjM3NTU8L2tleT48L2ZvcmVpZ24t
a2V5cz48cmVmLXR5cGUgbmFtZT0iSm91cm5hbCBBcnRpY2xlIj4xNzwvcmVmLXR5cGU+PGNvbnRy
aWJ1dG9ycz48YXV0aG9ycz48YXV0aG9yPkJlcm5lciwgTC5ULjwvYXV0aG9yPjxhdXRob3I+TWFz
c2V5LCBSLjwvYXV0aG9yPjxhdXRob3I+SmFudHosIFAuPC9hdXRob3I+PGF1dGhvcj5Gb3JiZXMs
IEIuQy48L2F1dGhvcj48YXV0aG9yPk1hY2lhcy1GYXVyaWEsIE0uPC9hdXRob3I+PGF1dGhvcj5N
eWVycy1TbWl0aCwgSS4gSC48L2F1dGhvcj48YXV0aG9yPkt1bXB1bGEsIFRpbW88L2F1dGhvcj48
YXV0aG9yPkdhdXRoaWVyLCBHLjwvYXV0aG9yPjxhdXRob3I+QW5kcmV1LUhheWxlcywgTC48L2F1
dGhvcj48YXV0aG9yPkdhZ2xpb3RpLCBCLjwvYXV0aG9yPjxhdXRob3I+QnVybnMsIFAuSi48L2F1
dGhvcj48YXV0aG9yPlpldHRlcmJlcmcsIFAuPC9hdXRob3I+PGF1dGhvcj5EJmFwb3M7QXJyaWdv
LCBSLjwvYXV0aG9yPjxhdXRob3I+R29ldHosIFMuSi48L2F1dGhvcj48L2F1dGhvcnM+PC9jb250
cmlidXRvcnM+PHRpdGxlcz48dGl0bGU+U3VtbWVyIHdhcm1pbmcgZXhwbGFpbnMgd2lkZXNwcmVh
ZCBidXQgbm90IHVuaWZvcm0gZ3JlZW5pbmcgaW4gdGhlIEFyY3RpYyB0dW5kcmEgYmlvbWU8L3Rp
dGxlPjxzZWNvbmRhcnktdGl0bGU+TmF0dXJlIENvbW11bmljYXRpb25zPC9zZWNvbmRhcnktdGl0
bGU+PC90aXRsZXM+PHBlcmlvZGljYWw+PGZ1bGwtdGl0bGU+TmF0dXJlIGNvbW11bmljYXRpb25z
PC9mdWxsLXRpdGxlPjwvcGVyaW9kaWNhbD48cGFnZXM+NDYyMTwvcGFnZXM+PHZvbHVtZT4xMTwv
dm9sdW1lPjxkYXRlcz48eWVhcj4yMDIwPC95ZWFyPjwvZGF0ZXM+PHVybHM+PC91cmxzPjxlbGVj
dHJvbmljLXJlc291cmNlLW51bT5odHRwczovL2RvaS5vcmcvMTAuMTAzOC9zNDE0NjctMDIwLTE4
NDc5LTU8L2VsZWN0cm9uaWMtcmVzb3VyY2UtbnVtPjwvcmVjb3JkPjwvQ2l0ZT48Q2l0ZT48QXV0
aG9yPldhbmc8L0F1dGhvcj48WWVhcj4yMDE5PC9ZZWFyPjxSZWNOdW0+NDI2MTwvUmVjTnVtPjxy
ZWNvcmQ+PHJlYy1udW1iZXI+NDI2MTwvcmVjLW51bWJlcj48Zm9yZWlnbi1rZXlzPjxrZXkgYXBw
PSJFTiIgZGItaWQ9InByenJ6MnhmeXMwZXQ2ZXMwMnF4MGFkcHJzNTl6MmVyeGY1dCIgdGltZXN0
YW1wPSIxNjAyMTcxMDA2Ij40MjYxPC9rZXk+PC9mb3JlaWduLWtleXM+PHJlZi10eXBlIG5hbWU9
IkpvdXJuYWwgQXJ0aWNsZSI+MTc8L3JlZi10eXBlPjxjb250cmlidXRvcnM+PGF1dGhvcnM+PGF1
dGhvcj5XYW5nLCBKb25hdGhhbiBBPC9hdXRob3I+PGF1dGhvcj5GcmllZGwsIE1hcmsgQTwvYXV0
aG9yPjwvYXV0aG9ycz48L2NvbnRyaWJ1dG9ycz48dGl0bGVzPjx0aXRsZT5UaGUgcm9sZSBvZiBs
YW5kIGNvdmVyIGNoYW5nZSBpbiBBcmN0aWMtQm9yZWFsIGdyZWVuaW5nIGFuZCBicm93bmluZyB0
cmVuZHM8L3RpdGxlPjxzZWNvbmRhcnktdGl0bGU+RW52aXJvbm1lbnRhbCBSZXNlYXJjaCBMZXR0
ZXJzPC9zZWNvbmRhcnktdGl0bGU+PC90aXRsZXM+PHBlcmlvZGljYWw+PGZ1bGwtdGl0bGU+RW52
aXJvbm1lbnRhbCBSZXNlYXJjaCBMZXR0ZXJzPC9mdWxsLXRpdGxlPjwvcGVyaW9kaWNhbD48cGFn
ZXM+MTI1MDA3PC9wYWdlcz48dm9sdW1lPjE0PC92b2x1bWU+PG51bWJlcj4xMjwvbnVtYmVyPjxk
YXRlcz48eWVhcj4yMDE5PC95ZWFyPjwvZGF0ZXM+PGlzYm4+MTc0OC05MzI2PC9pc2JuPjx1cmxz
PjwvdXJscz48L3JlY29yZD48L0NpdGU+PENpdGU+PEF1dGhvcj5CZXJuZXI8L0F1dGhvcj48WWVh
cj4yMDIyPC9ZZWFyPjxSZWNOdW0+NDQ2MDwvUmVjTnVtPjxyZWNvcmQ+PHJlYy1udW1iZXI+NDQ2
MDwvcmVjLW51bWJlcj48Zm9yZWlnbi1rZXlzPjxrZXkgYXBwPSJFTiIgZGItaWQ9InByenJ6Mnhm
eXMwZXQ2ZXMwMnF4MGFkcHJzNTl6MmVyeGY1dCIgdGltZXN0YW1wPSIxNjEzNDEwMjg2Ij40NDYw
PC9rZXk+PC9mb3JlaWduLWtleXM+PHJlZi10eXBlIG5hbWU9IkpvdXJuYWwgQXJ0aWNsZSI+MTc8
L3JlZi10eXBlPjxjb250cmlidXRvcnM+PGF1dGhvcnM+PGF1dGhvcj5CZXJuZXIsIEwuVC48L2F1
dGhvcj48YXV0aG9yPkdvZXR6LCBTLkouPC9hdXRob3I+PC9hdXRob3JzPjwvY29udHJpYnV0b3Jz
Pjx0aXRsZXM+PHRpdGxlPlNhdGVsbGl0ZSBvYnNlcnZhdGlvbnMgZG9jdW1lbnQgdHJlbmRzIGNv
bnNpc3RlbnQgd2l0aCBhIGJvcmVhbCBmb3Jlc3QgYmlvbWUgc2hpZnQ8L3RpdGxlPjxzZWNvbmRh
cnktdGl0bGU+R2xvYmFsIENoYW5nZSBCaW9sb2d5PC9zZWNvbmRhcnktdGl0bGU+PC90aXRsZXM+
PHBlcmlvZGljYWw+PGZ1bGwtdGl0bGU+R2xvYmFsIENoYW5nZSBCaW9sb2d5PC9mdWxsLXRpdGxl
PjwvcGVyaW9kaWNhbD48cGFnZXM+SW4gUHJlc3M8L3BhZ2VzPjxkYXRlcz48eWVhcj4yMDIyPC95
ZWFyPjwvZGF0ZXM+PHVybHM+PC91cmxzPjwvcmVjb3JkPjwvQ2l0ZT48Q2l0ZT48QXV0aG9yPlBh
c3RpY2s8L0F1dGhvcj48WWVhcj4yMDE5PC9ZZWFyPjxSZWNOdW0+Mzg1ODwvUmVjTnVtPjxyZWNv
cmQ+PHJlYy1udW1iZXI+Mzg1ODwvcmVjLW51bWJlcj48Zm9yZWlnbi1rZXlzPjxrZXkgYXBwPSJF
TiIgZGItaWQ9InByenJ6MnhmeXMwZXQ2ZXMwMnF4MGFkcHJzNTl6MmVyeGY1dCIgdGltZXN0YW1w
PSIxNTU4NDUyMjc4Ij4zODU4PC9rZXk+PC9mb3JlaWduLWtleXM+PHJlZi10eXBlIG5hbWU9Ikpv
dXJuYWwgQXJ0aWNsZSI+MTc8L3JlZi10eXBlPjxjb250cmlidXRvcnM+PGF1dGhvcnM+PGF1dGhv
cj5QYXN0aWNrLCBOZWFsIEo8L2F1dGhvcj48YXV0aG9yPkpvcmdlbnNvbiwgTSBUb3JyZTwvYXV0
aG9yPjxhdXRob3I+R29ldHosIFNjb3R0IEo8L2F1dGhvcj48YXV0aG9yPkpvbmVzLCBCZW5qYW1p
biBNPC9hdXRob3I+PGF1dGhvcj5XeWxpZSwgQnJ1Y2UgSzwvYXV0aG9yPjxhdXRob3I+TWluc2xl
eSwgQnVya2UgSjwvYXV0aG9yPjxhdXRob3I+R2VuZXQsIEjDqWzDqG5lPC9hdXRob3I+PGF1dGhv
cj5LbmlnaHQsIEpvc2VwaCBGPC9hdXRob3I+PGF1dGhvcj5Td2Fuc29uLCBEYXZpZCBLPC9hdXRo
b3I+PGF1dGhvcj5Kb3JnZW5zb24sIEphbmV0IEM8L2F1dGhvcj48L2F1dGhvcnM+PC9jb250cmli
dXRvcnM+PHRpdGxlcz48dGl0bGU+U3BhdGlvdGVtcG9yYWwgcmVtb3RlIHNlbnNpbmcgb2YgZWNv
c3lzdGVtIGNoYW5nZSBhbmQgY2F1c2F0aW9uIGFjcm9zcyBBbGFza2E8L3RpdGxlPjxzZWNvbmRh
cnktdGl0bGU+R2xvYmFsIENoYW5nZSBCaW9sb2d5PC9zZWNvbmRhcnktdGl0bGU+PC90aXRsZXM+
PHBlcmlvZGljYWw+PGZ1bGwtdGl0bGU+R2xvYmFsIENoYW5nZSBCaW9sb2d5PC9mdWxsLXRpdGxl
PjwvcGVyaW9kaWNhbD48cGFnZXM+MTE3MS0xMTg5PC9wYWdlcz48dm9sdW1lPjI1PC92b2x1bWU+
PG51bWJlcj4zPC9udW1iZXI+PGRhdGVzPjx5ZWFyPjIwMTk8L3llYXI+PC9kYXRlcz48aXNibj4x
MzU0LTEwMTM8L2lzYm4+PHVybHM+PC91cmxzPjwvcmVjb3JkPjwvQ2l0ZT48L0VuZE5vdGU+
</w:fldData>
        </w:fldChar>
      </w:r>
      <w:r w:rsidR="00061C5F">
        <w:rPr>
          <w:rFonts w:ascii="Times New Roman" w:hAnsi="Times New Roman" w:cs="Times New Roman"/>
          <w:sz w:val="24"/>
          <w:szCs w:val="24"/>
        </w:rPr>
        <w:instrText xml:space="preserve"> ADDIN EN.CITE </w:instrText>
      </w:r>
      <w:r w:rsidR="00061C5F">
        <w:rPr>
          <w:rFonts w:ascii="Times New Roman" w:hAnsi="Times New Roman" w:cs="Times New Roman"/>
          <w:sz w:val="24"/>
          <w:szCs w:val="24"/>
        </w:rPr>
        <w:fldChar w:fldCharType="begin">
          <w:fldData xml:space="preserve">PEVuZE5vdGU+PENpdGU+PEF1dGhvcj5CZXJuZXI8L0F1dGhvcj48WWVhcj4yMDIwPC9ZZWFyPjxS
ZWNOdW0+Mzc1NTwvUmVjTnVtPjxEaXNwbGF5VGV4dD4oUGFzdGljayBldCBhbC4gMjAxOSwgV2Fu
ZyBhbmQgRnJpZWRsIDIwMTksIEJlcm5lciBldCBhbC4gMjAyMCwgQmVybmVyIGFuZCBHb2V0eiAy
MDIyKTwvRGlzcGxheVRleHQ+PHJlY29yZD48cmVjLW51bWJlcj4zNzU1PC9yZWMtbnVtYmVyPjxm
b3JlaWduLWtleXM+PGtleSBhcHA9IkVOIiBkYi1pZD0icHJ6cnoyeGZ5czBldDZlczAycXgwYWRw
cnM1OXoyZXJ4ZjV0IiB0aW1lc3RhbXA9IjE1NDM1MTI2MzgiPjM3NTU8L2tleT48L2ZvcmVpZ24t
a2V5cz48cmVmLXR5cGUgbmFtZT0iSm91cm5hbCBBcnRpY2xlIj4xNzwvcmVmLXR5cGU+PGNvbnRy
aWJ1dG9ycz48YXV0aG9ycz48YXV0aG9yPkJlcm5lciwgTC5ULjwvYXV0aG9yPjxhdXRob3I+TWFz
c2V5LCBSLjwvYXV0aG9yPjxhdXRob3I+SmFudHosIFAuPC9hdXRob3I+PGF1dGhvcj5Gb3JiZXMs
IEIuQy48L2F1dGhvcj48YXV0aG9yPk1hY2lhcy1GYXVyaWEsIE0uPC9hdXRob3I+PGF1dGhvcj5N
eWVycy1TbWl0aCwgSS4gSC48L2F1dGhvcj48YXV0aG9yPkt1bXB1bGEsIFRpbW88L2F1dGhvcj48
YXV0aG9yPkdhdXRoaWVyLCBHLjwvYXV0aG9yPjxhdXRob3I+QW5kcmV1LUhheWxlcywgTC48L2F1
dGhvcj48YXV0aG9yPkdhZ2xpb3RpLCBCLjwvYXV0aG9yPjxhdXRob3I+QnVybnMsIFAuSi48L2F1
dGhvcj48YXV0aG9yPlpldHRlcmJlcmcsIFAuPC9hdXRob3I+PGF1dGhvcj5EJmFwb3M7QXJyaWdv
LCBSLjwvYXV0aG9yPjxhdXRob3I+R29ldHosIFMuSi48L2F1dGhvcj48L2F1dGhvcnM+PC9jb250
cmlidXRvcnM+PHRpdGxlcz48dGl0bGU+U3VtbWVyIHdhcm1pbmcgZXhwbGFpbnMgd2lkZXNwcmVh
ZCBidXQgbm90IHVuaWZvcm0gZ3JlZW5pbmcgaW4gdGhlIEFyY3RpYyB0dW5kcmEgYmlvbWU8L3Rp
dGxlPjxzZWNvbmRhcnktdGl0bGU+TmF0dXJlIENvbW11bmljYXRpb25zPC9zZWNvbmRhcnktdGl0
bGU+PC90aXRsZXM+PHBlcmlvZGljYWw+PGZ1bGwtdGl0bGU+TmF0dXJlIGNvbW11bmljYXRpb25z
PC9mdWxsLXRpdGxlPjwvcGVyaW9kaWNhbD48cGFnZXM+NDYyMTwvcGFnZXM+PHZvbHVtZT4xMTwv
dm9sdW1lPjxkYXRlcz48eWVhcj4yMDIwPC95ZWFyPjwvZGF0ZXM+PHVybHM+PC91cmxzPjxlbGVj
dHJvbmljLXJlc291cmNlLW51bT5odHRwczovL2RvaS5vcmcvMTAuMTAzOC9zNDE0NjctMDIwLTE4
NDc5LTU8L2VsZWN0cm9uaWMtcmVzb3VyY2UtbnVtPjwvcmVjb3JkPjwvQ2l0ZT48Q2l0ZT48QXV0
aG9yPldhbmc8L0F1dGhvcj48WWVhcj4yMDE5PC9ZZWFyPjxSZWNOdW0+NDI2MTwvUmVjTnVtPjxy
ZWNvcmQ+PHJlYy1udW1iZXI+NDI2MTwvcmVjLW51bWJlcj48Zm9yZWlnbi1rZXlzPjxrZXkgYXBw
PSJFTiIgZGItaWQ9InByenJ6MnhmeXMwZXQ2ZXMwMnF4MGFkcHJzNTl6MmVyeGY1dCIgdGltZXN0
YW1wPSIxNjAyMTcxMDA2Ij40MjYxPC9rZXk+PC9mb3JlaWduLWtleXM+PHJlZi10eXBlIG5hbWU9
IkpvdXJuYWwgQXJ0aWNsZSI+MTc8L3JlZi10eXBlPjxjb250cmlidXRvcnM+PGF1dGhvcnM+PGF1
dGhvcj5XYW5nLCBKb25hdGhhbiBBPC9hdXRob3I+PGF1dGhvcj5GcmllZGwsIE1hcmsgQTwvYXV0
aG9yPjwvYXV0aG9ycz48L2NvbnRyaWJ1dG9ycz48dGl0bGVzPjx0aXRsZT5UaGUgcm9sZSBvZiBs
YW5kIGNvdmVyIGNoYW5nZSBpbiBBcmN0aWMtQm9yZWFsIGdyZWVuaW5nIGFuZCBicm93bmluZyB0
cmVuZHM8L3RpdGxlPjxzZWNvbmRhcnktdGl0bGU+RW52aXJvbm1lbnRhbCBSZXNlYXJjaCBMZXR0
ZXJzPC9zZWNvbmRhcnktdGl0bGU+PC90aXRsZXM+PHBlcmlvZGljYWw+PGZ1bGwtdGl0bGU+RW52
aXJvbm1lbnRhbCBSZXNlYXJjaCBMZXR0ZXJzPC9mdWxsLXRpdGxlPjwvcGVyaW9kaWNhbD48cGFn
ZXM+MTI1MDA3PC9wYWdlcz48dm9sdW1lPjE0PC92b2x1bWU+PG51bWJlcj4xMjwvbnVtYmVyPjxk
YXRlcz48eWVhcj4yMDE5PC95ZWFyPjwvZGF0ZXM+PGlzYm4+MTc0OC05MzI2PC9pc2JuPjx1cmxz
PjwvdXJscz48L3JlY29yZD48L0NpdGU+PENpdGU+PEF1dGhvcj5CZXJuZXI8L0F1dGhvcj48WWVh
cj4yMDIyPC9ZZWFyPjxSZWNOdW0+NDQ2MDwvUmVjTnVtPjxyZWNvcmQ+PHJlYy1udW1iZXI+NDQ2
MDwvcmVjLW51bWJlcj48Zm9yZWlnbi1rZXlzPjxrZXkgYXBwPSJFTiIgZGItaWQ9InByenJ6Mnhm
eXMwZXQ2ZXMwMnF4MGFkcHJzNTl6MmVyeGY1dCIgdGltZXN0YW1wPSIxNjEzNDEwMjg2Ij40NDYw
PC9rZXk+PC9mb3JlaWduLWtleXM+PHJlZi10eXBlIG5hbWU9IkpvdXJuYWwgQXJ0aWNsZSI+MTc8
L3JlZi10eXBlPjxjb250cmlidXRvcnM+PGF1dGhvcnM+PGF1dGhvcj5CZXJuZXIsIEwuVC48L2F1
dGhvcj48YXV0aG9yPkdvZXR6LCBTLkouPC9hdXRob3I+PC9hdXRob3JzPjwvY29udHJpYnV0b3Jz
Pjx0aXRsZXM+PHRpdGxlPlNhdGVsbGl0ZSBvYnNlcnZhdGlvbnMgZG9jdW1lbnQgdHJlbmRzIGNv
bnNpc3RlbnQgd2l0aCBhIGJvcmVhbCBmb3Jlc3QgYmlvbWUgc2hpZnQ8L3RpdGxlPjxzZWNvbmRh
cnktdGl0bGU+R2xvYmFsIENoYW5nZSBCaW9sb2d5PC9zZWNvbmRhcnktdGl0bGU+PC90aXRsZXM+
PHBlcmlvZGljYWw+PGZ1bGwtdGl0bGU+R2xvYmFsIENoYW5nZSBCaW9sb2d5PC9mdWxsLXRpdGxl
PjwvcGVyaW9kaWNhbD48cGFnZXM+SW4gUHJlc3M8L3BhZ2VzPjxkYXRlcz48eWVhcj4yMDIyPC95
ZWFyPjwvZGF0ZXM+PHVybHM+PC91cmxzPjwvcmVjb3JkPjwvQ2l0ZT48Q2l0ZT48QXV0aG9yPlBh
c3RpY2s8L0F1dGhvcj48WWVhcj4yMDE5PC9ZZWFyPjxSZWNOdW0+Mzg1ODwvUmVjTnVtPjxyZWNv
cmQ+PHJlYy1udW1iZXI+Mzg1ODwvcmVjLW51bWJlcj48Zm9yZWlnbi1rZXlzPjxrZXkgYXBwPSJF
TiIgZGItaWQ9InByenJ6MnhmeXMwZXQ2ZXMwMnF4MGFkcHJzNTl6MmVyeGY1dCIgdGltZXN0YW1w
PSIxNTU4NDUyMjc4Ij4zODU4PC9rZXk+PC9mb3JlaWduLWtleXM+PHJlZi10eXBlIG5hbWU9Ikpv
dXJuYWwgQXJ0aWNsZSI+MTc8L3JlZi10eXBlPjxjb250cmlidXRvcnM+PGF1dGhvcnM+PGF1dGhv
cj5QYXN0aWNrLCBOZWFsIEo8L2F1dGhvcj48YXV0aG9yPkpvcmdlbnNvbiwgTSBUb3JyZTwvYXV0
aG9yPjxhdXRob3I+R29ldHosIFNjb3R0IEo8L2F1dGhvcj48YXV0aG9yPkpvbmVzLCBCZW5qYW1p
biBNPC9hdXRob3I+PGF1dGhvcj5XeWxpZSwgQnJ1Y2UgSzwvYXV0aG9yPjxhdXRob3I+TWluc2xl
eSwgQnVya2UgSjwvYXV0aG9yPjxhdXRob3I+R2VuZXQsIEjDqWzDqG5lPC9hdXRob3I+PGF1dGhv
cj5LbmlnaHQsIEpvc2VwaCBGPC9hdXRob3I+PGF1dGhvcj5Td2Fuc29uLCBEYXZpZCBLPC9hdXRo
b3I+PGF1dGhvcj5Kb3JnZW5zb24sIEphbmV0IEM8L2F1dGhvcj48L2F1dGhvcnM+PC9jb250cmli
dXRvcnM+PHRpdGxlcz48dGl0bGU+U3BhdGlvdGVtcG9yYWwgcmVtb3RlIHNlbnNpbmcgb2YgZWNv
c3lzdGVtIGNoYW5nZSBhbmQgY2F1c2F0aW9uIGFjcm9zcyBBbGFza2E8L3RpdGxlPjxzZWNvbmRh
cnktdGl0bGU+R2xvYmFsIENoYW5nZSBCaW9sb2d5PC9zZWNvbmRhcnktdGl0bGU+PC90aXRsZXM+
PHBlcmlvZGljYWw+PGZ1bGwtdGl0bGU+R2xvYmFsIENoYW5nZSBCaW9sb2d5PC9mdWxsLXRpdGxl
PjwvcGVyaW9kaWNhbD48cGFnZXM+MTE3MS0xMTg5PC9wYWdlcz48dm9sdW1lPjI1PC92b2x1bWU+
PG51bWJlcj4zPC9udW1iZXI+PGRhdGVzPjx5ZWFyPjIwMTk8L3llYXI+PC9kYXRlcz48aXNibj4x
MzU0LTEwMTM8L2lzYm4+PHVybHM+PC91cmxzPjwvcmVjb3JkPjwvQ2l0ZT48L0VuZE5vdGU+
</w:fldData>
        </w:fldChar>
      </w:r>
      <w:r w:rsidR="00061C5F">
        <w:rPr>
          <w:rFonts w:ascii="Times New Roman" w:hAnsi="Times New Roman" w:cs="Times New Roman"/>
          <w:sz w:val="24"/>
          <w:szCs w:val="24"/>
        </w:rPr>
        <w:instrText xml:space="preserve"> ADDIN EN.CITE.DATA </w:instrText>
      </w:r>
      <w:r w:rsidR="00061C5F">
        <w:rPr>
          <w:rFonts w:ascii="Times New Roman" w:hAnsi="Times New Roman" w:cs="Times New Roman"/>
          <w:sz w:val="24"/>
          <w:szCs w:val="24"/>
        </w:rPr>
      </w:r>
      <w:r w:rsidR="00061C5F">
        <w:rPr>
          <w:rFonts w:ascii="Times New Roman" w:hAnsi="Times New Roman" w:cs="Times New Roman"/>
          <w:sz w:val="24"/>
          <w:szCs w:val="24"/>
        </w:rPr>
        <w:fldChar w:fldCharType="end"/>
      </w:r>
      <w:r w:rsidR="003D2455">
        <w:rPr>
          <w:rFonts w:ascii="Times New Roman" w:hAnsi="Times New Roman" w:cs="Times New Roman"/>
          <w:sz w:val="24"/>
          <w:szCs w:val="24"/>
        </w:rPr>
      </w:r>
      <w:r w:rsidR="003D2455">
        <w:rPr>
          <w:rFonts w:ascii="Times New Roman" w:hAnsi="Times New Roman" w:cs="Times New Roman"/>
          <w:sz w:val="24"/>
          <w:szCs w:val="24"/>
        </w:rPr>
        <w:fldChar w:fldCharType="separate"/>
      </w:r>
      <w:r w:rsidR="00061C5F">
        <w:rPr>
          <w:rFonts w:ascii="Times New Roman" w:hAnsi="Times New Roman" w:cs="Times New Roman"/>
          <w:noProof/>
          <w:sz w:val="24"/>
          <w:szCs w:val="24"/>
        </w:rPr>
        <w:t>(Pastick et al. 2019, Wang and Friedl 2019, Berner et al. 2020, Berner and Goetz 2022)</w:t>
      </w:r>
      <w:r w:rsidR="003D2455">
        <w:rPr>
          <w:rFonts w:ascii="Times New Roman" w:hAnsi="Times New Roman" w:cs="Times New Roman"/>
          <w:sz w:val="24"/>
          <w:szCs w:val="24"/>
        </w:rPr>
        <w:fldChar w:fldCharType="end"/>
      </w:r>
      <w:r w:rsidR="001E0248">
        <w:rPr>
          <w:rFonts w:ascii="Times New Roman" w:hAnsi="Times New Roman" w:cs="Times New Roman"/>
          <w:sz w:val="24"/>
          <w:szCs w:val="24"/>
        </w:rPr>
        <w:t>.</w:t>
      </w:r>
      <w:r w:rsidR="00187E5F">
        <w:rPr>
          <w:rFonts w:ascii="Times New Roman" w:hAnsi="Times New Roman" w:cs="Times New Roman"/>
          <w:sz w:val="24"/>
          <w:szCs w:val="24"/>
        </w:rPr>
        <w:t xml:space="preserve"> </w:t>
      </w:r>
      <w:r w:rsidR="004D127F">
        <w:rPr>
          <w:rFonts w:ascii="Times New Roman" w:hAnsi="Times New Roman" w:cs="Times New Roman"/>
          <w:sz w:val="24"/>
          <w:szCs w:val="24"/>
        </w:rPr>
        <w:t>Hence, t</w:t>
      </w:r>
      <w:r w:rsidR="00364053">
        <w:rPr>
          <w:rFonts w:ascii="Times New Roman" w:hAnsi="Times New Roman" w:cs="Times New Roman"/>
          <w:sz w:val="24"/>
          <w:szCs w:val="24"/>
        </w:rPr>
        <w:t xml:space="preserve">he Landsat program </w:t>
      </w:r>
      <w:r w:rsidR="00732709">
        <w:rPr>
          <w:rFonts w:ascii="Times New Roman" w:hAnsi="Times New Roman" w:cs="Times New Roman"/>
          <w:sz w:val="24"/>
          <w:szCs w:val="24"/>
        </w:rPr>
        <w:t xml:space="preserve">has become </w:t>
      </w:r>
      <w:r w:rsidR="00364053">
        <w:rPr>
          <w:rFonts w:ascii="Times New Roman" w:hAnsi="Times New Roman" w:cs="Times New Roman"/>
          <w:sz w:val="24"/>
          <w:szCs w:val="24"/>
        </w:rPr>
        <w:t xml:space="preserve">a cornerstone of Earth surface monitoring. </w:t>
      </w:r>
    </w:p>
    <w:p w14:paraId="73589951" w14:textId="77777777" w:rsidR="009A13A8" w:rsidRDefault="009A13A8" w:rsidP="00FD523E">
      <w:pPr>
        <w:pStyle w:val="NoSpacing"/>
        <w:rPr>
          <w:rFonts w:ascii="Times New Roman" w:hAnsi="Times New Roman" w:cs="Times New Roman"/>
          <w:sz w:val="24"/>
          <w:szCs w:val="24"/>
        </w:rPr>
      </w:pPr>
    </w:p>
    <w:p w14:paraId="3F7D9913" w14:textId="32CA0ECC" w:rsidR="00F751FB" w:rsidRDefault="00455E25" w:rsidP="00C81F1B">
      <w:pPr>
        <w:pStyle w:val="Heading2"/>
      </w:pPr>
      <w:r>
        <w:lastRenderedPageBreak/>
        <w:t xml:space="preserve">Impediments to </w:t>
      </w:r>
      <w:r w:rsidR="00D04F79">
        <w:t xml:space="preserve">Landsat </w:t>
      </w:r>
      <w:r w:rsidR="00236CA0">
        <w:t xml:space="preserve">time series analyses </w:t>
      </w:r>
    </w:p>
    <w:p w14:paraId="69C43525" w14:textId="63D87A5C" w:rsidR="008E00FD" w:rsidRDefault="006065F5" w:rsidP="00FA1159">
      <w:pPr>
        <w:pStyle w:val="NoSpacing"/>
        <w:rPr>
          <w:rFonts w:ascii="Times New Roman" w:hAnsi="Times New Roman" w:cs="Times New Roman"/>
          <w:sz w:val="24"/>
          <w:szCs w:val="24"/>
        </w:rPr>
      </w:pPr>
      <w:r>
        <w:rPr>
          <w:rFonts w:ascii="Times New Roman" w:hAnsi="Times New Roman" w:cs="Times New Roman"/>
          <w:sz w:val="24"/>
          <w:szCs w:val="24"/>
        </w:rPr>
        <w:t>In recent years, it has become easier to access, process, and analyze Landsat data; however, there are still challenges that hinder use of these data by ecologists, land manager</w:t>
      </w:r>
      <w:r w:rsidR="003B34A7">
        <w:rPr>
          <w:rFonts w:ascii="Times New Roman" w:hAnsi="Times New Roman" w:cs="Times New Roman"/>
          <w:sz w:val="24"/>
          <w:szCs w:val="24"/>
        </w:rPr>
        <w:t>s</w:t>
      </w:r>
      <w:r>
        <w:rPr>
          <w:rFonts w:ascii="Times New Roman" w:hAnsi="Times New Roman" w:cs="Times New Roman"/>
          <w:sz w:val="24"/>
          <w:szCs w:val="24"/>
        </w:rPr>
        <w:t xml:space="preserve">, and other </w:t>
      </w:r>
      <w:r w:rsidR="00364053">
        <w:rPr>
          <w:rFonts w:ascii="Times New Roman" w:hAnsi="Times New Roman" w:cs="Times New Roman"/>
          <w:sz w:val="24"/>
          <w:szCs w:val="24"/>
        </w:rPr>
        <w:t>non-remote sensing specialists.</w:t>
      </w:r>
      <w:r w:rsidR="00A5191C">
        <w:rPr>
          <w:rFonts w:ascii="Times New Roman" w:hAnsi="Times New Roman" w:cs="Times New Roman"/>
          <w:sz w:val="24"/>
          <w:szCs w:val="24"/>
        </w:rPr>
        <w:t xml:space="preserve"> </w:t>
      </w:r>
      <w:r w:rsidR="00B80C10">
        <w:rPr>
          <w:rFonts w:ascii="Times New Roman" w:hAnsi="Times New Roman" w:cs="Times New Roman"/>
          <w:sz w:val="24"/>
          <w:szCs w:val="24"/>
        </w:rPr>
        <w:t xml:space="preserve">The USGS made the Landsat archive publicly available in 2008 </w:t>
      </w:r>
      <w:r w:rsidR="00B80C10">
        <w:rPr>
          <w:rFonts w:ascii="Times New Roman" w:hAnsi="Times New Roman" w:cs="Times New Roman"/>
          <w:sz w:val="24"/>
          <w:szCs w:val="24"/>
        </w:rPr>
        <w:fldChar w:fldCharType="begin">
          <w:fldData xml:space="preserve">PEVuZE5vdGU+PENpdGU+PEF1dGhvcj5Xb29kY29jazwvQXV0aG9yPjxZZWFyPjIwMDg8L1llYXI+
PFJlY051bT4xMTI0PC9SZWNOdW0+PERpc3BsYXlUZXh0PihXb29kY29jayBldCBhbC4gMjAwOCk8
L0Rpc3BsYXlUZXh0PjxyZWNvcmQ+PHJlYy1udW1iZXI+MTEyNDwvcmVjLW51bWJlcj48Zm9yZWln
bi1rZXlzPjxrZXkgYXBwPSJFTiIgZGItaWQ9InByenJ6MnhmeXMwZXQ2ZXMwMnF4MGFkcHJzNTl6
MmVyeGY1dCIgdGltZXN0YW1wPSIwIj4xMTI0PC9rZXk+PC9mb3JlaWduLWtleXM+PHJlZi10eXBl
IG5hbWU9IkpvdXJuYWwgQXJ0aWNsZSI+MTc8L3JlZi10eXBlPjxjb250cmlidXRvcnM+PGF1dGhv
cnM+PGF1dGhvcj5Xb29kY29jaywgQy4gRS48L2F1dGhvcj48YXV0aG9yPkFsbGVuLCBSLjwvYXV0
aG9yPjxhdXRob3I+QW5kZXJzb24sIE0uPC9hdXRob3I+PGF1dGhvcj5CZWx3YXJkLCBBLjwvYXV0
aG9yPjxhdXRob3I+QmluZHNjaGFkbGVyLCBSLjwvYXV0aG9yPjxhdXRob3I+Q29oZW4sIFcuPC9h
dXRob3I+PGF1dGhvcj5HYW8sIEYuPC9hdXRob3I+PGF1dGhvcj5Hb3dhcmQsIFMuIE4uPC9hdXRo
b3I+PGF1dGhvcj5IZWxkZXIsIEQuPC9hdXRob3I+PGF1dGhvcj5IZWxtZXIsIEUuPC9hdXRob3I+
PGF1dGhvcj5OZW1hbmksIFIuPC9hdXRob3I+PGF1dGhvcj5PcmVvcG91bG9zLCBMLjwvYXV0aG9y
PjxhdXRob3I+U2Nob3R0LCBKLjwvYXV0aG9yPjxhdXRob3I+VGhlbmthYmFpbCwgUC4gUy48L2F1
dGhvcj48YXV0aG9yPlZlcm1vdGUsIEUuIEYuPC9hdXRob3I+PGF1dGhvcj5Wb2dlbG1hbm4sIEou
PC9hdXRob3I+PGF1dGhvcj5XdWxkZXIsIE0uIEEuPC9hdXRob3I+PGF1dGhvcj5XeW5uZSwgUi48
L2F1dGhvcj48YXV0aG9yPkxhbmRzYXQgU2NpLCBUZWFtPC9hdXRob3I+PC9hdXRob3JzPjwvY29u
dHJpYnV0b3JzPjxhdXRoLWFkZHJlc3M+W1dvb2Rjb2NrLCBDdXJ0aXMgRS5dIEJvc3RvbiBVbml2
LCBEZXB0IEdlb2cgJmFtcDsgRW52aXJvbm0sIEJvc3RvbiwgTUEgMDIyMTUgVVNBLiBbQWxsZW4s
IFJpY2hhcmRdIFVuaXYgSWRhaG8sIFJlcyAmYW1wOyBFeHRlbnMgQ3RyLCBLaW1iZXJseSwgSUQg
ODMzNDEgVVNBLiBbQW5kZXJzb24sIE1hcnRoYV0gVVNEQSBBUlMsIEh5ZHJvbCAmYW1wOyBSZW1v
dGUgU2Vuc2luZyBMYWIsIEJlbHRzdmlsbGUsIE1EIDIwNzA1IFVTQS4gW0JlbHdhcmQsIEFsYW5d
IENvbW1pc3MgRXVyb3BlYW4gQ29tbXVuaXRpZXMsIEpvaW50IFJlcyBDdHIsIEluc3QgRW52aXJv
bm0gJmFtcDsgU3VzdGFpbmFiaWwsIEdsb2JhbCBFbnZpcm9ubSBNb25pdG9yaW5nIFVuaXQsIEkt
MjEwMjAgSXNwcmEsIEl0YWx5LiBbQmluZHNjaGFkbGVyLCBSb2JlcnQ7IEdhbywgRmVuZzsgT3Jl
b3BvdWxvcywgTGF6YXJvc10gTkFTQSwgR29kZGFyZCBTcGFjZSBGbGlnaHQgQ3RyLCBHcmVlbmJl
bHQsIE1EIDIwNzcxIFVTQS4gW0NvaGVuLCBXYXJyZW5dIFVTREEsIEZvcmVzdCBTZXJ2LCBDb3J2
YWxsaXMsIE9SIDk3MzMxIFVTQS4gW0dvd2FyZCwgU2FtdWVsIE4uXSBVbml2IE1hcnlsYW5kLCBE
ZXB0IEdlb2csIENvbGxlZ2UgUGssIE1EIDIwNzQyIFVTQS4gW0hlbGRlciwgRGVubmlzXSBTIERh
a290YSBTdGF0ZSBVbml2LCBEZXB0IEVsZWN0IEVuZ24gJmFtcDsgQ29tcCBTY2ksIEJyb29raW5n
cywgU0QgNTcwMDcgVVNBLiBbSGVsbWVyLCBFaWxlZW5dIFVTIEZvcmVzdCBTZXJ2LCBSb2NreSBN
dCBGb3Jlc3QgJmFtcDsgUmFuZ2UgRXhwdCBTdG4sIEludCBJbnN0IFRyb3AgRm9yZXN0cnksIEZ0
IENvbGxpbnMsIENPIDgwNTI2IFVTQS4gW05lbWFuaSwgUmFtYV0gTkFTQSwgQW1lcyBSZXMgQ3Ry
LCBFY29zeXN0IFNjaSAmYW1wOyBUZWNobm9sIEJyYW5jaCwgTW9mZmV0dCBGaWVsZCwgQ0EgOTQw
MzUgVVNBLiBbU2Nob3R0LCBKb2huXSBSb2NoZXN0ZXIgSW5zdCBUZWNobm9sLCBDaGVzdGVyIEYg
Q2FybHNvbiBDdHIgSW1hZ2luZyBTY2ksIFJvY2hlc3RlciwgTlkgMTQ2MjMgVVNBLiBbVmVybW90
ZSwgRXJpYyBGLl0gSVdNSSwgQ29sb21ibywgU3JpIExhbmthLiBbVm9nZWxtYW5uLCBKYW1lc10g
VVNHUyBFUk9TLCBTQUlDLCBTaW91eCBGYWxscywgU0QgNTcxOTggVVNBLiBbV3VsZGVyLCBNaWNo
YWVsIEEuXSBDYW5hZGlhbiBGb3Jlc3QgU2VydiwgUGFjaWZpYyBGb3Jlc3RyeSBDdHIsIFZpY3Rv
cmlhLCBCQyBWOFogMU01LCBDYW5hZGEuIFtXeW5uZSwgUmFuZG9scGhdIFZpcmdpbmlhIFRlY2gs
IERlcHQgRm9yZXN0cnksIEJsYWNrc2J1cmcsIFZBIDI0MDYxIFVTQS4mI3hEO1dvb2Rjb2NrLCBD
RSAocmVwcmludCBhdXRob3IpLCBCb3N0b24gVW5pdiwgRGVwdCBHZW9nICZhbXA7IEVudmlyb25t
LCBCb3N0b24sIE1BIDAyMjE1IFVTQSYjeEQ7Y3VydGlzQGJ1LmVkdTwvYXV0aC1hZGRyZXNzPjx0
aXRsZXM+PHRpdGxlPkZyZWUgYWNjZXNzIHRvIExhbmRzYXQgaW1hZ2VyeTwvdGl0bGU+PHNlY29u
ZGFyeS10aXRsZT5TY2llbmNlPC9zZWNvbmRhcnktdGl0bGU+PGFsdC10aXRsZT5TY2llbmNlPC9h
bHQtdGl0bGU+PC90aXRsZXM+PHBlcmlvZGljYWw+PGZ1bGwtdGl0bGU+c2NpZW5jZTwvZnVsbC10
aXRsZT48L3BlcmlvZGljYWw+PGFsdC1wZXJpb2RpY2FsPjxmdWxsLXRpdGxlPnNjaWVuY2U8L2Z1
bGwtdGl0bGU+PC9hbHQtcGVyaW9kaWNhbD48cGFnZXM+MTAxMS0xMDExPC9wYWdlcz48dm9sdW1l
PjMyMDwvdm9sdW1lPjxudW1iZXI+NTg3OTwvbnVtYmVyPjxkYXRlcz48eWVhcj4yMDA4PC95ZWFy
PjxwdWItZGF0ZXM+PGRhdGU+TWF5PC9kYXRlPjwvcHViLWRhdGVzPjwvZGF0ZXM+PGlzYm4+MDAz
Ni04MDc1PC9pc2JuPjxhY2Nlc3Npb24tbnVtPldPUzowMDAyNTYwNTk4MDAwMTM8L2FjY2Vzc2lv
bi1udW0+PHdvcmstdHlwZT5MZXR0ZXI8L3dvcmstdHlwZT48dXJscz48cmVsYXRlZC11cmxzPjx1
cmw+Jmx0O0dvIHRvIElTSSZndDs6Ly9XT1M6MDAwMjU2MDU5ODAwMDEzPC91cmw+PC9yZWxhdGVk
LXVybHM+PC91cmxzPjxsYW5ndWFnZT5FbmdsaXNoPC9sYW5ndWFnZT48L3JlY29yZD48L0NpdGU+
PC9FbmROb3RlPgB=
</w:fldData>
        </w:fldChar>
      </w:r>
      <w:r w:rsidR="00B80C10">
        <w:rPr>
          <w:rFonts w:ascii="Times New Roman" w:hAnsi="Times New Roman" w:cs="Times New Roman"/>
          <w:sz w:val="24"/>
          <w:szCs w:val="24"/>
        </w:rPr>
        <w:instrText xml:space="preserve"> ADDIN EN.CITE </w:instrText>
      </w:r>
      <w:r w:rsidR="00B80C10">
        <w:rPr>
          <w:rFonts w:ascii="Times New Roman" w:hAnsi="Times New Roman" w:cs="Times New Roman"/>
          <w:sz w:val="24"/>
          <w:szCs w:val="24"/>
        </w:rPr>
        <w:fldChar w:fldCharType="begin">
          <w:fldData xml:space="preserve">PEVuZE5vdGU+PENpdGU+PEF1dGhvcj5Xb29kY29jazwvQXV0aG9yPjxZZWFyPjIwMDg8L1llYXI+
PFJlY051bT4xMTI0PC9SZWNOdW0+PERpc3BsYXlUZXh0PihXb29kY29jayBldCBhbC4gMjAwOCk8
L0Rpc3BsYXlUZXh0PjxyZWNvcmQ+PHJlYy1udW1iZXI+MTEyNDwvcmVjLW51bWJlcj48Zm9yZWln
bi1rZXlzPjxrZXkgYXBwPSJFTiIgZGItaWQ9InByenJ6MnhmeXMwZXQ2ZXMwMnF4MGFkcHJzNTl6
MmVyeGY1dCIgdGltZXN0YW1wPSIwIj4xMTI0PC9rZXk+PC9mb3JlaWduLWtleXM+PHJlZi10eXBl
IG5hbWU9IkpvdXJuYWwgQXJ0aWNsZSI+MTc8L3JlZi10eXBlPjxjb250cmlidXRvcnM+PGF1dGhv
cnM+PGF1dGhvcj5Xb29kY29jaywgQy4gRS48L2F1dGhvcj48YXV0aG9yPkFsbGVuLCBSLjwvYXV0
aG9yPjxhdXRob3I+QW5kZXJzb24sIE0uPC9hdXRob3I+PGF1dGhvcj5CZWx3YXJkLCBBLjwvYXV0
aG9yPjxhdXRob3I+QmluZHNjaGFkbGVyLCBSLjwvYXV0aG9yPjxhdXRob3I+Q29oZW4sIFcuPC9h
dXRob3I+PGF1dGhvcj5HYW8sIEYuPC9hdXRob3I+PGF1dGhvcj5Hb3dhcmQsIFMuIE4uPC9hdXRo
b3I+PGF1dGhvcj5IZWxkZXIsIEQuPC9hdXRob3I+PGF1dGhvcj5IZWxtZXIsIEUuPC9hdXRob3I+
PGF1dGhvcj5OZW1hbmksIFIuPC9hdXRob3I+PGF1dGhvcj5PcmVvcG91bG9zLCBMLjwvYXV0aG9y
PjxhdXRob3I+U2Nob3R0LCBKLjwvYXV0aG9yPjxhdXRob3I+VGhlbmthYmFpbCwgUC4gUy48L2F1
dGhvcj48YXV0aG9yPlZlcm1vdGUsIEUuIEYuPC9hdXRob3I+PGF1dGhvcj5Wb2dlbG1hbm4sIEou
PC9hdXRob3I+PGF1dGhvcj5XdWxkZXIsIE0uIEEuPC9hdXRob3I+PGF1dGhvcj5XeW5uZSwgUi48
L2F1dGhvcj48YXV0aG9yPkxhbmRzYXQgU2NpLCBUZWFtPC9hdXRob3I+PC9hdXRob3JzPjwvY29u
dHJpYnV0b3JzPjxhdXRoLWFkZHJlc3M+W1dvb2Rjb2NrLCBDdXJ0aXMgRS5dIEJvc3RvbiBVbml2
LCBEZXB0IEdlb2cgJmFtcDsgRW52aXJvbm0sIEJvc3RvbiwgTUEgMDIyMTUgVVNBLiBbQWxsZW4s
IFJpY2hhcmRdIFVuaXYgSWRhaG8sIFJlcyAmYW1wOyBFeHRlbnMgQ3RyLCBLaW1iZXJseSwgSUQg
ODMzNDEgVVNBLiBbQW5kZXJzb24sIE1hcnRoYV0gVVNEQSBBUlMsIEh5ZHJvbCAmYW1wOyBSZW1v
dGUgU2Vuc2luZyBMYWIsIEJlbHRzdmlsbGUsIE1EIDIwNzA1IFVTQS4gW0JlbHdhcmQsIEFsYW5d
IENvbW1pc3MgRXVyb3BlYW4gQ29tbXVuaXRpZXMsIEpvaW50IFJlcyBDdHIsIEluc3QgRW52aXJv
bm0gJmFtcDsgU3VzdGFpbmFiaWwsIEdsb2JhbCBFbnZpcm9ubSBNb25pdG9yaW5nIFVuaXQsIEkt
MjEwMjAgSXNwcmEsIEl0YWx5LiBbQmluZHNjaGFkbGVyLCBSb2JlcnQ7IEdhbywgRmVuZzsgT3Jl
b3BvdWxvcywgTGF6YXJvc10gTkFTQSwgR29kZGFyZCBTcGFjZSBGbGlnaHQgQ3RyLCBHcmVlbmJl
bHQsIE1EIDIwNzcxIFVTQS4gW0NvaGVuLCBXYXJyZW5dIFVTREEsIEZvcmVzdCBTZXJ2LCBDb3J2
YWxsaXMsIE9SIDk3MzMxIFVTQS4gW0dvd2FyZCwgU2FtdWVsIE4uXSBVbml2IE1hcnlsYW5kLCBE
ZXB0IEdlb2csIENvbGxlZ2UgUGssIE1EIDIwNzQyIFVTQS4gW0hlbGRlciwgRGVubmlzXSBTIERh
a290YSBTdGF0ZSBVbml2LCBEZXB0IEVsZWN0IEVuZ24gJmFtcDsgQ29tcCBTY2ksIEJyb29raW5n
cywgU0QgNTcwMDcgVVNBLiBbSGVsbWVyLCBFaWxlZW5dIFVTIEZvcmVzdCBTZXJ2LCBSb2NreSBN
dCBGb3Jlc3QgJmFtcDsgUmFuZ2UgRXhwdCBTdG4sIEludCBJbnN0IFRyb3AgRm9yZXN0cnksIEZ0
IENvbGxpbnMsIENPIDgwNTI2IFVTQS4gW05lbWFuaSwgUmFtYV0gTkFTQSwgQW1lcyBSZXMgQ3Ry
LCBFY29zeXN0IFNjaSAmYW1wOyBUZWNobm9sIEJyYW5jaCwgTW9mZmV0dCBGaWVsZCwgQ0EgOTQw
MzUgVVNBLiBbU2Nob3R0LCBKb2huXSBSb2NoZXN0ZXIgSW5zdCBUZWNobm9sLCBDaGVzdGVyIEYg
Q2FybHNvbiBDdHIgSW1hZ2luZyBTY2ksIFJvY2hlc3RlciwgTlkgMTQ2MjMgVVNBLiBbVmVybW90
ZSwgRXJpYyBGLl0gSVdNSSwgQ29sb21ibywgU3JpIExhbmthLiBbVm9nZWxtYW5uLCBKYW1lc10g
VVNHUyBFUk9TLCBTQUlDLCBTaW91eCBGYWxscywgU0QgNTcxOTggVVNBLiBbV3VsZGVyLCBNaWNo
YWVsIEEuXSBDYW5hZGlhbiBGb3Jlc3QgU2VydiwgUGFjaWZpYyBGb3Jlc3RyeSBDdHIsIFZpY3Rv
cmlhLCBCQyBWOFogMU01LCBDYW5hZGEuIFtXeW5uZSwgUmFuZG9scGhdIFZpcmdpbmlhIFRlY2gs
IERlcHQgRm9yZXN0cnksIEJsYWNrc2J1cmcsIFZBIDI0MDYxIFVTQS4mI3hEO1dvb2Rjb2NrLCBD
RSAocmVwcmludCBhdXRob3IpLCBCb3N0b24gVW5pdiwgRGVwdCBHZW9nICZhbXA7IEVudmlyb25t
LCBCb3N0b24sIE1BIDAyMjE1IFVTQSYjeEQ7Y3VydGlzQGJ1LmVkdTwvYXV0aC1hZGRyZXNzPjx0
aXRsZXM+PHRpdGxlPkZyZWUgYWNjZXNzIHRvIExhbmRzYXQgaW1hZ2VyeTwvdGl0bGU+PHNlY29u
ZGFyeS10aXRsZT5TY2llbmNlPC9zZWNvbmRhcnktdGl0bGU+PGFsdC10aXRsZT5TY2llbmNlPC9h
bHQtdGl0bGU+PC90aXRsZXM+PHBlcmlvZGljYWw+PGZ1bGwtdGl0bGU+c2NpZW5jZTwvZnVsbC10
aXRsZT48L3BlcmlvZGljYWw+PGFsdC1wZXJpb2RpY2FsPjxmdWxsLXRpdGxlPnNjaWVuY2U8L2Z1
bGwtdGl0bGU+PC9hbHQtcGVyaW9kaWNhbD48cGFnZXM+MTAxMS0xMDExPC9wYWdlcz48dm9sdW1l
PjMyMDwvdm9sdW1lPjxudW1iZXI+NTg3OTwvbnVtYmVyPjxkYXRlcz48eWVhcj4yMDA4PC95ZWFy
PjxwdWItZGF0ZXM+PGRhdGU+TWF5PC9kYXRlPjwvcHViLWRhdGVzPjwvZGF0ZXM+PGlzYm4+MDAz
Ni04MDc1PC9pc2JuPjxhY2Nlc3Npb24tbnVtPldPUzowMDAyNTYwNTk4MDAwMTM8L2FjY2Vzc2lv
bi1udW0+PHdvcmstdHlwZT5MZXR0ZXI8L3dvcmstdHlwZT48dXJscz48cmVsYXRlZC11cmxzPjx1
cmw+Jmx0O0dvIHRvIElTSSZndDs6Ly9XT1M6MDAwMjU2MDU5ODAwMDEzPC91cmw+PC9yZWxhdGVk
LXVybHM+PC91cmxzPjxsYW5ndWFnZT5FbmdsaXNoPC9sYW5ndWFnZT48L3JlY29yZD48L0NpdGU+
PC9FbmROb3RlPgB=
</w:fldData>
        </w:fldChar>
      </w:r>
      <w:r w:rsidR="00B80C10">
        <w:rPr>
          <w:rFonts w:ascii="Times New Roman" w:hAnsi="Times New Roman" w:cs="Times New Roman"/>
          <w:sz w:val="24"/>
          <w:szCs w:val="24"/>
        </w:rPr>
        <w:instrText xml:space="preserve"> ADDIN EN.CITE.DATA </w:instrText>
      </w:r>
      <w:r w:rsidR="00B80C10">
        <w:rPr>
          <w:rFonts w:ascii="Times New Roman" w:hAnsi="Times New Roman" w:cs="Times New Roman"/>
          <w:sz w:val="24"/>
          <w:szCs w:val="24"/>
        </w:rPr>
      </w:r>
      <w:r w:rsidR="00B80C10">
        <w:rPr>
          <w:rFonts w:ascii="Times New Roman" w:hAnsi="Times New Roman" w:cs="Times New Roman"/>
          <w:sz w:val="24"/>
          <w:szCs w:val="24"/>
        </w:rPr>
        <w:fldChar w:fldCharType="end"/>
      </w:r>
      <w:r w:rsidR="00B80C10">
        <w:rPr>
          <w:rFonts w:ascii="Times New Roman" w:hAnsi="Times New Roman" w:cs="Times New Roman"/>
          <w:sz w:val="24"/>
          <w:szCs w:val="24"/>
        </w:rPr>
      </w:r>
      <w:r w:rsidR="00B80C10">
        <w:rPr>
          <w:rFonts w:ascii="Times New Roman" w:hAnsi="Times New Roman" w:cs="Times New Roman"/>
          <w:sz w:val="24"/>
          <w:szCs w:val="24"/>
        </w:rPr>
        <w:fldChar w:fldCharType="separate"/>
      </w:r>
      <w:r w:rsidR="00B80C10">
        <w:rPr>
          <w:rFonts w:ascii="Times New Roman" w:hAnsi="Times New Roman" w:cs="Times New Roman"/>
          <w:noProof/>
          <w:sz w:val="24"/>
          <w:szCs w:val="24"/>
        </w:rPr>
        <w:t>(Woodcock et al. 2008)</w:t>
      </w:r>
      <w:r w:rsidR="00B80C10">
        <w:rPr>
          <w:rFonts w:ascii="Times New Roman" w:hAnsi="Times New Roman" w:cs="Times New Roman"/>
          <w:sz w:val="24"/>
          <w:szCs w:val="24"/>
        </w:rPr>
        <w:fldChar w:fldCharType="end"/>
      </w:r>
      <w:r w:rsidR="00497A92">
        <w:rPr>
          <w:rFonts w:ascii="Times New Roman" w:hAnsi="Times New Roman" w:cs="Times New Roman"/>
          <w:sz w:val="24"/>
          <w:szCs w:val="24"/>
        </w:rPr>
        <w:t xml:space="preserve"> and in recent years </w:t>
      </w:r>
      <w:r w:rsidR="001A340C">
        <w:rPr>
          <w:rFonts w:ascii="Times New Roman" w:hAnsi="Times New Roman" w:cs="Times New Roman"/>
          <w:sz w:val="24"/>
          <w:szCs w:val="24"/>
        </w:rPr>
        <w:t xml:space="preserve">Google </w:t>
      </w:r>
      <w:r w:rsidR="00497A92">
        <w:rPr>
          <w:rFonts w:ascii="Times New Roman" w:hAnsi="Times New Roman" w:cs="Times New Roman"/>
          <w:sz w:val="24"/>
          <w:szCs w:val="24"/>
        </w:rPr>
        <w:t xml:space="preserve">has hosted a copy of the archive </w:t>
      </w:r>
      <w:r w:rsidR="00F766A1">
        <w:rPr>
          <w:rFonts w:ascii="Times New Roman" w:hAnsi="Times New Roman" w:cs="Times New Roman"/>
          <w:sz w:val="24"/>
          <w:szCs w:val="24"/>
        </w:rPr>
        <w:t xml:space="preserve">accessible via </w:t>
      </w:r>
      <w:r w:rsidR="00497A92">
        <w:rPr>
          <w:rFonts w:ascii="Times New Roman" w:hAnsi="Times New Roman" w:cs="Times New Roman"/>
          <w:sz w:val="24"/>
          <w:szCs w:val="24"/>
        </w:rPr>
        <w:t xml:space="preserve">the cloud-computing platform </w:t>
      </w:r>
      <w:r w:rsidR="00B80C10">
        <w:rPr>
          <w:rFonts w:ascii="Times New Roman" w:hAnsi="Times New Roman" w:cs="Times New Roman"/>
          <w:sz w:val="24"/>
          <w:szCs w:val="24"/>
        </w:rPr>
        <w:t xml:space="preserve">Google Earth Engine </w:t>
      </w:r>
      <w:r w:rsidR="00B80C10">
        <w:rPr>
          <w:rFonts w:ascii="Times New Roman" w:hAnsi="Times New Roman" w:cs="Times New Roman"/>
          <w:sz w:val="24"/>
          <w:szCs w:val="24"/>
        </w:rPr>
        <w:fldChar w:fldCharType="begin"/>
      </w:r>
      <w:r w:rsidR="00752F4E">
        <w:rPr>
          <w:rFonts w:ascii="Times New Roman" w:hAnsi="Times New Roman" w:cs="Times New Roman"/>
          <w:sz w:val="24"/>
          <w:szCs w:val="24"/>
        </w:rPr>
        <w:instrText xml:space="preserve"> ADDIN EN.CITE &lt;EndNote&gt;&lt;Cite&gt;&lt;Author&gt;Gorelick&lt;/Author&gt;&lt;Year&gt;2017&lt;/Year&gt;&lt;RecNum&gt;3374&lt;/RecNum&gt;&lt;Prefix&gt;GEE`; &lt;/Prefix&gt;&lt;DisplayText&gt;(GEE; Gorelick et al. 2017)&lt;/DisplayText&gt;&lt;record&gt;&lt;rec-number&gt;3374&lt;/rec-number&gt;&lt;foreign-keys&gt;&lt;key app="EN" db-id="przrz2xfys0et6es02qx0adprs59z2erxf5t" timestamp="0"&gt;3374&lt;/key&gt;&lt;/foreign-keys&gt;&lt;ref-type name="Journal Article"&gt;17&lt;/ref-type&gt;&lt;contributors&gt;&lt;authors&gt;&lt;author&gt;Gorelick, Noel&lt;/author&gt;&lt;author&gt;Hancher, Matt&lt;/author&gt;&lt;author&gt;Dixon, Mike&lt;/author&gt;&lt;author&gt;Ilyushchenko, Simon&lt;/author&gt;&lt;author&gt;Thau, David&lt;/author&gt;&lt;author&gt;Moore, Rebecca&lt;/author&gt;&lt;/authors&gt;&lt;/contributors&gt;&lt;titles&gt;&lt;title&gt;Google Earth Engine: Planetary-scale geospatial analysis for everyone&lt;/title&gt;&lt;secondary-title&gt;Remote Sensing of Environment&lt;/secondary-title&gt;&lt;/titles&gt;&lt;periodical&gt;&lt;full-title&gt;Remote Sensing of Environment&lt;/full-title&gt;&lt;/periodical&gt;&lt;pages&gt;18-27&lt;/pages&gt;&lt;volume&gt;202&lt;/volume&gt;&lt;dates&gt;&lt;year&gt;2017&lt;/year&gt;&lt;/dates&gt;&lt;isbn&gt;0034-4257&lt;/isbn&gt;&lt;urls&gt;&lt;/urls&gt;&lt;electronic-resource-num&gt;https://doi.org/10.1016/j.rse.2017.06.031&lt;/electronic-resource-num&gt;&lt;/record&gt;&lt;/Cite&gt;&lt;/EndNote&gt;</w:instrText>
      </w:r>
      <w:r w:rsidR="00B80C10">
        <w:rPr>
          <w:rFonts w:ascii="Times New Roman" w:hAnsi="Times New Roman" w:cs="Times New Roman"/>
          <w:sz w:val="24"/>
          <w:szCs w:val="24"/>
        </w:rPr>
        <w:fldChar w:fldCharType="separate"/>
      </w:r>
      <w:r w:rsidR="00752F4E">
        <w:rPr>
          <w:rFonts w:ascii="Times New Roman" w:hAnsi="Times New Roman" w:cs="Times New Roman"/>
          <w:noProof/>
          <w:sz w:val="24"/>
          <w:szCs w:val="24"/>
        </w:rPr>
        <w:t>(GEE; Gorelick et al. 2017)</w:t>
      </w:r>
      <w:r w:rsidR="00B80C10">
        <w:rPr>
          <w:rFonts w:ascii="Times New Roman" w:hAnsi="Times New Roman" w:cs="Times New Roman"/>
          <w:sz w:val="24"/>
          <w:szCs w:val="24"/>
        </w:rPr>
        <w:fldChar w:fldCharType="end"/>
      </w:r>
      <w:r w:rsidR="004B218B">
        <w:rPr>
          <w:rFonts w:ascii="Times New Roman" w:hAnsi="Times New Roman" w:cs="Times New Roman"/>
          <w:sz w:val="24"/>
          <w:szCs w:val="24"/>
        </w:rPr>
        <w:t>.</w:t>
      </w:r>
      <w:r w:rsidR="00E540ED">
        <w:rPr>
          <w:rFonts w:ascii="Times New Roman" w:hAnsi="Times New Roman" w:cs="Times New Roman"/>
          <w:sz w:val="24"/>
          <w:szCs w:val="24"/>
        </w:rPr>
        <w:t xml:space="preserve"> </w:t>
      </w:r>
      <w:r w:rsidR="00DC754E">
        <w:rPr>
          <w:rFonts w:ascii="Times New Roman" w:hAnsi="Times New Roman" w:cs="Times New Roman"/>
          <w:sz w:val="24"/>
          <w:szCs w:val="24"/>
        </w:rPr>
        <w:t xml:space="preserve">These steps have made Landsat data much more readily available </w:t>
      </w:r>
      <w:r w:rsidR="00F766A1">
        <w:rPr>
          <w:rFonts w:ascii="Times New Roman" w:hAnsi="Times New Roman" w:cs="Times New Roman"/>
          <w:sz w:val="24"/>
          <w:szCs w:val="24"/>
        </w:rPr>
        <w:t xml:space="preserve">to the end user </w:t>
      </w:r>
      <w:r w:rsidR="00DC754E">
        <w:rPr>
          <w:rFonts w:ascii="Times New Roman" w:hAnsi="Times New Roman" w:cs="Times New Roman"/>
          <w:sz w:val="24"/>
          <w:szCs w:val="24"/>
        </w:rPr>
        <w:t xml:space="preserve">and </w:t>
      </w:r>
      <w:r w:rsidR="00E540ED">
        <w:rPr>
          <w:rFonts w:ascii="Times New Roman" w:hAnsi="Times New Roman" w:cs="Times New Roman"/>
          <w:sz w:val="24"/>
          <w:szCs w:val="24"/>
        </w:rPr>
        <w:t xml:space="preserve">enabled </w:t>
      </w:r>
      <w:r w:rsidR="00DC754E">
        <w:rPr>
          <w:rFonts w:ascii="Times New Roman" w:hAnsi="Times New Roman" w:cs="Times New Roman"/>
          <w:sz w:val="24"/>
          <w:szCs w:val="24"/>
        </w:rPr>
        <w:t xml:space="preserve">time series analyses of the Normalized Difference Vegetation Index (NDVI) and other spectral indices of “vegetation greenness” </w:t>
      </w:r>
      <w:r w:rsidR="005A4E98">
        <w:rPr>
          <w:rFonts w:ascii="Times New Roman" w:hAnsi="Times New Roman" w:cs="Times New Roman"/>
          <w:sz w:val="24"/>
          <w:szCs w:val="24"/>
        </w:rPr>
        <w:t xml:space="preserve">that </w:t>
      </w:r>
      <w:r w:rsidR="00732709">
        <w:rPr>
          <w:rFonts w:ascii="Times New Roman" w:hAnsi="Times New Roman" w:cs="Times New Roman"/>
          <w:sz w:val="24"/>
          <w:szCs w:val="24"/>
        </w:rPr>
        <w:t xml:space="preserve">are related to </w:t>
      </w:r>
      <w:r w:rsidR="00DC754E">
        <w:rPr>
          <w:rFonts w:ascii="Times New Roman" w:hAnsi="Times New Roman" w:cs="Times New Roman"/>
          <w:sz w:val="24"/>
          <w:szCs w:val="24"/>
        </w:rPr>
        <w:t xml:space="preserve">productivity </w:t>
      </w:r>
      <w:r w:rsidR="00DC754E">
        <w:rPr>
          <w:rFonts w:ascii="Times New Roman" w:hAnsi="Times New Roman" w:cs="Times New Roman"/>
          <w:sz w:val="24"/>
          <w:szCs w:val="24"/>
        </w:rPr>
        <w:fldChar w:fldCharType="begin">
          <w:fldData xml:space="preserve">PEVuZE5vdGU+PENpdGU+PEF1dGhvcj5UdWNrZXI8L0F1dGhvcj48WWVhcj4xOTc5PC9ZZWFyPjxS
ZWNOdW0+MTQwNDwvUmVjTnVtPjxEaXNwbGF5VGV4dD4oVHVja2VyIDE5NzksIEdvZXR6IGFuZCBQ
cmluY2UgMTk5OSwgQmVybmVyIGV0IGFsLiAyMDIwLCBDYW1wcy1WYWxscyBldCBhbC4gMjAyMSk8
L0Rpc3BsYXlUZXh0PjxyZWNvcmQ+PHJlYy1udW1iZXI+MTQwNDwvcmVjLW51bWJlcj48Zm9yZWln
bi1rZXlzPjxrZXkgYXBwPSJFTiIgZGItaWQ9InByenJ6MnhmeXMwZXQ2ZXMwMnF4MGFkcHJzNTl6
MmVyeGY1dCIgdGltZXN0YW1wPSIwIj4xNDA0PC9rZXk+PC9mb3JlaWduLWtleXM+PHJlZi10eXBl
IG5hbWU9IkpvdXJuYWwgQXJ0aWNsZSI+MTc8L3JlZi10eXBlPjxjb250cmlidXRvcnM+PGF1dGhv
cnM+PGF1dGhvcj5UdWNrZXIsIEMuIEouPC9hdXRob3I+PC9hdXRob3JzPjwvY29udHJpYnV0b3Jz
PjxhdXRoLWFkZHJlc3M+VFVDS0VSLCBDSiAocmVwcmludCBhdXRob3IpLCBOQVNBLEdPRERBUkQg
U1BBQ0UgRkxJR0hUIENUUixFQVJUSCBSRVNPVVJDRVMgQlJBTkNILEdSRUVOQkVMVCxNRCAyMDc3
MSwgVVNBLjwvYXV0aC1hZGRyZXNzPjx0aXRsZXM+PHRpdGxlPlJlZCBhbmQgcGhvdG9ncmFwaGlj
IGluZnJhcmVkIGxpbmVhciBjb21iaW5hdGlvbnMgZm9yIG1vbml0b3JpbmcgdmVnZXRhdGlvbjwv
dGl0bGU+PHNlY29uZGFyeS10aXRsZT5SZW1vdGUgU2Vuc2luZyBvZiBFbnZpcm9ubWVudDwvc2Vj
b25kYXJ5LXRpdGxlPjxhbHQtdGl0bGU+UmVtb3RlIFNlbnMuIEVudmlyb24uPC9hbHQtdGl0bGU+
PC90aXRsZXM+PHBlcmlvZGljYWw+PGZ1bGwtdGl0bGU+UmVtb3RlIFNlbnNpbmcgb2YgRW52aXJv
bm1lbnQ8L2Z1bGwtdGl0bGU+PC9wZXJpb2RpY2FsPjxwYWdlcz4xMjctMTUwPC9wYWdlcz48dm9s
dW1lPjg8L3ZvbHVtZT48bnVtYmVyPjI8L251bWJlcj48ZGF0ZXM+PHllYXI+MTk3OTwveWVhcj48
L2RhdGVzPjxpc2JuPjAwMzQtNDI1NzwvaXNibj48YWNjZXNzaW9uLW51bT5XT1M6QTE5NzlHUzA0
NjAwMDAzPC9hY2Nlc3Npb24tbnVtPjx3b3JrLXR5cGU+QXJ0aWNsZTwvd29yay10eXBlPjx1cmxz
PjxyZWxhdGVkLXVybHM+PHVybD4mbHQ7R28gdG8gSVNJJmd0OzovL1dPUzpBMTk3OUdTMDQ2MDAw
MDM8L3VybD48L3JlbGF0ZWQtdXJscz48L3VybHM+PGVsZWN0cm9uaWMtcmVzb3VyY2UtbnVtPjEw
LjEwMTYvMDAzNC00MjU3KDc5KTkwMDEzLTA8L2VsZWN0cm9uaWMtcmVzb3VyY2UtbnVtPjxsYW5n
dWFnZT5FbmdsaXNoPC9sYW5ndWFnZT48L3JlY29yZD48L0NpdGU+PENpdGU+PEF1dGhvcj5Hb2V0
ejwvQXV0aG9yPjxZZWFyPjE5OTk8L1llYXI+PFJlY051bT4yMzg8L1JlY051bT48cmVjb3JkPjxy
ZWMtbnVtYmVyPjIzODwvcmVjLW51bWJlcj48Zm9yZWlnbi1rZXlzPjxrZXkgYXBwPSJFTiIgZGIt
aWQ9InByenJ6MnhmeXMwZXQ2ZXMwMnF4MGFkcHJzNTl6MmVyeGY1dCIgdGltZXN0YW1wPSIwIj4y
Mzg8L2tleT48L2ZvcmVpZ24ta2V5cz48cmVmLXR5cGUgbmFtZT0iSm91cm5hbCBBcnRpY2xlIj4x
NzwvcmVmLXR5cGU+PGNvbnRyaWJ1dG9ycz48YXV0aG9ycz48YXV0aG9yPkdvZXR6LCBTLiBKLjwv
YXV0aG9yPjxhdXRob3I+UHJpbmNlLCBTLiBELjwvYXV0aG9yPjwvYXV0aG9ycz48L2NvbnRyaWJ1
dG9ycz48dGl0bGVzPjx0aXRsZT5Nb2RlbGxpbmcgVGVycmVzdHJpYWwgQ2FyYm9uIEV4Y2hhbmdl
IGFuZCBTdG9yYWdlOiBFdmlkZW5jZSBhbmQgSW1wbGljYXRpb25zIG9mIEZ1Y3Rpb25hbCBDb252
ZXJnZW5jZSBpbiBMaWdodC11c2UgRWZmaWNpZW5jeTwvdGl0bGU+PHNlY29uZGFyeS10aXRsZT5B
ZHZhbmNlcyBpbiBFY29sb2dpY2FsIFJlc2VhcmNoPC9zZWNvbmRhcnktdGl0bGU+PC90aXRsZXM+
PHBhZ2VzPjU3LTkyPC9wYWdlcz48dm9sdW1lPjI4PC92b2x1bWU+PHNlY3Rpb24+NTc8L3NlY3Rp
b24+PGRhdGVzPjx5ZWFyPjE5OTk8L3llYXI+PC9kYXRlcz48dXJscz48L3VybHM+PC9yZWNvcmQ+
PC9DaXRlPjxDaXRlPjxBdXRob3I+Q2FtcHMtVmFsbHM8L0F1dGhvcj48WWVhcj4yMDIxPC9ZZWFy
PjxSZWNOdW0+NDQ3NjwvUmVjTnVtPjxyZWNvcmQ+PHJlYy1udW1iZXI+NDQ3NjwvcmVjLW51bWJl
cj48Zm9yZWlnbi1rZXlzPjxrZXkgYXBwPSJFTiIgZGItaWQ9InByenJ6MnhmeXMwZXQ2ZXMwMnF4
MGFkcHJzNTl6MmVyeGY1dCIgdGltZXN0YW1wPSIxNjE0Njk1ODc3Ij40NDc2PC9rZXk+PC9mb3Jl
aWduLWtleXM+PHJlZi10eXBlIG5hbWU9IkpvdXJuYWwgQXJ0aWNsZSI+MTc8L3JlZi10eXBlPjxj
b250cmlidXRvcnM+PGF1dGhvcnM+PGF1dGhvcj5DYW1wcy1WYWxscywgR3VzdGF1PC9hdXRob3I+
PGF1dGhvcj5DYW1wb3MtVGFiZXJuZXIsIE1hbnVlbDwvYXV0aG9yPjxhdXRob3I+TW9yZW5vLU1h
cnTDrW5leiwgw4FsdmFybzwvYXV0aG9yPjxhdXRob3I+V2FsdGhlciwgU29waGlhPC9hdXRob3I+
PGF1dGhvcj5EdXZlaWxsZXIsIEdyw6lnb3J5PC9hdXRob3I+PGF1dGhvcj5DZXNjYXR0aSwgQWxl
c3NhbmRybzwvYXV0aG9yPjxhdXRob3I+TWFoZWNoYSwgTWlndWVsIEQ8L2F1dGhvcj48YXV0aG9y
Pk11w7Fvei1NYXLDrSwgSm9yZGk8L2F1dGhvcj48YXV0aG9yPkdhcmPDrWEtSGFybywgRnJhbmNp
c2NvIEphdmllcjwvYXV0aG9yPjxhdXRob3I+R3VhbnRlciwgTHVpczwvYXV0aG9yPjwvYXV0aG9y
cz48L2NvbnRyaWJ1dG9ycz48dGl0bGVzPjx0aXRsZT5BIHVuaWZpZWQgdmVnZXRhdGlvbiBpbmRl
eCBmb3IgcXVhbnRpZnlpbmcgdGhlIHRlcnJlc3RyaWFsIGJpb3NwaGVyZTwvdGl0bGU+PHNlY29u
ZGFyeS10aXRsZT5TY2llbmNlIEFkdmFuY2VzPC9zZWNvbmRhcnktdGl0bGU+PC90aXRsZXM+PHBl
cmlvZGljYWw+PGZ1bGwtdGl0bGU+U2NpZW5jZSBBZHZhbmNlczwvZnVsbC10aXRsZT48L3Blcmlv
ZGljYWw+PHBhZ2VzPmVhYmM3NDQ3PC9wYWdlcz48dm9sdW1lPjc8L3ZvbHVtZT48bnVtYmVyPjk8
L251bWJlcj48ZGF0ZXM+PHllYXI+MjAyMTwveWVhcj48L2RhdGVzPjxpc2JuPjIzNzUtMjU0ODwv
aXNibj48dXJscz48L3VybHM+PC9yZWNvcmQ+PC9DaXRlPjxDaXRlPjxBdXRob3I+QmVybmVyPC9B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PC9kYXRlcz48dXJscz48L3VybHM+PGVsZWN0cm9uaWMtcmVzb3VyY2UtbnVtPmh0dHBzOi8vZG9p
Lm9yZy8xMC4xMDM4L3M0MTQ2Ny0wMjAtMTg0NzktNTwvZWxlY3Ryb25pYy1yZXNvdXJjZS1udW0+
PC9yZWNvcmQ+PC9DaXRlPjwvRW5kTm90ZT5=
</w:fldData>
        </w:fldChar>
      </w:r>
      <w:r w:rsidR="00E540ED">
        <w:rPr>
          <w:rFonts w:ascii="Times New Roman" w:hAnsi="Times New Roman" w:cs="Times New Roman"/>
          <w:sz w:val="24"/>
          <w:szCs w:val="24"/>
        </w:rPr>
        <w:instrText xml:space="preserve"> ADDIN EN.CITE </w:instrText>
      </w:r>
      <w:r w:rsidR="00E540ED">
        <w:rPr>
          <w:rFonts w:ascii="Times New Roman" w:hAnsi="Times New Roman" w:cs="Times New Roman"/>
          <w:sz w:val="24"/>
          <w:szCs w:val="24"/>
        </w:rPr>
        <w:fldChar w:fldCharType="begin">
          <w:fldData xml:space="preserve">PEVuZE5vdGU+PENpdGU+PEF1dGhvcj5UdWNrZXI8L0F1dGhvcj48WWVhcj4xOTc5PC9ZZWFyPjxS
ZWNOdW0+MTQwNDwvUmVjTnVtPjxEaXNwbGF5VGV4dD4oVHVja2VyIDE5NzksIEdvZXR6IGFuZCBQ
cmluY2UgMTk5OSwgQmVybmVyIGV0IGFsLiAyMDIwLCBDYW1wcy1WYWxscyBldCBhbC4gMjAyMSk8
L0Rpc3BsYXlUZXh0PjxyZWNvcmQ+PHJlYy1udW1iZXI+MTQwNDwvcmVjLW51bWJlcj48Zm9yZWln
bi1rZXlzPjxrZXkgYXBwPSJFTiIgZGItaWQ9InByenJ6MnhmeXMwZXQ2ZXMwMnF4MGFkcHJzNTl6
MmVyeGY1dCIgdGltZXN0YW1wPSIwIj4xNDA0PC9rZXk+PC9mb3JlaWduLWtleXM+PHJlZi10eXBl
IG5hbWU9IkpvdXJuYWwgQXJ0aWNsZSI+MTc8L3JlZi10eXBlPjxjb250cmlidXRvcnM+PGF1dGhv
cnM+PGF1dGhvcj5UdWNrZXIsIEMuIEouPC9hdXRob3I+PC9hdXRob3JzPjwvY29udHJpYnV0b3Jz
PjxhdXRoLWFkZHJlc3M+VFVDS0VSLCBDSiAocmVwcmludCBhdXRob3IpLCBOQVNBLEdPRERBUkQg
U1BBQ0UgRkxJR0hUIENUUixFQVJUSCBSRVNPVVJDRVMgQlJBTkNILEdSRUVOQkVMVCxNRCAyMDc3
MSwgVVNBLjwvYXV0aC1hZGRyZXNzPjx0aXRsZXM+PHRpdGxlPlJlZCBhbmQgcGhvdG9ncmFwaGlj
IGluZnJhcmVkIGxpbmVhciBjb21iaW5hdGlvbnMgZm9yIG1vbml0b3JpbmcgdmVnZXRhdGlvbjwv
dGl0bGU+PHNlY29uZGFyeS10aXRsZT5SZW1vdGUgU2Vuc2luZyBvZiBFbnZpcm9ubWVudDwvc2Vj
b25kYXJ5LXRpdGxlPjxhbHQtdGl0bGU+UmVtb3RlIFNlbnMuIEVudmlyb24uPC9hbHQtdGl0bGU+
PC90aXRsZXM+PHBlcmlvZGljYWw+PGZ1bGwtdGl0bGU+UmVtb3RlIFNlbnNpbmcgb2YgRW52aXJv
bm1lbnQ8L2Z1bGwtdGl0bGU+PC9wZXJpb2RpY2FsPjxwYWdlcz4xMjctMTUwPC9wYWdlcz48dm9s
dW1lPjg8L3ZvbHVtZT48bnVtYmVyPjI8L251bWJlcj48ZGF0ZXM+PHllYXI+MTk3OTwveWVhcj48
L2RhdGVzPjxpc2JuPjAwMzQtNDI1NzwvaXNibj48YWNjZXNzaW9uLW51bT5XT1M6QTE5NzlHUzA0
NjAwMDAzPC9hY2Nlc3Npb24tbnVtPjx3b3JrLXR5cGU+QXJ0aWNsZTwvd29yay10eXBlPjx1cmxz
PjxyZWxhdGVkLXVybHM+PHVybD4mbHQ7R28gdG8gSVNJJmd0OzovL1dPUzpBMTk3OUdTMDQ2MDAw
MDM8L3VybD48L3JlbGF0ZWQtdXJscz48L3VybHM+PGVsZWN0cm9uaWMtcmVzb3VyY2UtbnVtPjEw
LjEwMTYvMDAzNC00MjU3KDc5KTkwMDEzLTA8L2VsZWN0cm9uaWMtcmVzb3VyY2UtbnVtPjxsYW5n
dWFnZT5FbmdsaXNoPC9sYW5ndWFnZT48L3JlY29yZD48L0NpdGU+PENpdGU+PEF1dGhvcj5Hb2V0
ejwvQXV0aG9yPjxZZWFyPjE5OTk8L1llYXI+PFJlY051bT4yMzg8L1JlY051bT48cmVjb3JkPjxy
ZWMtbnVtYmVyPjIzODwvcmVjLW51bWJlcj48Zm9yZWlnbi1rZXlzPjxrZXkgYXBwPSJFTiIgZGIt
aWQ9InByenJ6MnhmeXMwZXQ2ZXMwMnF4MGFkcHJzNTl6MmVyeGY1dCIgdGltZXN0YW1wPSIwIj4y
Mzg8L2tleT48L2ZvcmVpZ24ta2V5cz48cmVmLXR5cGUgbmFtZT0iSm91cm5hbCBBcnRpY2xlIj4x
NzwvcmVmLXR5cGU+PGNvbnRyaWJ1dG9ycz48YXV0aG9ycz48YXV0aG9yPkdvZXR6LCBTLiBKLjwv
YXV0aG9yPjxhdXRob3I+UHJpbmNlLCBTLiBELjwvYXV0aG9yPjwvYXV0aG9ycz48L2NvbnRyaWJ1
dG9ycz48dGl0bGVzPjx0aXRsZT5Nb2RlbGxpbmcgVGVycmVzdHJpYWwgQ2FyYm9uIEV4Y2hhbmdl
IGFuZCBTdG9yYWdlOiBFdmlkZW5jZSBhbmQgSW1wbGljYXRpb25zIG9mIEZ1Y3Rpb25hbCBDb252
ZXJnZW5jZSBpbiBMaWdodC11c2UgRWZmaWNpZW5jeTwvdGl0bGU+PHNlY29uZGFyeS10aXRsZT5B
ZHZhbmNlcyBpbiBFY29sb2dpY2FsIFJlc2VhcmNoPC9zZWNvbmRhcnktdGl0bGU+PC90aXRsZXM+
PHBhZ2VzPjU3LTkyPC9wYWdlcz48dm9sdW1lPjI4PC92b2x1bWU+PHNlY3Rpb24+NTc8L3NlY3Rp
b24+PGRhdGVzPjx5ZWFyPjE5OTk8L3llYXI+PC9kYXRlcz48dXJscz48L3VybHM+PC9yZWNvcmQ+
PC9DaXRlPjxDaXRlPjxBdXRob3I+Q2FtcHMtVmFsbHM8L0F1dGhvcj48WWVhcj4yMDIxPC9ZZWFy
PjxSZWNOdW0+NDQ3NjwvUmVjTnVtPjxyZWNvcmQ+PHJlYy1udW1iZXI+NDQ3NjwvcmVjLW51bWJl
cj48Zm9yZWlnbi1rZXlzPjxrZXkgYXBwPSJFTiIgZGItaWQ9InByenJ6MnhmeXMwZXQ2ZXMwMnF4
MGFkcHJzNTl6MmVyeGY1dCIgdGltZXN0YW1wPSIxNjE0Njk1ODc3Ij40NDc2PC9rZXk+PC9mb3Jl
aWduLWtleXM+PHJlZi10eXBlIG5hbWU9IkpvdXJuYWwgQXJ0aWNsZSI+MTc8L3JlZi10eXBlPjxj
b250cmlidXRvcnM+PGF1dGhvcnM+PGF1dGhvcj5DYW1wcy1WYWxscywgR3VzdGF1PC9hdXRob3I+
PGF1dGhvcj5DYW1wb3MtVGFiZXJuZXIsIE1hbnVlbDwvYXV0aG9yPjxhdXRob3I+TW9yZW5vLU1h
cnTDrW5leiwgw4FsdmFybzwvYXV0aG9yPjxhdXRob3I+V2FsdGhlciwgU29waGlhPC9hdXRob3I+
PGF1dGhvcj5EdXZlaWxsZXIsIEdyw6lnb3J5PC9hdXRob3I+PGF1dGhvcj5DZXNjYXR0aSwgQWxl
c3NhbmRybzwvYXV0aG9yPjxhdXRob3I+TWFoZWNoYSwgTWlndWVsIEQ8L2F1dGhvcj48YXV0aG9y
Pk11w7Fvei1NYXLDrSwgSm9yZGk8L2F1dGhvcj48YXV0aG9yPkdhcmPDrWEtSGFybywgRnJhbmNp
c2NvIEphdmllcjwvYXV0aG9yPjxhdXRob3I+R3VhbnRlciwgTHVpczwvYXV0aG9yPjwvYXV0aG9y
cz48L2NvbnRyaWJ1dG9ycz48dGl0bGVzPjx0aXRsZT5BIHVuaWZpZWQgdmVnZXRhdGlvbiBpbmRl
eCBmb3IgcXVhbnRpZnlpbmcgdGhlIHRlcnJlc3RyaWFsIGJpb3NwaGVyZTwvdGl0bGU+PHNlY29u
ZGFyeS10aXRsZT5TY2llbmNlIEFkdmFuY2VzPC9zZWNvbmRhcnktdGl0bGU+PC90aXRsZXM+PHBl
cmlvZGljYWw+PGZ1bGwtdGl0bGU+U2NpZW5jZSBBZHZhbmNlczwvZnVsbC10aXRsZT48L3Blcmlv
ZGljYWw+PHBhZ2VzPmVhYmM3NDQ3PC9wYWdlcz48dm9sdW1lPjc8L3ZvbHVtZT48bnVtYmVyPjk8
L251bWJlcj48ZGF0ZXM+PHllYXI+MjAyMTwveWVhcj48L2RhdGVzPjxpc2JuPjIzNzUtMjU0ODwv
aXNibj48dXJscz48L3VybHM+PC9yZWNvcmQ+PC9DaXRlPjxDaXRlPjxBdXRob3I+QmVybmVyPC9B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PC9kYXRlcz48dXJscz48L3VybHM+PGVsZWN0cm9uaWMtcmVzb3VyY2UtbnVtPmh0dHBzOi8vZG9p
Lm9yZy8xMC4xMDM4L3M0MTQ2Ny0wMjAtMTg0NzktNTwvZWxlY3Ryb25pYy1yZXNvdXJjZS1udW0+
PC9yZWNvcmQ+PC9DaXRlPjwvRW5kTm90ZT5=
</w:fldData>
        </w:fldChar>
      </w:r>
      <w:r w:rsidR="00E540ED">
        <w:rPr>
          <w:rFonts w:ascii="Times New Roman" w:hAnsi="Times New Roman" w:cs="Times New Roman"/>
          <w:sz w:val="24"/>
          <w:szCs w:val="24"/>
        </w:rPr>
        <w:instrText xml:space="preserve"> ADDIN EN.CITE.DATA </w:instrText>
      </w:r>
      <w:r w:rsidR="00E540ED">
        <w:rPr>
          <w:rFonts w:ascii="Times New Roman" w:hAnsi="Times New Roman" w:cs="Times New Roman"/>
          <w:sz w:val="24"/>
          <w:szCs w:val="24"/>
        </w:rPr>
      </w:r>
      <w:r w:rsidR="00E540ED">
        <w:rPr>
          <w:rFonts w:ascii="Times New Roman" w:hAnsi="Times New Roman" w:cs="Times New Roman"/>
          <w:sz w:val="24"/>
          <w:szCs w:val="24"/>
        </w:rPr>
        <w:fldChar w:fldCharType="end"/>
      </w:r>
      <w:r w:rsidR="00DC754E">
        <w:rPr>
          <w:rFonts w:ascii="Times New Roman" w:hAnsi="Times New Roman" w:cs="Times New Roman"/>
          <w:sz w:val="24"/>
          <w:szCs w:val="24"/>
        </w:rPr>
      </w:r>
      <w:r w:rsidR="00DC754E">
        <w:rPr>
          <w:rFonts w:ascii="Times New Roman" w:hAnsi="Times New Roman" w:cs="Times New Roman"/>
          <w:sz w:val="24"/>
          <w:szCs w:val="24"/>
        </w:rPr>
        <w:fldChar w:fldCharType="separate"/>
      </w:r>
      <w:r w:rsidR="00E540ED">
        <w:rPr>
          <w:rFonts w:ascii="Times New Roman" w:hAnsi="Times New Roman" w:cs="Times New Roman"/>
          <w:noProof/>
          <w:sz w:val="24"/>
          <w:szCs w:val="24"/>
        </w:rPr>
        <w:t>(Tucker 1979, Goetz and Prince 1999, Berner et al. 2020, Camps-Valls et al. 2021)</w:t>
      </w:r>
      <w:r w:rsidR="00DC754E">
        <w:rPr>
          <w:rFonts w:ascii="Times New Roman" w:hAnsi="Times New Roman" w:cs="Times New Roman"/>
          <w:sz w:val="24"/>
          <w:szCs w:val="24"/>
        </w:rPr>
        <w:fldChar w:fldCharType="end"/>
      </w:r>
      <w:r w:rsidR="00DC754E">
        <w:rPr>
          <w:rFonts w:ascii="Times New Roman" w:hAnsi="Times New Roman" w:cs="Times New Roman"/>
          <w:sz w:val="24"/>
          <w:szCs w:val="24"/>
        </w:rPr>
        <w:t>.</w:t>
      </w:r>
      <w:r w:rsidR="00E85484">
        <w:rPr>
          <w:rFonts w:ascii="Times New Roman" w:hAnsi="Times New Roman" w:cs="Times New Roman"/>
          <w:sz w:val="24"/>
          <w:szCs w:val="24"/>
        </w:rPr>
        <w:t xml:space="preserve"> </w:t>
      </w:r>
      <w:r w:rsidR="0027670E">
        <w:rPr>
          <w:rFonts w:ascii="Times New Roman" w:hAnsi="Times New Roman" w:cs="Times New Roman"/>
          <w:sz w:val="24"/>
          <w:szCs w:val="24"/>
        </w:rPr>
        <w:t>However,</w:t>
      </w:r>
      <w:r w:rsidR="00E540ED">
        <w:rPr>
          <w:rFonts w:ascii="Times New Roman" w:hAnsi="Times New Roman" w:cs="Times New Roman"/>
          <w:sz w:val="24"/>
          <w:szCs w:val="24"/>
        </w:rPr>
        <w:t xml:space="preserve"> </w:t>
      </w:r>
      <w:r w:rsidR="00E85484">
        <w:rPr>
          <w:rFonts w:ascii="Times New Roman" w:hAnsi="Times New Roman" w:cs="Times New Roman"/>
          <w:sz w:val="24"/>
          <w:szCs w:val="24"/>
        </w:rPr>
        <w:t>time series analyses that use</w:t>
      </w:r>
      <w:r w:rsidR="004D127F">
        <w:rPr>
          <w:rFonts w:ascii="Times New Roman" w:hAnsi="Times New Roman" w:cs="Times New Roman"/>
          <w:sz w:val="24"/>
          <w:szCs w:val="24"/>
        </w:rPr>
        <w:t xml:space="preserve"> measurements</w:t>
      </w:r>
      <w:r w:rsidR="00E85484">
        <w:rPr>
          <w:rFonts w:ascii="Times New Roman" w:hAnsi="Times New Roman" w:cs="Times New Roman"/>
          <w:sz w:val="24"/>
          <w:szCs w:val="24"/>
        </w:rPr>
        <w:t xml:space="preserve"> from multiple sensors are hindered by </w:t>
      </w:r>
      <w:r w:rsidR="00E540ED">
        <w:rPr>
          <w:rFonts w:ascii="Times New Roman" w:hAnsi="Times New Roman" w:cs="Times New Roman"/>
          <w:sz w:val="24"/>
          <w:szCs w:val="24"/>
        </w:rPr>
        <w:t xml:space="preserve">systematic </w:t>
      </w:r>
      <w:r w:rsidR="00E85484">
        <w:rPr>
          <w:rFonts w:ascii="Times New Roman" w:hAnsi="Times New Roman" w:cs="Times New Roman"/>
          <w:sz w:val="24"/>
          <w:szCs w:val="24"/>
        </w:rPr>
        <w:t xml:space="preserve">biases </w:t>
      </w:r>
      <w:r w:rsidR="00E540ED">
        <w:rPr>
          <w:rFonts w:ascii="Times New Roman" w:hAnsi="Times New Roman" w:cs="Times New Roman"/>
          <w:sz w:val="24"/>
          <w:szCs w:val="24"/>
        </w:rPr>
        <w:t>in</w:t>
      </w:r>
      <w:r w:rsidR="00C1090E">
        <w:rPr>
          <w:rFonts w:ascii="Times New Roman" w:hAnsi="Times New Roman" w:cs="Times New Roman"/>
          <w:sz w:val="24"/>
          <w:szCs w:val="24"/>
        </w:rPr>
        <w:t xml:space="preserve"> both</w:t>
      </w:r>
      <w:r w:rsidR="00E540ED">
        <w:rPr>
          <w:rFonts w:ascii="Times New Roman" w:hAnsi="Times New Roman" w:cs="Times New Roman"/>
          <w:sz w:val="24"/>
          <w:szCs w:val="24"/>
        </w:rPr>
        <w:t xml:space="preserve"> individual bands and spectral indices among </w:t>
      </w:r>
      <w:r w:rsidR="00C1090E">
        <w:rPr>
          <w:rFonts w:ascii="Times New Roman" w:hAnsi="Times New Roman" w:cs="Times New Roman"/>
          <w:sz w:val="24"/>
          <w:szCs w:val="24"/>
        </w:rPr>
        <w:t xml:space="preserve">the </w:t>
      </w:r>
      <w:r w:rsidR="00891554">
        <w:rPr>
          <w:rFonts w:ascii="Times New Roman" w:hAnsi="Times New Roman" w:cs="Times New Roman"/>
          <w:sz w:val="24"/>
          <w:szCs w:val="24"/>
        </w:rPr>
        <w:t>Landsat 5 Thematic Mapper (TM), Landsat 7 Enhanced Thematic Mapper Plus (ETM+), and Landsat 8 Operational Land Imager (OLI)</w:t>
      </w:r>
      <w:r w:rsidR="00EC3CA4">
        <w:rPr>
          <w:rFonts w:ascii="Times New Roman" w:hAnsi="Times New Roman" w:cs="Times New Roman"/>
          <w:sz w:val="24"/>
          <w:szCs w:val="24"/>
        </w:rPr>
        <w:t xml:space="preserve"> </w:t>
      </w:r>
      <w:r w:rsidR="00E7700F">
        <w:rPr>
          <w:rFonts w:ascii="Times New Roman" w:hAnsi="Times New Roman" w:cs="Times New Roman"/>
          <w:sz w:val="24"/>
          <w:szCs w:val="24"/>
        </w:rPr>
        <w:t xml:space="preserve">sensors </w:t>
      </w:r>
      <w:r w:rsidR="0003542E">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bC4gMjAxNiwgQmVybmVyIGV0IGFsLiAyMDIwLCBCZXJuZXIgYW5kIEdvZXR6IDIwMjIpPC9EaXNw
bGF5VGV4dD48cmVjb3JkPjxyZWMtbnVtYmVyPjM1OTA8L3JlYy1udW1iZXI+PGZvcmVpZ24ta2V5
cz48a2V5IGFwcD0iRU4iIGRiLWlkPSJwcnpyejJ4ZnlzMGV0NmVzMDJxeDBhZHByczU5ejJlcnhm
NXQiIHRpbWVzdGFtcD0iMTUxOTMzMTI1MCI+MzU5MDwva2V5PjwvZm9yZWlnbi1rZXlzPjxyZWYt
dHlwZSBuYW1lPSJKb3VybmFsIEFydGljbGUiPjE3PC9yZWYtdHlwZT48Y29udHJpYnV0b3JzPjxh
dXRob3JzPjxhdXRob3I+Um95LCBELiBQLjwvYXV0aG9yPjxhdXRob3I+S292YWxza3l5LCBWLjwv
YXV0aG9yPjxhdXRob3I+WmhhbmcsIEguIEsuPC9hdXRob3I+PGF1dGhvcj5WZXJtb3RlLCBFLiBG
LjwvYXV0aG9yPjxhdXRob3I+WWFuLCBMLjwvYXV0aG9yPjxhdXRob3I+S3VtYXIsIFMuIFMuPC9h
dXRob3I+PGF1dGhvcj5FZ29yb3YsIEEuPC9hdXRob3I+PC9hdXRob3JzPjwvY29udHJpYnV0b3Jz
Pjx0aXRsZXM+PHRpdGxlPkNoYXJhY3Rlcml6YXRpb24gb2YgTGFuZHNhdC03IHRvIExhbmRzYXQt
OCByZWZsZWN0aXZlIHdhdmVsZW5ndGggYW5kIG5vcm1hbGl6ZWQgZGlmZmVyZW5jZSB2ZWdldGF0
aW9uIGluZGV4IGNvbnRpbnVpdHk8L3RpdGxlPjxzZWNvbmRhcnktdGl0bGU+UmVtb3RlIFNlbnNp
bmcgb2YgRW52aXJvbm1lbnQ8L3NlY29uZGFyeS10aXRsZT48L3RpdGxlcz48cGVyaW9kaWNhbD48
ZnVsbC10aXRsZT5SZW1vdGUgU2Vuc2luZyBvZiBFbnZpcm9ubWVudDwvZnVsbC10aXRsZT48L3Bl
cmlvZGljYWw+PHBhZ2VzPjU3LTcwPC9wYWdlcz48dm9sdW1lPjE4NTwvdm9sdW1lPjxrZXl3b3Jk
cz48a2V5d29yZD5MYW5kc2F0PC9rZXl3b3JkPjxrZXl3b3JkPkNvbnRpbnVpdHk8L2tleXdvcmQ+
PGtleXdvcmQ+UmVmbGVjdGFuY2U8L2tleXdvcmQ+PGtleXdvcmQ+TmR2aTwva2V5d29yZD48a2V5
d29yZD5PTEk8L2tleXdvcmQ+PGtleXdvcmQ+RVRNKzwva2V5d29yZD48L2tleXdvcmRzPjxkYXRl
cz48eWVhcj4yMDE2PC95ZWFyPjxwdWItZGF0ZXM+PGRhdGU+MjAxNi8xMS8wMS88L2RhdGU+PC9w
dWItZGF0ZXM+PC9kYXRlcz48aXNibj4wMDM0LTQyNTc8L2lzYm4+PHVybHM+PHJlbGF0ZWQtdXJs
cz48dXJsPmh0dHA6Ly93d3cuc2NpZW5jZWRpcmVjdC5jb20vc2NpZW5jZS9hcnRpY2xlL3BpaS9T
MDAzNDQyNTcxNTMwMjQ1NTwvdXJsPjwvcmVsYXRlZC11cmxzPjwvdXJscz48ZWxlY3Ryb25pYy1y
ZXNvdXJjZS1udW0+aHR0cHM6Ly9kb2kub3JnLzEwLjEwMTYvai5yc2UuMjAxNS4xMi4wMjQ8L2Vs
ZWN0cm9uaWMtcmVzb3VyY2UtbnVtPjwvcmVjb3JkPjwvQ2l0ZT48Q2l0ZT48QXV0aG9yPkp1PC9B
dXRob3I+PFllYXI+MjAxNjwvWWVhcj48UmVjTnVtPjMyMzU8L1JlY051bT48cmVjb3JkPjxyZWMt
bnVtYmVyPjMyMzU8L3JlYy1udW1iZXI+PGZvcmVpZ24ta2V5cz48a2V5IGFwcD0iRU4iIGRiLWlk
PSJwcnpyejJ4ZnlzMGV0NmVzMDJxeDBhZHByczU5ejJlcnhmNXQiIHRpbWVzdGFtcD0iMCI+MzIz
NTwva2V5PjwvZm9yZWlnbi1rZXlzPjxyZWYtdHlwZSBuYW1lPSJKb3VybmFsIEFydGljbGUiPjE3
PC9yZWYtdHlwZT48Y29udHJpYnV0b3JzPjxhdXRob3JzPjxhdXRob3I+SnUsIEp1bmNoYW5nPC9h
dXRob3I+PGF1dGhvcj5NYXNlaywgSmVmZnJleSBHPC9hdXRob3I+PC9hdXRob3JzPjwvY29udHJp
YnV0b3JzPjx0aXRsZXM+PHRpdGxlPlRoZSB2ZWdldGF0aW9uIGdyZWVubmVzcyB0cmVuZCBpbiBD
YW5hZGEgYW5kIFVTIEFsYXNrYSBmcm9tIDE5ODTigJMyMDEyIExhbmRzYXQgZGF0YTwvdGl0bGU+
PHNlY29uZGFyeS10aXRsZT5SZW1vdGUgU2Vuc2luZyBvZiBFbnZpcm9ubWVudDwvc2Vjb25kYXJ5
LXRpdGxlPjwvdGl0bGVzPjxwZXJpb2RpY2FsPjxmdWxsLXRpdGxlPlJlbW90ZSBTZW5zaW5nIG9m
IEVudmlyb25tZW50PC9mdWxsLXRpdGxlPjwvcGVyaW9kaWNhbD48cGFnZXM+MS0xNjwvcGFnZXM+
PHZvbHVtZT4xNzY8L3ZvbHVtZT48ZGF0ZXM+PHllYXI+MjAxNjwveWVhcj48L2RhdGVzPjxpc2Ju
PjAwMzQtNDI1NzwvaXNibj48dXJscz48L3VybHM+PC9yZWNvcmQ+PC9DaXRlPjxDaXRlPjxBdXRo
b3I+QmVybmVyPC9BdXRob3I+PFllYXI+MjAyMDwvWWVhcj48UmVjTnVtPjM3NTU8L1JlY051bT48
cmVjb3JkPjxyZWMtbnVtYmVyPjM3NTU8L3JlYy1udW1iZXI+PGZvcmVpZ24ta2V5cz48a2V5IGFw
cD0iRU4iIGRiLWlkPSJwcnpyejJ4ZnlzMGV0NmVzMDJxeDBhZHByczU5ejJlcnhmNXQiIHRpbWVz
dGFtcD0iMTU0MzUxMjYzOCI+Mzc1NTwva2V5PjwvZm9yZWlnbi1rZXlzPjxyZWYtdHlwZSBuYW1l
PSJKb3VybmFsIEFydGljbGUiPjE3PC9yZWYtdHlwZT48Y29udHJpYnV0b3JzPjxhdXRob3JzPjxh
dXRob3I+QmVybmVyLCBMLlQuPC9hdXRob3I+PGF1dGhvcj5NYXNzZXksIFIuPC9hdXRob3I+PGF1
dGhvcj5KYW50eiwgUC48L2F1dGhvcj48YXV0aG9yPkZvcmJlcywgQi5DLjwvYXV0aG9yPjxhdXRo
b3I+TWFjaWFzLUZhdXJpYSwgTS48L2F1dGhvcj48YXV0aG9yPk15ZXJzLVNtaXRoLCBJLiBILjwv
YXV0aG9yPjxhdXRob3I+S3VtcHVsYSwgVGltbzwvYXV0aG9yPjxhdXRob3I+R2F1dGhpZXIsIEcu
PC9hdXRob3I+PGF1dGhvcj5BbmRyZXUtSGF5bGVzLCBMLjwvYXV0aG9yPjxhdXRob3I+R2FnbGlv
dGksIEIuPC9hdXRob3I+PGF1dGhvcj5CdXJucywgUC5KLjwvYXV0aG9yPjxhdXRob3I+WmV0dGVy
YmVyZywgUC48L2F1dGhvcj48YXV0aG9yPkQmYXBvcztBcnJpZ28sIFIuPC9hdXRob3I+PGF1dGhv
cj5Hb2V0eiwgUy5KLjwvYXV0aG9yPjwvYXV0aG9ycz48L2NvbnRyaWJ1dG9ycz48dGl0bGVzPjx0
aXRsZT5TdW1tZXIgd2FybWluZyBleHBsYWlucyB3aWRlc3ByZWFkIGJ1dCBub3QgdW5pZm9ybSBn
cmVlbmluZyBpbiB0aGUgQXJjdGljIHR1bmRyYSBiaW9tZTwvdGl0bGU+PHNlY29uZGFyeS10aXRs
ZT5OYXR1cmUgQ29tbXVuaWNhdGlvbnM8L3NlY29uZGFyeS10aXRsZT48L3RpdGxlcz48cGVyaW9k
aWNhbD48ZnVsbC10aXRsZT5OYXR1cmUgY29tbXVuaWNhdGlvbnM8L2Z1bGwtdGl0bGU+PC9wZXJp
b2RpY2FsPjxwYWdlcz40NjIxPC9wYWdlcz48dm9sdW1lPjExPC92b2x1bWU+PGRhdGVzPjx5ZWFy
PjIwMjA8L3llYXI+PC9kYXRlcz48dXJscz48L3VybHM+PGVsZWN0cm9uaWMtcmVzb3VyY2UtbnVt
Pmh0dHBzOi8vZG9pLm9yZy8xMC4xMDM4L3M0MTQ2Ny0wMjAtMTg0NzktNTwvZWxlY3Ryb25pYy1y
ZXNvdXJjZS1udW0+PC9yZWNvcmQ+PC9DaXRlPjxDaXRlPjxBdXRob3I+QmVybmVyPC9BdXRob3I+
PFllYXI+MjAyMjwvWWVhcj48UmVjTnVtPjQ0NjA8L1JlY051bT48cmVjb3JkPjxyZWMtbnVtYmVy
PjQ0NjA8L3JlYy1udW1iZXI+PGZvcmVpZ24ta2V5cz48a2V5IGFwcD0iRU4iIGRiLWlkPSJwcnpy
ejJ4ZnlzMGV0NmVzMDJxeDBhZHByczU5ejJlcnhmNXQiIHRpbWVzdGFtcD0iMTYxMzQxMDI4NiI+
NDQ2MDwva2V5PjwvZm9yZWlnbi1rZXlzPjxyZWYtdHlwZSBuYW1lPSJKb3VybmFsIEFydGljbGUi
PjE3PC9yZWYtdHlwZT48Y29udHJpYnV0b3JzPjxhdXRob3JzPjxhdXRob3I+QmVybmVyLCBMLlQu
PC9hdXRob3I+PGF1dGhvcj5Hb2V0eiwgUy5KLjwvYXV0aG9yPjwvYXV0aG9ycz48L2NvbnRyaWJ1
dG9ycz48dGl0bGVzPjx0aXRsZT5TYXRlbGxpdGUgb2JzZXJ2YXRpb25zIGRvY3VtZW50IHRyZW5k
cyBjb25zaXN0ZW50IHdpdGggYSBib3JlYWwgZm9yZXN0IGJpb21lIHNoaWZ0PC90aXRsZT48c2Vj
b25kYXJ5LXRpdGxlPkdsb2JhbCBDaGFuZ2UgQmlvbG9neTwvc2Vjb25kYXJ5LXRpdGxlPjwvdGl0
bGVzPjxwZXJpb2RpY2FsPjxmdWxsLXRpdGxlPkdsb2JhbCBDaGFuZ2UgQmlvbG9neTwvZnVsbC10
aXRsZT48L3BlcmlvZGljYWw+PHBhZ2VzPkluIFByZXNzPC9wYWdlcz48ZGF0ZXM+PHllYXI+MjAy
MjwveWVhcj48L2RhdGVzPjx1cmxzPjwvdXJscz48L3JlY29yZD48L0NpdGU+PC9FbmROb3RlPn==
</w:fldData>
        </w:fldChar>
      </w:r>
      <w:r w:rsidR="00C93BA7">
        <w:rPr>
          <w:rFonts w:ascii="Times New Roman" w:hAnsi="Times New Roman" w:cs="Times New Roman"/>
          <w:sz w:val="24"/>
          <w:szCs w:val="24"/>
        </w:rPr>
        <w:instrText xml:space="preserve"> ADDIN EN.CITE </w:instrText>
      </w:r>
      <w:r w:rsidR="00C93BA7">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bC4gMjAxNiwgQmVybmVyIGV0IGFsLiAyMDIwLCBCZXJuZXIgYW5kIEdvZXR6IDIwMjIpPC9EaXNw
bGF5VGV4dD48cmVjb3JkPjxyZWMtbnVtYmVyPjM1OTA8L3JlYy1udW1iZXI+PGZvcmVpZ24ta2V5
cz48a2V5IGFwcD0iRU4iIGRiLWlkPSJwcnpyejJ4ZnlzMGV0NmVzMDJxeDBhZHByczU5ejJlcnhm
NXQiIHRpbWVzdGFtcD0iMTUxOTMzMTI1MCI+MzU5MDwva2V5PjwvZm9yZWlnbi1rZXlzPjxyZWYt
dHlwZSBuYW1lPSJKb3VybmFsIEFydGljbGUiPjE3PC9yZWYtdHlwZT48Y29udHJpYnV0b3JzPjxh
dXRob3JzPjxhdXRob3I+Um95LCBELiBQLjwvYXV0aG9yPjxhdXRob3I+S292YWxza3l5LCBWLjwv
YXV0aG9yPjxhdXRob3I+WmhhbmcsIEguIEsuPC9hdXRob3I+PGF1dGhvcj5WZXJtb3RlLCBFLiBG
LjwvYXV0aG9yPjxhdXRob3I+WWFuLCBMLjwvYXV0aG9yPjxhdXRob3I+S3VtYXIsIFMuIFMuPC9h
dXRob3I+PGF1dGhvcj5FZ29yb3YsIEEuPC9hdXRob3I+PC9hdXRob3JzPjwvY29udHJpYnV0b3Jz
Pjx0aXRsZXM+PHRpdGxlPkNoYXJhY3Rlcml6YXRpb24gb2YgTGFuZHNhdC03IHRvIExhbmRzYXQt
OCByZWZsZWN0aXZlIHdhdmVsZW5ndGggYW5kIG5vcm1hbGl6ZWQgZGlmZmVyZW5jZSB2ZWdldGF0
aW9uIGluZGV4IGNvbnRpbnVpdHk8L3RpdGxlPjxzZWNvbmRhcnktdGl0bGU+UmVtb3RlIFNlbnNp
bmcgb2YgRW52aXJvbm1lbnQ8L3NlY29uZGFyeS10aXRsZT48L3RpdGxlcz48cGVyaW9kaWNhbD48
ZnVsbC10aXRsZT5SZW1vdGUgU2Vuc2luZyBvZiBFbnZpcm9ubWVudDwvZnVsbC10aXRsZT48L3Bl
cmlvZGljYWw+PHBhZ2VzPjU3LTcwPC9wYWdlcz48dm9sdW1lPjE4NTwvdm9sdW1lPjxrZXl3b3Jk
cz48a2V5d29yZD5MYW5kc2F0PC9rZXl3b3JkPjxrZXl3b3JkPkNvbnRpbnVpdHk8L2tleXdvcmQ+
PGtleXdvcmQ+UmVmbGVjdGFuY2U8L2tleXdvcmQ+PGtleXdvcmQ+TmR2aTwva2V5d29yZD48a2V5
d29yZD5PTEk8L2tleXdvcmQ+PGtleXdvcmQ+RVRNKzwva2V5d29yZD48L2tleXdvcmRzPjxkYXRl
cz48eWVhcj4yMDE2PC95ZWFyPjxwdWItZGF0ZXM+PGRhdGU+MjAxNi8xMS8wMS88L2RhdGU+PC9w
dWItZGF0ZXM+PC9kYXRlcz48aXNibj4wMDM0LTQyNTc8L2lzYm4+PHVybHM+PHJlbGF0ZWQtdXJs
cz48dXJsPmh0dHA6Ly93d3cuc2NpZW5jZWRpcmVjdC5jb20vc2NpZW5jZS9hcnRpY2xlL3BpaS9T
MDAzNDQyNTcxNTMwMjQ1NTwvdXJsPjwvcmVsYXRlZC11cmxzPjwvdXJscz48ZWxlY3Ryb25pYy1y
ZXNvdXJjZS1udW0+aHR0cHM6Ly9kb2kub3JnLzEwLjEwMTYvai5yc2UuMjAxNS4xMi4wMjQ8L2Vs
ZWN0cm9uaWMtcmVzb3VyY2UtbnVtPjwvcmVjb3JkPjwvQ2l0ZT48Q2l0ZT48QXV0aG9yPkp1PC9B
dXRob3I+PFllYXI+MjAxNjwvWWVhcj48UmVjTnVtPjMyMzU8L1JlY051bT48cmVjb3JkPjxyZWMt
bnVtYmVyPjMyMzU8L3JlYy1udW1iZXI+PGZvcmVpZ24ta2V5cz48a2V5IGFwcD0iRU4iIGRiLWlk
PSJwcnpyejJ4ZnlzMGV0NmVzMDJxeDBhZHByczU5ejJlcnhmNXQiIHRpbWVzdGFtcD0iMCI+MzIz
NTwva2V5PjwvZm9yZWlnbi1rZXlzPjxyZWYtdHlwZSBuYW1lPSJKb3VybmFsIEFydGljbGUiPjE3
PC9yZWYtdHlwZT48Y29udHJpYnV0b3JzPjxhdXRob3JzPjxhdXRob3I+SnUsIEp1bmNoYW5nPC9h
dXRob3I+PGF1dGhvcj5NYXNlaywgSmVmZnJleSBHPC9hdXRob3I+PC9hdXRob3JzPjwvY29udHJp
YnV0b3JzPjx0aXRsZXM+PHRpdGxlPlRoZSB2ZWdldGF0aW9uIGdyZWVubmVzcyB0cmVuZCBpbiBD
YW5hZGEgYW5kIFVTIEFsYXNrYSBmcm9tIDE5ODTigJMyMDEyIExhbmRzYXQgZGF0YTwvdGl0bGU+
PHNlY29uZGFyeS10aXRsZT5SZW1vdGUgU2Vuc2luZyBvZiBFbnZpcm9ubWVudDwvc2Vjb25kYXJ5
LXRpdGxlPjwvdGl0bGVzPjxwZXJpb2RpY2FsPjxmdWxsLXRpdGxlPlJlbW90ZSBTZW5zaW5nIG9m
IEVudmlyb25tZW50PC9mdWxsLXRpdGxlPjwvcGVyaW9kaWNhbD48cGFnZXM+MS0xNjwvcGFnZXM+
PHZvbHVtZT4xNzY8L3ZvbHVtZT48ZGF0ZXM+PHllYXI+MjAxNjwveWVhcj48L2RhdGVzPjxpc2Ju
PjAwMzQtNDI1NzwvaXNibj48dXJscz48L3VybHM+PC9yZWNvcmQ+PC9DaXRlPjxDaXRlPjxBdXRo
b3I+QmVybmVyPC9BdXRob3I+PFllYXI+MjAyMDwvWWVhcj48UmVjTnVtPjM3NTU8L1JlY051bT48
cmVjb3JkPjxyZWMtbnVtYmVyPjM3NTU8L3JlYy1udW1iZXI+PGZvcmVpZ24ta2V5cz48a2V5IGFw
cD0iRU4iIGRiLWlkPSJwcnpyejJ4ZnlzMGV0NmVzMDJxeDBhZHByczU5ejJlcnhmNXQiIHRpbWVz
dGFtcD0iMTU0MzUxMjYzOCI+Mzc1NTwva2V5PjwvZm9yZWlnbi1rZXlzPjxyZWYtdHlwZSBuYW1l
PSJKb3VybmFsIEFydGljbGUiPjE3PC9yZWYtdHlwZT48Y29udHJpYnV0b3JzPjxhdXRob3JzPjxh
dXRob3I+QmVybmVyLCBMLlQuPC9hdXRob3I+PGF1dGhvcj5NYXNzZXksIFIuPC9hdXRob3I+PGF1
dGhvcj5KYW50eiwgUC48L2F1dGhvcj48YXV0aG9yPkZvcmJlcywgQi5DLjwvYXV0aG9yPjxhdXRo
b3I+TWFjaWFzLUZhdXJpYSwgTS48L2F1dGhvcj48YXV0aG9yPk15ZXJzLVNtaXRoLCBJLiBILjwv
YXV0aG9yPjxhdXRob3I+S3VtcHVsYSwgVGltbzwvYXV0aG9yPjxhdXRob3I+R2F1dGhpZXIsIEcu
PC9hdXRob3I+PGF1dGhvcj5BbmRyZXUtSGF5bGVzLCBMLjwvYXV0aG9yPjxhdXRob3I+R2FnbGlv
dGksIEIuPC9hdXRob3I+PGF1dGhvcj5CdXJucywgUC5KLjwvYXV0aG9yPjxhdXRob3I+WmV0dGVy
YmVyZywgUC48L2F1dGhvcj48YXV0aG9yPkQmYXBvcztBcnJpZ28sIFIuPC9hdXRob3I+PGF1dGhv
cj5Hb2V0eiwgUy5KLjwvYXV0aG9yPjwvYXV0aG9ycz48L2NvbnRyaWJ1dG9ycz48dGl0bGVzPjx0
aXRsZT5TdW1tZXIgd2FybWluZyBleHBsYWlucyB3aWRlc3ByZWFkIGJ1dCBub3QgdW5pZm9ybSBn
cmVlbmluZyBpbiB0aGUgQXJjdGljIHR1bmRyYSBiaW9tZTwvdGl0bGU+PHNlY29uZGFyeS10aXRs
ZT5OYXR1cmUgQ29tbXVuaWNhdGlvbnM8L3NlY29uZGFyeS10aXRsZT48L3RpdGxlcz48cGVyaW9k
aWNhbD48ZnVsbC10aXRsZT5OYXR1cmUgY29tbXVuaWNhdGlvbnM8L2Z1bGwtdGl0bGU+PC9wZXJp
b2RpY2FsPjxwYWdlcz40NjIxPC9wYWdlcz48dm9sdW1lPjExPC92b2x1bWU+PGRhdGVzPjx5ZWFy
PjIwMjA8L3llYXI+PC9kYXRlcz48dXJscz48L3VybHM+PGVsZWN0cm9uaWMtcmVzb3VyY2UtbnVt
Pmh0dHBzOi8vZG9pLm9yZy8xMC4xMDM4L3M0MTQ2Ny0wMjAtMTg0NzktNTwvZWxlY3Ryb25pYy1y
ZXNvdXJjZS1udW0+PC9yZWNvcmQ+PC9DaXRlPjxDaXRlPjxBdXRob3I+QmVybmVyPC9BdXRob3I+
PFllYXI+MjAyMjwvWWVhcj48UmVjTnVtPjQ0NjA8L1JlY051bT48cmVjb3JkPjxyZWMtbnVtYmVy
PjQ0NjA8L3JlYy1udW1iZXI+PGZvcmVpZ24ta2V5cz48a2V5IGFwcD0iRU4iIGRiLWlkPSJwcnpy
ejJ4ZnlzMGV0NmVzMDJxeDBhZHByczU5ejJlcnhmNXQiIHRpbWVzdGFtcD0iMTYxMzQxMDI4NiI+
NDQ2MDwva2V5PjwvZm9yZWlnbi1rZXlzPjxyZWYtdHlwZSBuYW1lPSJKb3VybmFsIEFydGljbGUi
PjE3PC9yZWYtdHlwZT48Y29udHJpYnV0b3JzPjxhdXRob3JzPjxhdXRob3I+QmVybmVyLCBMLlQu
PC9hdXRob3I+PGF1dGhvcj5Hb2V0eiwgUy5KLjwvYXV0aG9yPjwvYXV0aG9ycz48L2NvbnRyaWJ1
dG9ycz48dGl0bGVzPjx0aXRsZT5TYXRlbGxpdGUgb2JzZXJ2YXRpb25zIGRvY3VtZW50IHRyZW5k
cyBjb25zaXN0ZW50IHdpdGggYSBib3JlYWwgZm9yZXN0IGJpb21lIHNoaWZ0PC90aXRsZT48c2Vj
b25kYXJ5LXRpdGxlPkdsb2JhbCBDaGFuZ2UgQmlvbG9neTwvc2Vjb25kYXJ5LXRpdGxlPjwvdGl0
bGVzPjxwZXJpb2RpY2FsPjxmdWxsLXRpdGxlPkdsb2JhbCBDaGFuZ2UgQmlvbG9neTwvZnVsbC10
aXRsZT48L3BlcmlvZGljYWw+PHBhZ2VzPkluIFByZXNzPC9wYWdlcz48ZGF0ZXM+PHllYXI+MjAy
MjwveWVhcj48L2RhdGVzPjx1cmxzPjwvdXJscz48L3JlY29yZD48L0NpdGU+PC9FbmROb3RlPn==
</w:fldData>
        </w:fldChar>
      </w:r>
      <w:r w:rsidR="00C93BA7">
        <w:rPr>
          <w:rFonts w:ascii="Times New Roman" w:hAnsi="Times New Roman" w:cs="Times New Roman"/>
          <w:sz w:val="24"/>
          <w:szCs w:val="24"/>
        </w:rPr>
        <w:instrText xml:space="preserve"> ADDIN EN.CITE.DATA </w:instrText>
      </w:r>
      <w:r w:rsidR="00C93BA7">
        <w:rPr>
          <w:rFonts w:ascii="Times New Roman" w:hAnsi="Times New Roman" w:cs="Times New Roman"/>
          <w:sz w:val="24"/>
          <w:szCs w:val="24"/>
        </w:rPr>
      </w:r>
      <w:r w:rsidR="00C93BA7">
        <w:rPr>
          <w:rFonts w:ascii="Times New Roman" w:hAnsi="Times New Roman" w:cs="Times New Roman"/>
          <w:sz w:val="24"/>
          <w:szCs w:val="24"/>
        </w:rPr>
        <w:fldChar w:fldCharType="end"/>
      </w:r>
      <w:r w:rsidR="0003542E">
        <w:rPr>
          <w:rFonts w:ascii="Times New Roman" w:hAnsi="Times New Roman" w:cs="Times New Roman"/>
          <w:sz w:val="24"/>
          <w:szCs w:val="24"/>
        </w:rPr>
      </w:r>
      <w:r w:rsidR="0003542E">
        <w:rPr>
          <w:rFonts w:ascii="Times New Roman" w:hAnsi="Times New Roman" w:cs="Times New Roman"/>
          <w:sz w:val="24"/>
          <w:szCs w:val="24"/>
        </w:rPr>
        <w:fldChar w:fldCharType="separate"/>
      </w:r>
      <w:r w:rsidR="00C93BA7">
        <w:rPr>
          <w:rFonts w:ascii="Times New Roman" w:hAnsi="Times New Roman" w:cs="Times New Roman"/>
          <w:noProof/>
          <w:sz w:val="24"/>
          <w:szCs w:val="24"/>
        </w:rPr>
        <w:t>(Ju and Masek 2016, Roy et al. 2016, Berner et al. 2020, Berner and Goetz 2022)</w:t>
      </w:r>
      <w:r w:rsidR="0003542E">
        <w:rPr>
          <w:rFonts w:ascii="Times New Roman" w:hAnsi="Times New Roman" w:cs="Times New Roman"/>
          <w:sz w:val="24"/>
          <w:szCs w:val="24"/>
        </w:rPr>
        <w:fldChar w:fldCharType="end"/>
      </w:r>
      <w:r w:rsidR="00891554">
        <w:rPr>
          <w:rFonts w:ascii="Times New Roman" w:hAnsi="Times New Roman" w:cs="Times New Roman"/>
          <w:sz w:val="24"/>
          <w:szCs w:val="24"/>
        </w:rPr>
        <w:t>.</w:t>
      </w:r>
      <w:r w:rsidR="007E4CCC">
        <w:rPr>
          <w:rFonts w:ascii="Times New Roman" w:hAnsi="Times New Roman" w:cs="Times New Roman"/>
          <w:sz w:val="24"/>
          <w:szCs w:val="24"/>
        </w:rPr>
        <w:t xml:space="preserve"> </w:t>
      </w:r>
      <w:r w:rsidR="00EC3CA4">
        <w:rPr>
          <w:rFonts w:ascii="Times New Roman" w:hAnsi="Times New Roman" w:cs="Times New Roman"/>
          <w:sz w:val="24"/>
          <w:szCs w:val="24"/>
        </w:rPr>
        <w:t>If unaccounted for, t</w:t>
      </w:r>
      <w:r w:rsidR="00891554">
        <w:rPr>
          <w:rFonts w:ascii="Times New Roman" w:hAnsi="Times New Roman" w:cs="Times New Roman"/>
          <w:sz w:val="24"/>
          <w:szCs w:val="24"/>
        </w:rPr>
        <w:t xml:space="preserve">hese </w:t>
      </w:r>
      <w:r w:rsidR="00EC3CA4">
        <w:rPr>
          <w:rFonts w:ascii="Times New Roman" w:hAnsi="Times New Roman" w:cs="Times New Roman"/>
          <w:sz w:val="24"/>
          <w:szCs w:val="24"/>
        </w:rPr>
        <w:t xml:space="preserve">biases </w:t>
      </w:r>
      <w:r w:rsidR="00891554">
        <w:rPr>
          <w:rFonts w:ascii="Times New Roman" w:hAnsi="Times New Roman" w:cs="Times New Roman"/>
          <w:sz w:val="24"/>
          <w:szCs w:val="24"/>
        </w:rPr>
        <w:t xml:space="preserve">can introduce </w:t>
      </w:r>
      <w:r w:rsidR="00E85484">
        <w:rPr>
          <w:rFonts w:ascii="Times New Roman" w:hAnsi="Times New Roman" w:cs="Times New Roman"/>
          <w:sz w:val="24"/>
          <w:szCs w:val="24"/>
        </w:rPr>
        <w:t xml:space="preserve">strong </w:t>
      </w:r>
      <w:r w:rsidR="00EC3CA4">
        <w:rPr>
          <w:rFonts w:ascii="Times New Roman" w:hAnsi="Times New Roman" w:cs="Times New Roman"/>
          <w:sz w:val="24"/>
          <w:szCs w:val="24"/>
        </w:rPr>
        <w:t xml:space="preserve">artificial </w:t>
      </w:r>
      <w:r w:rsidR="00891554">
        <w:rPr>
          <w:rFonts w:ascii="Times New Roman" w:hAnsi="Times New Roman" w:cs="Times New Roman"/>
          <w:sz w:val="24"/>
          <w:szCs w:val="24"/>
        </w:rPr>
        <w:t xml:space="preserve">trends into </w:t>
      </w:r>
      <w:r w:rsidR="00E85484">
        <w:rPr>
          <w:rFonts w:ascii="Times New Roman" w:hAnsi="Times New Roman" w:cs="Times New Roman"/>
          <w:sz w:val="24"/>
          <w:szCs w:val="24"/>
        </w:rPr>
        <w:t xml:space="preserve">combined </w:t>
      </w:r>
      <w:r w:rsidR="00891554">
        <w:rPr>
          <w:rFonts w:ascii="Times New Roman" w:hAnsi="Times New Roman" w:cs="Times New Roman"/>
          <w:sz w:val="24"/>
          <w:szCs w:val="24"/>
        </w:rPr>
        <w:t>time</w:t>
      </w:r>
      <w:r w:rsidR="00E85484">
        <w:rPr>
          <w:rFonts w:ascii="Times New Roman" w:hAnsi="Times New Roman" w:cs="Times New Roman"/>
          <w:sz w:val="24"/>
          <w:szCs w:val="24"/>
        </w:rPr>
        <w:t xml:space="preserve"> series, such as</w:t>
      </w:r>
      <w:r w:rsidR="00EC3CA4">
        <w:rPr>
          <w:rFonts w:ascii="Times New Roman" w:hAnsi="Times New Roman" w:cs="Times New Roman"/>
          <w:sz w:val="24"/>
          <w:szCs w:val="24"/>
        </w:rPr>
        <w:t xml:space="preserve"> </w:t>
      </w:r>
      <w:r w:rsidR="00891554">
        <w:rPr>
          <w:rFonts w:ascii="Times New Roman" w:hAnsi="Times New Roman" w:cs="Times New Roman"/>
          <w:sz w:val="24"/>
          <w:szCs w:val="24"/>
        </w:rPr>
        <w:t xml:space="preserve">spurious increases in NDVI </w:t>
      </w:r>
      <w:r w:rsidR="00187CFE">
        <w:rPr>
          <w:rFonts w:ascii="Times New Roman" w:hAnsi="Times New Roman" w:cs="Times New Roman"/>
          <w:sz w:val="24"/>
          <w:szCs w:val="24"/>
        </w:rPr>
        <w:t xml:space="preserve">over time </w:t>
      </w:r>
      <w:r w:rsidR="00891554">
        <w:rPr>
          <w:rFonts w:ascii="Times New Roman" w:hAnsi="Times New Roman" w:cs="Times New Roman"/>
          <w:sz w:val="24"/>
          <w:szCs w:val="24"/>
        </w:rPr>
        <w:t>(</w:t>
      </w:r>
      <w:r w:rsidR="00EC3CA4">
        <w:rPr>
          <w:rFonts w:ascii="Times New Roman" w:hAnsi="Times New Roman" w:cs="Times New Roman"/>
          <w:sz w:val="24"/>
          <w:szCs w:val="24"/>
        </w:rPr>
        <w:t>“</w:t>
      </w:r>
      <w:r w:rsidR="00891554">
        <w:rPr>
          <w:rFonts w:ascii="Times New Roman" w:hAnsi="Times New Roman" w:cs="Times New Roman"/>
          <w:sz w:val="24"/>
          <w:szCs w:val="24"/>
        </w:rPr>
        <w:t>greening</w:t>
      </w:r>
      <w:r w:rsidR="00EC3CA4">
        <w:rPr>
          <w:rFonts w:ascii="Times New Roman" w:hAnsi="Times New Roman" w:cs="Times New Roman"/>
          <w:sz w:val="24"/>
          <w:szCs w:val="24"/>
        </w:rPr>
        <w:t>”</w:t>
      </w:r>
      <w:r w:rsidR="00891554">
        <w:rPr>
          <w:rFonts w:ascii="Times New Roman" w:hAnsi="Times New Roman" w:cs="Times New Roman"/>
          <w:sz w:val="24"/>
          <w:szCs w:val="24"/>
        </w:rPr>
        <w:t>) (Sulla-Menashe et al. 2017).</w:t>
      </w:r>
      <w:r w:rsidR="00882101">
        <w:rPr>
          <w:rFonts w:ascii="Times New Roman" w:hAnsi="Times New Roman" w:cs="Times New Roman"/>
          <w:sz w:val="24"/>
          <w:szCs w:val="24"/>
        </w:rPr>
        <w:t xml:space="preserve"> </w:t>
      </w:r>
      <w:r w:rsidR="007E1D6D">
        <w:rPr>
          <w:rFonts w:ascii="Times New Roman" w:hAnsi="Times New Roman" w:cs="Times New Roman"/>
          <w:sz w:val="24"/>
          <w:szCs w:val="24"/>
        </w:rPr>
        <w:t xml:space="preserve">Existing approaches </w:t>
      </w:r>
      <w:r w:rsidR="0003542E">
        <w:rPr>
          <w:rFonts w:ascii="Times New Roman" w:hAnsi="Times New Roman" w:cs="Times New Roman"/>
          <w:sz w:val="24"/>
          <w:szCs w:val="24"/>
        </w:rPr>
        <w:t xml:space="preserve">for </w:t>
      </w:r>
      <w:r w:rsidR="00882101">
        <w:rPr>
          <w:rFonts w:ascii="Times New Roman" w:hAnsi="Times New Roman" w:cs="Times New Roman"/>
          <w:sz w:val="24"/>
          <w:szCs w:val="24"/>
        </w:rPr>
        <w:t xml:space="preserve">cross-sensor calibration focus on </w:t>
      </w:r>
      <w:r w:rsidR="007E1D6D">
        <w:rPr>
          <w:rFonts w:ascii="Times New Roman" w:hAnsi="Times New Roman" w:cs="Times New Roman"/>
          <w:sz w:val="24"/>
          <w:szCs w:val="24"/>
        </w:rPr>
        <w:t>linear corrections</w:t>
      </w:r>
      <w:r w:rsidR="00882101">
        <w:rPr>
          <w:rFonts w:ascii="Times New Roman" w:hAnsi="Times New Roman" w:cs="Times New Roman"/>
          <w:sz w:val="24"/>
          <w:szCs w:val="24"/>
        </w:rPr>
        <w:t xml:space="preserve"> </w:t>
      </w:r>
      <w:r w:rsidR="00882101">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bC4gMjAxNik8L0Rpc3BsYXlUZXh0PjxyZWNvcmQ+PHJlYy1udW1iZXI+MzU5MDwvcmVjLW51bWJl
cj48Zm9yZWlnbi1rZXlzPjxrZXkgYXBwPSJFTiIgZGItaWQ9InByenJ6MnhmeXMwZXQ2ZXMwMnF4
MGFkcHJzNTl6MmVyeGY1dCIgdGltZXN0YW1wPSIxNTE5MzMxMjUwIj4zNTkwPC9rZXk+PC9mb3Jl
aWduLWtleXM+PHJlZi10eXBlIG5hbWU9IkpvdXJuYWwgQXJ0aWNsZSI+MTc8L3JlZi10eXBlPjxj
b250cmlidXRvcnM+PGF1dGhvcnM+PGF1dGhvcj5Sb3ksIEQuIFAuPC9hdXRob3I+PGF1dGhvcj5L
b3ZhbHNreXksIFYuPC9hdXRob3I+PGF1dGhvcj5aaGFuZywgSC4gSy48L2F1dGhvcj48YXV0aG9y
PlZlcm1vdGUsIEUuIEYuPC9hdXRob3I+PGF1dGhvcj5ZYW4sIEwuPC9hdXRob3I+PGF1dGhvcj5L
dW1hciwgUy4gUy48L2F1dGhvcj48YXV0aG9yPkVnb3JvdiwgQS48L2F1dGhvcj48L2F1dGhvcnM+
PC9jb250cmlidXRvcnM+PHRpdGxlcz48dGl0bGU+Q2hhcmFjdGVyaXphdGlvbiBvZiBMYW5kc2F0
LTcgdG8gTGFuZHNhdC04IHJlZmxlY3RpdmUgd2F2ZWxlbmd0aCBhbmQgbm9ybWFsaXplZCBkaWZm
ZXJlbmNlIHZlZ2V0YXRpb24gaW5kZXggY29udGludWl0eTwvdGl0bGU+PHNlY29uZGFyeS10aXRs
ZT5SZW1vdGUgU2Vuc2luZyBvZiBFbnZpcm9ubWVudDwvc2Vjb25kYXJ5LXRpdGxlPjwvdGl0bGVz
PjxwZXJpb2RpY2FsPjxmdWxsLXRpdGxlPlJlbW90ZSBTZW5zaW5nIG9mIEVudmlyb25tZW50PC9m
dWxsLXRpdGxlPjwvcGVyaW9kaWNhbD48cGFnZXM+NTctNzA8L3BhZ2VzPjx2b2x1bWU+MTg1PC92
b2x1bWU+PGtleXdvcmRzPjxrZXl3b3JkPkxhbmRzYXQ8L2tleXdvcmQ+PGtleXdvcmQ+Q29udGlu
dWl0eTwva2V5d29yZD48a2V5d29yZD5SZWZsZWN0YW5jZTwva2V5d29yZD48a2V5d29yZD5OZHZp
PC9rZXl3b3JkPjxrZXl3b3JkPk9MSTwva2V5d29yZD48a2V5d29yZD5FVE0rPC9rZXl3b3JkPjwv
a2V5d29yZHM+PGRhdGVzPjx5ZWFyPjIwMTY8L3llYXI+PHB1Yi1kYXRlcz48ZGF0ZT4yMDE2LzEx
LzAxLzwvZGF0ZT48L3B1Yi1kYXRlcz48L2RhdGVzPjxpc2JuPjAwMzQtNDI1NzwvaXNibj48dXJs
cz48cmVsYXRlZC11cmxzPjx1cmw+aHR0cDovL3d3dy5zY2llbmNlZGlyZWN0LmNvbS9zY2llbmNl
L2FydGljbGUvcGlpL1MwMDM0NDI1NzE1MzAyNDU1PC91cmw+PC9yZWxhdGVkLXVybHM+PC91cmxz
PjxlbGVjdHJvbmljLXJlc291cmNlLW51bT5odHRwczovL2RvaS5vcmcvMTAuMTAxNi9qLnJzZS4y
MDE1LjEyLjAyNDwvZWxlY3Ryb25pYy1yZXNvdXJjZS1udW0+PC9yZWNvcmQ+PC9DaXRlPjxDaXRl
PjxBdXRob3I+SnU8L0F1dGhvcj48WWVhcj4yMDE2PC9ZZWFyPjxSZWNOdW0+MzIzNTwvUmVjTnVt
PjxyZWNvcmQ+PHJlYy1udW1iZXI+MzIzNTwvcmVjLW51bWJlcj48Zm9yZWlnbi1rZXlzPjxrZXkg
YXBwPSJFTiIgZGItaWQ9InByenJ6MnhmeXMwZXQ2ZXMwMnF4MGFkcHJzNTl6MmVyeGY1dCIgdGlt
ZXN0YW1wPSIwIj4zMjM1PC9rZXk+PC9mb3JlaWduLWtleXM+PHJlZi10eXBlIG5hbWU9IkpvdXJu
YWwgQXJ0aWNsZSI+MTc8L3JlZi10eXBlPjxjb250cmlidXRvcnM+PGF1dGhvcnM+PGF1dGhvcj5K
dSwgSnVuY2hhbmc8L2F1dGhvcj48YXV0aG9yPk1hc2VrLCBKZWZmcmV5IEc8L2F1dGhvcj48L2F1
dGhvcnM+PC9jb250cmlidXRvcnM+PHRpdGxlcz48dGl0bGU+VGhlIHZlZ2V0YXRpb24gZ3JlZW5u
ZXNzIHRyZW5kIGluIENhbmFkYSBhbmQgVVMgQWxhc2thIGZyb20gMTk4NOKAkzIwMTIgTGFuZHNh
dCBkYXRhPC90aXRsZT48c2Vjb25kYXJ5LXRpdGxlPlJlbW90ZSBTZW5zaW5nIG9mIEVudmlyb25t
ZW50PC9zZWNvbmRhcnktdGl0bGU+PC90aXRsZXM+PHBlcmlvZGljYWw+PGZ1bGwtdGl0bGU+UmVt
b3RlIFNlbnNpbmcgb2YgRW52aXJvbm1lbnQ8L2Z1bGwtdGl0bGU+PC9wZXJpb2RpY2FsPjxwYWdl
cz4xLTE2PC9wYWdlcz48dm9sdW1lPjE3Njwvdm9sdW1lPjxkYXRlcz48eWVhcj4yMDE2PC95ZWFy
PjwvZGF0ZXM+PGlzYm4+MDAzNC00MjU3PC9pc2JuPjx1cmxzPjwvdXJscz48L3JlY29yZD48L0Np
dGU+PC9FbmROb3RlPgB=
</w:fldData>
        </w:fldChar>
      </w:r>
      <w:r w:rsidR="00882101">
        <w:rPr>
          <w:rFonts w:ascii="Times New Roman" w:hAnsi="Times New Roman" w:cs="Times New Roman"/>
          <w:sz w:val="24"/>
          <w:szCs w:val="24"/>
        </w:rPr>
        <w:instrText xml:space="preserve"> ADDIN EN.CITE </w:instrText>
      </w:r>
      <w:r w:rsidR="00882101">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bC4gMjAxNik8L0Rpc3BsYXlUZXh0PjxyZWNvcmQ+PHJlYy1udW1iZXI+MzU5MDwvcmVjLW51bWJl
cj48Zm9yZWlnbi1rZXlzPjxrZXkgYXBwPSJFTiIgZGItaWQ9InByenJ6MnhmeXMwZXQ2ZXMwMnF4
MGFkcHJzNTl6MmVyeGY1dCIgdGltZXN0YW1wPSIxNTE5MzMxMjUwIj4zNTkwPC9rZXk+PC9mb3Jl
aWduLWtleXM+PHJlZi10eXBlIG5hbWU9IkpvdXJuYWwgQXJ0aWNsZSI+MTc8L3JlZi10eXBlPjxj
b250cmlidXRvcnM+PGF1dGhvcnM+PGF1dGhvcj5Sb3ksIEQuIFAuPC9hdXRob3I+PGF1dGhvcj5L
b3ZhbHNreXksIFYuPC9hdXRob3I+PGF1dGhvcj5aaGFuZywgSC4gSy48L2F1dGhvcj48YXV0aG9y
PlZlcm1vdGUsIEUuIEYuPC9hdXRob3I+PGF1dGhvcj5ZYW4sIEwuPC9hdXRob3I+PGF1dGhvcj5L
dW1hciwgUy4gUy48L2F1dGhvcj48YXV0aG9yPkVnb3JvdiwgQS48L2F1dGhvcj48L2F1dGhvcnM+
PC9jb250cmlidXRvcnM+PHRpdGxlcz48dGl0bGU+Q2hhcmFjdGVyaXphdGlvbiBvZiBMYW5kc2F0
LTcgdG8gTGFuZHNhdC04IHJlZmxlY3RpdmUgd2F2ZWxlbmd0aCBhbmQgbm9ybWFsaXplZCBkaWZm
ZXJlbmNlIHZlZ2V0YXRpb24gaW5kZXggY29udGludWl0eTwvdGl0bGU+PHNlY29uZGFyeS10aXRs
ZT5SZW1vdGUgU2Vuc2luZyBvZiBFbnZpcm9ubWVudDwvc2Vjb25kYXJ5LXRpdGxlPjwvdGl0bGVz
PjxwZXJpb2RpY2FsPjxmdWxsLXRpdGxlPlJlbW90ZSBTZW5zaW5nIG9mIEVudmlyb25tZW50PC9m
dWxsLXRpdGxlPjwvcGVyaW9kaWNhbD48cGFnZXM+NTctNzA8L3BhZ2VzPjx2b2x1bWU+MTg1PC92
b2x1bWU+PGtleXdvcmRzPjxrZXl3b3JkPkxhbmRzYXQ8L2tleXdvcmQ+PGtleXdvcmQ+Q29udGlu
dWl0eTwva2V5d29yZD48a2V5d29yZD5SZWZsZWN0YW5jZTwva2V5d29yZD48a2V5d29yZD5OZHZp
PC9rZXl3b3JkPjxrZXl3b3JkPk9MSTwva2V5d29yZD48a2V5d29yZD5FVE0rPC9rZXl3b3JkPjwv
a2V5d29yZHM+PGRhdGVzPjx5ZWFyPjIwMTY8L3llYXI+PHB1Yi1kYXRlcz48ZGF0ZT4yMDE2LzEx
LzAxLzwvZGF0ZT48L3B1Yi1kYXRlcz48L2RhdGVzPjxpc2JuPjAwMzQtNDI1NzwvaXNibj48dXJs
cz48cmVsYXRlZC11cmxzPjx1cmw+aHR0cDovL3d3dy5zY2llbmNlZGlyZWN0LmNvbS9zY2llbmNl
L2FydGljbGUvcGlpL1MwMDM0NDI1NzE1MzAyNDU1PC91cmw+PC9yZWxhdGVkLXVybHM+PC91cmxz
PjxlbGVjdHJvbmljLXJlc291cmNlLW51bT5odHRwczovL2RvaS5vcmcvMTAuMTAxNi9qLnJzZS4y
MDE1LjEyLjAyNDwvZWxlY3Ryb25pYy1yZXNvdXJjZS1udW0+PC9yZWNvcmQ+PC9DaXRlPjxDaXRl
PjxBdXRob3I+SnU8L0F1dGhvcj48WWVhcj4yMDE2PC9ZZWFyPjxSZWNOdW0+MzIzNTwvUmVjTnVt
PjxyZWNvcmQ+PHJlYy1udW1iZXI+MzIzNTwvcmVjLW51bWJlcj48Zm9yZWlnbi1rZXlzPjxrZXkg
YXBwPSJFTiIgZGItaWQ9InByenJ6MnhmeXMwZXQ2ZXMwMnF4MGFkcHJzNTl6MmVyeGY1dCIgdGlt
ZXN0YW1wPSIwIj4zMjM1PC9rZXk+PC9mb3JlaWduLWtleXM+PHJlZi10eXBlIG5hbWU9IkpvdXJu
YWwgQXJ0aWNsZSI+MTc8L3JlZi10eXBlPjxjb250cmlidXRvcnM+PGF1dGhvcnM+PGF1dGhvcj5K
dSwgSnVuY2hhbmc8L2F1dGhvcj48YXV0aG9yPk1hc2VrLCBKZWZmcmV5IEc8L2F1dGhvcj48L2F1
dGhvcnM+PC9jb250cmlidXRvcnM+PHRpdGxlcz48dGl0bGU+VGhlIHZlZ2V0YXRpb24gZ3JlZW5u
ZXNzIHRyZW5kIGluIENhbmFkYSBhbmQgVVMgQWxhc2thIGZyb20gMTk4NOKAkzIwMTIgTGFuZHNh
dCBkYXRhPC90aXRsZT48c2Vjb25kYXJ5LXRpdGxlPlJlbW90ZSBTZW5zaW5nIG9mIEVudmlyb25t
ZW50PC9zZWNvbmRhcnktdGl0bGU+PC90aXRsZXM+PHBlcmlvZGljYWw+PGZ1bGwtdGl0bGU+UmVt
b3RlIFNlbnNpbmcgb2YgRW52aXJvbm1lbnQ8L2Z1bGwtdGl0bGU+PC9wZXJpb2RpY2FsPjxwYWdl
cz4xLTE2PC9wYWdlcz48dm9sdW1lPjE3Njwvdm9sdW1lPjxkYXRlcz48eWVhcj4yMDE2PC95ZWFy
PjwvZGF0ZXM+PGlzYm4+MDAzNC00MjU3PC9pc2JuPjx1cmxzPjwvdXJscz48L3JlY29yZD48L0Np
dGU+PC9FbmROb3RlPgB=
</w:fldData>
        </w:fldChar>
      </w:r>
      <w:r w:rsidR="00882101">
        <w:rPr>
          <w:rFonts w:ascii="Times New Roman" w:hAnsi="Times New Roman" w:cs="Times New Roman"/>
          <w:sz w:val="24"/>
          <w:szCs w:val="24"/>
        </w:rPr>
        <w:instrText xml:space="preserve"> ADDIN EN.CITE.DATA </w:instrText>
      </w:r>
      <w:r w:rsidR="00882101">
        <w:rPr>
          <w:rFonts w:ascii="Times New Roman" w:hAnsi="Times New Roman" w:cs="Times New Roman"/>
          <w:sz w:val="24"/>
          <w:szCs w:val="24"/>
        </w:rPr>
      </w:r>
      <w:r w:rsidR="00882101">
        <w:rPr>
          <w:rFonts w:ascii="Times New Roman" w:hAnsi="Times New Roman" w:cs="Times New Roman"/>
          <w:sz w:val="24"/>
          <w:szCs w:val="24"/>
        </w:rPr>
        <w:fldChar w:fldCharType="end"/>
      </w:r>
      <w:r w:rsidR="00882101">
        <w:rPr>
          <w:rFonts w:ascii="Times New Roman" w:hAnsi="Times New Roman" w:cs="Times New Roman"/>
          <w:sz w:val="24"/>
          <w:szCs w:val="24"/>
        </w:rPr>
      </w:r>
      <w:r w:rsidR="00882101">
        <w:rPr>
          <w:rFonts w:ascii="Times New Roman" w:hAnsi="Times New Roman" w:cs="Times New Roman"/>
          <w:sz w:val="24"/>
          <w:szCs w:val="24"/>
        </w:rPr>
        <w:fldChar w:fldCharType="separate"/>
      </w:r>
      <w:r w:rsidR="00882101">
        <w:rPr>
          <w:rFonts w:ascii="Times New Roman" w:hAnsi="Times New Roman" w:cs="Times New Roman"/>
          <w:noProof/>
          <w:sz w:val="24"/>
          <w:szCs w:val="24"/>
        </w:rPr>
        <w:t>(Ju and Masek 2016, Roy et al. 2016)</w:t>
      </w:r>
      <w:r w:rsidR="00882101">
        <w:rPr>
          <w:rFonts w:ascii="Times New Roman" w:hAnsi="Times New Roman" w:cs="Times New Roman"/>
          <w:sz w:val="24"/>
          <w:szCs w:val="24"/>
        </w:rPr>
        <w:fldChar w:fldCharType="end"/>
      </w:r>
      <w:r w:rsidR="007E1D6D">
        <w:rPr>
          <w:rFonts w:ascii="Times New Roman" w:hAnsi="Times New Roman" w:cs="Times New Roman"/>
          <w:sz w:val="24"/>
          <w:szCs w:val="24"/>
        </w:rPr>
        <w:t xml:space="preserve">, but not all relationships are </w:t>
      </w:r>
      <w:r w:rsidR="00077502">
        <w:rPr>
          <w:rFonts w:ascii="Times New Roman" w:hAnsi="Times New Roman" w:cs="Times New Roman"/>
          <w:sz w:val="24"/>
          <w:szCs w:val="24"/>
        </w:rPr>
        <w:t>linear,</w:t>
      </w:r>
      <w:r w:rsidR="00882101">
        <w:rPr>
          <w:rFonts w:ascii="Times New Roman" w:hAnsi="Times New Roman" w:cs="Times New Roman"/>
          <w:sz w:val="24"/>
          <w:szCs w:val="24"/>
        </w:rPr>
        <w:t xml:space="preserve"> and corrections are available for a limited number of spectral indices</w:t>
      </w:r>
      <w:r w:rsidR="00077502">
        <w:rPr>
          <w:rFonts w:ascii="Times New Roman" w:hAnsi="Times New Roman" w:cs="Times New Roman"/>
          <w:sz w:val="24"/>
          <w:szCs w:val="24"/>
        </w:rPr>
        <w:t xml:space="preserve"> (e.g., </w:t>
      </w:r>
      <w:r w:rsidR="00882101">
        <w:rPr>
          <w:rFonts w:ascii="Times New Roman" w:hAnsi="Times New Roman" w:cs="Times New Roman"/>
          <w:sz w:val="24"/>
          <w:szCs w:val="24"/>
        </w:rPr>
        <w:t>NDVI</w:t>
      </w:r>
      <w:r w:rsidR="00077502">
        <w:rPr>
          <w:rFonts w:ascii="Times New Roman" w:hAnsi="Times New Roman" w:cs="Times New Roman"/>
          <w:sz w:val="24"/>
          <w:szCs w:val="24"/>
        </w:rPr>
        <w:t>)</w:t>
      </w:r>
      <w:r w:rsidR="002B5EAE">
        <w:rPr>
          <w:rFonts w:ascii="Times New Roman" w:hAnsi="Times New Roman" w:cs="Times New Roman"/>
          <w:sz w:val="24"/>
          <w:szCs w:val="24"/>
        </w:rPr>
        <w:t xml:space="preserve"> and often based on regional data. </w:t>
      </w:r>
      <w:r w:rsidR="00187CFE">
        <w:rPr>
          <w:rFonts w:ascii="Times New Roman" w:hAnsi="Times New Roman" w:cs="Times New Roman"/>
          <w:sz w:val="24"/>
          <w:szCs w:val="24"/>
        </w:rPr>
        <w:t xml:space="preserve">Another </w:t>
      </w:r>
      <w:r w:rsidR="00FA1159">
        <w:rPr>
          <w:rFonts w:ascii="Times New Roman" w:hAnsi="Times New Roman" w:cs="Times New Roman"/>
          <w:sz w:val="24"/>
          <w:szCs w:val="24"/>
        </w:rPr>
        <w:t xml:space="preserve">potential </w:t>
      </w:r>
      <w:r w:rsidR="00187CFE">
        <w:rPr>
          <w:rFonts w:ascii="Times New Roman" w:hAnsi="Times New Roman" w:cs="Times New Roman"/>
          <w:sz w:val="24"/>
          <w:szCs w:val="24"/>
        </w:rPr>
        <w:t xml:space="preserve">hindrance when analyzing Landsat time series is the irregular timing of </w:t>
      </w:r>
      <w:r w:rsidR="008B36FF">
        <w:rPr>
          <w:rFonts w:ascii="Times New Roman" w:hAnsi="Times New Roman" w:cs="Times New Roman"/>
          <w:sz w:val="24"/>
          <w:szCs w:val="24"/>
        </w:rPr>
        <w:t>clear-sky acquisitions</w:t>
      </w:r>
      <w:r w:rsidR="00FA1159">
        <w:rPr>
          <w:rFonts w:ascii="Times New Roman" w:hAnsi="Times New Roman" w:cs="Times New Roman"/>
          <w:sz w:val="24"/>
          <w:szCs w:val="24"/>
        </w:rPr>
        <w:t>.</w:t>
      </w:r>
      <w:r w:rsidR="00BF6AB4">
        <w:rPr>
          <w:rFonts w:ascii="Times New Roman" w:hAnsi="Times New Roman" w:cs="Times New Roman"/>
          <w:sz w:val="24"/>
          <w:szCs w:val="24"/>
        </w:rPr>
        <w:t xml:space="preserve"> </w:t>
      </w:r>
      <w:r w:rsidR="00FA1159">
        <w:rPr>
          <w:rFonts w:ascii="Times New Roman" w:hAnsi="Times New Roman" w:cs="Times New Roman"/>
          <w:sz w:val="24"/>
          <w:szCs w:val="24"/>
        </w:rPr>
        <w:t xml:space="preserve">This can make it challenging to characterize </w:t>
      </w:r>
      <w:r w:rsidR="0011636F">
        <w:rPr>
          <w:rFonts w:ascii="Times New Roman" w:hAnsi="Times New Roman" w:cs="Times New Roman"/>
          <w:sz w:val="24"/>
          <w:szCs w:val="24"/>
        </w:rPr>
        <w:t xml:space="preserve">the </w:t>
      </w:r>
      <w:r w:rsidR="00FA1159">
        <w:rPr>
          <w:rFonts w:ascii="Times New Roman" w:hAnsi="Times New Roman" w:cs="Times New Roman"/>
          <w:sz w:val="24"/>
          <w:szCs w:val="24"/>
        </w:rPr>
        <w:t xml:space="preserve">NDVI or other spectral indices at a desired phenological stage (e.g., peak summer) and is especially problematic in regions with short growing seasons, such as the </w:t>
      </w:r>
      <w:r w:rsidR="002B5EAE">
        <w:rPr>
          <w:rFonts w:ascii="Times New Roman" w:hAnsi="Times New Roman" w:cs="Times New Roman"/>
          <w:sz w:val="24"/>
          <w:szCs w:val="24"/>
        </w:rPr>
        <w:t xml:space="preserve">rapidly warming </w:t>
      </w:r>
      <w:r w:rsidR="00FA1159">
        <w:rPr>
          <w:rFonts w:ascii="Times New Roman" w:hAnsi="Times New Roman" w:cs="Times New Roman"/>
          <w:sz w:val="24"/>
          <w:szCs w:val="24"/>
        </w:rPr>
        <w:t xml:space="preserve">Arctic </w:t>
      </w:r>
      <w:r w:rsidR="00FA1159">
        <w:rPr>
          <w:rFonts w:ascii="Times New Roman" w:hAnsi="Times New Roman" w:cs="Times New Roman"/>
          <w:sz w:val="24"/>
          <w:szCs w:val="24"/>
        </w:rPr>
        <w:fldChar w:fldCharType="begin"/>
      </w:r>
      <w:r w:rsidR="00FA1159">
        <w:rPr>
          <w:rFonts w:ascii="Times New Roman" w:hAnsi="Times New Roman" w:cs="Times New Roman"/>
          <w:sz w:val="24"/>
          <w:szCs w:val="24"/>
        </w:rPr>
        <w:instrText xml:space="preserve"> ADDIN EN.CITE &lt;EndNote&gt;&lt;Cite&gt;&lt;Author&gt;Berner&lt;/Author&gt;&lt;Year&gt;2020&lt;/Year&gt;&lt;RecNum&gt;3755&lt;/RecNum&gt;&lt;DisplayText&gt;(Berner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https://doi.org/10.1038/s41467-020-18479-5&lt;/electronic-resource-num&gt;&lt;/record&gt;&lt;/Cite&gt;&lt;/EndNote&gt;</w:instrText>
      </w:r>
      <w:r w:rsidR="00FA1159">
        <w:rPr>
          <w:rFonts w:ascii="Times New Roman" w:hAnsi="Times New Roman" w:cs="Times New Roman"/>
          <w:sz w:val="24"/>
          <w:szCs w:val="24"/>
        </w:rPr>
        <w:fldChar w:fldCharType="separate"/>
      </w:r>
      <w:r w:rsidR="00FA1159">
        <w:rPr>
          <w:rFonts w:ascii="Times New Roman" w:hAnsi="Times New Roman" w:cs="Times New Roman"/>
          <w:noProof/>
          <w:sz w:val="24"/>
          <w:szCs w:val="24"/>
        </w:rPr>
        <w:t>(Berner et al. 2020)</w:t>
      </w:r>
      <w:r w:rsidR="00FA1159">
        <w:rPr>
          <w:rFonts w:ascii="Times New Roman" w:hAnsi="Times New Roman" w:cs="Times New Roman"/>
          <w:sz w:val="24"/>
          <w:szCs w:val="24"/>
        </w:rPr>
        <w:fldChar w:fldCharType="end"/>
      </w:r>
      <w:r w:rsidR="00FA1159">
        <w:rPr>
          <w:rFonts w:ascii="Times New Roman" w:hAnsi="Times New Roman" w:cs="Times New Roman"/>
          <w:sz w:val="24"/>
          <w:szCs w:val="24"/>
        </w:rPr>
        <w:t xml:space="preserve">. </w:t>
      </w:r>
      <w:r w:rsidR="008E00FD">
        <w:rPr>
          <w:rFonts w:ascii="Times New Roman" w:hAnsi="Times New Roman" w:cs="Times New Roman"/>
          <w:sz w:val="24"/>
          <w:szCs w:val="24"/>
        </w:rPr>
        <w:t xml:space="preserve">Simple calculations of annual maximum NDVI </w:t>
      </w:r>
      <w:r w:rsidR="002B5EAE">
        <w:rPr>
          <w:rFonts w:ascii="Times New Roman" w:hAnsi="Times New Roman" w:cs="Times New Roman"/>
          <w:sz w:val="24"/>
          <w:szCs w:val="24"/>
        </w:rPr>
        <w:t>(NDVI</w:t>
      </w:r>
      <w:r w:rsidR="002B5EAE" w:rsidRPr="002B5EAE">
        <w:rPr>
          <w:rFonts w:ascii="Times New Roman" w:hAnsi="Times New Roman" w:cs="Times New Roman"/>
          <w:sz w:val="24"/>
          <w:szCs w:val="24"/>
          <w:vertAlign w:val="subscript"/>
        </w:rPr>
        <w:t>max</w:t>
      </w:r>
      <w:r w:rsidR="002B5EAE">
        <w:rPr>
          <w:rFonts w:ascii="Times New Roman" w:hAnsi="Times New Roman" w:cs="Times New Roman"/>
          <w:sz w:val="24"/>
          <w:szCs w:val="24"/>
        </w:rPr>
        <w:t xml:space="preserve">) </w:t>
      </w:r>
      <w:r w:rsidR="008E00FD">
        <w:rPr>
          <w:rFonts w:ascii="Times New Roman" w:hAnsi="Times New Roman" w:cs="Times New Roman"/>
          <w:sz w:val="24"/>
          <w:szCs w:val="24"/>
        </w:rPr>
        <w:t xml:space="preserve">will </w:t>
      </w:r>
      <w:r w:rsidR="0011636F">
        <w:rPr>
          <w:rFonts w:ascii="Times New Roman" w:hAnsi="Times New Roman" w:cs="Times New Roman"/>
          <w:sz w:val="24"/>
          <w:szCs w:val="24"/>
        </w:rPr>
        <w:t xml:space="preserve">have a low </w:t>
      </w:r>
      <w:r w:rsidR="008E00FD">
        <w:rPr>
          <w:rFonts w:ascii="Times New Roman" w:hAnsi="Times New Roman" w:cs="Times New Roman"/>
          <w:sz w:val="24"/>
          <w:szCs w:val="24"/>
        </w:rPr>
        <w:t>bias early in the Landsat record</w:t>
      </w:r>
      <w:r w:rsidR="0011636F">
        <w:rPr>
          <w:rFonts w:ascii="Times New Roman" w:hAnsi="Times New Roman" w:cs="Times New Roman"/>
          <w:sz w:val="24"/>
          <w:szCs w:val="24"/>
        </w:rPr>
        <w:t>,</w:t>
      </w:r>
      <w:r w:rsidR="008E00FD">
        <w:rPr>
          <w:rFonts w:ascii="Times New Roman" w:hAnsi="Times New Roman" w:cs="Times New Roman"/>
          <w:sz w:val="24"/>
          <w:szCs w:val="24"/>
        </w:rPr>
        <w:t xml:space="preserve"> but less so during later years when more observations are available </w:t>
      </w:r>
      <w:r w:rsidR="0011636F">
        <w:rPr>
          <w:rFonts w:ascii="Times New Roman" w:hAnsi="Times New Roman" w:cs="Times New Roman"/>
          <w:sz w:val="24"/>
          <w:szCs w:val="24"/>
        </w:rPr>
        <w:t xml:space="preserve">during </w:t>
      </w:r>
      <w:r w:rsidR="00DD2813">
        <w:rPr>
          <w:rFonts w:ascii="Times New Roman" w:hAnsi="Times New Roman" w:cs="Times New Roman"/>
          <w:sz w:val="24"/>
          <w:szCs w:val="24"/>
        </w:rPr>
        <w:t>each growing season</w:t>
      </w:r>
      <w:r w:rsidR="0011636F">
        <w:rPr>
          <w:rFonts w:ascii="Times New Roman" w:hAnsi="Times New Roman" w:cs="Times New Roman"/>
          <w:sz w:val="24"/>
          <w:szCs w:val="24"/>
        </w:rPr>
        <w:t>.</w:t>
      </w:r>
      <w:r w:rsidR="00DD2813">
        <w:rPr>
          <w:rFonts w:ascii="Times New Roman" w:hAnsi="Times New Roman" w:cs="Times New Roman"/>
          <w:sz w:val="24"/>
          <w:szCs w:val="24"/>
        </w:rPr>
        <w:t xml:space="preserve"> </w:t>
      </w:r>
      <w:r w:rsidR="0011636F">
        <w:rPr>
          <w:rFonts w:ascii="Times New Roman" w:hAnsi="Times New Roman" w:cs="Times New Roman"/>
          <w:sz w:val="24"/>
          <w:szCs w:val="24"/>
        </w:rPr>
        <w:t>H</w:t>
      </w:r>
      <w:r w:rsidR="00DD2813">
        <w:rPr>
          <w:rFonts w:ascii="Times New Roman" w:hAnsi="Times New Roman" w:cs="Times New Roman"/>
          <w:sz w:val="24"/>
          <w:szCs w:val="24"/>
        </w:rPr>
        <w:t>ence</w:t>
      </w:r>
      <w:r w:rsidR="0011636F">
        <w:rPr>
          <w:rFonts w:ascii="Times New Roman" w:hAnsi="Times New Roman" w:cs="Times New Roman"/>
          <w:sz w:val="24"/>
          <w:szCs w:val="24"/>
        </w:rPr>
        <w:t>,</w:t>
      </w:r>
      <w:r w:rsidR="00DD2813">
        <w:rPr>
          <w:rFonts w:ascii="Times New Roman" w:hAnsi="Times New Roman" w:cs="Times New Roman"/>
          <w:sz w:val="24"/>
          <w:szCs w:val="24"/>
        </w:rPr>
        <w:t xml:space="preserve"> </w:t>
      </w:r>
      <w:r w:rsidR="0011636F">
        <w:rPr>
          <w:rFonts w:ascii="Times New Roman" w:hAnsi="Times New Roman" w:cs="Times New Roman"/>
          <w:sz w:val="24"/>
          <w:szCs w:val="24"/>
        </w:rPr>
        <w:t xml:space="preserve">again, </w:t>
      </w:r>
      <w:r w:rsidR="00DD2813">
        <w:rPr>
          <w:rFonts w:ascii="Times New Roman" w:hAnsi="Times New Roman" w:cs="Times New Roman"/>
          <w:sz w:val="24"/>
          <w:szCs w:val="24"/>
        </w:rPr>
        <w:t xml:space="preserve">care is needed </w:t>
      </w:r>
      <w:r w:rsidR="0011636F">
        <w:rPr>
          <w:rFonts w:ascii="Times New Roman" w:hAnsi="Times New Roman" w:cs="Times New Roman"/>
          <w:sz w:val="24"/>
          <w:szCs w:val="24"/>
        </w:rPr>
        <w:t>to avoid the</w:t>
      </w:r>
      <w:r w:rsidR="00DD2813">
        <w:rPr>
          <w:rFonts w:ascii="Times New Roman" w:hAnsi="Times New Roman" w:cs="Times New Roman"/>
          <w:sz w:val="24"/>
          <w:szCs w:val="24"/>
        </w:rPr>
        <w:t xml:space="preserve"> introduc</w:t>
      </w:r>
      <w:r w:rsidR="0011636F">
        <w:rPr>
          <w:rFonts w:ascii="Times New Roman" w:hAnsi="Times New Roman" w:cs="Times New Roman"/>
          <w:sz w:val="24"/>
          <w:szCs w:val="24"/>
        </w:rPr>
        <w:t>tion of</w:t>
      </w:r>
      <w:r w:rsidR="00DD2813">
        <w:rPr>
          <w:rFonts w:ascii="Times New Roman" w:hAnsi="Times New Roman" w:cs="Times New Roman"/>
          <w:sz w:val="24"/>
          <w:szCs w:val="24"/>
        </w:rPr>
        <w:t xml:space="preserve"> spurious greening trends into the time series </w:t>
      </w:r>
      <w:r w:rsidR="00DD2813">
        <w:rPr>
          <w:rFonts w:ascii="Times New Roman" w:hAnsi="Times New Roman" w:cs="Times New Roman"/>
          <w:sz w:val="24"/>
          <w:szCs w:val="24"/>
        </w:rPr>
        <w:fldChar w:fldCharType="begin"/>
      </w:r>
      <w:r w:rsidR="00DD2813">
        <w:rPr>
          <w:rFonts w:ascii="Times New Roman" w:hAnsi="Times New Roman" w:cs="Times New Roman"/>
          <w:sz w:val="24"/>
          <w:szCs w:val="24"/>
        </w:rPr>
        <w:instrText xml:space="preserve"> ADDIN EN.CITE &lt;EndNote&gt;&lt;Cite&gt;&lt;Author&gt;Berner&lt;/Author&gt;&lt;Year&gt;2020&lt;/Year&gt;&lt;RecNum&gt;3755&lt;/RecNum&gt;&lt;DisplayText&gt;(Berner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https://doi.org/10.1038/s41467-020-18479-5&lt;/electronic-resource-num&gt;&lt;/record&gt;&lt;/Cite&gt;&lt;/EndNote&gt;</w:instrText>
      </w:r>
      <w:r w:rsidR="00DD2813">
        <w:rPr>
          <w:rFonts w:ascii="Times New Roman" w:hAnsi="Times New Roman" w:cs="Times New Roman"/>
          <w:sz w:val="24"/>
          <w:szCs w:val="24"/>
        </w:rPr>
        <w:fldChar w:fldCharType="separate"/>
      </w:r>
      <w:r w:rsidR="00DD2813">
        <w:rPr>
          <w:rFonts w:ascii="Times New Roman" w:hAnsi="Times New Roman" w:cs="Times New Roman"/>
          <w:noProof/>
          <w:sz w:val="24"/>
          <w:szCs w:val="24"/>
        </w:rPr>
        <w:t>(Berner et al. 2020)</w:t>
      </w:r>
      <w:r w:rsidR="00DD2813">
        <w:rPr>
          <w:rFonts w:ascii="Times New Roman" w:hAnsi="Times New Roman" w:cs="Times New Roman"/>
          <w:sz w:val="24"/>
          <w:szCs w:val="24"/>
        </w:rPr>
        <w:fldChar w:fldCharType="end"/>
      </w:r>
      <w:r w:rsidR="00DD2813">
        <w:rPr>
          <w:rFonts w:ascii="Times New Roman" w:hAnsi="Times New Roman" w:cs="Times New Roman"/>
          <w:sz w:val="24"/>
          <w:szCs w:val="24"/>
        </w:rPr>
        <w:t>.</w:t>
      </w:r>
      <w:r w:rsidR="00EA73F1">
        <w:rPr>
          <w:rFonts w:ascii="Times New Roman" w:hAnsi="Times New Roman" w:cs="Times New Roman"/>
          <w:sz w:val="24"/>
          <w:szCs w:val="24"/>
        </w:rPr>
        <w:t xml:space="preserve"> </w:t>
      </w:r>
      <w:commentRangeStart w:id="5"/>
      <w:ins w:id="6" w:author="Jakob Johann Assmann" w:date="2022-01-28T11:32:00Z">
        <w:r w:rsidR="008E0E89">
          <w:rPr>
            <w:rFonts w:ascii="Times New Roman" w:hAnsi="Times New Roman" w:cs="Times New Roman"/>
            <w:sz w:val="24"/>
            <w:szCs w:val="24"/>
          </w:rPr>
          <w:t>In summary, w</w:t>
        </w:r>
      </w:ins>
      <w:del w:id="7" w:author="Jakob Johann Assmann" w:date="2022-01-28T11:32:00Z">
        <w:r w:rsidR="00EA73F1" w:rsidDel="008E0E89">
          <w:rPr>
            <w:rFonts w:ascii="Times New Roman" w:hAnsi="Times New Roman" w:cs="Times New Roman"/>
            <w:sz w:val="24"/>
            <w:szCs w:val="24"/>
          </w:rPr>
          <w:delText>W</w:delText>
        </w:r>
      </w:del>
      <w:r w:rsidR="00EA73F1">
        <w:rPr>
          <w:rFonts w:ascii="Times New Roman" w:hAnsi="Times New Roman" w:cs="Times New Roman"/>
          <w:sz w:val="24"/>
          <w:szCs w:val="24"/>
        </w:rPr>
        <w:t>hile</w:t>
      </w:r>
      <w:commentRangeEnd w:id="5"/>
      <w:r w:rsidR="008E0E89">
        <w:rPr>
          <w:rStyle w:val="CommentReference"/>
        </w:rPr>
        <w:commentReference w:id="5"/>
      </w:r>
      <w:r w:rsidR="00EA73F1">
        <w:rPr>
          <w:rFonts w:ascii="Times New Roman" w:hAnsi="Times New Roman" w:cs="Times New Roman"/>
          <w:sz w:val="24"/>
          <w:szCs w:val="24"/>
        </w:rPr>
        <w:t xml:space="preserve"> Landsat data are more readily available than ever before, there are lingering challenge</w:t>
      </w:r>
      <w:r w:rsidR="00367507">
        <w:rPr>
          <w:rFonts w:ascii="Times New Roman" w:hAnsi="Times New Roman" w:cs="Times New Roman"/>
          <w:sz w:val="24"/>
          <w:szCs w:val="24"/>
        </w:rPr>
        <w:t xml:space="preserve">s </w:t>
      </w:r>
      <w:r w:rsidR="002B5EAE">
        <w:rPr>
          <w:rFonts w:ascii="Times New Roman" w:hAnsi="Times New Roman" w:cs="Times New Roman"/>
          <w:sz w:val="24"/>
          <w:szCs w:val="24"/>
        </w:rPr>
        <w:t xml:space="preserve">for </w:t>
      </w:r>
      <w:r w:rsidR="00367507">
        <w:rPr>
          <w:rFonts w:ascii="Times New Roman" w:hAnsi="Times New Roman" w:cs="Times New Roman"/>
          <w:sz w:val="24"/>
          <w:szCs w:val="24"/>
        </w:rPr>
        <w:t xml:space="preserve">specialists and non-specialists alike. </w:t>
      </w:r>
      <w:r w:rsidR="00EA73F1">
        <w:rPr>
          <w:rFonts w:ascii="Times New Roman" w:hAnsi="Times New Roman" w:cs="Times New Roman"/>
          <w:sz w:val="24"/>
          <w:szCs w:val="24"/>
        </w:rPr>
        <w:t xml:space="preserve"> </w:t>
      </w:r>
    </w:p>
    <w:p w14:paraId="308474E7" w14:textId="77777777" w:rsidR="004D127F" w:rsidRDefault="004D127F" w:rsidP="00D7087C">
      <w:pPr>
        <w:pStyle w:val="NoSpacing"/>
        <w:rPr>
          <w:rFonts w:ascii="Times New Roman" w:hAnsi="Times New Roman" w:cs="Times New Roman"/>
          <w:sz w:val="24"/>
          <w:szCs w:val="24"/>
        </w:rPr>
      </w:pPr>
    </w:p>
    <w:p w14:paraId="5C5B982D" w14:textId="77777777" w:rsidR="00A8338D" w:rsidRDefault="00CB5ED3" w:rsidP="00C81F1B">
      <w:pPr>
        <w:pStyle w:val="Heading2"/>
      </w:pPr>
      <w:r>
        <w:t>The lsatTS package</w:t>
      </w:r>
    </w:p>
    <w:p w14:paraId="6A7D433C" w14:textId="24EB3598" w:rsidR="00ED35A2" w:rsidRPr="00CB18C8" w:rsidRDefault="00A8338D" w:rsidP="00211EE3">
      <w:pPr>
        <w:pStyle w:val="NoSpacing"/>
        <w:rPr>
          <w:rFonts w:ascii="Times New Roman" w:hAnsi="Times New Roman" w:cs="Times New Roman"/>
          <w:sz w:val="24"/>
          <w:szCs w:val="24"/>
        </w:rPr>
      </w:pPr>
      <w:bookmarkStart w:id="8" w:name="_Hlk90459856"/>
      <w:r>
        <w:rPr>
          <w:rFonts w:ascii="Times New Roman" w:hAnsi="Times New Roman" w:cs="Times New Roman"/>
          <w:sz w:val="24"/>
          <w:szCs w:val="24"/>
        </w:rPr>
        <w:t xml:space="preserve">We developed the </w:t>
      </w:r>
      <w:r w:rsidRPr="00792C3C">
        <w:rPr>
          <w:rFonts w:ascii="Times New Roman" w:hAnsi="Times New Roman" w:cs="Times New Roman"/>
          <w:sz w:val="24"/>
          <w:szCs w:val="24"/>
        </w:rPr>
        <w:t xml:space="preserve">R package </w:t>
      </w:r>
      <w:r w:rsidRPr="00792C3C">
        <w:rPr>
          <w:rFonts w:ascii="Times New Roman" w:hAnsi="Times New Roman" w:cs="Times New Roman"/>
          <w:i/>
          <w:iCs/>
          <w:sz w:val="24"/>
          <w:szCs w:val="24"/>
        </w:rPr>
        <w:t xml:space="preserve">lsatTS </w:t>
      </w:r>
      <w:r w:rsidRPr="00792C3C">
        <w:rPr>
          <w:rFonts w:ascii="Times New Roman" w:hAnsi="Times New Roman" w:cs="Times New Roman"/>
          <w:sz w:val="24"/>
          <w:szCs w:val="24"/>
        </w:rPr>
        <w:t xml:space="preserve">to facilitate </w:t>
      </w:r>
      <w:r>
        <w:rPr>
          <w:rFonts w:ascii="Times New Roman" w:hAnsi="Times New Roman" w:cs="Times New Roman"/>
          <w:sz w:val="24"/>
          <w:szCs w:val="24"/>
        </w:rPr>
        <w:t xml:space="preserve">sample-based time series analysis </w:t>
      </w:r>
      <w:r w:rsidRPr="00792C3C">
        <w:rPr>
          <w:rFonts w:ascii="Times New Roman" w:hAnsi="Times New Roman" w:cs="Times New Roman"/>
          <w:sz w:val="24"/>
          <w:szCs w:val="24"/>
        </w:rPr>
        <w:t>of spectral indices</w:t>
      </w:r>
      <w:r w:rsidR="00B62D7F">
        <w:rPr>
          <w:rFonts w:ascii="Times New Roman" w:hAnsi="Times New Roman" w:cs="Times New Roman"/>
          <w:sz w:val="24"/>
          <w:szCs w:val="24"/>
        </w:rPr>
        <w:t xml:space="preserve"> </w:t>
      </w:r>
      <w:r w:rsidRPr="00792C3C">
        <w:rPr>
          <w:rFonts w:ascii="Times New Roman" w:hAnsi="Times New Roman" w:cs="Times New Roman"/>
          <w:sz w:val="24"/>
          <w:szCs w:val="24"/>
        </w:rPr>
        <w:t>derived from surface reflectance measur</w:t>
      </w:r>
      <w:r>
        <w:rPr>
          <w:rFonts w:ascii="Times New Roman" w:hAnsi="Times New Roman" w:cs="Times New Roman"/>
          <w:sz w:val="24"/>
          <w:szCs w:val="24"/>
        </w:rPr>
        <w:t xml:space="preserve">ed by </w:t>
      </w:r>
      <w:r w:rsidR="00557FC1">
        <w:rPr>
          <w:rFonts w:ascii="Times New Roman" w:hAnsi="Times New Roman" w:cs="Times New Roman"/>
          <w:sz w:val="24"/>
          <w:szCs w:val="24"/>
        </w:rPr>
        <w:t xml:space="preserve">sensors on </w:t>
      </w:r>
      <w:r>
        <w:rPr>
          <w:rFonts w:ascii="Times New Roman" w:hAnsi="Times New Roman" w:cs="Times New Roman"/>
          <w:sz w:val="24"/>
          <w:szCs w:val="24"/>
        </w:rPr>
        <w:t xml:space="preserve">Landsat </w:t>
      </w:r>
      <w:r w:rsidR="00557FC1">
        <w:rPr>
          <w:rFonts w:ascii="Times New Roman" w:hAnsi="Times New Roman" w:cs="Times New Roman"/>
          <w:sz w:val="24"/>
          <w:szCs w:val="24"/>
        </w:rPr>
        <w:t>5, 7, and 8</w:t>
      </w:r>
      <w:r w:rsidRPr="00792C3C">
        <w:rPr>
          <w:rFonts w:ascii="Times New Roman" w:hAnsi="Times New Roman" w:cs="Times New Roman"/>
          <w:sz w:val="24"/>
          <w:szCs w:val="24"/>
        </w:rPr>
        <w:t>.</w:t>
      </w:r>
      <w:r w:rsidR="008F417E">
        <w:rPr>
          <w:rFonts w:ascii="Times New Roman" w:hAnsi="Times New Roman" w:cs="Times New Roman"/>
          <w:sz w:val="24"/>
          <w:szCs w:val="24"/>
        </w:rPr>
        <w:t xml:space="preserve"> </w:t>
      </w:r>
      <w:r w:rsidR="00C57DA0" w:rsidRPr="005E5395">
        <w:rPr>
          <w:rFonts w:ascii="Times New Roman" w:hAnsi="Times New Roman" w:cs="Times New Roman"/>
          <w:i/>
          <w:iCs/>
          <w:sz w:val="24"/>
          <w:szCs w:val="24"/>
        </w:rPr>
        <w:t>lsatTS</w:t>
      </w:r>
      <w:r w:rsidR="00C57DA0">
        <w:rPr>
          <w:rFonts w:ascii="Times New Roman" w:hAnsi="Times New Roman" w:cs="Times New Roman"/>
          <w:sz w:val="24"/>
          <w:szCs w:val="24"/>
        </w:rPr>
        <w:t xml:space="preserve"> grew out of recent research projects that assessed changes in vegetation greenness across the Arctic tundra and boreal forest biomes since the early 1980s </w:t>
      </w:r>
      <w:r w:rsidR="001B11B4">
        <w:rPr>
          <w:rFonts w:ascii="Times New Roman" w:hAnsi="Times New Roman" w:cs="Times New Roman"/>
          <w:sz w:val="24"/>
          <w:szCs w:val="24"/>
        </w:rPr>
        <w:fldChar w:fldCharType="begin"/>
      </w:r>
      <w:r w:rsidR="00950F3B">
        <w:rPr>
          <w:rFonts w:ascii="Times New Roman" w:hAnsi="Times New Roman" w:cs="Times New Roman"/>
          <w:sz w:val="24"/>
          <w:szCs w:val="24"/>
        </w:rPr>
        <w:instrText xml:space="preserve"> ADDIN EN.CITE &lt;EndNote&gt;&lt;Cite&gt;&lt;Author&gt;Berner&lt;/Author&gt;&lt;Year&gt;2022&lt;/Year&gt;&lt;RecNum&gt;4460&lt;/RecNum&gt;&lt;DisplayText&gt;(Berner et al. 2020, Berner and Goetz 2022)&lt;/DisplayText&gt;&lt;record&gt;&lt;rec-number&gt;4460&lt;/rec-number&gt;&lt;foreign-keys&gt;&lt;key app="EN" db-id="przrz2xfys0et6es02qx0adprs59z2erxf5t" timestamp="1613410286"&gt;4460&lt;/key&gt;&lt;/foreign-keys&gt;&lt;ref-type name="Journal Article"&gt;17&lt;/ref-type&gt;&lt;contributors&gt;&lt;authors&gt;&lt;author&gt;Berner, L.T.&lt;/author&gt;&lt;author&gt;Goetz, S.J.&lt;/author&gt;&lt;/authors&gt;&lt;/contributors&gt;&lt;titles&gt;&lt;title&gt;Satellite observations document trends consistent with a boreal forest biome shift&lt;/title&gt;&lt;secondary-title&gt;Global Change Biology&lt;/secondary-title&gt;&lt;/titles&gt;&lt;periodical&gt;&lt;full-title&gt;Global Change Biology&lt;/full-title&gt;&lt;/periodical&gt;&lt;pages&gt;In Press&lt;/pages&gt;&lt;dates&gt;&lt;year&gt;2022&lt;/year&gt;&lt;/dates&gt;&lt;urls&gt;&lt;/urls&gt;&lt;/record&gt;&lt;/Cite&gt;&lt;Cite&gt;&lt;Author&gt;Berner&lt;/Author&gt;&lt;Year&gt;2020&lt;/Year&gt;&lt;RecNum&gt;3755&lt;/RecNum&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https://doi.org/10.1038/s41467-020-18479-5&lt;/electronic-resource-num&gt;&lt;/record&gt;&lt;/Cite&gt;&lt;/EndNote&gt;</w:instrText>
      </w:r>
      <w:r w:rsidR="001B11B4">
        <w:rPr>
          <w:rFonts w:ascii="Times New Roman" w:hAnsi="Times New Roman" w:cs="Times New Roman"/>
          <w:sz w:val="24"/>
          <w:szCs w:val="24"/>
        </w:rPr>
        <w:fldChar w:fldCharType="separate"/>
      </w:r>
      <w:r w:rsidR="00950F3B">
        <w:rPr>
          <w:rFonts w:ascii="Times New Roman" w:hAnsi="Times New Roman" w:cs="Times New Roman"/>
          <w:noProof/>
          <w:sz w:val="24"/>
          <w:szCs w:val="24"/>
        </w:rPr>
        <w:t>(Berner et al. 2020, Berner and Goetz 2022)</w:t>
      </w:r>
      <w:r w:rsidR="001B11B4">
        <w:rPr>
          <w:rFonts w:ascii="Times New Roman" w:hAnsi="Times New Roman" w:cs="Times New Roman"/>
          <w:sz w:val="24"/>
          <w:szCs w:val="24"/>
        </w:rPr>
        <w:fldChar w:fldCharType="end"/>
      </w:r>
      <w:r w:rsidR="007D4573">
        <w:rPr>
          <w:rFonts w:ascii="Times New Roman" w:hAnsi="Times New Roman" w:cs="Times New Roman"/>
          <w:sz w:val="24"/>
          <w:szCs w:val="24"/>
        </w:rPr>
        <w:t xml:space="preserve">. </w:t>
      </w:r>
      <w:r w:rsidR="002B5EAE">
        <w:rPr>
          <w:rFonts w:ascii="Times New Roman" w:hAnsi="Times New Roman" w:cs="Times New Roman"/>
          <w:sz w:val="24"/>
          <w:szCs w:val="24"/>
        </w:rPr>
        <w:t xml:space="preserve">These methods have also </w:t>
      </w:r>
      <w:r w:rsidR="000632ED">
        <w:rPr>
          <w:rFonts w:ascii="Times New Roman" w:hAnsi="Times New Roman" w:cs="Times New Roman"/>
          <w:sz w:val="24"/>
          <w:szCs w:val="24"/>
        </w:rPr>
        <w:t xml:space="preserve">been used in </w:t>
      </w:r>
      <w:r w:rsidR="007D4573">
        <w:rPr>
          <w:rFonts w:ascii="Times New Roman" w:hAnsi="Times New Roman" w:cs="Times New Roman"/>
          <w:sz w:val="24"/>
          <w:szCs w:val="24"/>
        </w:rPr>
        <w:t xml:space="preserve">a variety of </w:t>
      </w:r>
      <w:r w:rsidR="000632ED">
        <w:rPr>
          <w:rFonts w:ascii="Times New Roman" w:hAnsi="Times New Roman" w:cs="Times New Roman"/>
          <w:sz w:val="24"/>
          <w:szCs w:val="24"/>
        </w:rPr>
        <w:t xml:space="preserve">other </w:t>
      </w:r>
      <w:r w:rsidR="00C57DA0">
        <w:rPr>
          <w:rFonts w:ascii="Times New Roman" w:hAnsi="Times New Roman" w:cs="Times New Roman"/>
          <w:sz w:val="24"/>
          <w:szCs w:val="24"/>
        </w:rPr>
        <w:t xml:space="preserve">research projects focused on specific aspects of </w:t>
      </w:r>
      <w:r w:rsidR="006428EE">
        <w:rPr>
          <w:rFonts w:ascii="Times New Roman" w:hAnsi="Times New Roman" w:cs="Times New Roman"/>
          <w:sz w:val="24"/>
          <w:szCs w:val="24"/>
        </w:rPr>
        <w:t>tundra</w:t>
      </w:r>
      <w:r w:rsidR="00C57DA0">
        <w:rPr>
          <w:rFonts w:ascii="Times New Roman" w:hAnsi="Times New Roman" w:cs="Times New Roman"/>
          <w:sz w:val="24"/>
          <w:szCs w:val="24"/>
        </w:rPr>
        <w:t xml:space="preserve"> and boreal ecology </w:t>
      </w:r>
      <w:r w:rsidR="00C57DA0">
        <w:rPr>
          <w:rFonts w:ascii="Times New Roman" w:hAnsi="Times New Roman" w:cs="Times New Roman"/>
          <w:sz w:val="24"/>
          <w:szCs w:val="24"/>
        </w:rPr>
        <w:fldChar w:fldCharType="begin">
          <w:fldData xml:space="preserve">PEVuZE5vdGU+PENpdGU+PEF1dGhvcj5XYWxrZXI8L0F1dGhvcj48WWVhcj4yMDIxPC9ZZWFyPjxS
ZWNOdW0+NDM0NDwvUmVjTnVtPjxEaXNwbGF5VGV4dD4oQm95ZCBldCBhbC4gMjAxOSwgVmVyZG9u
ZW4gZXQgYWwuIDIwMjAsIEJveWQgZXQgYWwuIDIwMjEsIEdhZ2xpb3RpIGV0IGFsLiAyMDIxLCBN
ZWtvbm5lbiBldCBhbC4gMjAyMSwgV2Fsa2VyIGV0IGFsLiAyMDIxKTwvRGlzcGxheVRleHQ+PHJl
Y29yZD48cmVjLW51bWJlcj40MzQ0PC9yZWMtbnVtYmVyPjxmb3JlaWduLWtleXM+PGtleSBhcHA9
IkVOIiBkYi1pZD0icHJ6cnoyeGZ5czBldDZlczAycXgwYWRwcnM1OXoyZXJ4ZjV0IiB0aW1lc3Rh
bXA9IjE2MDgxMzU2OTQiPjQzNDQ8L2tleT48L2ZvcmVpZ24ta2V5cz48cmVmLXR5cGUgbmFtZT0i
Sm91cm5hbCBBcnRpY2xlIj4xNzwvcmVmLXR5cGU+PGNvbnRyaWJ1dG9ycz48YXV0aG9ycz48YXV0
aG9yPldhbGtlciwgWC4gSi48L2F1dGhvcj48YXV0aG9yPkFsZXhhbmRlciwgSC4gRC48L2F1dGhv
cj48YXV0aG9yPkJlcm5lciwgTC4gVC48L2F1dGhvcj48YXV0aG9yPkJveWQsIE0uIEEuPC9hdXRo
b3I+PGF1dGhvcj5Mb3JhbnR5LCBNLiBNLjwvYXV0aG9yPjxhdXRob3I+TmF0YWxpLCBTLiBNLjwv
YXV0aG9yPjxhdXRob3I+TWFjaywgTS4gQy48L2F1dGhvcj48L2F1dGhvcnM+PC9jb250cmlidXRv
cnM+PHRpdGxlcz48dGl0bGU+UG9zaXRpdmUgcmVzcG9uc2Ugb2YgdHJlZSBwcm9kdWN0aXZpdHkg
dG8gd2FybWluZyBpcyByZXZlcnNlZCBieSBpbmNyZWFzZWQgdHJlZSBkZW5zaXR5IGF0IHRoZSBB
cmN0aWMgdHVuZHJhLXRhaWdhIGVjb3RvbmU8L3RpdGxlPjxzZWNvbmRhcnktdGl0bGU+Q2FuYWRp
YW4gSm91cm5hbCBvZiBGb3Jlc3QgUmVzZWFyY2g8L3NlY29uZGFyeS10aXRsZT48L3RpdGxlcz48
cGVyaW9kaWNhbD48ZnVsbC10aXRsZT5DYW5hZGlhbiBKb3VybmFsIG9mIEZvcmVzdCBSZXNlYXJj
aDwvZnVsbC10aXRsZT48L3BlcmlvZGljYWw+PHBhZ2VzPjEzMjMtMTMzODwvcGFnZXM+PHZvbHVt
ZT41MTwvdm9sdW1lPjxudW1iZXI+OTwvbnVtYmVyPjxkYXRlcz48eWVhcj4yMDIxPC95ZWFyPjwv
ZGF0ZXM+PHVybHM+PC91cmxzPjxlbGVjdHJvbmljLXJlc291cmNlLW51bT5odHRwczovL2RvaS5v
cmcvMTAuMTEzOS9jamZyLTIwMjAtMDQ2NjwvZWxlY3Ryb25pYy1yZXNvdXJjZS1udW0+PC9yZWNv
cmQ+PC9DaXRlPjxDaXRlPjxBdXRob3I+R2FnbGlvdGk8L0F1dGhvcj48WWVhcj4yMDIxPC9ZZWFy
PjxSZWNOdW0+NDQ4OTwvUmVjTnVtPjxyZWNvcmQ+PHJlYy1udW1iZXI+NDQ4OTwvcmVjLW51bWJl
cj48Zm9yZWlnbi1rZXlzPjxrZXkgYXBwPSJFTiIgZGItaWQ9InByenJ6MnhmeXMwZXQ2ZXMwMnF4
MGFkcHJzNTl6MmVyeGY1dCIgdGltZXN0YW1wPSIxNjE3ODI3NDYzIj40NDg5PC9rZXk+PC9mb3Jl
aWduLWtleXM+PHJlZi10eXBlIG5hbWU9IkpvdXJuYWwgQXJ0aWNsZSI+MTc8L3JlZi10eXBlPjxj
b250cmlidXRvcnM+PGF1dGhvcnM+PGF1dGhvcj5HYWdsaW90aSwgQlY8L2F1dGhvcj48YXV0aG9y
PkJlcm5lciwgTG9nYW4gVDwvYXV0aG9yPjxhdXRob3I+Sm9uZXMsIEJlbmphbWluIE08L2F1dGhv
cj48YXV0aG9yPk9ybmRhaGwsIEthdGhsZWVuIE08L2F1dGhvcj48YXV0aG9yPldpbGxpYW1zLCBB
IFBhcms8L2F1dGhvcj48YXV0aG9yPkFuZHJldeKAkEhheWxlcywgTGFpYTwvYXV0aG9yPjxhdXRo
b3I+ROKAmUFycmlnbywgUkQ8L2F1dGhvcj48YXV0aG9yPkdvZXR6LCBTY290dCBKPC9hdXRob3I+
PGF1dGhvcj5NYW5uLCBEYW5pZWwgSDwvYXV0aG9yPjwvYXV0aG9ycz48L2NvbnRyaWJ1dG9ycz48
dGl0bGVzPjx0aXRsZT5UdXNzb2NrcyBlbmR1cmluZyBvciBzaHJ1YnMgZ3JlZW5pbmc6IEFsdGVy
bmF0ZSByZXNwb25zZXMgdG8gY2hhbmdpbmcgZmlyZSByZWdpbWVzIGluIHRoZSBOb2F0YWsgUml2
ZXIgVmFsbGV5LCBBbGFza2E8L3RpdGxlPjxzZWNvbmRhcnktdGl0bGU+Sm91cm5hbCBvZiBHZW9w
aHlzaWNhbCBSZXNlYXJjaDogQmlvZ2Vvc2NpZW5jZXM8L3NlY29uZGFyeS10aXRsZT48L3RpdGxl
cz48cGVyaW9kaWNhbD48ZnVsbC10aXRsZT5Kb3VybmFsIG9mIEdlb3BoeXNpY2FsIFJlc2VhcmNo
OiBCaW9nZW9zY2llbmNlczwvZnVsbC10aXRsZT48L3BlcmlvZGljYWw+PHBhZ2VzPmUyMDIwSkcw
MDYwMDk8L3BhZ2VzPjx2b2x1bWU+MTI2PC92b2x1bWU+PGRhdGVzPjx5ZWFyPjIwMjE8L3llYXI+
PC9kYXRlcz48aXNibj4yMTY5LTg5NTM8L2lzYm4+PHVybHM+PC91cmxzPjxlbGVjdHJvbmljLXJl
c291cmNlLW51bT5odHRwczovL2RvaS5vcmcvMTAuMTAyOS8yMDIwSkcwMDYwMDk8L2VsZWN0cm9u
aWMtcmVzb3VyY2UtbnVtPjwvcmVjb3JkPjwvQ2l0ZT48Q2l0ZT48QXV0aG9yPkJveWQ8L0F1dGhv
cj48WWVhcj4yMDIxPC9ZZWFyPjxSZWNOdW0+NDUxMzwvUmVjTnVtPjxyZWNvcmQ+PHJlYy1udW1i
ZXI+NDUxMzwvcmVjLW51bWJlcj48Zm9yZWlnbi1rZXlzPjxrZXkgYXBwPSJFTiIgZGItaWQ9InBy
enJ6MnhmeXMwZXQ2ZXMwMnF4MGFkcHJzNTl6MmVyeGY1dCIgdGltZXN0YW1wPSIxNjI0MDMxNjg3
Ij40NTEzPC9rZXk+PC9mb3JlaWduLWtleXM+PHJlZi10eXBlIG5hbWU9IkpvdXJuYWwgQXJ0aWNs
ZSI+MTc8L3JlZi10eXBlPjxjb250cmlidXRvcnM+PGF1dGhvcnM+PGF1dGhvcj5Cb3lkLCBNZWxp
c3NhIEEuPC9hdXRob3I+PGF1dGhvcj5CZXJuZXIsIExvZ2FuIFQuPC9hdXRob3I+PGF1dGhvcj5G
b3N0ZXIsIEFkcmlhbm5hIEMuPC9hdXRob3I+PGF1dGhvcj5Hb2V0eiwgU2NvdHQgSi48L2F1dGhv
cj48YXV0aG9yPlJvZ2VycywgQnJlbmRhbiBNLjwvYXV0aG9yPjxhdXRob3I+V2Fsa2VyLCBYYW50
aGUgSi48L2F1dGhvcj48YXV0aG9yPk1hY2ssIE1pY2hlbGxlIEMuPC9hdXRob3I+PC9hdXRob3Jz
PjwvY29udHJpYnV0b3JzPjx0aXRsZXM+PHRpdGxlPkhpc3RvcmljIGRlY2xpbmVzIGluIGdyb3d0
aCBwb3J0ZW5kIHRyZW1ibGluZyBhc3BlbiBkZWF0aCBkdXJpbmcgYSBjb250ZW1wb3JhcnkgbGVh
ZiBtaW5lciBvdXRicmVhayBpbiBBbGFza2E8L3RpdGxlPjxzZWNvbmRhcnktdGl0bGU+RWNvc3Bo
ZXJlPC9zZWNvbmRhcnktdGl0bGU+PC90aXRsZXM+PHBlcmlvZGljYWw+PGZ1bGwtdGl0bGU+RWNv
c3BoZXJlPC9mdWxsLXRpdGxlPjwvcGVyaW9kaWNhbD48cGFnZXM+ZTAzNTY5PC9wYWdlcz48dm9s
dW1lPjEyPC92b2x1bWU+PG51bWJlcj42PC9udW1iZXI+PGtleXdvcmRzPjxrZXl3b3JkPmFzcGVu
IGVwaWRlcm1hbCBsZWFmIG1pbmVyPC9rZXl3b3JkPjxrZXl3b3JkPmJvcmVhbCBmb3Jlc3Q8L2tl
eXdvcmQ+PGtleXdvcmQ+Y2xpbWF0ZSBjaGFuZ2U8L2tleXdvcmQ+PGtleXdvcmQ+ZGVuZHJvZWNv
bG9neTwva2V5d29yZD48a2V5d29yZD5pbnNlY3Qgb3V0YnJlYWtzPC9rZXl3b3JkPjxrZXl3b3Jk
Pm5vcm1hbGl6ZWQgZGlmZmVyZW5jZSB2ZWdldGF0aW9uIGluZGV4PC9rZXl3b3JkPjxrZXl3b3Jk
PnRyZWUgbW9ydGFsaXR5PC9rZXl3b3JkPjxrZXl3b3JkPnRyZWUgcmluZ3M8L2tleXdvcmQ+PGtl
eXdvcmQ+dHJlbWJsaW5nIGFzcGVuPC9rZXl3b3JkPjwva2V5d29yZHM+PGRhdGVzPjx5ZWFyPjIw
MjE8L3llYXI+PHB1Yi1kYXRlcz48ZGF0ZT4yMDIxLzA2LzAxPC9kYXRlPjwvcHViLWRhdGVzPjwv
ZGF0ZXM+PHB1Ymxpc2hlcj5Kb2huIFdpbGV5ICZhbXA7IFNvbnMsIEx0ZDwvcHVibGlzaGVyPjxp
c2JuPjIxNTAtODkyNTwvaXNibj48d29yay10eXBlPmh0dHBzOi8vZG9pLm9yZy8xMC4xMDAyL2Vj
czIuMzU2OTwvd29yay10eXBlPjx1cmxzPjxyZWxhdGVkLXVybHM+PHVybD5odHRwczovL2RvaS5v
cmcvMTAuMTAwMi9lY3MyLjM1Njk8L3VybD48L3JlbGF0ZWQtdXJscz48L3VybHM+PGVsZWN0cm9u
aWMtcmVzb3VyY2UtbnVtPmh0dHBzOi8vZG9pLm9yZy8xMC4xMDAyL2VjczIuMzU2OTwvZWxlY3Ry
b25pYy1yZXNvdXJjZS1udW0+PGFjY2Vzcy1kYXRlPjIwMjEvMDYvMTg8L2FjY2Vzcy1kYXRlPjwv
cmVjb3JkPjwvQ2l0ZT48Q2l0ZT48QXV0aG9yPlZlcmRvbmVuPC9BdXRob3I+PFllYXI+MjAyMDwv
WWVhcj48UmVjTnVtPjQxMTU8L1JlY051bT48cmVjb3JkPjxyZWMtbnVtYmVyPjQxMTU8L3JlYy1u
dW1iZXI+PGZvcmVpZ24ta2V5cz48a2V5IGFwcD0iRU4iIGRiLWlkPSJwcnpyejJ4ZnlzMGV0NmVz
MDJxeDBhZHByczU5ejJlcnhmNXQiIHRpbWVzdGFtcD0iMTU5Mjg0NzM5MiI+NDExNTwva2V5Pjwv
Zm9yZWlnbi1rZXlzPjxyZWYtdHlwZSBuYW1lPSJKb3VybmFsIEFydGljbGUiPjE3PC9yZWYtdHlw
ZT48Y29udHJpYnV0b3JzPjxhdXRob3JzPjxhdXRob3I+VmVyZG9uZW4sIE1hcmlhbmE8L2F1dGhv
cj48YXV0aG9yPkJlcm5lciwgTG9nYW4gVC48L2F1dGhvcj48YXV0aG9yPkZvcmJlcywgQnJ1Y2Ug
Qy48L2F1dGhvcj48YXV0aG9yPkt1bXB1bGEsIFRpbW88L2F1dGhvcj48L2F1dGhvcnM+PC9jb250
cmlidXRvcnM+PHRpdGxlcz48dGl0bGU+UGVyaWdsYWNpYWwgdmVnZXRhdGlvbiBkeW5hbWljcyBp
biBBcmN0aWMgUnVzc2lhOiBkZWNhZGFsIGFuYWx5c2lzIG9mIHR1bmRyYSByZWdlbmVyYXRpb24g
b24gbGFuZHNsaWRlcyB3aXRoIHRpbWUgc2VyaWVzIHNhdGVsbGl0ZSBpbWFnZXJ5PC90aXRsZT48
c2Vjb25kYXJ5LXRpdGxlPkVudmlyb25tZW50YWwgUmVzZWFyY2ggTGV0dGVyczwvc2Vjb25kYXJ5
LXRpdGxlPjwvdGl0bGVzPjxwZXJpb2RpY2FsPjxmdWxsLXRpdGxlPkVudmlyb25tZW50YWwgUmVz
ZWFyY2ggTGV0dGVyczwvZnVsbC10aXRsZT48L3BlcmlvZGljYWw+PHBhZ2VzPjEwNTAyMDwvcGFn
ZXM+PHZvbHVtZT4xNTwvdm9sdW1lPjxkYXRlcz48eWVhcj4yMDIwPC95ZWFyPjwvZGF0ZXM+PHVy
bHM+PC91cmxzPjxlbGVjdHJvbmljLXJlc291cmNlLW51bT5odHRwczovL2RvaS5vcmcvMTAuMTA4
OC8xNzQ4LTkzMjYvYWJiNTAwPC9lbGVjdHJvbmljLXJlc291cmNlLW51bT48L3JlY29yZD48L0Np
dGU+PENpdGU+PEF1dGhvcj5Cb3lkPC9BdXRob3I+PFllYXI+MjAxOTwvWWVhcj48UmVjTnVtPjM5
NTk8L1JlY051bT48cmVjb3JkPjxyZWMtbnVtYmVyPjM5NTk8L3JlYy1udW1iZXI+PGZvcmVpZ24t
a2V5cz48a2V5IGFwcD0iRU4iIGRiLWlkPSJwcnpyejJ4ZnlzMGV0NmVzMDJxeDBhZHByczU5ejJl
cnhmNXQiIHRpbWVzdGFtcD0iMTU2OTI3Nzg4MCI+Mzk1OTwva2V5PjwvZm9yZWlnbi1rZXlzPjxy
ZWYtdHlwZSBuYW1lPSJKb3VybmFsIEFydGljbGUiPjE3PC9yZWYtdHlwZT48Y29udHJpYnV0b3Jz
PjxhdXRob3JzPjxhdXRob3I+Qm95ZCwgTWVsaXNzYSBBLjwvYXV0aG9yPjxhdXRob3I+QmVybmVy
LCBMb2dhbiBULjwvYXV0aG9yPjxhdXRob3I+RG9haywgUGF0cmljaWE8L2F1dGhvcj48YXV0aG9y
PkdvZXR6LCBTY290dCBKLjwvYXV0aG9yPjxhdXRob3I+Um9nZXJzLCBCcmVuZGFuIE0uPC9hdXRo
b3I+PGF1dGhvcj5XYWduZXIsIERpYW5lPC9hdXRob3I+PGF1dGhvcj5XYWxrZXIsIFhhbnRoZSBK
LjwvYXV0aG9yPjxhdXRob3I+TWFjaywgTWljaGVsbGUgQy48L2F1dGhvcj48L2F1dGhvcnM+PC9j
b250cmlidXRvcnM+PHRpdGxlcz48dGl0bGU+SW1wYWN0cyBvZiBjbGltYXRlIGFuZCBpbnNlY3Qg
aGVyYml2b3J5IG9uIHByb2R1Y3Rpdml0eSBhbmQgcGh5c2lvbG9neSBvZiB0cmVtYmxpbmcgYXNw
ZW4gKFBvcHVsdXMgdHJlbXVsb2lkZXMpIGluIEFsYXNrYW4gYm9yZWFsIGZvcmVzdHM8L3RpdGxl
PjxzZWNvbmRhcnktdGl0bGU+RW52aXJvbm1lbnRhbCBSZXNlYXJjaCBMZXR0ZXJzPC9zZWNvbmRh
cnktdGl0bGU+PC90aXRsZXM+PHBlcmlvZGljYWw+PGZ1bGwtdGl0bGU+RW52aXJvbm1lbnRhbCBS
ZXNlYXJjaCBMZXR0ZXJzPC9mdWxsLXRpdGxlPjwvcGVyaW9kaWNhbD48cGFnZXM+MDg1MDEwPC9w
YWdlcz48dm9sdW1lPjE0PC92b2x1bWU+PG51bWJlcj44PC9udW1iZXI+PGRhdGVzPjx5ZWFyPjIw
MTk8L3llYXI+PHB1Yi1kYXRlcz48ZGF0ZT4yMDE5LzA4LzAyPC9kYXRlPjwvcHViLWRhdGVzPjwv
ZGF0ZXM+PHB1Ymxpc2hlcj5JT1AgUHVibGlzaGluZzwvcHVibGlzaGVyPjxpc2JuPjE3NDgtOTMy
NjwvaXNibj48dXJscz48cmVsYXRlZC11cmxzPjx1cmw+aHR0cDovL2R4LmRvaS5vcmcvMTAuMTA4
OC8xNzQ4LTkzMjYvYWIyMTVmPC91cmw+PC9yZWxhdGVkLXVybHM+PC91cmxzPjxlbGVjdHJvbmlj
LXJlc291cmNlLW51bT4xMC4xMDg4LzE3NDgtOTMyNi9hYjIxNWY8L2VsZWN0cm9uaWMtcmVzb3Vy
Y2UtbnVtPjwvcmVjb3JkPjwvQ2l0ZT48Q2l0ZT48QXV0aG9yPk1la29ubmVuPC9BdXRob3I+PFll
YXI+MjAyMTwvWWVhcj48UmVjTnVtPjQ1MDY8L1JlY051bT48cmVjb3JkPjxyZWMtbnVtYmVyPjQ1
MDY8L3JlYy1udW1iZXI+PGZvcmVpZ24ta2V5cz48a2V5IGFwcD0iRU4iIGRiLWlkPSJwcnpyejJ4
ZnlzMGV0NmVzMDJxeDBhZHByczU5ejJlcnhmNXQiIHRpbWVzdGFtcD0iMTYxOTgwNzI5MSI+NDUw
Njwva2V5PjwvZm9yZWlnbi1rZXlzPjxyZWYtdHlwZSBuYW1lPSJKb3VybmFsIEFydGljbGUiPjE3
PC9yZWYtdHlwZT48Y29udHJpYnV0b3JzPjxhdXRob3JzPjxhdXRob3I+TWVrb25uZW4sIFplbGFs
ZW0gQTwvYXV0aG9yPjxhdXRob3I+UmlsZXksIFdpbGxpYW0gSjwvYXV0aG9yPjxhdXRob3I+QmVy
bmVyLCBMb2dhbiBUPC9hdXRob3I+PGF1dGhvcj5Cb3Vza2lsbCwgTmljaG9sYXMgSjwvYXV0aG9y
PjxhdXRob3I+VG9ybiwgTWFyZ2FyZXQgUzwvYXV0aG9yPjxhdXRob3I+SXdhaGFuYSwgR288L2F1
dGhvcj48YXV0aG9yPkJyZWVuLCBBbXkgTDwvYXV0aG9yPjxhdXRob3I+TXllcnMtU21pdGgsIElz
bGEgSDwvYXV0aG9yPjxhdXRob3I+Q3JpYWRvLCBNYXJpYW5hIEdhcmPDrWE8L2F1dGhvcj48YXV0
aG9yPkxpdSwgWWFubGFuPC9hdXRob3I+PGF1dGhvcj5FdXNraXJjaGVuLCBFdWdlbmllIFM8L2F1
dGhvcj48YXV0aG9yPkdvZXR6LCBTY290dCBKPC9hdXRob3I+PGF1dGhvcj5NYWNrLCBNaWNoZWxs
ZSBDPC9hdXRob3I+PGF1dGhvcj5HcmFudCwgUm9iZXJ0IEY8L2F1dGhvcj48L2F1dGhvcnM+PC9j
b250cmlidXRvcnM+PHRpdGxlcz48dGl0bGU+QXJjdGljIHR1bmRyYSBzaHJ1YmlmaWNhdGlvbjog
YSByZXZpZXcgb2YgbWVjaGFuaXNtcyBhbmQgaW1wYWN0cyBvbiBlY29zeXN0ZW0gY2FyYm9uIGJh
bGFuY2U8L3RpdGxlPjxzZWNvbmRhcnktdGl0bGU+RW52aXJvbm1lbnRhbCBSZXNlYXJjaCBMZXR0
ZXJzPC9zZWNvbmRhcnktdGl0bGU+PC90aXRsZXM+PHBlcmlvZGljYWw+PGZ1bGwtdGl0bGU+RW52
aXJvbm1lbnRhbCBSZXNlYXJjaCBMZXR0ZXJzPC9mdWxsLXRpdGxlPjwvcGVyaW9kaWNhbD48cGFn
ZXM+MDUzMDAxPC9wYWdlcz48dm9sdW1lPjE2PC92b2x1bWU+PG51bWJlcj41PC9udW1iZXI+PGRh
dGVzPjx5ZWFyPjIwMjE8L3llYXI+PC9kYXRlcz48aXNibj4xNzQ4LTkzMjY8L2lzYm4+PHVybHM+
PC91cmxzPjwvcmVjb3JkPjwvQ2l0ZT48L0VuZE5vdGU+AG==
</w:fldData>
        </w:fldChar>
      </w:r>
      <w:r w:rsidR="00FB010E">
        <w:rPr>
          <w:rFonts w:ascii="Times New Roman" w:hAnsi="Times New Roman" w:cs="Times New Roman"/>
          <w:sz w:val="24"/>
          <w:szCs w:val="24"/>
        </w:rPr>
        <w:instrText xml:space="preserve"> ADDIN EN.CITE </w:instrText>
      </w:r>
      <w:r w:rsidR="00FB010E">
        <w:rPr>
          <w:rFonts w:ascii="Times New Roman" w:hAnsi="Times New Roman" w:cs="Times New Roman"/>
          <w:sz w:val="24"/>
          <w:szCs w:val="24"/>
        </w:rPr>
        <w:fldChar w:fldCharType="begin">
          <w:fldData xml:space="preserve">PEVuZE5vdGU+PENpdGU+PEF1dGhvcj5XYWxrZXI8L0F1dGhvcj48WWVhcj4yMDIxPC9ZZWFyPjxS
ZWNOdW0+NDM0NDwvUmVjTnVtPjxEaXNwbGF5VGV4dD4oQm95ZCBldCBhbC4gMjAxOSwgVmVyZG9u
ZW4gZXQgYWwuIDIwMjAsIEJveWQgZXQgYWwuIDIwMjEsIEdhZ2xpb3RpIGV0IGFsLiAyMDIxLCBN
ZWtvbm5lbiBldCBhbC4gMjAyMSwgV2Fsa2VyIGV0IGFsLiAyMDIxKTwvRGlzcGxheVRleHQ+PHJl
Y29yZD48cmVjLW51bWJlcj40MzQ0PC9yZWMtbnVtYmVyPjxmb3JlaWduLWtleXM+PGtleSBhcHA9
IkVOIiBkYi1pZD0icHJ6cnoyeGZ5czBldDZlczAycXgwYWRwcnM1OXoyZXJ4ZjV0IiB0aW1lc3Rh
bXA9IjE2MDgxMzU2OTQiPjQzNDQ8L2tleT48L2ZvcmVpZ24ta2V5cz48cmVmLXR5cGUgbmFtZT0i
Sm91cm5hbCBBcnRpY2xlIj4xNzwvcmVmLXR5cGU+PGNvbnRyaWJ1dG9ycz48YXV0aG9ycz48YXV0
aG9yPldhbGtlciwgWC4gSi48L2F1dGhvcj48YXV0aG9yPkFsZXhhbmRlciwgSC4gRC48L2F1dGhv
cj48YXV0aG9yPkJlcm5lciwgTC4gVC48L2F1dGhvcj48YXV0aG9yPkJveWQsIE0uIEEuPC9hdXRo
b3I+PGF1dGhvcj5Mb3JhbnR5LCBNLiBNLjwvYXV0aG9yPjxhdXRob3I+TmF0YWxpLCBTLiBNLjwv
YXV0aG9yPjxhdXRob3I+TWFjaywgTS4gQy48L2F1dGhvcj48L2F1dGhvcnM+PC9jb250cmlidXRv
cnM+PHRpdGxlcz48dGl0bGU+UG9zaXRpdmUgcmVzcG9uc2Ugb2YgdHJlZSBwcm9kdWN0aXZpdHkg
dG8gd2FybWluZyBpcyByZXZlcnNlZCBieSBpbmNyZWFzZWQgdHJlZSBkZW5zaXR5IGF0IHRoZSBB
cmN0aWMgdHVuZHJhLXRhaWdhIGVjb3RvbmU8L3RpdGxlPjxzZWNvbmRhcnktdGl0bGU+Q2FuYWRp
YW4gSm91cm5hbCBvZiBGb3Jlc3QgUmVzZWFyY2g8L3NlY29uZGFyeS10aXRsZT48L3RpdGxlcz48
cGVyaW9kaWNhbD48ZnVsbC10aXRsZT5DYW5hZGlhbiBKb3VybmFsIG9mIEZvcmVzdCBSZXNlYXJj
aDwvZnVsbC10aXRsZT48L3BlcmlvZGljYWw+PHBhZ2VzPjEzMjMtMTMzODwvcGFnZXM+PHZvbHVt
ZT41MTwvdm9sdW1lPjxudW1iZXI+OTwvbnVtYmVyPjxkYXRlcz48eWVhcj4yMDIxPC95ZWFyPjwv
ZGF0ZXM+PHVybHM+PC91cmxzPjxlbGVjdHJvbmljLXJlc291cmNlLW51bT5odHRwczovL2RvaS5v
cmcvMTAuMTEzOS9jamZyLTIwMjAtMDQ2NjwvZWxlY3Ryb25pYy1yZXNvdXJjZS1udW0+PC9yZWNv
cmQ+PC9DaXRlPjxDaXRlPjxBdXRob3I+R2FnbGlvdGk8L0F1dGhvcj48WWVhcj4yMDIxPC9ZZWFy
PjxSZWNOdW0+NDQ4OTwvUmVjTnVtPjxyZWNvcmQ+PHJlYy1udW1iZXI+NDQ4OTwvcmVjLW51bWJl
cj48Zm9yZWlnbi1rZXlzPjxrZXkgYXBwPSJFTiIgZGItaWQ9InByenJ6MnhmeXMwZXQ2ZXMwMnF4
MGFkcHJzNTl6MmVyeGY1dCIgdGltZXN0YW1wPSIxNjE3ODI3NDYzIj40NDg5PC9rZXk+PC9mb3Jl
aWduLWtleXM+PHJlZi10eXBlIG5hbWU9IkpvdXJuYWwgQXJ0aWNsZSI+MTc8L3JlZi10eXBlPjxj
b250cmlidXRvcnM+PGF1dGhvcnM+PGF1dGhvcj5HYWdsaW90aSwgQlY8L2F1dGhvcj48YXV0aG9y
PkJlcm5lciwgTG9nYW4gVDwvYXV0aG9yPjxhdXRob3I+Sm9uZXMsIEJlbmphbWluIE08L2F1dGhv
cj48YXV0aG9yPk9ybmRhaGwsIEthdGhsZWVuIE08L2F1dGhvcj48YXV0aG9yPldpbGxpYW1zLCBB
IFBhcms8L2F1dGhvcj48YXV0aG9yPkFuZHJldeKAkEhheWxlcywgTGFpYTwvYXV0aG9yPjxhdXRo
b3I+ROKAmUFycmlnbywgUkQ8L2F1dGhvcj48YXV0aG9yPkdvZXR6LCBTY290dCBKPC9hdXRob3I+
PGF1dGhvcj5NYW5uLCBEYW5pZWwgSDwvYXV0aG9yPjwvYXV0aG9ycz48L2NvbnRyaWJ1dG9ycz48
dGl0bGVzPjx0aXRsZT5UdXNzb2NrcyBlbmR1cmluZyBvciBzaHJ1YnMgZ3JlZW5pbmc6IEFsdGVy
bmF0ZSByZXNwb25zZXMgdG8gY2hhbmdpbmcgZmlyZSByZWdpbWVzIGluIHRoZSBOb2F0YWsgUml2
ZXIgVmFsbGV5LCBBbGFza2E8L3RpdGxlPjxzZWNvbmRhcnktdGl0bGU+Sm91cm5hbCBvZiBHZW9w
aHlzaWNhbCBSZXNlYXJjaDogQmlvZ2Vvc2NpZW5jZXM8L3NlY29uZGFyeS10aXRsZT48L3RpdGxl
cz48cGVyaW9kaWNhbD48ZnVsbC10aXRsZT5Kb3VybmFsIG9mIEdlb3BoeXNpY2FsIFJlc2VhcmNo
OiBCaW9nZW9zY2llbmNlczwvZnVsbC10aXRsZT48L3BlcmlvZGljYWw+PHBhZ2VzPmUyMDIwSkcw
MDYwMDk8L3BhZ2VzPjx2b2x1bWU+MTI2PC92b2x1bWU+PGRhdGVzPjx5ZWFyPjIwMjE8L3llYXI+
PC9kYXRlcz48aXNibj4yMTY5LTg5NTM8L2lzYm4+PHVybHM+PC91cmxzPjxlbGVjdHJvbmljLXJl
c291cmNlLW51bT5odHRwczovL2RvaS5vcmcvMTAuMTAyOS8yMDIwSkcwMDYwMDk8L2VsZWN0cm9u
aWMtcmVzb3VyY2UtbnVtPjwvcmVjb3JkPjwvQ2l0ZT48Q2l0ZT48QXV0aG9yPkJveWQ8L0F1dGhv
cj48WWVhcj4yMDIxPC9ZZWFyPjxSZWNOdW0+NDUxMzwvUmVjTnVtPjxyZWNvcmQ+PHJlYy1udW1i
ZXI+NDUxMzwvcmVjLW51bWJlcj48Zm9yZWlnbi1rZXlzPjxrZXkgYXBwPSJFTiIgZGItaWQ9InBy
enJ6MnhmeXMwZXQ2ZXMwMnF4MGFkcHJzNTl6MmVyeGY1dCIgdGltZXN0YW1wPSIxNjI0MDMxNjg3
Ij40NTEzPC9rZXk+PC9mb3JlaWduLWtleXM+PHJlZi10eXBlIG5hbWU9IkpvdXJuYWwgQXJ0aWNs
ZSI+MTc8L3JlZi10eXBlPjxjb250cmlidXRvcnM+PGF1dGhvcnM+PGF1dGhvcj5Cb3lkLCBNZWxp
c3NhIEEuPC9hdXRob3I+PGF1dGhvcj5CZXJuZXIsIExvZ2FuIFQuPC9hdXRob3I+PGF1dGhvcj5G
b3N0ZXIsIEFkcmlhbm5hIEMuPC9hdXRob3I+PGF1dGhvcj5Hb2V0eiwgU2NvdHQgSi48L2F1dGhv
cj48YXV0aG9yPlJvZ2VycywgQnJlbmRhbiBNLjwvYXV0aG9yPjxhdXRob3I+V2Fsa2VyLCBYYW50
aGUgSi48L2F1dGhvcj48YXV0aG9yPk1hY2ssIE1pY2hlbGxlIEMuPC9hdXRob3I+PC9hdXRob3Jz
PjwvY29udHJpYnV0b3JzPjx0aXRsZXM+PHRpdGxlPkhpc3RvcmljIGRlY2xpbmVzIGluIGdyb3d0
aCBwb3J0ZW5kIHRyZW1ibGluZyBhc3BlbiBkZWF0aCBkdXJpbmcgYSBjb250ZW1wb3JhcnkgbGVh
ZiBtaW5lciBvdXRicmVhayBpbiBBbGFza2E8L3RpdGxlPjxzZWNvbmRhcnktdGl0bGU+RWNvc3Bo
ZXJlPC9zZWNvbmRhcnktdGl0bGU+PC90aXRsZXM+PHBlcmlvZGljYWw+PGZ1bGwtdGl0bGU+RWNv
c3BoZXJlPC9mdWxsLXRpdGxlPjwvcGVyaW9kaWNhbD48cGFnZXM+ZTAzNTY5PC9wYWdlcz48dm9s
dW1lPjEyPC92b2x1bWU+PG51bWJlcj42PC9udW1iZXI+PGtleXdvcmRzPjxrZXl3b3JkPmFzcGVu
IGVwaWRlcm1hbCBsZWFmIG1pbmVyPC9rZXl3b3JkPjxrZXl3b3JkPmJvcmVhbCBmb3Jlc3Q8L2tl
eXdvcmQ+PGtleXdvcmQ+Y2xpbWF0ZSBjaGFuZ2U8L2tleXdvcmQ+PGtleXdvcmQ+ZGVuZHJvZWNv
bG9neTwva2V5d29yZD48a2V5d29yZD5pbnNlY3Qgb3V0YnJlYWtzPC9rZXl3b3JkPjxrZXl3b3Jk
Pm5vcm1hbGl6ZWQgZGlmZmVyZW5jZSB2ZWdldGF0aW9uIGluZGV4PC9rZXl3b3JkPjxrZXl3b3Jk
PnRyZWUgbW9ydGFsaXR5PC9rZXl3b3JkPjxrZXl3b3JkPnRyZWUgcmluZ3M8L2tleXdvcmQ+PGtl
eXdvcmQ+dHJlbWJsaW5nIGFzcGVuPC9rZXl3b3JkPjwva2V5d29yZHM+PGRhdGVzPjx5ZWFyPjIw
MjE8L3llYXI+PHB1Yi1kYXRlcz48ZGF0ZT4yMDIxLzA2LzAxPC9kYXRlPjwvcHViLWRhdGVzPjwv
ZGF0ZXM+PHB1Ymxpc2hlcj5Kb2huIFdpbGV5ICZhbXA7IFNvbnMsIEx0ZDwvcHVibGlzaGVyPjxp
c2JuPjIxNTAtODkyNTwvaXNibj48d29yay10eXBlPmh0dHBzOi8vZG9pLm9yZy8xMC4xMDAyL2Vj
czIuMzU2OTwvd29yay10eXBlPjx1cmxzPjxyZWxhdGVkLXVybHM+PHVybD5odHRwczovL2RvaS5v
cmcvMTAuMTAwMi9lY3MyLjM1Njk8L3VybD48L3JlbGF0ZWQtdXJscz48L3VybHM+PGVsZWN0cm9u
aWMtcmVzb3VyY2UtbnVtPmh0dHBzOi8vZG9pLm9yZy8xMC4xMDAyL2VjczIuMzU2OTwvZWxlY3Ry
b25pYy1yZXNvdXJjZS1udW0+PGFjY2Vzcy1kYXRlPjIwMjEvMDYvMTg8L2FjY2Vzcy1kYXRlPjwv
cmVjb3JkPjwvQ2l0ZT48Q2l0ZT48QXV0aG9yPlZlcmRvbmVuPC9BdXRob3I+PFllYXI+MjAyMDwv
WWVhcj48UmVjTnVtPjQxMTU8L1JlY051bT48cmVjb3JkPjxyZWMtbnVtYmVyPjQxMTU8L3JlYy1u
dW1iZXI+PGZvcmVpZ24ta2V5cz48a2V5IGFwcD0iRU4iIGRiLWlkPSJwcnpyejJ4ZnlzMGV0NmVz
MDJxeDBhZHByczU5ejJlcnhmNXQiIHRpbWVzdGFtcD0iMTU5Mjg0NzM5MiI+NDExNTwva2V5Pjwv
Zm9yZWlnbi1rZXlzPjxyZWYtdHlwZSBuYW1lPSJKb3VybmFsIEFydGljbGUiPjE3PC9yZWYtdHlw
ZT48Y29udHJpYnV0b3JzPjxhdXRob3JzPjxhdXRob3I+VmVyZG9uZW4sIE1hcmlhbmE8L2F1dGhv
cj48YXV0aG9yPkJlcm5lciwgTG9nYW4gVC48L2F1dGhvcj48YXV0aG9yPkZvcmJlcywgQnJ1Y2Ug
Qy48L2F1dGhvcj48YXV0aG9yPkt1bXB1bGEsIFRpbW88L2F1dGhvcj48L2F1dGhvcnM+PC9jb250
cmlidXRvcnM+PHRpdGxlcz48dGl0bGU+UGVyaWdsYWNpYWwgdmVnZXRhdGlvbiBkeW5hbWljcyBp
biBBcmN0aWMgUnVzc2lhOiBkZWNhZGFsIGFuYWx5c2lzIG9mIHR1bmRyYSByZWdlbmVyYXRpb24g
b24gbGFuZHNsaWRlcyB3aXRoIHRpbWUgc2VyaWVzIHNhdGVsbGl0ZSBpbWFnZXJ5PC90aXRsZT48
c2Vjb25kYXJ5LXRpdGxlPkVudmlyb25tZW50YWwgUmVzZWFyY2ggTGV0dGVyczwvc2Vjb25kYXJ5
LXRpdGxlPjwvdGl0bGVzPjxwZXJpb2RpY2FsPjxmdWxsLXRpdGxlPkVudmlyb25tZW50YWwgUmVz
ZWFyY2ggTGV0dGVyczwvZnVsbC10aXRsZT48L3BlcmlvZGljYWw+PHBhZ2VzPjEwNTAyMDwvcGFn
ZXM+PHZvbHVtZT4xNTwvdm9sdW1lPjxkYXRlcz48eWVhcj4yMDIwPC95ZWFyPjwvZGF0ZXM+PHVy
bHM+PC91cmxzPjxlbGVjdHJvbmljLXJlc291cmNlLW51bT5odHRwczovL2RvaS5vcmcvMTAuMTA4
OC8xNzQ4LTkzMjYvYWJiNTAwPC9lbGVjdHJvbmljLXJlc291cmNlLW51bT48L3JlY29yZD48L0Np
dGU+PENpdGU+PEF1dGhvcj5Cb3lkPC9BdXRob3I+PFllYXI+MjAxOTwvWWVhcj48UmVjTnVtPjM5
NTk8L1JlY051bT48cmVjb3JkPjxyZWMtbnVtYmVyPjM5NTk8L3JlYy1udW1iZXI+PGZvcmVpZ24t
a2V5cz48a2V5IGFwcD0iRU4iIGRiLWlkPSJwcnpyejJ4ZnlzMGV0NmVzMDJxeDBhZHByczU5ejJl
cnhmNXQiIHRpbWVzdGFtcD0iMTU2OTI3Nzg4MCI+Mzk1OTwva2V5PjwvZm9yZWlnbi1rZXlzPjxy
ZWYtdHlwZSBuYW1lPSJKb3VybmFsIEFydGljbGUiPjE3PC9yZWYtdHlwZT48Y29udHJpYnV0b3Jz
PjxhdXRob3JzPjxhdXRob3I+Qm95ZCwgTWVsaXNzYSBBLjwvYXV0aG9yPjxhdXRob3I+QmVybmVy
LCBMb2dhbiBULjwvYXV0aG9yPjxhdXRob3I+RG9haywgUGF0cmljaWE8L2F1dGhvcj48YXV0aG9y
PkdvZXR6LCBTY290dCBKLjwvYXV0aG9yPjxhdXRob3I+Um9nZXJzLCBCcmVuZGFuIE0uPC9hdXRo
b3I+PGF1dGhvcj5XYWduZXIsIERpYW5lPC9hdXRob3I+PGF1dGhvcj5XYWxrZXIsIFhhbnRoZSBK
LjwvYXV0aG9yPjxhdXRob3I+TWFjaywgTWljaGVsbGUgQy48L2F1dGhvcj48L2F1dGhvcnM+PC9j
b250cmlidXRvcnM+PHRpdGxlcz48dGl0bGU+SW1wYWN0cyBvZiBjbGltYXRlIGFuZCBpbnNlY3Qg
aGVyYml2b3J5IG9uIHByb2R1Y3Rpdml0eSBhbmQgcGh5c2lvbG9neSBvZiB0cmVtYmxpbmcgYXNw
ZW4gKFBvcHVsdXMgdHJlbXVsb2lkZXMpIGluIEFsYXNrYW4gYm9yZWFsIGZvcmVzdHM8L3RpdGxl
PjxzZWNvbmRhcnktdGl0bGU+RW52aXJvbm1lbnRhbCBSZXNlYXJjaCBMZXR0ZXJzPC9zZWNvbmRh
cnktdGl0bGU+PC90aXRsZXM+PHBlcmlvZGljYWw+PGZ1bGwtdGl0bGU+RW52aXJvbm1lbnRhbCBS
ZXNlYXJjaCBMZXR0ZXJzPC9mdWxsLXRpdGxlPjwvcGVyaW9kaWNhbD48cGFnZXM+MDg1MDEwPC9w
YWdlcz48dm9sdW1lPjE0PC92b2x1bWU+PG51bWJlcj44PC9udW1iZXI+PGRhdGVzPjx5ZWFyPjIw
MTk8L3llYXI+PHB1Yi1kYXRlcz48ZGF0ZT4yMDE5LzA4LzAyPC9kYXRlPjwvcHViLWRhdGVzPjwv
ZGF0ZXM+PHB1Ymxpc2hlcj5JT1AgUHVibGlzaGluZzwvcHVibGlzaGVyPjxpc2JuPjE3NDgtOTMy
NjwvaXNibj48dXJscz48cmVsYXRlZC11cmxzPjx1cmw+aHR0cDovL2R4LmRvaS5vcmcvMTAuMTA4
OC8xNzQ4LTkzMjYvYWIyMTVmPC91cmw+PC9yZWxhdGVkLXVybHM+PC91cmxzPjxlbGVjdHJvbmlj
LXJlc291cmNlLW51bT4xMC4xMDg4LzE3NDgtOTMyNi9hYjIxNWY8L2VsZWN0cm9uaWMtcmVzb3Vy
Y2UtbnVtPjwvcmVjb3JkPjwvQ2l0ZT48Q2l0ZT48QXV0aG9yPk1la29ubmVuPC9BdXRob3I+PFll
YXI+MjAyMTwvWWVhcj48UmVjTnVtPjQ1MDY8L1JlY051bT48cmVjb3JkPjxyZWMtbnVtYmVyPjQ1
MDY8L3JlYy1udW1iZXI+PGZvcmVpZ24ta2V5cz48a2V5IGFwcD0iRU4iIGRiLWlkPSJwcnpyejJ4
ZnlzMGV0NmVzMDJxeDBhZHByczU5ejJlcnhmNXQiIHRpbWVzdGFtcD0iMTYxOTgwNzI5MSI+NDUw
Njwva2V5PjwvZm9yZWlnbi1rZXlzPjxyZWYtdHlwZSBuYW1lPSJKb3VybmFsIEFydGljbGUiPjE3
PC9yZWYtdHlwZT48Y29udHJpYnV0b3JzPjxhdXRob3JzPjxhdXRob3I+TWVrb25uZW4sIFplbGFs
ZW0gQTwvYXV0aG9yPjxhdXRob3I+UmlsZXksIFdpbGxpYW0gSjwvYXV0aG9yPjxhdXRob3I+QmVy
bmVyLCBMb2dhbiBUPC9hdXRob3I+PGF1dGhvcj5Cb3Vza2lsbCwgTmljaG9sYXMgSjwvYXV0aG9y
PjxhdXRob3I+VG9ybiwgTWFyZ2FyZXQgUzwvYXV0aG9yPjxhdXRob3I+SXdhaGFuYSwgR288L2F1
dGhvcj48YXV0aG9yPkJyZWVuLCBBbXkgTDwvYXV0aG9yPjxhdXRob3I+TXllcnMtU21pdGgsIElz
bGEgSDwvYXV0aG9yPjxhdXRob3I+Q3JpYWRvLCBNYXJpYW5hIEdhcmPDrWE8L2F1dGhvcj48YXV0
aG9yPkxpdSwgWWFubGFuPC9hdXRob3I+PGF1dGhvcj5FdXNraXJjaGVuLCBFdWdlbmllIFM8L2F1
dGhvcj48YXV0aG9yPkdvZXR6LCBTY290dCBKPC9hdXRob3I+PGF1dGhvcj5NYWNrLCBNaWNoZWxs
ZSBDPC9hdXRob3I+PGF1dGhvcj5HcmFudCwgUm9iZXJ0IEY8L2F1dGhvcj48L2F1dGhvcnM+PC9j
b250cmlidXRvcnM+PHRpdGxlcz48dGl0bGU+QXJjdGljIHR1bmRyYSBzaHJ1YmlmaWNhdGlvbjog
YSByZXZpZXcgb2YgbWVjaGFuaXNtcyBhbmQgaW1wYWN0cyBvbiBlY29zeXN0ZW0gY2FyYm9uIGJh
bGFuY2U8L3RpdGxlPjxzZWNvbmRhcnktdGl0bGU+RW52aXJvbm1lbnRhbCBSZXNlYXJjaCBMZXR0
ZXJzPC9zZWNvbmRhcnktdGl0bGU+PC90aXRsZXM+PHBlcmlvZGljYWw+PGZ1bGwtdGl0bGU+RW52
aXJvbm1lbnRhbCBSZXNlYXJjaCBMZXR0ZXJzPC9mdWxsLXRpdGxlPjwvcGVyaW9kaWNhbD48cGFn
ZXM+MDUzMDAxPC9wYWdlcz48dm9sdW1lPjE2PC92b2x1bWU+PG51bWJlcj41PC9udW1iZXI+PGRh
dGVzPjx5ZWFyPjIwMjE8L3llYXI+PC9kYXRlcz48aXNibj4xNzQ4LTkzMjY8L2lzYm4+PHVybHM+
PC91cmxzPjwvcmVjb3JkPjwvQ2l0ZT48L0VuZE5vdGU+AG==
</w:fldData>
        </w:fldChar>
      </w:r>
      <w:r w:rsidR="00FB010E">
        <w:rPr>
          <w:rFonts w:ascii="Times New Roman" w:hAnsi="Times New Roman" w:cs="Times New Roman"/>
          <w:sz w:val="24"/>
          <w:szCs w:val="24"/>
        </w:rPr>
        <w:instrText xml:space="preserve"> ADDIN EN.CITE.DATA </w:instrText>
      </w:r>
      <w:r w:rsidR="00FB010E">
        <w:rPr>
          <w:rFonts w:ascii="Times New Roman" w:hAnsi="Times New Roman" w:cs="Times New Roman"/>
          <w:sz w:val="24"/>
          <w:szCs w:val="24"/>
        </w:rPr>
      </w:r>
      <w:r w:rsidR="00FB010E">
        <w:rPr>
          <w:rFonts w:ascii="Times New Roman" w:hAnsi="Times New Roman" w:cs="Times New Roman"/>
          <w:sz w:val="24"/>
          <w:szCs w:val="24"/>
        </w:rPr>
        <w:fldChar w:fldCharType="end"/>
      </w:r>
      <w:r w:rsidR="00C57DA0">
        <w:rPr>
          <w:rFonts w:ascii="Times New Roman" w:hAnsi="Times New Roman" w:cs="Times New Roman"/>
          <w:sz w:val="24"/>
          <w:szCs w:val="24"/>
        </w:rPr>
      </w:r>
      <w:r w:rsidR="00C57DA0">
        <w:rPr>
          <w:rFonts w:ascii="Times New Roman" w:hAnsi="Times New Roman" w:cs="Times New Roman"/>
          <w:sz w:val="24"/>
          <w:szCs w:val="24"/>
        </w:rPr>
        <w:fldChar w:fldCharType="separate"/>
      </w:r>
      <w:r w:rsidR="00FB010E">
        <w:rPr>
          <w:rFonts w:ascii="Times New Roman" w:hAnsi="Times New Roman" w:cs="Times New Roman"/>
          <w:noProof/>
          <w:sz w:val="24"/>
          <w:szCs w:val="24"/>
        </w:rPr>
        <w:t>(Boyd et al. 2019, Verdonen et al. 2020, Boyd et al. 2021, Gaglioti et al. 2021, Mekonnen et al. 2021, Walker et al. 2021)</w:t>
      </w:r>
      <w:r w:rsidR="00C57DA0">
        <w:rPr>
          <w:rFonts w:ascii="Times New Roman" w:hAnsi="Times New Roman" w:cs="Times New Roman"/>
          <w:sz w:val="24"/>
          <w:szCs w:val="24"/>
        </w:rPr>
        <w:fldChar w:fldCharType="end"/>
      </w:r>
      <w:r w:rsidR="00C57DA0">
        <w:rPr>
          <w:rFonts w:ascii="Times New Roman" w:hAnsi="Times New Roman" w:cs="Times New Roman"/>
          <w:sz w:val="24"/>
          <w:szCs w:val="24"/>
        </w:rPr>
        <w:t>.</w:t>
      </w:r>
      <w:r w:rsidR="00017A95">
        <w:rPr>
          <w:rFonts w:ascii="Times New Roman" w:hAnsi="Times New Roman" w:cs="Times New Roman"/>
          <w:sz w:val="24"/>
          <w:szCs w:val="24"/>
        </w:rPr>
        <w:t xml:space="preserve"> </w:t>
      </w:r>
      <w:r w:rsidR="00C12D7B" w:rsidRPr="007B3D9C">
        <w:rPr>
          <w:rFonts w:ascii="Times New Roman" w:hAnsi="Times New Roman" w:cs="Times New Roman"/>
          <w:i/>
          <w:iCs/>
          <w:sz w:val="24"/>
          <w:szCs w:val="24"/>
        </w:rPr>
        <w:t xml:space="preserve">lsatTS </w:t>
      </w:r>
      <w:r w:rsidR="00C12D7B" w:rsidRPr="007B3D9C">
        <w:rPr>
          <w:rFonts w:ascii="Times New Roman" w:hAnsi="Times New Roman" w:cs="Times New Roman"/>
          <w:sz w:val="24"/>
          <w:szCs w:val="24"/>
        </w:rPr>
        <w:t xml:space="preserve">provides </w:t>
      </w:r>
      <w:r w:rsidR="001A1A95" w:rsidRPr="007B3D9C">
        <w:rPr>
          <w:rFonts w:ascii="Times New Roman" w:hAnsi="Times New Roman" w:cs="Times New Roman"/>
          <w:sz w:val="24"/>
          <w:szCs w:val="24"/>
        </w:rPr>
        <w:t xml:space="preserve">novel functions </w:t>
      </w:r>
      <w:r w:rsidR="007B3D9C" w:rsidRPr="007B3D9C">
        <w:rPr>
          <w:rFonts w:ascii="Times New Roman" w:hAnsi="Times New Roman" w:cs="Times New Roman"/>
          <w:sz w:val="24"/>
          <w:szCs w:val="24"/>
        </w:rPr>
        <w:t xml:space="preserve">that </w:t>
      </w:r>
      <w:r w:rsidR="00524784">
        <w:rPr>
          <w:rFonts w:ascii="Times New Roman" w:hAnsi="Times New Roman" w:cs="Times New Roman"/>
          <w:sz w:val="24"/>
          <w:szCs w:val="24"/>
        </w:rPr>
        <w:t xml:space="preserve">facilitate Landsat </w:t>
      </w:r>
      <w:r w:rsidR="007B3D9C" w:rsidRPr="007B3D9C">
        <w:rPr>
          <w:rFonts w:ascii="Times New Roman" w:hAnsi="Times New Roman" w:cs="Times New Roman"/>
          <w:sz w:val="24"/>
          <w:szCs w:val="24"/>
        </w:rPr>
        <w:t xml:space="preserve">data </w:t>
      </w:r>
      <w:r w:rsidR="00524784">
        <w:rPr>
          <w:rFonts w:ascii="Times New Roman" w:hAnsi="Times New Roman" w:cs="Times New Roman"/>
          <w:sz w:val="24"/>
          <w:szCs w:val="24"/>
        </w:rPr>
        <w:t>extraction</w:t>
      </w:r>
      <w:r w:rsidR="007B3D9C" w:rsidRPr="007B3D9C">
        <w:rPr>
          <w:rFonts w:ascii="Times New Roman" w:hAnsi="Times New Roman" w:cs="Times New Roman"/>
          <w:sz w:val="24"/>
          <w:szCs w:val="24"/>
        </w:rPr>
        <w:t xml:space="preserve">, preparation, and analysis </w:t>
      </w:r>
      <w:r w:rsidR="007B3D9C">
        <w:rPr>
          <w:rFonts w:ascii="Times New Roman" w:hAnsi="Times New Roman" w:cs="Times New Roman"/>
          <w:sz w:val="24"/>
          <w:szCs w:val="24"/>
        </w:rPr>
        <w:t xml:space="preserve">within the </w:t>
      </w:r>
      <w:r w:rsidR="009C68F5">
        <w:rPr>
          <w:rFonts w:ascii="Times New Roman" w:hAnsi="Times New Roman" w:cs="Times New Roman"/>
          <w:sz w:val="24"/>
          <w:szCs w:val="24"/>
        </w:rPr>
        <w:t xml:space="preserve">free, </w:t>
      </w:r>
      <w:r w:rsidR="000836F0">
        <w:rPr>
          <w:rFonts w:ascii="Times New Roman" w:hAnsi="Times New Roman" w:cs="Times New Roman"/>
          <w:sz w:val="24"/>
          <w:szCs w:val="24"/>
        </w:rPr>
        <w:t>open-</w:t>
      </w:r>
      <w:r w:rsidR="009C68F5">
        <w:rPr>
          <w:rFonts w:ascii="Times New Roman" w:hAnsi="Times New Roman" w:cs="Times New Roman"/>
          <w:sz w:val="24"/>
          <w:szCs w:val="24"/>
        </w:rPr>
        <w:t xml:space="preserve">source, and widely-used </w:t>
      </w:r>
      <w:r w:rsidR="007B3D9C">
        <w:rPr>
          <w:rFonts w:ascii="Times New Roman" w:hAnsi="Times New Roman" w:cs="Times New Roman"/>
          <w:sz w:val="24"/>
          <w:szCs w:val="24"/>
        </w:rPr>
        <w:t xml:space="preserve">R software environment </w:t>
      </w:r>
      <w:r w:rsidR="007B3D9C">
        <w:rPr>
          <w:rFonts w:ascii="Times New Roman" w:hAnsi="Times New Roman" w:cs="Times New Roman"/>
          <w:sz w:val="24"/>
          <w:szCs w:val="24"/>
        </w:rPr>
        <w:fldChar w:fldCharType="begin"/>
      </w:r>
      <w:r w:rsidR="00A96A9D">
        <w:rPr>
          <w:rFonts w:ascii="Times New Roman" w:hAnsi="Times New Roman" w:cs="Times New Roman"/>
          <w:sz w:val="24"/>
          <w:szCs w:val="24"/>
        </w:rPr>
        <w:instrText xml:space="preserve"> ADDIN EN.CITE &lt;EndNote&gt;&lt;Cite&gt;&lt;Author&gt;R Core Team&lt;/Author&gt;&lt;Year&gt;2021&lt;/Year&gt;&lt;RecNum&gt;1126&lt;/RecNum&gt;&lt;DisplayText&gt;(R Core Team 2021)&lt;/DisplayText&gt;&lt;record&gt;&lt;rec-number&gt;1126&lt;/rec-number&gt;&lt;foreign-keys&gt;&lt;key app="EN" db-id="przrz2xfys0et6es02qx0adprs59z2erxf5t" timestamp="0"&gt;1126&lt;/key&gt;&lt;/foreign-keys&gt;&lt;ref-type name="Book"&gt;6&lt;/ref-type&gt;&lt;contributors&gt;&lt;authors&gt;&lt;author&gt;R Core Team,&lt;/author&gt;&lt;/authors&gt;&lt;/contributors&gt;&lt;titles&gt;&lt;title&gt;R: A Language and Environment for Statistical Computing&lt;/title&gt;&lt;/titles&gt;&lt;dates&gt;&lt;year&gt;2021&lt;/year&gt;&lt;/dates&gt;&lt;pub-location&gt;Vienna, Austria&lt;/pub-location&gt;&lt;publisher&gt;R Foundation for Statistical Computing&lt;/publisher&gt;&lt;urls&gt;&lt;related-urls&gt;&lt;url&gt;http://www.r-project.org/&lt;/url&gt;&lt;/related-urls&gt;&lt;/urls&gt;&lt;/record&gt;&lt;/Cite&gt;&lt;/EndNote&gt;</w:instrText>
      </w:r>
      <w:r w:rsidR="007B3D9C">
        <w:rPr>
          <w:rFonts w:ascii="Times New Roman" w:hAnsi="Times New Roman" w:cs="Times New Roman"/>
          <w:sz w:val="24"/>
          <w:szCs w:val="24"/>
        </w:rPr>
        <w:fldChar w:fldCharType="separate"/>
      </w:r>
      <w:r w:rsidR="00A96A9D">
        <w:rPr>
          <w:rFonts w:ascii="Times New Roman" w:hAnsi="Times New Roman" w:cs="Times New Roman"/>
          <w:noProof/>
          <w:sz w:val="24"/>
          <w:szCs w:val="24"/>
        </w:rPr>
        <w:t>(R Core Team 2021)</w:t>
      </w:r>
      <w:r w:rsidR="007B3D9C">
        <w:rPr>
          <w:rFonts w:ascii="Times New Roman" w:hAnsi="Times New Roman" w:cs="Times New Roman"/>
          <w:sz w:val="24"/>
          <w:szCs w:val="24"/>
        </w:rPr>
        <w:fldChar w:fldCharType="end"/>
      </w:r>
      <w:r w:rsidR="007B3D9C">
        <w:rPr>
          <w:rFonts w:ascii="Times New Roman" w:hAnsi="Times New Roman" w:cs="Times New Roman"/>
          <w:sz w:val="24"/>
          <w:szCs w:val="24"/>
        </w:rPr>
        <w:t>.</w:t>
      </w:r>
      <w:r w:rsidR="00EC5E6F">
        <w:rPr>
          <w:rFonts w:ascii="Times New Roman" w:hAnsi="Times New Roman" w:cs="Times New Roman"/>
          <w:sz w:val="24"/>
          <w:szCs w:val="24"/>
        </w:rPr>
        <w:t xml:space="preserve"> </w:t>
      </w:r>
      <w:r w:rsidR="00BC11CC">
        <w:rPr>
          <w:rFonts w:ascii="Times New Roman" w:hAnsi="Times New Roman" w:cs="Times New Roman"/>
          <w:sz w:val="24"/>
          <w:szCs w:val="24"/>
        </w:rPr>
        <w:t xml:space="preserve">Several R packages currently exist for processing Landsat data, </w:t>
      </w:r>
      <w:r w:rsidR="00581C05">
        <w:rPr>
          <w:rFonts w:ascii="Times New Roman" w:hAnsi="Times New Roman" w:cs="Times New Roman"/>
          <w:sz w:val="24"/>
          <w:szCs w:val="24"/>
        </w:rPr>
        <w:t xml:space="preserve">including </w:t>
      </w:r>
      <w:proofErr w:type="spellStart"/>
      <w:r w:rsidR="00BC11CC" w:rsidRPr="00BC11CC">
        <w:rPr>
          <w:rFonts w:ascii="Times New Roman" w:hAnsi="Times New Roman" w:cs="Times New Roman"/>
          <w:i/>
          <w:iCs/>
          <w:sz w:val="24"/>
          <w:szCs w:val="24"/>
        </w:rPr>
        <w:t>l</w:t>
      </w:r>
      <w:r w:rsidR="00BC11CC">
        <w:rPr>
          <w:rFonts w:ascii="Times New Roman" w:hAnsi="Times New Roman" w:cs="Times New Roman"/>
          <w:i/>
          <w:iCs/>
          <w:sz w:val="24"/>
          <w:szCs w:val="24"/>
        </w:rPr>
        <w:t>andsat</w:t>
      </w:r>
      <w:proofErr w:type="spellEnd"/>
      <w:r w:rsidR="00BC11CC">
        <w:rPr>
          <w:rFonts w:ascii="Times New Roman" w:hAnsi="Times New Roman" w:cs="Times New Roman"/>
          <w:sz w:val="24"/>
          <w:szCs w:val="24"/>
        </w:rPr>
        <w:t xml:space="preserve"> </w:t>
      </w:r>
      <w:r w:rsidR="00BC11CC">
        <w:rPr>
          <w:rFonts w:ascii="Times New Roman" w:hAnsi="Times New Roman" w:cs="Times New Roman"/>
          <w:sz w:val="24"/>
          <w:szCs w:val="24"/>
        </w:rPr>
        <w:fldChar w:fldCharType="begin"/>
      </w:r>
      <w:r w:rsidR="00BC11CC">
        <w:rPr>
          <w:rFonts w:ascii="Times New Roman" w:hAnsi="Times New Roman" w:cs="Times New Roman"/>
          <w:sz w:val="24"/>
          <w:szCs w:val="24"/>
        </w:rPr>
        <w:instrText xml:space="preserve"> ADDIN EN.CITE &lt;EndNote&gt;&lt;Cite&gt;&lt;Author&gt;Goslee&lt;/Author&gt;&lt;Year&gt;2011&lt;/Year&gt;&lt;RecNum&gt;902&lt;/RecNum&gt;&lt;DisplayText&gt;(Goslee 2011)&lt;/DisplayText&gt;&lt;record&gt;&lt;rec-number&gt;902&lt;/rec-number&gt;&lt;foreign-keys&gt;&lt;key app="EN" db-id="przrz2xfys0et6es02qx0adprs59z2erxf5t" timestamp="0"&gt;902&lt;/key&gt;&lt;/foreign-keys&gt;&lt;ref-type name="Journal Article"&gt;17&lt;/ref-type&gt;&lt;contributors&gt;&lt;authors&gt;&lt;author&gt;Goslee, S.&lt;/author&gt;&lt;/authors&gt;&lt;/contributors&gt;&lt;titles&gt;&lt;title&gt;Analyzing remote sensing data in R: The Landsat Package&lt;/title&gt;&lt;secondary-title&gt;The Journal of Statistial Software&lt;/secondary-title&gt;&lt;/titles&gt;&lt;volume&gt;43&lt;/volume&gt;&lt;number&gt;4&lt;/number&gt;&lt;dates&gt;&lt;year&gt;2011&lt;/year&gt;&lt;/dates&gt;&lt;urls&gt;&lt;/urls&gt;&lt;/record&gt;&lt;/Cite&gt;&lt;/EndNote&gt;</w:instrText>
      </w:r>
      <w:r w:rsidR="00BC11CC">
        <w:rPr>
          <w:rFonts w:ascii="Times New Roman" w:hAnsi="Times New Roman" w:cs="Times New Roman"/>
          <w:sz w:val="24"/>
          <w:szCs w:val="24"/>
        </w:rPr>
        <w:fldChar w:fldCharType="separate"/>
      </w:r>
      <w:r w:rsidR="00BC11CC">
        <w:rPr>
          <w:rFonts w:ascii="Times New Roman" w:hAnsi="Times New Roman" w:cs="Times New Roman"/>
          <w:noProof/>
          <w:sz w:val="24"/>
          <w:szCs w:val="24"/>
        </w:rPr>
        <w:t>(Goslee 2011)</w:t>
      </w:r>
      <w:r w:rsidR="00BC11CC">
        <w:rPr>
          <w:rFonts w:ascii="Times New Roman" w:hAnsi="Times New Roman" w:cs="Times New Roman"/>
          <w:sz w:val="24"/>
          <w:szCs w:val="24"/>
        </w:rPr>
        <w:fldChar w:fldCharType="end"/>
      </w:r>
      <w:r w:rsidR="00152A6E">
        <w:rPr>
          <w:rFonts w:ascii="Times New Roman" w:hAnsi="Times New Roman" w:cs="Times New Roman"/>
          <w:sz w:val="24"/>
          <w:szCs w:val="24"/>
        </w:rPr>
        <w:t xml:space="preserve"> and</w:t>
      </w:r>
      <w:r w:rsidR="00BC11CC">
        <w:rPr>
          <w:rFonts w:ascii="Times New Roman" w:hAnsi="Times New Roman" w:cs="Times New Roman"/>
          <w:sz w:val="24"/>
          <w:szCs w:val="24"/>
        </w:rPr>
        <w:t xml:space="preserve"> </w:t>
      </w:r>
      <w:r w:rsidR="00BC11CC" w:rsidRPr="00BC11CC">
        <w:rPr>
          <w:rFonts w:ascii="Times New Roman" w:hAnsi="Times New Roman" w:cs="Times New Roman"/>
          <w:i/>
          <w:iCs/>
          <w:sz w:val="24"/>
          <w:szCs w:val="24"/>
        </w:rPr>
        <w:t>landsat8</w:t>
      </w:r>
      <w:r w:rsidR="00753048">
        <w:rPr>
          <w:rFonts w:ascii="Times New Roman" w:hAnsi="Times New Roman" w:cs="Times New Roman"/>
          <w:i/>
          <w:iCs/>
          <w:sz w:val="24"/>
          <w:szCs w:val="24"/>
        </w:rPr>
        <w:t xml:space="preserve"> </w:t>
      </w:r>
      <w:r w:rsidR="00753048" w:rsidRPr="00753048">
        <w:rPr>
          <w:rFonts w:ascii="Times New Roman" w:hAnsi="Times New Roman" w:cs="Times New Roman"/>
          <w:sz w:val="24"/>
          <w:szCs w:val="24"/>
        </w:rPr>
        <w:fldChar w:fldCharType="begin"/>
      </w:r>
      <w:r w:rsidR="00982076">
        <w:rPr>
          <w:rFonts w:ascii="Times New Roman" w:hAnsi="Times New Roman" w:cs="Times New Roman"/>
          <w:sz w:val="24"/>
          <w:szCs w:val="24"/>
        </w:rPr>
        <w:instrText xml:space="preserve"> ADDIN EN.CITE &lt;EndNote&gt;&lt;Cite&gt;&lt;Author&gt;dos Santos&lt;/Author&gt;&lt;Year&gt;2017&lt;/Year&gt;&lt;RecNum&gt;4683&lt;/RecNum&gt;&lt;DisplayText&gt;(dos Santos 2017)&lt;/DisplayText&gt;&lt;record&gt;&lt;rec-number&gt;4683&lt;/rec-number&gt;&lt;foreign-keys&gt;&lt;key app="EN" db-id="przrz2xfys0et6es02qx0adprs59z2erxf5t" timestamp="1639690344"&gt;4683&lt;/key&gt;&lt;/foreign-keys&gt;&lt;ref-type name="Book"&gt;6&lt;/ref-type&gt;&lt;contributors&gt;&lt;authors&gt;&lt;author&gt;dos Santos, Alexandre&lt;/author&gt;&lt;/authors&gt;&lt;/contributors&gt;&lt;titles&gt;&lt;title&gt;landsat8: Landsat 8 Imagery Rescaled to Reflectance, Radiance and/or Temperature. R package version 0.1-10. https://CRAN.R-project.org/package=landsat8&lt;/title&gt;&lt;/titles&gt;&lt;dates&gt;&lt;year&gt;2017&lt;/year&gt;&lt;/dates&gt;&lt;urls&gt;&lt;/urls&gt;&lt;/record&gt;&lt;/Cite&gt;&lt;/EndNote&gt;</w:instrText>
      </w:r>
      <w:r w:rsidR="00753048" w:rsidRPr="00753048">
        <w:rPr>
          <w:rFonts w:ascii="Times New Roman" w:hAnsi="Times New Roman" w:cs="Times New Roman"/>
          <w:sz w:val="24"/>
          <w:szCs w:val="24"/>
        </w:rPr>
        <w:fldChar w:fldCharType="separate"/>
      </w:r>
      <w:r w:rsidR="00753048" w:rsidRPr="00753048">
        <w:rPr>
          <w:rFonts w:ascii="Times New Roman" w:hAnsi="Times New Roman" w:cs="Times New Roman"/>
          <w:noProof/>
          <w:sz w:val="24"/>
          <w:szCs w:val="24"/>
        </w:rPr>
        <w:t>(dos Santos 2017)</w:t>
      </w:r>
      <w:r w:rsidR="00753048" w:rsidRPr="00753048">
        <w:rPr>
          <w:rFonts w:ascii="Times New Roman" w:hAnsi="Times New Roman" w:cs="Times New Roman"/>
          <w:sz w:val="24"/>
          <w:szCs w:val="24"/>
        </w:rPr>
        <w:fldChar w:fldCharType="end"/>
      </w:r>
      <w:r w:rsidR="001A5ABB">
        <w:rPr>
          <w:rFonts w:ascii="Times New Roman" w:hAnsi="Times New Roman" w:cs="Times New Roman"/>
          <w:sz w:val="24"/>
          <w:szCs w:val="24"/>
        </w:rPr>
        <w:t xml:space="preserve">. </w:t>
      </w:r>
      <w:proofErr w:type="spellStart"/>
      <w:r w:rsidR="00A07B97" w:rsidRPr="00581C05">
        <w:rPr>
          <w:rFonts w:ascii="Times New Roman" w:hAnsi="Times New Roman" w:cs="Times New Roman"/>
          <w:i/>
          <w:iCs/>
          <w:sz w:val="24"/>
          <w:szCs w:val="24"/>
        </w:rPr>
        <w:t>landsat</w:t>
      </w:r>
      <w:proofErr w:type="spellEnd"/>
      <w:r w:rsidR="00A07B97" w:rsidRPr="00581C05">
        <w:rPr>
          <w:rFonts w:ascii="Times New Roman" w:hAnsi="Times New Roman" w:cs="Times New Roman"/>
          <w:sz w:val="24"/>
          <w:szCs w:val="24"/>
        </w:rPr>
        <w:t xml:space="preserve"> </w:t>
      </w:r>
      <w:r w:rsidR="00B731F7">
        <w:rPr>
          <w:rFonts w:ascii="Times New Roman" w:hAnsi="Times New Roman" w:cs="Times New Roman"/>
          <w:sz w:val="24"/>
          <w:szCs w:val="24"/>
        </w:rPr>
        <w:t>includes</w:t>
      </w:r>
      <w:r w:rsidR="00A07B97" w:rsidRPr="00581C05">
        <w:rPr>
          <w:rFonts w:ascii="Times New Roman" w:hAnsi="Times New Roman" w:cs="Times New Roman"/>
          <w:sz w:val="24"/>
          <w:szCs w:val="24"/>
        </w:rPr>
        <w:t xml:space="preserve"> functions for radiometric and topographic correction of Landsat</w:t>
      </w:r>
      <w:r w:rsidR="00581C05">
        <w:rPr>
          <w:rFonts w:ascii="Times New Roman" w:hAnsi="Times New Roman" w:cs="Times New Roman"/>
          <w:sz w:val="24"/>
          <w:szCs w:val="24"/>
        </w:rPr>
        <w:t xml:space="preserve"> scenes</w:t>
      </w:r>
      <w:r w:rsidR="00152A6E">
        <w:rPr>
          <w:rFonts w:ascii="Times New Roman" w:hAnsi="Times New Roman" w:cs="Times New Roman"/>
          <w:sz w:val="24"/>
          <w:szCs w:val="24"/>
        </w:rPr>
        <w:t xml:space="preserve">, while </w:t>
      </w:r>
      <w:r w:rsidR="00581C05" w:rsidRPr="00581C05">
        <w:rPr>
          <w:rFonts w:ascii="Times New Roman" w:hAnsi="Times New Roman" w:cs="Times New Roman"/>
          <w:i/>
          <w:iCs/>
          <w:sz w:val="24"/>
          <w:szCs w:val="24"/>
        </w:rPr>
        <w:t>landsat8</w:t>
      </w:r>
      <w:r w:rsidR="00581C05">
        <w:rPr>
          <w:rFonts w:ascii="Times New Roman" w:hAnsi="Times New Roman" w:cs="Times New Roman"/>
          <w:sz w:val="24"/>
          <w:szCs w:val="24"/>
        </w:rPr>
        <w:t xml:space="preserve"> </w:t>
      </w:r>
      <w:r w:rsidR="00B731F7">
        <w:rPr>
          <w:rFonts w:ascii="Times New Roman" w:hAnsi="Times New Roman" w:cs="Times New Roman"/>
          <w:sz w:val="24"/>
          <w:szCs w:val="24"/>
        </w:rPr>
        <w:t xml:space="preserve">includes </w:t>
      </w:r>
      <w:r w:rsidR="00581C05">
        <w:rPr>
          <w:rFonts w:ascii="Times New Roman" w:hAnsi="Times New Roman" w:cs="Times New Roman"/>
          <w:sz w:val="24"/>
          <w:szCs w:val="24"/>
        </w:rPr>
        <w:t>functions for computing top of atmosphere reflectance, radiance, and/or brightness temperature on Landsat scenes</w:t>
      </w:r>
      <w:r w:rsidR="00EC5E6F">
        <w:rPr>
          <w:rFonts w:ascii="Times New Roman" w:hAnsi="Times New Roman" w:cs="Times New Roman"/>
          <w:sz w:val="24"/>
          <w:szCs w:val="24"/>
        </w:rPr>
        <w:t>.</w:t>
      </w:r>
      <w:r w:rsidR="007D0865">
        <w:rPr>
          <w:rFonts w:ascii="Times New Roman" w:hAnsi="Times New Roman" w:cs="Times New Roman"/>
          <w:sz w:val="24"/>
          <w:szCs w:val="24"/>
        </w:rPr>
        <w:t xml:space="preserve"> </w:t>
      </w:r>
      <w:r w:rsidR="00724ED1">
        <w:rPr>
          <w:rFonts w:ascii="Times New Roman" w:hAnsi="Times New Roman" w:cs="Times New Roman"/>
          <w:sz w:val="24"/>
          <w:szCs w:val="24"/>
        </w:rPr>
        <w:t xml:space="preserve">These </w:t>
      </w:r>
      <w:r w:rsidR="00B731F7">
        <w:rPr>
          <w:rFonts w:ascii="Times New Roman" w:hAnsi="Times New Roman" w:cs="Times New Roman"/>
          <w:sz w:val="24"/>
          <w:szCs w:val="24"/>
        </w:rPr>
        <w:t xml:space="preserve">existing </w:t>
      </w:r>
      <w:r w:rsidR="00724ED1">
        <w:rPr>
          <w:rFonts w:ascii="Times New Roman" w:hAnsi="Times New Roman" w:cs="Times New Roman"/>
          <w:sz w:val="24"/>
          <w:szCs w:val="24"/>
        </w:rPr>
        <w:t>packages</w:t>
      </w:r>
      <w:r w:rsidR="00B731F7">
        <w:rPr>
          <w:rFonts w:ascii="Times New Roman" w:hAnsi="Times New Roman" w:cs="Times New Roman"/>
          <w:sz w:val="24"/>
          <w:szCs w:val="24"/>
        </w:rPr>
        <w:t xml:space="preserve"> provide</w:t>
      </w:r>
      <w:r w:rsidR="00724ED1">
        <w:rPr>
          <w:rFonts w:ascii="Times New Roman" w:hAnsi="Times New Roman" w:cs="Times New Roman"/>
          <w:sz w:val="24"/>
          <w:szCs w:val="24"/>
        </w:rPr>
        <w:t xml:space="preserve"> valuable tools for processing individual Landsat scenes,</w:t>
      </w:r>
      <w:r w:rsidR="00ED35A2">
        <w:rPr>
          <w:rFonts w:ascii="Times New Roman" w:hAnsi="Times New Roman" w:cs="Times New Roman"/>
          <w:sz w:val="24"/>
          <w:szCs w:val="24"/>
        </w:rPr>
        <w:t xml:space="preserve"> but fundamentally differ from the functionality provided by </w:t>
      </w:r>
      <w:r w:rsidR="00ED35A2">
        <w:rPr>
          <w:rFonts w:ascii="Times New Roman" w:hAnsi="Times New Roman" w:cs="Times New Roman"/>
          <w:i/>
          <w:iCs/>
          <w:sz w:val="24"/>
          <w:szCs w:val="24"/>
        </w:rPr>
        <w:t>lsatTS</w:t>
      </w:r>
      <w:r w:rsidR="003729E1">
        <w:rPr>
          <w:rFonts w:ascii="Times New Roman" w:hAnsi="Times New Roman" w:cs="Times New Roman"/>
          <w:sz w:val="24"/>
          <w:szCs w:val="24"/>
        </w:rPr>
        <w:t xml:space="preserve">, which is geared towards </w:t>
      </w:r>
      <w:r w:rsidR="00CB18C8">
        <w:rPr>
          <w:rFonts w:ascii="Times New Roman" w:hAnsi="Times New Roman" w:cs="Times New Roman"/>
          <w:sz w:val="24"/>
          <w:szCs w:val="24"/>
        </w:rPr>
        <w:t xml:space="preserve">sample-based </w:t>
      </w:r>
      <w:r w:rsidR="00982AC0">
        <w:rPr>
          <w:rFonts w:ascii="Times New Roman" w:hAnsi="Times New Roman" w:cs="Times New Roman"/>
          <w:sz w:val="24"/>
          <w:szCs w:val="24"/>
        </w:rPr>
        <w:t>time series</w:t>
      </w:r>
      <w:r w:rsidR="003729E1">
        <w:rPr>
          <w:rFonts w:ascii="Times New Roman" w:hAnsi="Times New Roman" w:cs="Times New Roman"/>
          <w:sz w:val="24"/>
          <w:szCs w:val="24"/>
        </w:rPr>
        <w:t xml:space="preserve"> analysis</w:t>
      </w:r>
      <w:r w:rsidR="00CB18C8">
        <w:rPr>
          <w:rFonts w:ascii="Times New Roman" w:hAnsi="Times New Roman" w:cs="Times New Roman"/>
          <w:sz w:val="24"/>
          <w:szCs w:val="24"/>
        </w:rPr>
        <w:t xml:space="preserve"> at local to global </w:t>
      </w:r>
      <w:commentRangeStart w:id="9"/>
      <w:r w:rsidR="00CB18C8">
        <w:rPr>
          <w:rFonts w:ascii="Times New Roman" w:hAnsi="Times New Roman" w:cs="Times New Roman"/>
          <w:sz w:val="24"/>
          <w:szCs w:val="24"/>
        </w:rPr>
        <w:t xml:space="preserve">scales. </w:t>
      </w:r>
      <w:commentRangeEnd w:id="9"/>
      <w:r w:rsidR="00DB00B1">
        <w:rPr>
          <w:rStyle w:val="CommentReference"/>
        </w:rPr>
        <w:commentReference w:id="9"/>
      </w:r>
    </w:p>
    <w:p w14:paraId="2B47E6BF" w14:textId="43B959E5" w:rsidR="00590A6D" w:rsidRDefault="00724ED1" w:rsidP="00C57288">
      <w:pPr>
        <w:pStyle w:val="NoSpacing"/>
        <w:ind w:firstLine="720"/>
        <w:rPr>
          <w:rFonts w:ascii="Times New Roman" w:hAnsi="Times New Roman" w:cs="Times New Roman"/>
          <w:sz w:val="24"/>
          <w:szCs w:val="24"/>
        </w:rPr>
      </w:pPr>
      <w:r w:rsidRPr="00724ED1">
        <w:rPr>
          <w:rFonts w:ascii="Times New Roman" w:hAnsi="Times New Roman" w:cs="Times New Roman"/>
          <w:i/>
          <w:iCs/>
          <w:sz w:val="24"/>
          <w:szCs w:val="24"/>
        </w:rPr>
        <w:lastRenderedPageBreak/>
        <w:t>lsatTS</w:t>
      </w:r>
      <w:r>
        <w:rPr>
          <w:rFonts w:ascii="Times New Roman" w:hAnsi="Times New Roman" w:cs="Times New Roman"/>
          <w:sz w:val="24"/>
          <w:szCs w:val="24"/>
        </w:rPr>
        <w:t xml:space="preserve"> </w:t>
      </w:r>
      <w:r w:rsidR="00ED35A2">
        <w:rPr>
          <w:rFonts w:ascii="Times New Roman" w:hAnsi="Times New Roman" w:cs="Times New Roman"/>
          <w:sz w:val="24"/>
          <w:szCs w:val="24"/>
        </w:rPr>
        <w:t xml:space="preserve">offers an integrated framework for Landsat data extraction, processing, and time series analysis </w:t>
      </w:r>
      <w:r w:rsidR="007C21F7">
        <w:rPr>
          <w:rFonts w:ascii="Times New Roman" w:hAnsi="Times New Roman" w:cs="Times New Roman"/>
          <w:sz w:val="24"/>
          <w:szCs w:val="24"/>
        </w:rPr>
        <w:t>for sample locations anywhere on Earth’s surface.</w:t>
      </w:r>
      <w:r w:rsidR="006E07A5">
        <w:rPr>
          <w:rFonts w:ascii="Times New Roman" w:hAnsi="Times New Roman" w:cs="Times New Roman"/>
          <w:sz w:val="24"/>
          <w:szCs w:val="24"/>
        </w:rPr>
        <w:t xml:space="preserve"> </w:t>
      </w:r>
      <w:r w:rsidR="008A516D" w:rsidRPr="009C68F5">
        <w:rPr>
          <w:rFonts w:ascii="Times New Roman" w:hAnsi="Times New Roman" w:cs="Times New Roman"/>
          <w:i/>
          <w:iCs/>
          <w:sz w:val="24"/>
          <w:szCs w:val="24"/>
        </w:rPr>
        <w:t>lsatTS</w:t>
      </w:r>
      <w:r w:rsidR="008A516D">
        <w:rPr>
          <w:rFonts w:ascii="Times New Roman" w:hAnsi="Times New Roman" w:cs="Times New Roman"/>
          <w:sz w:val="24"/>
          <w:szCs w:val="24"/>
        </w:rPr>
        <w:t xml:space="preserve"> </w:t>
      </w:r>
      <w:r w:rsidR="008A516D" w:rsidRPr="00E11FF4">
        <w:rPr>
          <w:rFonts w:ascii="Times New Roman" w:hAnsi="Times New Roman" w:cs="Times New Roman"/>
          <w:sz w:val="24"/>
          <w:szCs w:val="24"/>
        </w:rPr>
        <w:t xml:space="preserve">includes functions for </w:t>
      </w:r>
      <w:r w:rsidR="008A516D">
        <w:rPr>
          <w:rFonts w:ascii="Times New Roman" w:hAnsi="Times New Roman" w:cs="Times New Roman"/>
          <w:sz w:val="24"/>
          <w:szCs w:val="24"/>
        </w:rPr>
        <w:t xml:space="preserve">sample-based </w:t>
      </w:r>
      <w:r w:rsidR="008A516D" w:rsidRPr="00E11FF4">
        <w:rPr>
          <w:rFonts w:ascii="Times New Roman" w:hAnsi="Times New Roman" w:cs="Times New Roman"/>
          <w:sz w:val="24"/>
          <w:szCs w:val="24"/>
        </w:rPr>
        <w:t>extract</w:t>
      </w:r>
      <w:r w:rsidR="008A516D">
        <w:rPr>
          <w:rFonts w:ascii="Times New Roman" w:hAnsi="Times New Roman" w:cs="Times New Roman"/>
          <w:sz w:val="24"/>
          <w:szCs w:val="24"/>
        </w:rPr>
        <w:t xml:space="preserve">ion of </w:t>
      </w:r>
      <w:r w:rsidR="008A516D" w:rsidRPr="00E11FF4">
        <w:rPr>
          <w:rFonts w:ascii="Times New Roman" w:hAnsi="Times New Roman" w:cs="Times New Roman"/>
          <w:sz w:val="24"/>
          <w:szCs w:val="24"/>
        </w:rPr>
        <w:t xml:space="preserve">full data records </w:t>
      </w:r>
      <w:r w:rsidR="008A516D">
        <w:rPr>
          <w:rFonts w:ascii="Times New Roman" w:hAnsi="Times New Roman" w:cs="Times New Roman"/>
          <w:sz w:val="24"/>
          <w:szCs w:val="24"/>
        </w:rPr>
        <w:t xml:space="preserve">from </w:t>
      </w:r>
      <w:r w:rsidR="008A516D" w:rsidRPr="00E11FF4">
        <w:rPr>
          <w:rFonts w:ascii="Times New Roman" w:hAnsi="Times New Roman" w:cs="Times New Roman"/>
          <w:sz w:val="24"/>
          <w:szCs w:val="24"/>
        </w:rPr>
        <w:t xml:space="preserve">Landsat 5, 7, and 8 </w:t>
      </w:r>
      <w:r w:rsidR="008A516D">
        <w:rPr>
          <w:rFonts w:ascii="Times New Roman" w:hAnsi="Times New Roman" w:cs="Times New Roman"/>
          <w:sz w:val="24"/>
          <w:szCs w:val="24"/>
        </w:rPr>
        <w:t xml:space="preserve">that is accomplished </w:t>
      </w:r>
      <w:r w:rsidR="008A516D" w:rsidRPr="00E11FF4">
        <w:rPr>
          <w:rFonts w:ascii="Times New Roman" w:hAnsi="Times New Roman" w:cs="Times New Roman"/>
          <w:sz w:val="24"/>
          <w:szCs w:val="24"/>
        </w:rPr>
        <w:t xml:space="preserve">by querying the Landsat Collection 2 data set on GEE </w:t>
      </w:r>
      <w:r w:rsidR="008A516D" w:rsidRPr="00E11FF4">
        <w:rPr>
          <w:rFonts w:ascii="Times New Roman" w:hAnsi="Times New Roman" w:cs="Times New Roman"/>
          <w:sz w:val="24"/>
          <w:szCs w:val="24"/>
        </w:rPr>
        <w:fldChar w:fldCharType="begin"/>
      </w:r>
      <w:r w:rsidR="00FB010E">
        <w:rPr>
          <w:rFonts w:ascii="Times New Roman" w:hAnsi="Times New Roman" w:cs="Times New Roman"/>
          <w:sz w:val="24"/>
          <w:szCs w:val="24"/>
        </w:rPr>
        <w:instrText xml:space="preserve"> ADDIN EN.CITE &lt;EndNote&gt;&lt;Cite&gt;&lt;Author&gt;Gorelick&lt;/Author&gt;&lt;Year&gt;2017&lt;/Year&gt;&lt;RecNum&gt;3374&lt;/RecNum&gt;&lt;DisplayText&gt;(Gorelick et al. 2017)&lt;/DisplayText&gt;&lt;record&gt;&lt;rec-number&gt;3374&lt;/rec-number&gt;&lt;foreign-keys&gt;&lt;key app="EN" db-id="przrz2xfys0et6es02qx0adprs59z2erxf5t" timestamp="0"&gt;3374&lt;/key&gt;&lt;/foreign-keys&gt;&lt;ref-type name="Journal Article"&gt;17&lt;/ref-type&gt;&lt;contributors&gt;&lt;authors&gt;&lt;author&gt;Gorelick, Noel&lt;/author&gt;&lt;author&gt;Hancher, Matt&lt;/author&gt;&lt;author&gt;Dixon, Mike&lt;/author&gt;&lt;author&gt;Ilyushchenko, Simon&lt;/author&gt;&lt;author&gt;Thau, David&lt;/author&gt;&lt;author&gt;Moore, Rebecca&lt;/author&gt;&lt;/authors&gt;&lt;/contributors&gt;&lt;titles&gt;&lt;title&gt;Google Earth Engine: Planetary-scale geospatial analysis for everyone&lt;/title&gt;&lt;secondary-title&gt;Remote Sensing of Environment&lt;/secondary-title&gt;&lt;/titles&gt;&lt;periodical&gt;&lt;full-title&gt;Remote Sensing of Environment&lt;/full-title&gt;&lt;/periodical&gt;&lt;pages&gt;18-27&lt;/pages&gt;&lt;volume&gt;202&lt;/volume&gt;&lt;dates&gt;&lt;year&gt;2017&lt;/year&gt;&lt;/dates&gt;&lt;isbn&gt;0034-4257&lt;/isbn&gt;&lt;urls&gt;&lt;/urls&gt;&lt;electronic-resource-num&gt;https://doi.org/10.1016/j.rse.2017.06.031&lt;/electronic-resource-num&gt;&lt;/record&gt;&lt;/Cite&gt;&lt;/EndNote&gt;</w:instrText>
      </w:r>
      <w:r w:rsidR="008A516D" w:rsidRPr="00E11FF4">
        <w:rPr>
          <w:rFonts w:ascii="Times New Roman" w:hAnsi="Times New Roman" w:cs="Times New Roman"/>
          <w:sz w:val="24"/>
          <w:szCs w:val="24"/>
        </w:rPr>
        <w:fldChar w:fldCharType="separate"/>
      </w:r>
      <w:r w:rsidR="00FB010E">
        <w:rPr>
          <w:rFonts w:ascii="Times New Roman" w:hAnsi="Times New Roman" w:cs="Times New Roman"/>
          <w:noProof/>
          <w:sz w:val="24"/>
          <w:szCs w:val="24"/>
        </w:rPr>
        <w:t>(Gorelick et al. 2017)</w:t>
      </w:r>
      <w:r w:rsidR="008A516D" w:rsidRPr="00E11FF4">
        <w:rPr>
          <w:rFonts w:ascii="Times New Roman" w:hAnsi="Times New Roman" w:cs="Times New Roman"/>
          <w:sz w:val="24"/>
          <w:szCs w:val="24"/>
        </w:rPr>
        <w:fldChar w:fldCharType="end"/>
      </w:r>
      <w:r w:rsidR="008A516D">
        <w:rPr>
          <w:rFonts w:ascii="Times New Roman" w:hAnsi="Times New Roman" w:cs="Times New Roman"/>
          <w:sz w:val="24"/>
          <w:szCs w:val="24"/>
        </w:rPr>
        <w:t xml:space="preserve"> using </w:t>
      </w:r>
      <w:r w:rsidR="004A23E6">
        <w:rPr>
          <w:rFonts w:ascii="Times New Roman" w:hAnsi="Times New Roman" w:cs="Times New Roman"/>
          <w:sz w:val="24"/>
          <w:szCs w:val="24"/>
        </w:rPr>
        <w:t xml:space="preserve">the application programming interface </w:t>
      </w:r>
      <w:r w:rsidR="000B2AC7">
        <w:rPr>
          <w:rFonts w:ascii="Times New Roman" w:hAnsi="Times New Roman" w:cs="Times New Roman"/>
          <w:sz w:val="24"/>
          <w:szCs w:val="24"/>
        </w:rPr>
        <w:t xml:space="preserve">provided by </w:t>
      </w:r>
      <w:r w:rsidR="008A516D">
        <w:rPr>
          <w:rFonts w:ascii="Times New Roman" w:hAnsi="Times New Roman" w:cs="Times New Roman"/>
          <w:sz w:val="24"/>
          <w:szCs w:val="24"/>
        </w:rPr>
        <w:t xml:space="preserve">the </w:t>
      </w:r>
      <w:proofErr w:type="spellStart"/>
      <w:r w:rsidR="008A516D" w:rsidRPr="00E11FF4">
        <w:rPr>
          <w:rFonts w:ascii="Times New Roman" w:hAnsi="Times New Roman" w:cs="Times New Roman"/>
          <w:i/>
          <w:iCs/>
          <w:sz w:val="24"/>
          <w:szCs w:val="24"/>
        </w:rPr>
        <w:t>rgee</w:t>
      </w:r>
      <w:proofErr w:type="spellEnd"/>
      <w:r w:rsidR="008A516D">
        <w:rPr>
          <w:rFonts w:ascii="Times New Roman" w:hAnsi="Times New Roman" w:cs="Times New Roman"/>
          <w:sz w:val="24"/>
          <w:szCs w:val="24"/>
        </w:rPr>
        <w:t xml:space="preserve"> package in R </w:t>
      </w:r>
      <w:r w:rsidR="008A516D">
        <w:rPr>
          <w:rFonts w:ascii="Times New Roman" w:hAnsi="Times New Roman" w:cs="Times New Roman"/>
          <w:sz w:val="24"/>
          <w:szCs w:val="24"/>
        </w:rPr>
        <w:fldChar w:fldCharType="begin"/>
      </w:r>
      <w:r w:rsidR="00FB010E">
        <w:rPr>
          <w:rFonts w:ascii="Times New Roman" w:hAnsi="Times New Roman" w:cs="Times New Roman"/>
          <w:sz w:val="24"/>
          <w:szCs w:val="24"/>
        </w:rPr>
        <w:instrText xml:space="preserve"> ADDIN EN.CITE &lt;EndNote&gt;&lt;Cite&gt;&lt;Author&gt;Aybar&lt;/Author&gt;&lt;Year&gt;2020&lt;/Year&gt;&lt;RecNum&gt;4485&lt;/RecNum&gt;&lt;DisplayText&gt;(Aybar et al. 2020)&lt;/DisplayText&gt;&lt;record&gt;&lt;rec-number&gt;4485&lt;/rec-number&gt;&lt;foreign-keys&gt;&lt;key app="EN" db-id="przrz2xfys0et6es02qx0adprs59z2erxf5t" timestamp="1616616253"&gt;4485&lt;/key&gt;&lt;/foreign-keys&gt;&lt;ref-type name="Journal Article"&gt;17&lt;/ref-type&gt;&lt;contributors&gt;&lt;authors&gt;&lt;author&gt;Aybar, Cesar&lt;/author&gt;&lt;author&gt;Wu, Qiusheng&lt;/author&gt;&lt;author&gt;Bautista, Lesly&lt;/author&gt;&lt;author&gt;Yali, Roy&lt;/author&gt;&lt;author&gt;Barja, Antony&lt;/author&gt;&lt;/authors&gt;&lt;/contributors&gt;&lt;titles&gt;&lt;title&gt;rgee: An R package for interacting with Google Earth Engine&lt;/title&gt;&lt;secondary-title&gt;Journal of Open Source Software&lt;/secondary-title&gt;&lt;/titles&gt;&lt;periodical&gt;&lt;full-title&gt;Journal of Open Source Software&lt;/full-title&gt;&lt;/periodical&gt;&lt;pages&gt;2272&lt;/pages&gt;&lt;volume&gt;5&lt;/volume&gt;&lt;number&gt;51&lt;/number&gt;&lt;dates&gt;&lt;year&gt;2020&lt;/year&gt;&lt;/dates&gt;&lt;isbn&gt;2475-9066&lt;/isbn&gt;&lt;urls&gt;&lt;/urls&gt;&lt;/record&gt;&lt;/Cite&gt;&lt;/EndNote&gt;</w:instrText>
      </w:r>
      <w:r w:rsidR="008A516D">
        <w:rPr>
          <w:rFonts w:ascii="Times New Roman" w:hAnsi="Times New Roman" w:cs="Times New Roman"/>
          <w:sz w:val="24"/>
          <w:szCs w:val="24"/>
        </w:rPr>
        <w:fldChar w:fldCharType="separate"/>
      </w:r>
      <w:r w:rsidR="00FB010E">
        <w:rPr>
          <w:rFonts w:ascii="Times New Roman" w:hAnsi="Times New Roman" w:cs="Times New Roman"/>
          <w:noProof/>
          <w:sz w:val="24"/>
          <w:szCs w:val="24"/>
        </w:rPr>
        <w:t>(Aybar et al. 2020)</w:t>
      </w:r>
      <w:r w:rsidR="008A516D">
        <w:rPr>
          <w:rFonts w:ascii="Times New Roman" w:hAnsi="Times New Roman" w:cs="Times New Roman"/>
          <w:sz w:val="24"/>
          <w:szCs w:val="24"/>
        </w:rPr>
        <w:fldChar w:fldCharType="end"/>
      </w:r>
      <w:r w:rsidR="008A516D">
        <w:rPr>
          <w:rFonts w:ascii="Times New Roman" w:hAnsi="Times New Roman" w:cs="Times New Roman"/>
          <w:sz w:val="24"/>
          <w:szCs w:val="24"/>
        </w:rPr>
        <w:t xml:space="preserve">. </w:t>
      </w:r>
      <w:r w:rsidR="004A23E6">
        <w:rPr>
          <w:rFonts w:ascii="Times New Roman" w:hAnsi="Times New Roman" w:cs="Times New Roman"/>
          <w:sz w:val="24"/>
          <w:szCs w:val="24"/>
        </w:rPr>
        <w:t xml:space="preserve">Further functions included in </w:t>
      </w:r>
      <w:r w:rsidR="008A516D" w:rsidRPr="00FE4304">
        <w:rPr>
          <w:rFonts w:ascii="Times New Roman" w:hAnsi="Times New Roman" w:cs="Times New Roman"/>
          <w:i/>
          <w:iCs/>
          <w:sz w:val="24"/>
          <w:szCs w:val="24"/>
        </w:rPr>
        <w:t>lsatTS</w:t>
      </w:r>
      <w:r w:rsidR="008A516D" w:rsidRPr="00FE4304">
        <w:rPr>
          <w:rFonts w:ascii="Times New Roman" w:hAnsi="Times New Roman" w:cs="Times New Roman"/>
          <w:sz w:val="24"/>
          <w:szCs w:val="24"/>
        </w:rPr>
        <w:t xml:space="preserve"> facilitate (1) data cleaning, (2) cross-sensor calibration with machine learning, (3) </w:t>
      </w:r>
      <w:r w:rsidR="0049628C">
        <w:rPr>
          <w:rFonts w:ascii="Times New Roman" w:hAnsi="Times New Roman" w:cs="Times New Roman"/>
          <w:sz w:val="24"/>
          <w:szCs w:val="24"/>
        </w:rPr>
        <w:t xml:space="preserve">characterization of growing season conditions using </w:t>
      </w:r>
      <w:r w:rsidR="008A516D" w:rsidRPr="00FE4304">
        <w:rPr>
          <w:rFonts w:ascii="Times New Roman" w:hAnsi="Times New Roman" w:cs="Times New Roman"/>
          <w:sz w:val="24"/>
          <w:szCs w:val="24"/>
        </w:rPr>
        <w:t xml:space="preserve">phenological modeling, and (4) </w:t>
      </w:r>
      <w:r w:rsidR="008A516D">
        <w:rPr>
          <w:rFonts w:ascii="Times New Roman" w:hAnsi="Times New Roman" w:cs="Times New Roman"/>
          <w:sz w:val="24"/>
          <w:szCs w:val="24"/>
        </w:rPr>
        <w:t>time series analysis</w:t>
      </w:r>
      <w:r w:rsidR="004210EC">
        <w:rPr>
          <w:rFonts w:ascii="Times New Roman" w:hAnsi="Times New Roman" w:cs="Times New Roman"/>
          <w:sz w:val="24"/>
          <w:szCs w:val="24"/>
        </w:rPr>
        <w:t xml:space="preserve"> </w:t>
      </w:r>
      <w:r w:rsidR="0082037C">
        <w:rPr>
          <w:rFonts w:ascii="Times New Roman" w:hAnsi="Times New Roman" w:cs="Times New Roman"/>
          <w:sz w:val="24"/>
          <w:szCs w:val="24"/>
        </w:rPr>
        <w:t xml:space="preserve">of vegetation greenness </w:t>
      </w:r>
      <w:r w:rsidR="0022005E">
        <w:rPr>
          <w:rFonts w:ascii="Times New Roman" w:hAnsi="Times New Roman" w:cs="Times New Roman"/>
          <w:sz w:val="24"/>
          <w:szCs w:val="24"/>
        </w:rPr>
        <w:t>(</w:t>
      </w:r>
      <w:r w:rsidR="00BA4386">
        <w:rPr>
          <w:rFonts w:ascii="Times New Roman" w:hAnsi="Times New Roman" w:cs="Times New Roman"/>
          <w:sz w:val="24"/>
          <w:szCs w:val="24"/>
        </w:rPr>
        <w:t xml:space="preserve">Figure 1, </w:t>
      </w:r>
      <w:r w:rsidR="0022005E">
        <w:rPr>
          <w:rFonts w:ascii="Times New Roman" w:hAnsi="Times New Roman" w:cs="Times New Roman"/>
          <w:sz w:val="24"/>
          <w:szCs w:val="24"/>
        </w:rPr>
        <w:t>Table 1)</w:t>
      </w:r>
      <w:r w:rsidR="008A516D">
        <w:rPr>
          <w:rFonts w:ascii="Times New Roman" w:hAnsi="Times New Roman" w:cs="Times New Roman"/>
          <w:sz w:val="24"/>
          <w:szCs w:val="24"/>
        </w:rPr>
        <w:t>.</w:t>
      </w:r>
      <w:r w:rsidR="000F3A39">
        <w:rPr>
          <w:rFonts w:ascii="Times New Roman" w:hAnsi="Times New Roman" w:cs="Times New Roman"/>
          <w:sz w:val="24"/>
          <w:szCs w:val="24"/>
        </w:rPr>
        <w:t xml:space="preserve"> T</w:t>
      </w:r>
      <w:r w:rsidR="008A516D">
        <w:rPr>
          <w:rFonts w:ascii="Times New Roman" w:hAnsi="Times New Roman" w:cs="Times New Roman"/>
          <w:sz w:val="24"/>
          <w:szCs w:val="24"/>
        </w:rPr>
        <w:t xml:space="preserve">his sample-based framework </w:t>
      </w:r>
      <w:r w:rsidR="000F3A39">
        <w:rPr>
          <w:rFonts w:ascii="Times New Roman" w:hAnsi="Times New Roman" w:cs="Times New Roman"/>
          <w:sz w:val="24"/>
          <w:szCs w:val="24"/>
        </w:rPr>
        <w:t xml:space="preserve">is </w:t>
      </w:r>
      <w:r w:rsidR="008A516D">
        <w:rPr>
          <w:rFonts w:ascii="Times New Roman" w:hAnsi="Times New Roman" w:cs="Times New Roman"/>
          <w:sz w:val="24"/>
          <w:szCs w:val="24"/>
        </w:rPr>
        <w:t xml:space="preserve">conducive to error propagation using Monte Carlo </w:t>
      </w:r>
      <w:r w:rsidR="00BE5642">
        <w:rPr>
          <w:rFonts w:ascii="Times New Roman" w:hAnsi="Times New Roman" w:cs="Times New Roman"/>
          <w:sz w:val="24"/>
          <w:szCs w:val="24"/>
        </w:rPr>
        <w:t>simulations</w:t>
      </w:r>
      <w:r w:rsidR="00167F9A">
        <w:rPr>
          <w:rFonts w:ascii="Times New Roman" w:hAnsi="Times New Roman" w:cs="Times New Roman"/>
          <w:sz w:val="24"/>
          <w:szCs w:val="24"/>
        </w:rPr>
        <w:t xml:space="preserve"> </w:t>
      </w:r>
      <w:r w:rsidR="00167F9A">
        <w:rPr>
          <w:rFonts w:ascii="Times New Roman" w:hAnsi="Times New Roman" w:cs="Times New Roman"/>
          <w:sz w:val="24"/>
          <w:szCs w:val="24"/>
        </w:rPr>
        <w:fldChar w:fldCharType="begin"/>
      </w:r>
      <w:r w:rsidR="00167F9A">
        <w:rPr>
          <w:rFonts w:ascii="Times New Roman" w:hAnsi="Times New Roman" w:cs="Times New Roman"/>
          <w:sz w:val="24"/>
          <w:szCs w:val="24"/>
        </w:rPr>
        <w:instrText xml:space="preserve"> ADDIN EN.CITE &lt;EndNote&gt;&lt;Cite&gt;&lt;Author&gt;Berner&lt;/Author&gt;&lt;Year&gt;2022&lt;/Year&gt;&lt;RecNum&gt;4460&lt;/RecNum&gt;&lt;DisplayText&gt;(Berner et al. 2020, Berner and Goetz 2022)&lt;/DisplayText&gt;&lt;record&gt;&lt;rec-number&gt;4460&lt;/rec-number&gt;&lt;foreign-keys&gt;&lt;key app="EN" db-id="przrz2xfys0et6es02qx0adprs59z2erxf5t" timestamp="1613410286"&gt;4460&lt;/key&gt;&lt;/foreign-keys&gt;&lt;ref-type name="Journal Article"&gt;17&lt;/ref-type&gt;&lt;contributors&gt;&lt;authors&gt;&lt;author&gt;Berner, L.T.&lt;/author&gt;&lt;author&gt;Goetz, S.J.&lt;/author&gt;&lt;/authors&gt;&lt;/contributors&gt;&lt;titles&gt;&lt;title&gt;Satellite observations document trends consistent with a boreal forest biome shift&lt;/title&gt;&lt;secondary-title&gt;Global Change Biology&lt;/secondary-title&gt;&lt;/titles&gt;&lt;periodical&gt;&lt;full-title&gt;Global Change Biology&lt;/full-title&gt;&lt;/periodical&gt;&lt;pages&gt;In Press&lt;/pages&gt;&lt;dates&gt;&lt;year&gt;2022&lt;/year&gt;&lt;/dates&gt;&lt;urls&gt;&lt;/urls&gt;&lt;/record&gt;&lt;/Cite&gt;&lt;Cite&gt;&lt;Author&gt;Berner&lt;/Author&gt;&lt;Year&gt;2020&lt;/Year&gt;&lt;RecNum&gt;3755&lt;/RecNum&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https://doi.org/10.1038/s41467-020-18479-5&lt;/electronic-resource-num&gt;&lt;/record&gt;&lt;/Cite&gt;&lt;/EndNote&gt;</w:instrText>
      </w:r>
      <w:r w:rsidR="00167F9A">
        <w:rPr>
          <w:rFonts w:ascii="Times New Roman" w:hAnsi="Times New Roman" w:cs="Times New Roman"/>
          <w:sz w:val="24"/>
          <w:szCs w:val="24"/>
        </w:rPr>
        <w:fldChar w:fldCharType="separate"/>
      </w:r>
      <w:r w:rsidR="00167F9A">
        <w:rPr>
          <w:rFonts w:ascii="Times New Roman" w:hAnsi="Times New Roman" w:cs="Times New Roman"/>
          <w:noProof/>
          <w:sz w:val="24"/>
          <w:szCs w:val="24"/>
        </w:rPr>
        <w:t>(Berner et al. 2020, Berner and Goetz 2022)</w:t>
      </w:r>
      <w:r w:rsidR="00167F9A">
        <w:rPr>
          <w:rFonts w:ascii="Times New Roman" w:hAnsi="Times New Roman" w:cs="Times New Roman"/>
          <w:sz w:val="24"/>
          <w:szCs w:val="24"/>
        </w:rPr>
        <w:fldChar w:fldCharType="end"/>
      </w:r>
      <w:r w:rsidR="008A516D">
        <w:rPr>
          <w:rFonts w:ascii="Times New Roman" w:hAnsi="Times New Roman" w:cs="Times New Roman"/>
          <w:sz w:val="24"/>
          <w:szCs w:val="24"/>
        </w:rPr>
        <w:t>.</w:t>
      </w:r>
      <w:r w:rsidR="00C57288">
        <w:rPr>
          <w:rFonts w:ascii="Times New Roman" w:hAnsi="Times New Roman" w:cs="Times New Roman"/>
          <w:sz w:val="24"/>
          <w:szCs w:val="24"/>
        </w:rPr>
        <w:t xml:space="preserve"> </w:t>
      </w:r>
      <w:r w:rsidR="00590A6D">
        <w:rPr>
          <w:rFonts w:ascii="Times New Roman" w:hAnsi="Times New Roman" w:cs="Times New Roman"/>
          <w:sz w:val="24"/>
          <w:szCs w:val="24"/>
        </w:rPr>
        <w:t xml:space="preserve">The following sections detail package installation, summarize the purpose and behavior of each </w:t>
      </w:r>
      <w:r w:rsidR="00590A6D" w:rsidRPr="000A1D20">
        <w:rPr>
          <w:rFonts w:ascii="Times New Roman" w:hAnsi="Times New Roman" w:cs="Times New Roman"/>
          <w:i/>
          <w:iCs/>
          <w:sz w:val="24"/>
          <w:szCs w:val="24"/>
        </w:rPr>
        <w:t>lsatTS</w:t>
      </w:r>
      <w:r w:rsidR="00590A6D">
        <w:rPr>
          <w:rFonts w:ascii="Times New Roman" w:hAnsi="Times New Roman" w:cs="Times New Roman"/>
          <w:sz w:val="24"/>
          <w:szCs w:val="24"/>
        </w:rPr>
        <w:t xml:space="preserve"> function, and demonstrate the utility of </w:t>
      </w:r>
      <w:r w:rsidR="00590A6D" w:rsidRPr="00590A6D">
        <w:rPr>
          <w:rFonts w:ascii="Times New Roman" w:hAnsi="Times New Roman" w:cs="Times New Roman"/>
          <w:i/>
          <w:iCs/>
          <w:sz w:val="24"/>
          <w:szCs w:val="24"/>
        </w:rPr>
        <w:t>lsatTS</w:t>
      </w:r>
      <w:r w:rsidR="00590A6D">
        <w:rPr>
          <w:rFonts w:ascii="Times New Roman" w:hAnsi="Times New Roman" w:cs="Times New Roman"/>
          <w:sz w:val="24"/>
          <w:szCs w:val="24"/>
        </w:rPr>
        <w:t xml:space="preserve"> </w:t>
      </w:r>
      <w:r w:rsidR="000D766F">
        <w:rPr>
          <w:rFonts w:ascii="Times New Roman" w:hAnsi="Times New Roman" w:cs="Times New Roman"/>
          <w:sz w:val="24"/>
          <w:szCs w:val="24"/>
        </w:rPr>
        <w:t xml:space="preserve">with an </w:t>
      </w:r>
      <w:r w:rsidR="00590A6D">
        <w:rPr>
          <w:rFonts w:ascii="Times New Roman" w:hAnsi="Times New Roman" w:cs="Times New Roman"/>
          <w:sz w:val="24"/>
          <w:szCs w:val="24"/>
        </w:rPr>
        <w:t xml:space="preserve">example application focused on vegetation greenness trends </w:t>
      </w:r>
      <w:r w:rsidR="000D766F">
        <w:rPr>
          <w:rFonts w:ascii="Times New Roman" w:hAnsi="Times New Roman" w:cs="Times New Roman"/>
          <w:sz w:val="24"/>
          <w:szCs w:val="24"/>
        </w:rPr>
        <w:t xml:space="preserve">from 2000 to 2020 </w:t>
      </w:r>
      <w:r w:rsidR="00590A6D">
        <w:rPr>
          <w:rFonts w:ascii="Times New Roman" w:hAnsi="Times New Roman" w:cs="Times New Roman"/>
          <w:sz w:val="24"/>
          <w:szCs w:val="24"/>
        </w:rPr>
        <w:t xml:space="preserve">across a study </w:t>
      </w:r>
      <w:r w:rsidR="0082037C">
        <w:rPr>
          <w:rFonts w:ascii="Times New Roman" w:hAnsi="Times New Roman" w:cs="Times New Roman"/>
          <w:sz w:val="24"/>
          <w:szCs w:val="24"/>
        </w:rPr>
        <w:t>area</w:t>
      </w:r>
      <w:r w:rsidR="00590A6D">
        <w:rPr>
          <w:rFonts w:ascii="Times New Roman" w:hAnsi="Times New Roman" w:cs="Times New Roman"/>
          <w:sz w:val="24"/>
          <w:szCs w:val="24"/>
        </w:rPr>
        <w:t xml:space="preserve"> in the Greenlandic Arctic.</w:t>
      </w:r>
      <w:r w:rsidR="002F2220">
        <w:rPr>
          <w:rFonts w:ascii="Times New Roman" w:hAnsi="Times New Roman" w:cs="Times New Roman"/>
          <w:sz w:val="24"/>
          <w:szCs w:val="24"/>
        </w:rPr>
        <w:t xml:space="preserve"> </w:t>
      </w:r>
      <w:r w:rsidR="00590A6D">
        <w:rPr>
          <w:rFonts w:ascii="Times New Roman" w:hAnsi="Times New Roman" w:cs="Times New Roman"/>
          <w:sz w:val="24"/>
          <w:szCs w:val="24"/>
        </w:rPr>
        <w:t xml:space="preserve">For a detailed list of </w:t>
      </w:r>
      <w:r w:rsidR="001C0509">
        <w:rPr>
          <w:rFonts w:ascii="Times New Roman" w:hAnsi="Times New Roman" w:cs="Times New Roman"/>
          <w:sz w:val="24"/>
          <w:szCs w:val="24"/>
        </w:rPr>
        <w:t xml:space="preserve">function </w:t>
      </w:r>
      <w:r w:rsidR="00590A6D">
        <w:rPr>
          <w:rFonts w:ascii="Times New Roman" w:hAnsi="Times New Roman" w:cs="Times New Roman"/>
          <w:sz w:val="24"/>
          <w:szCs w:val="24"/>
        </w:rPr>
        <w:t xml:space="preserve">descriptions, including the complete lists of arguments </w:t>
      </w:r>
      <w:r w:rsidR="001C0509">
        <w:rPr>
          <w:rFonts w:ascii="Times New Roman" w:hAnsi="Times New Roman" w:cs="Times New Roman"/>
          <w:sz w:val="24"/>
          <w:szCs w:val="24"/>
        </w:rPr>
        <w:t xml:space="preserve">require by </w:t>
      </w:r>
      <w:r w:rsidR="00590A6D">
        <w:rPr>
          <w:rFonts w:ascii="Times New Roman" w:hAnsi="Times New Roman" w:cs="Times New Roman"/>
          <w:sz w:val="24"/>
          <w:szCs w:val="24"/>
        </w:rPr>
        <w:t>each</w:t>
      </w:r>
      <w:r w:rsidR="001C0509">
        <w:rPr>
          <w:rFonts w:ascii="Times New Roman" w:hAnsi="Times New Roman" w:cs="Times New Roman"/>
          <w:sz w:val="24"/>
          <w:szCs w:val="24"/>
        </w:rPr>
        <w:t xml:space="preserve"> function</w:t>
      </w:r>
      <w:r w:rsidR="00590A6D">
        <w:rPr>
          <w:rFonts w:ascii="Times New Roman" w:hAnsi="Times New Roman" w:cs="Times New Roman"/>
          <w:sz w:val="24"/>
          <w:szCs w:val="24"/>
        </w:rPr>
        <w:t xml:space="preserve">, please consult the helpfiles provided with the package or refer to the list of function definitions supplied </w:t>
      </w:r>
      <w:r w:rsidR="002F2220">
        <w:rPr>
          <w:rFonts w:ascii="Times New Roman" w:hAnsi="Times New Roman" w:cs="Times New Roman"/>
          <w:sz w:val="24"/>
          <w:szCs w:val="24"/>
        </w:rPr>
        <w:t xml:space="preserve">in the </w:t>
      </w:r>
      <w:commentRangeStart w:id="10"/>
      <w:r w:rsidR="00590A6D">
        <w:rPr>
          <w:rFonts w:ascii="Times New Roman" w:hAnsi="Times New Roman" w:cs="Times New Roman"/>
          <w:sz w:val="24"/>
          <w:szCs w:val="24"/>
        </w:rPr>
        <w:t>Supplementary Material</w:t>
      </w:r>
      <w:commentRangeEnd w:id="10"/>
      <w:r w:rsidR="00590A6D">
        <w:rPr>
          <w:rStyle w:val="CommentReference"/>
        </w:rPr>
        <w:commentReference w:id="10"/>
      </w:r>
      <w:r w:rsidR="00590A6D">
        <w:rPr>
          <w:rFonts w:ascii="Times New Roman" w:hAnsi="Times New Roman" w:cs="Times New Roman"/>
          <w:sz w:val="24"/>
          <w:szCs w:val="24"/>
        </w:rPr>
        <w:t xml:space="preserve">. </w:t>
      </w:r>
    </w:p>
    <w:p w14:paraId="006BF8C5" w14:textId="77777777" w:rsidR="00590A6D" w:rsidRDefault="00590A6D" w:rsidP="00590A6D">
      <w:pPr>
        <w:pStyle w:val="NoSpacing"/>
        <w:rPr>
          <w:rFonts w:ascii="Times New Roman" w:hAnsi="Times New Roman" w:cs="Times New Roman"/>
          <w:sz w:val="24"/>
          <w:szCs w:val="24"/>
        </w:rPr>
      </w:pPr>
      <w:r>
        <w:rPr>
          <w:rFonts w:ascii="Times New Roman" w:hAnsi="Times New Roman" w:cs="Times New Roman"/>
          <w:sz w:val="24"/>
          <w:szCs w:val="24"/>
        </w:rPr>
        <w:t xml:space="preserve"> </w:t>
      </w:r>
    </w:p>
    <w:bookmarkEnd w:id="8"/>
    <w:p w14:paraId="30F6B7DF" w14:textId="4A3BAC0D" w:rsidR="008A516D" w:rsidRDefault="002D28BF" w:rsidP="00F751FB">
      <w:pPr>
        <w:pStyle w:val="NoSpacing"/>
        <w:rPr>
          <w:rFonts w:ascii="Times New Roman" w:hAnsi="Times New Roman" w:cs="Times New Roman"/>
          <w:sz w:val="24"/>
          <w:szCs w:val="24"/>
        </w:rPr>
      </w:pPr>
      <w:r>
        <w:rPr>
          <w:noProof/>
        </w:rPr>
        <w:drawing>
          <wp:inline distT="0" distB="0" distL="0" distR="0" wp14:anchorId="6E44524D" wp14:editId="31062455">
            <wp:extent cx="2523506" cy="4052705"/>
            <wp:effectExtent l="0" t="0" r="0" b="508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50701" cy="4096380"/>
                    </a:xfrm>
                    <a:prstGeom prst="rect">
                      <a:avLst/>
                    </a:prstGeom>
                    <a:noFill/>
                    <a:ln>
                      <a:noFill/>
                    </a:ln>
                  </pic:spPr>
                </pic:pic>
              </a:graphicData>
            </a:graphic>
          </wp:inline>
        </w:drawing>
      </w:r>
    </w:p>
    <w:p w14:paraId="3B5B8A91" w14:textId="296A8D75" w:rsidR="00B9245A" w:rsidRDefault="00BA4386" w:rsidP="00F751FB">
      <w:pPr>
        <w:pStyle w:val="NoSpacing"/>
        <w:rPr>
          <w:rFonts w:ascii="Times New Roman" w:hAnsi="Times New Roman" w:cs="Times New Roman"/>
          <w:sz w:val="24"/>
          <w:szCs w:val="24"/>
        </w:rPr>
      </w:pPr>
      <w:r>
        <w:rPr>
          <w:rFonts w:ascii="Times New Roman" w:hAnsi="Times New Roman" w:cs="Times New Roman"/>
          <w:sz w:val="24"/>
          <w:szCs w:val="24"/>
        </w:rPr>
        <w:t>Figure 1.</w:t>
      </w:r>
      <w:r w:rsidR="00E87545">
        <w:rPr>
          <w:rFonts w:ascii="Times New Roman" w:hAnsi="Times New Roman" w:cs="Times New Roman"/>
          <w:sz w:val="24"/>
          <w:szCs w:val="24"/>
        </w:rPr>
        <w:t xml:space="preserve"> Schematic illustrating functions and typical workflow of the </w:t>
      </w:r>
      <w:r w:rsidR="00E87545" w:rsidRPr="00ED284A">
        <w:rPr>
          <w:rFonts w:ascii="Times New Roman" w:hAnsi="Times New Roman" w:cs="Times New Roman"/>
          <w:i/>
          <w:iCs/>
          <w:sz w:val="24"/>
          <w:szCs w:val="24"/>
        </w:rPr>
        <w:t>lsatTS</w:t>
      </w:r>
      <w:r w:rsidR="00E87545">
        <w:rPr>
          <w:rFonts w:ascii="Times New Roman" w:hAnsi="Times New Roman" w:cs="Times New Roman"/>
          <w:sz w:val="24"/>
          <w:szCs w:val="24"/>
        </w:rPr>
        <w:t xml:space="preserve"> package.</w:t>
      </w:r>
      <w:r w:rsidR="00FC7108">
        <w:rPr>
          <w:rFonts w:ascii="Times New Roman" w:hAnsi="Times New Roman" w:cs="Times New Roman"/>
          <w:sz w:val="24"/>
          <w:szCs w:val="24"/>
        </w:rPr>
        <w:t xml:space="preserve"> Each function is described in the main text and Table 1.</w:t>
      </w:r>
      <w:r w:rsidR="00ED284A">
        <w:rPr>
          <w:rFonts w:ascii="Times New Roman" w:hAnsi="Times New Roman" w:cs="Times New Roman"/>
          <w:sz w:val="24"/>
          <w:szCs w:val="24"/>
        </w:rPr>
        <w:t xml:space="preserve"> </w:t>
      </w:r>
      <w:r w:rsidR="00ED284A" w:rsidRPr="00ED284A">
        <w:rPr>
          <w:rFonts w:ascii="Times New Roman" w:hAnsi="Times New Roman" w:cs="Times New Roman"/>
          <w:i/>
          <w:iCs/>
          <w:sz w:val="24"/>
          <w:szCs w:val="24"/>
        </w:rPr>
        <w:t>lsatTS</w:t>
      </w:r>
      <w:r w:rsidR="00ED284A">
        <w:rPr>
          <w:rFonts w:ascii="Times New Roman" w:hAnsi="Times New Roman" w:cs="Times New Roman"/>
          <w:sz w:val="24"/>
          <w:szCs w:val="24"/>
        </w:rPr>
        <w:t xml:space="preserve"> has primary been used for assessments of </w:t>
      </w:r>
      <w:r w:rsidR="002D28BF">
        <w:rPr>
          <w:rFonts w:ascii="Times New Roman" w:hAnsi="Times New Roman" w:cs="Times New Roman"/>
          <w:sz w:val="24"/>
          <w:szCs w:val="24"/>
        </w:rPr>
        <w:t xml:space="preserve">interannual variability and trends in </w:t>
      </w:r>
      <w:r w:rsidR="00ED284A">
        <w:rPr>
          <w:rFonts w:ascii="Times New Roman" w:hAnsi="Times New Roman" w:cs="Times New Roman"/>
          <w:sz w:val="24"/>
          <w:szCs w:val="24"/>
        </w:rPr>
        <w:t>vegetation greenness</w:t>
      </w:r>
      <w:r w:rsidR="00B9245A">
        <w:rPr>
          <w:rFonts w:ascii="Times New Roman" w:hAnsi="Times New Roman" w:cs="Times New Roman"/>
          <w:sz w:val="24"/>
          <w:szCs w:val="24"/>
        </w:rPr>
        <w:t xml:space="preserve">. However, </w:t>
      </w:r>
      <w:r w:rsidR="00B9245A" w:rsidRPr="00B9245A">
        <w:rPr>
          <w:rFonts w:ascii="Times New Roman" w:hAnsi="Times New Roman" w:cs="Times New Roman"/>
          <w:i/>
          <w:iCs/>
          <w:sz w:val="24"/>
          <w:szCs w:val="24"/>
        </w:rPr>
        <w:t>lsatTS</w:t>
      </w:r>
      <w:r w:rsidR="00B9245A">
        <w:rPr>
          <w:rFonts w:ascii="Times New Roman" w:hAnsi="Times New Roman" w:cs="Times New Roman"/>
          <w:sz w:val="24"/>
          <w:szCs w:val="24"/>
        </w:rPr>
        <w:t xml:space="preserve"> facilitates other Landsat time series analyses by providing tools for general data extraction and processing. </w:t>
      </w:r>
    </w:p>
    <w:p w14:paraId="5FBC8314" w14:textId="65F6C90F" w:rsidR="00166C1E" w:rsidRDefault="00166C1E" w:rsidP="00F751FB">
      <w:pPr>
        <w:pStyle w:val="NoSpacing"/>
        <w:rPr>
          <w:rFonts w:ascii="Times New Roman" w:hAnsi="Times New Roman" w:cs="Times New Roman"/>
          <w:sz w:val="24"/>
          <w:szCs w:val="24"/>
        </w:rPr>
      </w:pPr>
    </w:p>
    <w:p w14:paraId="478C3B23" w14:textId="2F85E87D" w:rsidR="00166C1E" w:rsidRDefault="00166C1E" w:rsidP="00F751FB">
      <w:pPr>
        <w:pStyle w:val="NoSpacing"/>
        <w:rPr>
          <w:rFonts w:ascii="Times New Roman" w:hAnsi="Times New Roman" w:cs="Times New Roman"/>
          <w:sz w:val="24"/>
          <w:szCs w:val="24"/>
        </w:rPr>
      </w:pPr>
    </w:p>
    <w:p w14:paraId="3F34D994" w14:textId="77777777" w:rsidR="00166C1E" w:rsidRDefault="00166C1E" w:rsidP="00F751FB">
      <w:pPr>
        <w:pStyle w:val="NoSpacing"/>
        <w:rPr>
          <w:rFonts w:ascii="Times New Roman" w:hAnsi="Times New Roman" w:cs="Times New Roman"/>
          <w:sz w:val="24"/>
          <w:szCs w:val="24"/>
        </w:rPr>
      </w:pPr>
    </w:p>
    <w:p w14:paraId="241C9357" w14:textId="77777777" w:rsidR="0022005E" w:rsidRPr="00792C3C" w:rsidRDefault="0022005E" w:rsidP="0022005E">
      <w:pPr>
        <w:pStyle w:val="NoSpacing"/>
        <w:rPr>
          <w:rFonts w:ascii="Times New Roman" w:hAnsi="Times New Roman" w:cs="Times New Roman"/>
          <w:sz w:val="24"/>
          <w:szCs w:val="24"/>
        </w:rPr>
      </w:pPr>
      <w:r w:rsidRPr="00792C3C">
        <w:rPr>
          <w:rFonts w:ascii="Times New Roman" w:hAnsi="Times New Roman" w:cs="Times New Roman"/>
          <w:sz w:val="24"/>
          <w:szCs w:val="24"/>
        </w:rPr>
        <w:lastRenderedPageBreak/>
        <w:t>Table 1. Function names and descriptions</w:t>
      </w:r>
      <w:r>
        <w:rPr>
          <w:rFonts w:ascii="Times New Roman" w:hAnsi="Times New Roman" w:cs="Times New Roman"/>
          <w:sz w:val="24"/>
          <w:szCs w:val="24"/>
        </w:rPr>
        <w:t xml:space="preserve">. These are listed in the order typically used. </w:t>
      </w:r>
    </w:p>
    <w:tbl>
      <w:tblPr>
        <w:tblStyle w:val="TableGrid"/>
        <w:tblW w:w="946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5"/>
        <w:gridCol w:w="3049"/>
        <w:gridCol w:w="4764"/>
      </w:tblGrid>
      <w:tr w:rsidR="0022005E" w:rsidRPr="00792C3C" w14:paraId="4DB919ED" w14:textId="77777777" w:rsidTr="00206CCE">
        <w:tc>
          <w:tcPr>
            <w:tcW w:w="1655" w:type="dxa"/>
            <w:tcBorders>
              <w:top w:val="single" w:sz="4" w:space="0" w:color="auto"/>
              <w:bottom w:val="single" w:sz="4" w:space="0" w:color="auto"/>
            </w:tcBorders>
          </w:tcPr>
          <w:p w14:paraId="774D2ABF" w14:textId="77777777" w:rsidR="0022005E" w:rsidRPr="00792C3C" w:rsidRDefault="0022005E" w:rsidP="00206CCE">
            <w:pPr>
              <w:pStyle w:val="NoSpacing"/>
              <w:rPr>
                <w:rFonts w:ascii="Times New Roman" w:hAnsi="Times New Roman" w:cs="Times New Roman"/>
                <w:b/>
                <w:bCs/>
                <w:sz w:val="24"/>
                <w:szCs w:val="24"/>
              </w:rPr>
            </w:pPr>
            <w:r w:rsidRPr="00792C3C">
              <w:rPr>
                <w:rFonts w:ascii="Times New Roman" w:hAnsi="Times New Roman" w:cs="Times New Roman"/>
                <w:b/>
                <w:bCs/>
                <w:sz w:val="24"/>
                <w:szCs w:val="24"/>
              </w:rPr>
              <w:t>Step</w:t>
            </w:r>
          </w:p>
        </w:tc>
        <w:tc>
          <w:tcPr>
            <w:tcW w:w="3049" w:type="dxa"/>
            <w:tcBorders>
              <w:top w:val="single" w:sz="4" w:space="0" w:color="auto"/>
              <w:bottom w:val="single" w:sz="4" w:space="0" w:color="auto"/>
            </w:tcBorders>
          </w:tcPr>
          <w:p w14:paraId="666DDFCA" w14:textId="77777777" w:rsidR="0022005E" w:rsidRPr="00792C3C" w:rsidRDefault="0022005E" w:rsidP="00206CCE">
            <w:pPr>
              <w:pStyle w:val="NoSpacing"/>
              <w:rPr>
                <w:rFonts w:ascii="Times New Roman" w:hAnsi="Times New Roman" w:cs="Times New Roman"/>
                <w:b/>
                <w:bCs/>
                <w:sz w:val="24"/>
                <w:szCs w:val="24"/>
              </w:rPr>
            </w:pPr>
            <w:r w:rsidRPr="00792C3C">
              <w:rPr>
                <w:rFonts w:ascii="Times New Roman" w:hAnsi="Times New Roman" w:cs="Times New Roman"/>
                <w:b/>
                <w:bCs/>
                <w:sz w:val="24"/>
                <w:szCs w:val="24"/>
              </w:rPr>
              <w:t>Function</w:t>
            </w:r>
          </w:p>
        </w:tc>
        <w:tc>
          <w:tcPr>
            <w:tcW w:w="4764" w:type="dxa"/>
            <w:tcBorders>
              <w:top w:val="single" w:sz="4" w:space="0" w:color="auto"/>
              <w:bottom w:val="single" w:sz="4" w:space="0" w:color="auto"/>
            </w:tcBorders>
          </w:tcPr>
          <w:p w14:paraId="202F32B5" w14:textId="77777777" w:rsidR="0022005E" w:rsidRPr="00792C3C" w:rsidRDefault="0022005E" w:rsidP="00206CCE">
            <w:pPr>
              <w:pStyle w:val="NoSpacing"/>
              <w:rPr>
                <w:rFonts w:ascii="Times New Roman" w:hAnsi="Times New Roman" w:cs="Times New Roman"/>
                <w:b/>
                <w:bCs/>
                <w:sz w:val="24"/>
                <w:szCs w:val="24"/>
              </w:rPr>
            </w:pPr>
            <w:r w:rsidRPr="00792C3C">
              <w:rPr>
                <w:rFonts w:ascii="Times New Roman" w:hAnsi="Times New Roman" w:cs="Times New Roman"/>
                <w:b/>
                <w:bCs/>
                <w:sz w:val="24"/>
                <w:szCs w:val="24"/>
              </w:rPr>
              <w:t>Description</w:t>
            </w:r>
          </w:p>
        </w:tc>
      </w:tr>
      <w:tr w:rsidR="0022005E" w:rsidRPr="00792C3C" w14:paraId="39BFFF31" w14:textId="77777777" w:rsidTr="00206CCE">
        <w:tc>
          <w:tcPr>
            <w:tcW w:w="1655" w:type="dxa"/>
            <w:tcBorders>
              <w:top w:val="single" w:sz="4" w:space="0" w:color="auto"/>
            </w:tcBorders>
          </w:tcPr>
          <w:p w14:paraId="51248093" w14:textId="77777777"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 xml:space="preserve">Data </w:t>
            </w:r>
            <w:r>
              <w:rPr>
                <w:rFonts w:ascii="Times New Roman" w:hAnsi="Times New Roman" w:cs="Times New Roman"/>
                <w:sz w:val="20"/>
                <w:szCs w:val="20"/>
              </w:rPr>
              <w:t>extraction</w:t>
            </w:r>
          </w:p>
        </w:tc>
        <w:tc>
          <w:tcPr>
            <w:tcW w:w="3049" w:type="dxa"/>
            <w:tcBorders>
              <w:top w:val="single" w:sz="4" w:space="0" w:color="auto"/>
            </w:tcBorders>
          </w:tcPr>
          <w:p w14:paraId="00655B54" w14:textId="77777777" w:rsidR="0022005E" w:rsidRPr="00EC1D88" w:rsidRDefault="0022005E" w:rsidP="00206CCE">
            <w:pPr>
              <w:pStyle w:val="NoSpacing"/>
              <w:rPr>
                <w:rFonts w:ascii="Times New Roman" w:hAnsi="Times New Roman" w:cs="Times New Roman"/>
                <w:sz w:val="20"/>
                <w:szCs w:val="20"/>
              </w:rPr>
            </w:pPr>
            <w:proofErr w:type="spellStart"/>
            <w:r w:rsidRPr="00EC1D88">
              <w:rPr>
                <w:rFonts w:ascii="Times New Roman" w:hAnsi="Times New Roman" w:cs="Times New Roman"/>
                <w:sz w:val="20"/>
                <w:szCs w:val="20"/>
              </w:rPr>
              <w:t>lsat_get_pixel_centers</w:t>
            </w:r>
            <w:proofErr w:type="spellEnd"/>
          </w:p>
        </w:tc>
        <w:tc>
          <w:tcPr>
            <w:tcW w:w="4764" w:type="dxa"/>
            <w:tcBorders>
              <w:top w:val="single" w:sz="4" w:space="0" w:color="auto"/>
            </w:tcBorders>
          </w:tcPr>
          <w:p w14:paraId="4B6D4369" w14:textId="4838BDA0" w:rsidR="0022005E" w:rsidRPr="003C7159" w:rsidRDefault="002C102D" w:rsidP="00206CCE">
            <w:pPr>
              <w:pStyle w:val="NoSpacing"/>
              <w:rPr>
                <w:rFonts w:ascii="Times New Roman" w:hAnsi="Times New Roman" w:cs="Times New Roman"/>
                <w:sz w:val="20"/>
                <w:szCs w:val="20"/>
              </w:rPr>
            </w:pPr>
            <w:r>
              <w:rPr>
                <w:rFonts w:ascii="Times New Roman" w:hAnsi="Times New Roman" w:cs="Times New Roman"/>
                <w:sz w:val="20"/>
                <w:szCs w:val="20"/>
              </w:rPr>
              <w:t xml:space="preserve">Retrieve </w:t>
            </w:r>
            <w:r w:rsidR="0022005E">
              <w:rPr>
                <w:rFonts w:ascii="Times New Roman" w:hAnsi="Times New Roman" w:cs="Times New Roman"/>
                <w:sz w:val="20"/>
                <w:szCs w:val="20"/>
              </w:rPr>
              <w:t>point coordinates of all Landsat 8 pixel centers that fall within a polygon.</w:t>
            </w:r>
          </w:p>
        </w:tc>
      </w:tr>
      <w:tr w:rsidR="0022005E" w:rsidRPr="00792C3C" w14:paraId="7FC6C207" w14:textId="77777777" w:rsidTr="00206CCE">
        <w:tc>
          <w:tcPr>
            <w:tcW w:w="1655" w:type="dxa"/>
          </w:tcPr>
          <w:p w14:paraId="15ADE02F"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4A7E1555" w14:textId="6540E493" w:rsidR="0022005E" w:rsidRPr="00EC1D88" w:rsidRDefault="009961CB" w:rsidP="00206CCE">
            <w:pPr>
              <w:pStyle w:val="NoSpacing"/>
              <w:rPr>
                <w:rFonts w:ascii="Times New Roman" w:hAnsi="Times New Roman" w:cs="Times New Roman"/>
                <w:sz w:val="20"/>
                <w:szCs w:val="20"/>
              </w:rPr>
            </w:pPr>
            <w:proofErr w:type="spellStart"/>
            <w:r>
              <w:rPr>
                <w:rFonts w:ascii="Times New Roman" w:hAnsi="Times New Roman" w:cs="Times New Roman"/>
                <w:sz w:val="20"/>
                <w:szCs w:val="20"/>
              </w:rPr>
              <w:t>l</w:t>
            </w:r>
            <w:r w:rsidR="0022005E" w:rsidRPr="00EC1D88">
              <w:rPr>
                <w:rFonts w:ascii="Times New Roman" w:hAnsi="Times New Roman" w:cs="Times New Roman"/>
                <w:sz w:val="20"/>
                <w:szCs w:val="20"/>
              </w:rPr>
              <w:t>sat_export_ts</w:t>
            </w:r>
            <w:proofErr w:type="spellEnd"/>
          </w:p>
        </w:tc>
        <w:tc>
          <w:tcPr>
            <w:tcW w:w="4764" w:type="dxa"/>
          </w:tcPr>
          <w:p w14:paraId="620548CD"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 xml:space="preserve">Export full Landsat surface reflectance time series for a set of point coordinates using GEE accessed from R. </w:t>
            </w:r>
          </w:p>
        </w:tc>
      </w:tr>
      <w:tr w:rsidR="0022005E" w:rsidRPr="00792C3C" w14:paraId="7185AAE8" w14:textId="77777777" w:rsidTr="00206CCE">
        <w:tc>
          <w:tcPr>
            <w:tcW w:w="1655" w:type="dxa"/>
          </w:tcPr>
          <w:p w14:paraId="070E736B" w14:textId="65B9A3B2"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 xml:space="preserve">Data </w:t>
            </w:r>
            <w:r w:rsidR="00325450">
              <w:rPr>
                <w:rFonts w:ascii="Times New Roman" w:hAnsi="Times New Roman" w:cs="Times New Roman"/>
                <w:sz w:val="20"/>
                <w:szCs w:val="20"/>
              </w:rPr>
              <w:t>processing</w:t>
            </w:r>
          </w:p>
        </w:tc>
        <w:tc>
          <w:tcPr>
            <w:tcW w:w="3049" w:type="dxa"/>
          </w:tcPr>
          <w:p w14:paraId="506E8080" w14:textId="77777777" w:rsidR="0022005E" w:rsidRPr="00EC1D88" w:rsidRDefault="0022005E" w:rsidP="00206CCE">
            <w:pPr>
              <w:pStyle w:val="NoSpacing"/>
              <w:rPr>
                <w:rFonts w:ascii="Times New Roman" w:hAnsi="Times New Roman" w:cs="Times New Roman"/>
                <w:sz w:val="20"/>
                <w:szCs w:val="20"/>
              </w:rPr>
            </w:pPr>
            <w:proofErr w:type="spellStart"/>
            <w:r w:rsidRPr="00EC1D88">
              <w:rPr>
                <w:rFonts w:ascii="Times New Roman" w:hAnsi="Times New Roman" w:cs="Times New Roman"/>
                <w:sz w:val="20"/>
                <w:szCs w:val="20"/>
              </w:rPr>
              <w:t>lsat_general_prep</w:t>
            </w:r>
            <w:proofErr w:type="spellEnd"/>
          </w:p>
        </w:tc>
        <w:tc>
          <w:tcPr>
            <w:tcW w:w="4764" w:type="dxa"/>
          </w:tcPr>
          <w:p w14:paraId="3A4483EB"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Prepare data exported from GEE, including parsing satellite names and renaming and scaling bands.</w:t>
            </w:r>
          </w:p>
        </w:tc>
      </w:tr>
      <w:tr w:rsidR="0022005E" w:rsidRPr="00792C3C" w14:paraId="120B79DA" w14:textId="77777777" w:rsidTr="00206CCE">
        <w:tc>
          <w:tcPr>
            <w:tcW w:w="1655" w:type="dxa"/>
          </w:tcPr>
          <w:p w14:paraId="2FFA6CA2"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3526617D" w14:textId="510C7DFC" w:rsidR="0022005E" w:rsidRPr="00EC1D88" w:rsidRDefault="009961CB" w:rsidP="00206CCE">
            <w:pPr>
              <w:pStyle w:val="NoSpacing"/>
              <w:rPr>
                <w:rFonts w:ascii="Times New Roman" w:hAnsi="Times New Roman" w:cs="Times New Roman"/>
                <w:sz w:val="20"/>
                <w:szCs w:val="20"/>
              </w:rPr>
            </w:pPr>
            <w:proofErr w:type="spellStart"/>
            <w:r>
              <w:rPr>
                <w:rFonts w:ascii="Times New Roman" w:hAnsi="Times New Roman" w:cs="Times New Roman"/>
                <w:sz w:val="20"/>
                <w:szCs w:val="20"/>
              </w:rPr>
              <w:t>l</w:t>
            </w:r>
            <w:r w:rsidR="0022005E" w:rsidRPr="00EC1D88">
              <w:rPr>
                <w:rFonts w:ascii="Times New Roman" w:hAnsi="Times New Roman" w:cs="Times New Roman"/>
                <w:sz w:val="20"/>
                <w:szCs w:val="20"/>
              </w:rPr>
              <w:t>sat_clean_data</w:t>
            </w:r>
            <w:proofErr w:type="spellEnd"/>
          </w:p>
        </w:tc>
        <w:tc>
          <w:tcPr>
            <w:tcW w:w="4764" w:type="dxa"/>
          </w:tcPr>
          <w:p w14:paraId="1C76BBB3" w14:textId="77777777"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 xml:space="preserve">Filter out measurements </w:t>
            </w:r>
            <w:r>
              <w:rPr>
                <w:rFonts w:ascii="Times New Roman" w:hAnsi="Times New Roman" w:cs="Times New Roman"/>
                <w:sz w:val="20"/>
                <w:szCs w:val="20"/>
              </w:rPr>
              <w:t xml:space="preserve">based on presence of clouds, water, shadows, </w:t>
            </w:r>
            <w:r w:rsidRPr="00EC1D88">
              <w:rPr>
                <w:rFonts w:ascii="Times New Roman" w:hAnsi="Times New Roman" w:cs="Times New Roman"/>
                <w:sz w:val="20"/>
                <w:szCs w:val="20"/>
              </w:rPr>
              <w:t>oblique view angles, and other criteria.</w:t>
            </w:r>
          </w:p>
        </w:tc>
      </w:tr>
      <w:tr w:rsidR="0022005E" w:rsidRPr="00792C3C" w14:paraId="0106EF6C" w14:textId="77777777" w:rsidTr="00206CCE">
        <w:tc>
          <w:tcPr>
            <w:tcW w:w="1655" w:type="dxa"/>
          </w:tcPr>
          <w:p w14:paraId="5D4E6008"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22C709D2" w14:textId="5D16E71E" w:rsidR="0022005E" w:rsidRPr="00EC1D88" w:rsidRDefault="009961CB" w:rsidP="00206CCE">
            <w:pPr>
              <w:pStyle w:val="NoSpacing"/>
              <w:rPr>
                <w:rFonts w:ascii="Times New Roman" w:hAnsi="Times New Roman" w:cs="Times New Roman"/>
                <w:sz w:val="20"/>
                <w:szCs w:val="20"/>
              </w:rPr>
            </w:pPr>
            <w:proofErr w:type="spellStart"/>
            <w:r>
              <w:rPr>
                <w:rFonts w:ascii="Times New Roman" w:hAnsi="Times New Roman" w:cs="Times New Roman"/>
                <w:sz w:val="20"/>
                <w:szCs w:val="20"/>
              </w:rPr>
              <w:t>l</w:t>
            </w:r>
            <w:r w:rsidR="0022005E" w:rsidRPr="00EC1D88">
              <w:rPr>
                <w:rFonts w:ascii="Times New Roman" w:hAnsi="Times New Roman" w:cs="Times New Roman"/>
                <w:sz w:val="20"/>
                <w:szCs w:val="20"/>
              </w:rPr>
              <w:t>sat_summarize_data_avail</w:t>
            </w:r>
            <w:proofErr w:type="spellEnd"/>
          </w:p>
        </w:tc>
        <w:tc>
          <w:tcPr>
            <w:tcW w:w="4764" w:type="dxa"/>
          </w:tcPr>
          <w:p w14:paraId="48D07AE1" w14:textId="3A61D853" w:rsidR="0022005E" w:rsidRPr="00EC1D88" w:rsidRDefault="00C42BC6" w:rsidP="00206CCE">
            <w:pPr>
              <w:pStyle w:val="NoSpacing"/>
              <w:rPr>
                <w:rFonts w:ascii="Times New Roman" w:hAnsi="Times New Roman" w:cs="Times New Roman"/>
                <w:sz w:val="20"/>
                <w:szCs w:val="20"/>
              </w:rPr>
            </w:pPr>
            <w:r w:rsidRPr="00C42BC6">
              <w:rPr>
                <w:rFonts w:ascii="Times New Roman" w:hAnsi="Times New Roman" w:cs="Times New Roman"/>
                <w:sz w:val="20"/>
                <w:szCs w:val="20"/>
              </w:rPr>
              <w:t>(</w:t>
            </w:r>
            <w:r w:rsidRPr="00C42BC6">
              <w:rPr>
                <w:rFonts w:ascii="Times New Roman" w:hAnsi="Times New Roman" w:cs="Times New Roman"/>
                <w:i/>
                <w:iCs/>
                <w:sz w:val="20"/>
                <w:szCs w:val="20"/>
              </w:rPr>
              <w:t>Optional</w:t>
            </w:r>
            <w:r w:rsidRPr="00C42BC6">
              <w:rPr>
                <w:rFonts w:ascii="Times New Roman" w:hAnsi="Times New Roman" w:cs="Times New Roman"/>
                <w:sz w:val="20"/>
                <w:szCs w:val="20"/>
              </w:rPr>
              <w:t>)</w:t>
            </w:r>
            <w:r>
              <w:rPr>
                <w:rFonts w:ascii="Times New Roman" w:hAnsi="Times New Roman" w:cs="Times New Roman"/>
                <w:sz w:val="20"/>
                <w:szCs w:val="20"/>
              </w:rPr>
              <w:t xml:space="preserve"> </w:t>
            </w:r>
            <w:r w:rsidR="0022005E" w:rsidRPr="002A52FE">
              <w:rPr>
                <w:rFonts w:ascii="Times New Roman" w:hAnsi="Times New Roman" w:cs="Times New Roman"/>
                <w:sz w:val="20"/>
                <w:szCs w:val="20"/>
              </w:rPr>
              <w:t>Summarize</w:t>
            </w:r>
            <w:r w:rsidR="0022005E" w:rsidRPr="00EC1D88">
              <w:rPr>
                <w:rFonts w:ascii="Times New Roman" w:hAnsi="Times New Roman" w:cs="Times New Roman"/>
                <w:sz w:val="20"/>
                <w:szCs w:val="20"/>
              </w:rPr>
              <w:t xml:space="preserve"> data availability at each site, such </w:t>
            </w:r>
            <w:r w:rsidR="0022005E">
              <w:rPr>
                <w:rFonts w:ascii="Times New Roman" w:hAnsi="Times New Roman" w:cs="Times New Roman"/>
                <w:sz w:val="20"/>
                <w:szCs w:val="20"/>
              </w:rPr>
              <w:t xml:space="preserve">as </w:t>
            </w:r>
            <w:r w:rsidR="0022005E" w:rsidRPr="00EC1D88">
              <w:rPr>
                <w:rFonts w:ascii="Times New Roman" w:hAnsi="Times New Roman" w:cs="Times New Roman"/>
                <w:sz w:val="20"/>
                <w:szCs w:val="20"/>
              </w:rPr>
              <w:t xml:space="preserve">total number </w:t>
            </w:r>
            <w:r w:rsidR="0022005E">
              <w:rPr>
                <w:rFonts w:ascii="Times New Roman" w:hAnsi="Times New Roman" w:cs="Times New Roman"/>
                <w:sz w:val="20"/>
                <w:szCs w:val="20"/>
              </w:rPr>
              <w:t xml:space="preserve">and years </w:t>
            </w:r>
            <w:r w:rsidR="0022005E" w:rsidRPr="00EC1D88">
              <w:rPr>
                <w:rFonts w:ascii="Times New Roman" w:hAnsi="Times New Roman" w:cs="Times New Roman"/>
                <w:sz w:val="20"/>
                <w:szCs w:val="20"/>
              </w:rPr>
              <w:t>of observations</w:t>
            </w:r>
            <w:r w:rsidR="0022005E">
              <w:rPr>
                <w:rFonts w:ascii="Times New Roman" w:hAnsi="Times New Roman" w:cs="Times New Roman"/>
                <w:sz w:val="20"/>
                <w:szCs w:val="20"/>
              </w:rPr>
              <w:t>.</w:t>
            </w:r>
          </w:p>
        </w:tc>
      </w:tr>
      <w:tr w:rsidR="0022005E" w:rsidRPr="00792C3C" w14:paraId="7202B815" w14:textId="77777777" w:rsidTr="00206CCE">
        <w:tc>
          <w:tcPr>
            <w:tcW w:w="1655" w:type="dxa"/>
          </w:tcPr>
          <w:p w14:paraId="021BA202"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7922DACD" w14:textId="4210E7EC" w:rsidR="0022005E" w:rsidRPr="00EC1D88" w:rsidRDefault="009961CB" w:rsidP="00206CCE">
            <w:pPr>
              <w:pStyle w:val="NoSpacing"/>
              <w:rPr>
                <w:rFonts w:ascii="Times New Roman" w:hAnsi="Times New Roman" w:cs="Times New Roman"/>
                <w:sz w:val="20"/>
                <w:szCs w:val="20"/>
              </w:rPr>
            </w:pPr>
            <w:proofErr w:type="spellStart"/>
            <w:r>
              <w:rPr>
                <w:rFonts w:ascii="Times New Roman" w:hAnsi="Times New Roman" w:cs="Times New Roman"/>
                <w:sz w:val="20"/>
                <w:szCs w:val="20"/>
              </w:rPr>
              <w:t>l</w:t>
            </w:r>
            <w:r w:rsidR="0022005E" w:rsidRPr="00EC1D88">
              <w:rPr>
                <w:rFonts w:ascii="Times New Roman" w:hAnsi="Times New Roman" w:cs="Times New Roman"/>
                <w:sz w:val="20"/>
                <w:szCs w:val="20"/>
              </w:rPr>
              <w:t>sat_neighborhood_mean</w:t>
            </w:r>
            <w:proofErr w:type="spellEnd"/>
          </w:p>
        </w:tc>
        <w:tc>
          <w:tcPr>
            <w:tcW w:w="4764" w:type="dxa"/>
          </w:tcPr>
          <w:p w14:paraId="4930D907" w14:textId="05982F79" w:rsidR="0022005E" w:rsidRPr="00EC1D88" w:rsidRDefault="00C42BC6" w:rsidP="00206CCE">
            <w:pPr>
              <w:pStyle w:val="NoSpacing"/>
              <w:rPr>
                <w:rFonts w:ascii="Times New Roman" w:hAnsi="Times New Roman" w:cs="Times New Roman"/>
                <w:sz w:val="20"/>
                <w:szCs w:val="20"/>
              </w:rPr>
            </w:pPr>
            <w:r w:rsidRPr="00C42BC6">
              <w:rPr>
                <w:rFonts w:ascii="Times New Roman" w:hAnsi="Times New Roman" w:cs="Times New Roman"/>
                <w:sz w:val="20"/>
                <w:szCs w:val="20"/>
              </w:rPr>
              <w:t>(</w:t>
            </w:r>
            <w:r w:rsidRPr="00C42BC6">
              <w:rPr>
                <w:rFonts w:ascii="Times New Roman" w:hAnsi="Times New Roman" w:cs="Times New Roman"/>
                <w:i/>
                <w:iCs/>
                <w:sz w:val="20"/>
                <w:szCs w:val="20"/>
              </w:rPr>
              <w:t>Optional</w:t>
            </w:r>
            <w:r w:rsidRPr="00C42BC6">
              <w:rPr>
                <w:rFonts w:ascii="Times New Roman" w:hAnsi="Times New Roman" w:cs="Times New Roman"/>
                <w:sz w:val="20"/>
                <w:szCs w:val="20"/>
              </w:rPr>
              <w:t>)</w:t>
            </w:r>
            <w:r>
              <w:rPr>
                <w:rFonts w:ascii="Times New Roman" w:hAnsi="Times New Roman" w:cs="Times New Roman"/>
                <w:sz w:val="20"/>
                <w:szCs w:val="20"/>
              </w:rPr>
              <w:t xml:space="preserve"> </w:t>
            </w:r>
            <w:r w:rsidR="0022005E">
              <w:rPr>
                <w:rFonts w:ascii="Times New Roman" w:hAnsi="Times New Roman" w:cs="Times New Roman"/>
                <w:sz w:val="20"/>
                <w:szCs w:val="20"/>
              </w:rPr>
              <w:t>For buffered sites, compute band-wise mean surface reflectance across grid cells within the buffer.</w:t>
            </w:r>
          </w:p>
        </w:tc>
      </w:tr>
      <w:tr w:rsidR="0022005E" w:rsidRPr="00792C3C" w14:paraId="541E671F" w14:textId="77777777" w:rsidTr="00206CCE">
        <w:tc>
          <w:tcPr>
            <w:tcW w:w="1655" w:type="dxa"/>
          </w:tcPr>
          <w:p w14:paraId="6D5CF5F6"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2254D3C8" w14:textId="545F6D11" w:rsidR="0022005E" w:rsidRPr="00EC1D88" w:rsidRDefault="009961CB" w:rsidP="00206CCE">
            <w:pPr>
              <w:pStyle w:val="NoSpacing"/>
              <w:rPr>
                <w:rFonts w:ascii="Times New Roman" w:hAnsi="Times New Roman" w:cs="Times New Roman"/>
                <w:sz w:val="20"/>
                <w:szCs w:val="20"/>
              </w:rPr>
            </w:pPr>
            <w:proofErr w:type="spellStart"/>
            <w:r>
              <w:rPr>
                <w:rFonts w:ascii="Times New Roman" w:hAnsi="Times New Roman" w:cs="Times New Roman"/>
                <w:sz w:val="20"/>
                <w:szCs w:val="20"/>
              </w:rPr>
              <w:t>l</w:t>
            </w:r>
            <w:r w:rsidR="0022005E" w:rsidRPr="00EC1D88">
              <w:rPr>
                <w:rFonts w:ascii="Times New Roman" w:hAnsi="Times New Roman" w:cs="Times New Roman"/>
                <w:sz w:val="20"/>
                <w:szCs w:val="20"/>
              </w:rPr>
              <w:t>sat_calc_spec_index</w:t>
            </w:r>
            <w:proofErr w:type="spellEnd"/>
          </w:p>
        </w:tc>
        <w:tc>
          <w:tcPr>
            <w:tcW w:w="4764" w:type="dxa"/>
          </w:tcPr>
          <w:p w14:paraId="2B4D6B69"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Calculate a variety of widely used spectral indices, such as the Normalized Difference Vegetation Index (NDVI).</w:t>
            </w:r>
          </w:p>
        </w:tc>
      </w:tr>
      <w:tr w:rsidR="0022005E" w:rsidRPr="00792C3C" w14:paraId="0187912C" w14:textId="77777777" w:rsidTr="00206CCE">
        <w:tc>
          <w:tcPr>
            <w:tcW w:w="1655" w:type="dxa"/>
          </w:tcPr>
          <w:p w14:paraId="2D66F125"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613DECF5" w14:textId="4184C7B7" w:rsidR="0022005E" w:rsidRPr="00EC1D88" w:rsidRDefault="009961CB" w:rsidP="00206CCE">
            <w:pPr>
              <w:pStyle w:val="NoSpacing"/>
              <w:rPr>
                <w:rFonts w:ascii="Times New Roman" w:hAnsi="Times New Roman" w:cs="Times New Roman"/>
                <w:sz w:val="20"/>
                <w:szCs w:val="20"/>
              </w:rPr>
            </w:pPr>
            <w:proofErr w:type="spellStart"/>
            <w:r>
              <w:rPr>
                <w:rFonts w:ascii="Times New Roman" w:hAnsi="Times New Roman" w:cs="Times New Roman"/>
                <w:sz w:val="20"/>
                <w:szCs w:val="20"/>
              </w:rPr>
              <w:t>l</w:t>
            </w:r>
            <w:r w:rsidR="0022005E" w:rsidRPr="00EC1D88">
              <w:rPr>
                <w:rFonts w:ascii="Times New Roman" w:hAnsi="Times New Roman" w:cs="Times New Roman"/>
                <w:sz w:val="20"/>
                <w:szCs w:val="20"/>
              </w:rPr>
              <w:t>sat_calibrate_rf</w:t>
            </w:r>
            <w:proofErr w:type="spellEnd"/>
          </w:p>
        </w:tc>
        <w:tc>
          <w:tcPr>
            <w:tcW w:w="4764" w:type="dxa"/>
          </w:tcPr>
          <w:p w14:paraId="1FB86F03"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Cross-calibrate bands or spectral indices from Landsat 5/8 to match Landsat 7 using Random Forests.</w:t>
            </w:r>
          </w:p>
        </w:tc>
      </w:tr>
      <w:tr w:rsidR="0022005E" w:rsidRPr="00792C3C" w14:paraId="1E18B287" w14:textId="77777777" w:rsidTr="00206CCE">
        <w:tc>
          <w:tcPr>
            <w:tcW w:w="1655" w:type="dxa"/>
          </w:tcPr>
          <w:p w14:paraId="48D8F89C" w14:textId="66509843" w:rsidR="0022005E" w:rsidRPr="00EC1D88" w:rsidRDefault="0022005E" w:rsidP="00206CCE">
            <w:pPr>
              <w:pStyle w:val="NoSpacing"/>
              <w:rPr>
                <w:rFonts w:ascii="Times New Roman" w:hAnsi="Times New Roman" w:cs="Times New Roman"/>
                <w:sz w:val="20"/>
                <w:szCs w:val="20"/>
              </w:rPr>
            </w:pPr>
          </w:p>
        </w:tc>
        <w:tc>
          <w:tcPr>
            <w:tcW w:w="3049" w:type="dxa"/>
          </w:tcPr>
          <w:p w14:paraId="46C65848" w14:textId="77777777" w:rsidR="0022005E" w:rsidRPr="00EC1D88" w:rsidRDefault="0022005E" w:rsidP="00206CCE">
            <w:pPr>
              <w:pStyle w:val="NoSpacing"/>
              <w:rPr>
                <w:rFonts w:ascii="Times New Roman" w:hAnsi="Times New Roman" w:cs="Times New Roman"/>
                <w:sz w:val="20"/>
                <w:szCs w:val="20"/>
              </w:rPr>
            </w:pPr>
            <w:proofErr w:type="spellStart"/>
            <w:r w:rsidRPr="00EC1D88">
              <w:rPr>
                <w:rFonts w:ascii="Times New Roman" w:hAnsi="Times New Roman" w:cs="Times New Roman"/>
                <w:sz w:val="20"/>
                <w:szCs w:val="20"/>
              </w:rPr>
              <w:t>lsat_fit_phenological_curves</w:t>
            </w:r>
            <w:proofErr w:type="spellEnd"/>
          </w:p>
        </w:tc>
        <w:tc>
          <w:tcPr>
            <w:tcW w:w="4764" w:type="dxa"/>
          </w:tcPr>
          <w:p w14:paraId="42359EC5"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 xml:space="preserve">Characterize seasonal land surface phenology at each site by iteratively fitting flexible cubic splines. </w:t>
            </w:r>
          </w:p>
        </w:tc>
      </w:tr>
      <w:tr w:rsidR="0022005E" w:rsidRPr="00792C3C" w14:paraId="44A64F9E" w14:textId="77777777" w:rsidTr="00206CCE">
        <w:tc>
          <w:tcPr>
            <w:tcW w:w="1655" w:type="dxa"/>
          </w:tcPr>
          <w:p w14:paraId="3485990B"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044D1716" w14:textId="719DB489" w:rsidR="0022005E" w:rsidRPr="00EC1D88" w:rsidRDefault="009961CB" w:rsidP="00206CCE">
            <w:pPr>
              <w:pStyle w:val="NoSpacing"/>
              <w:rPr>
                <w:rFonts w:ascii="Times New Roman" w:hAnsi="Times New Roman" w:cs="Times New Roman"/>
                <w:sz w:val="20"/>
                <w:szCs w:val="20"/>
              </w:rPr>
            </w:pPr>
            <w:proofErr w:type="spellStart"/>
            <w:r>
              <w:rPr>
                <w:rFonts w:ascii="Times New Roman" w:hAnsi="Times New Roman" w:cs="Times New Roman"/>
                <w:sz w:val="20"/>
                <w:szCs w:val="20"/>
              </w:rPr>
              <w:t>l</w:t>
            </w:r>
            <w:r w:rsidR="0022005E" w:rsidRPr="00EC1D88">
              <w:rPr>
                <w:rFonts w:ascii="Times New Roman" w:hAnsi="Times New Roman" w:cs="Times New Roman"/>
                <w:sz w:val="20"/>
                <w:szCs w:val="20"/>
              </w:rPr>
              <w:t>sat_summarize_growing_seasons</w:t>
            </w:r>
            <w:proofErr w:type="spellEnd"/>
          </w:p>
        </w:tc>
        <w:tc>
          <w:tcPr>
            <w:tcW w:w="4764" w:type="dxa"/>
          </w:tcPr>
          <w:p w14:paraId="1C7B6389"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Estimate various phenological metrics from fitted cubic splines, such as annual maximum vegetation greenness.</w:t>
            </w:r>
          </w:p>
        </w:tc>
      </w:tr>
      <w:tr w:rsidR="0022005E" w:rsidRPr="00792C3C" w14:paraId="7FE475C7" w14:textId="77777777" w:rsidTr="00206CCE">
        <w:tc>
          <w:tcPr>
            <w:tcW w:w="1655" w:type="dxa"/>
          </w:tcPr>
          <w:p w14:paraId="3B4939DD"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033DA87C" w14:textId="28F4F058" w:rsidR="0022005E" w:rsidRPr="00EC1D88" w:rsidRDefault="009961CB" w:rsidP="00206CCE">
            <w:pPr>
              <w:pStyle w:val="NoSpacing"/>
              <w:rPr>
                <w:rFonts w:ascii="Times New Roman" w:hAnsi="Times New Roman" w:cs="Times New Roman"/>
                <w:sz w:val="20"/>
                <w:szCs w:val="20"/>
              </w:rPr>
            </w:pPr>
            <w:proofErr w:type="spellStart"/>
            <w:r>
              <w:rPr>
                <w:rFonts w:ascii="Times New Roman" w:hAnsi="Times New Roman" w:cs="Times New Roman"/>
                <w:sz w:val="20"/>
                <w:szCs w:val="20"/>
              </w:rPr>
              <w:t>l</w:t>
            </w:r>
            <w:r w:rsidR="0022005E" w:rsidRPr="00EC1D88">
              <w:rPr>
                <w:rFonts w:ascii="Times New Roman" w:hAnsi="Times New Roman" w:cs="Times New Roman"/>
                <w:sz w:val="20"/>
                <w:szCs w:val="20"/>
              </w:rPr>
              <w:t>sat_evaluate_phenological_max</w:t>
            </w:r>
            <w:proofErr w:type="spellEnd"/>
          </w:p>
        </w:tc>
        <w:tc>
          <w:tcPr>
            <w:tcW w:w="4764" w:type="dxa"/>
          </w:tcPr>
          <w:p w14:paraId="6F753E50" w14:textId="409AFF23" w:rsidR="0022005E" w:rsidRPr="00EC1D88" w:rsidRDefault="00C42BC6" w:rsidP="00206CCE">
            <w:pPr>
              <w:pStyle w:val="NoSpacing"/>
              <w:rPr>
                <w:rFonts w:ascii="Times New Roman" w:hAnsi="Times New Roman" w:cs="Times New Roman"/>
                <w:sz w:val="20"/>
                <w:szCs w:val="20"/>
              </w:rPr>
            </w:pPr>
            <w:r w:rsidRPr="00C42BC6">
              <w:rPr>
                <w:rFonts w:ascii="Times New Roman" w:hAnsi="Times New Roman" w:cs="Times New Roman"/>
                <w:sz w:val="20"/>
                <w:szCs w:val="20"/>
              </w:rPr>
              <w:t>(</w:t>
            </w:r>
            <w:r w:rsidRPr="00C42BC6">
              <w:rPr>
                <w:rFonts w:ascii="Times New Roman" w:hAnsi="Times New Roman" w:cs="Times New Roman"/>
                <w:i/>
                <w:iCs/>
                <w:sz w:val="20"/>
                <w:szCs w:val="20"/>
              </w:rPr>
              <w:t>Optional</w:t>
            </w:r>
            <w:r w:rsidRPr="00C42BC6">
              <w:rPr>
                <w:rFonts w:ascii="Times New Roman" w:hAnsi="Times New Roman" w:cs="Times New Roman"/>
                <w:sz w:val="20"/>
                <w:szCs w:val="20"/>
              </w:rPr>
              <w:t>)</w:t>
            </w:r>
            <w:r>
              <w:rPr>
                <w:rFonts w:ascii="Times New Roman" w:hAnsi="Times New Roman" w:cs="Times New Roman"/>
                <w:sz w:val="20"/>
                <w:szCs w:val="20"/>
              </w:rPr>
              <w:t xml:space="preserve"> </w:t>
            </w:r>
            <w:r w:rsidR="0022005E">
              <w:rPr>
                <w:rFonts w:ascii="Times New Roman" w:hAnsi="Times New Roman" w:cs="Times New Roman"/>
                <w:sz w:val="20"/>
                <w:szCs w:val="20"/>
              </w:rPr>
              <w:t xml:space="preserve">Evaluate estimates of annual maximum vegetation greenness with measurement availability. </w:t>
            </w:r>
          </w:p>
        </w:tc>
      </w:tr>
      <w:tr w:rsidR="0022005E" w:rsidRPr="00792C3C" w14:paraId="1EE9DECF" w14:textId="77777777" w:rsidTr="00206CCE">
        <w:tc>
          <w:tcPr>
            <w:tcW w:w="1655" w:type="dxa"/>
          </w:tcPr>
          <w:p w14:paraId="7A8747A7" w14:textId="3CEE2060" w:rsidR="0022005E" w:rsidRPr="00EC1D88" w:rsidRDefault="003A4922"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Data analysis</w:t>
            </w:r>
          </w:p>
        </w:tc>
        <w:tc>
          <w:tcPr>
            <w:tcW w:w="3049" w:type="dxa"/>
          </w:tcPr>
          <w:p w14:paraId="32D4D551" w14:textId="0660278D" w:rsidR="0022005E" w:rsidRPr="00EC1D88" w:rsidRDefault="009961CB" w:rsidP="00206CCE">
            <w:pPr>
              <w:pStyle w:val="NoSpacing"/>
              <w:rPr>
                <w:rFonts w:ascii="Times New Roman" w:hAnsi="Times New Roman" w:cs="Times New Roman"/>
                <w:sz w:val="20"/>
                <w:szCs w:val="20"/>
              </w:rPr>
            </w:pPr>
            <w:r>
              <w:rPr>
                <w:rFonts w:ascii="Times New Roman" w:hAnsi="Times New Roman" w:cs="Times New Roman"/>
                <w:sz w:val="20"/>
                <w:szCs w:val="20"/>
              </w:rPr>
              <w:t>l</w:t>
            </w:r>
            <w:r w:rsidR="0022005E" w:rsidRPr="00EC1D88">
              <w:rPr>
                <w:rFonts w:ascii="Times New Roman" w:hAnsi="Times New Roman" w:cs="Times New Roman"/>
                <w:sz w:val="20"/>
                <w:szCs w:val="20"/>
              </w:rPr>
              <w:t>sat_calc_trend</w:t>
            </w:r>
          </w:p>
        </w:tc>
        <w:tc>
          <w:tcPr>
            <w:tcW w:w="4764" w:type="dxa"/>
          </w:tcPr>
          <w:p w14:paraId="2A0863D0" w14:textId="77777777"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 xml:space="preserve">Calculate temporal trends using non-parametric </w:t>
            </w:r>
            <w:r>
              <w:rPr>
                <w:rFonts w:ascii="Times New Roman" w:hAnsi="Times New Roman" w:cs="Times New Roman"/>
                <w:sz w:val="20"/>
                <w:szCs w:val="20"/>
              </w:rPr>
              <w:t>Mann-Kendall trend tests and Theil-Sen slope indicators.</w:t>
            </w:r>
          </w:p>
        </w:tc>
      </w:tr>
    </w:tbl>
    <w:p w14:paraId="0414E186" w14:textId="77777777" w:rsidR="0022005E" w:rsidRDefault="0022005E" w:rsidP="00F751FB">
      <w:pPr>
        <w:pStyle w:val="NoSpacing"/>
        <w:rPr>
          <w:rFonts w:ascii="Times New Roman" w:hAnsi="Times New Roman" w:cs="Times New Roman"/>
          <w:sz w:val="24"/>
          <w:szCs w:val="24"/>
        </w:rPr>
      </w:pPr>
    </w:p>
    <w:p w14:paraId="34B90079" w14:textId="051CC716" w:rsidR="008A516D" w:rsidRDefault="00B41BE5" w:rsidP="00C81F1B">
      <w:pPr>
        <w:pStyle w:val="Heading1"/>
      </w:pPr>
      <w:r w:rsidRPr="00B41BE5">
        <w:t>Package installation</w:t>
      </w:r>
    </w:p>
    <w:p w14:paraId="2DDF428F" w14:textId="15F208C5" w:rsidR="00132CED" w:rsidRPr="0010487C" w:rsidRDefault="00132CED" w:rsidP="00F751FB">
      <w:pPr>
        <w:pStyle w:val="NoSpacing"/>
        <w:rPr>
          <w:rFonts w:ascii="Times New Roman" w:hAnsi="Times New Roman" w:cs="Times New Roman"/>
          <w:sz w:val="24"/>
          <w:szCs w:val="24"/>
        </w:rPr>
      </w:pPr>
      <w:r w:rsidRPr="00132CED">
        <w:rPr>
          <w:rFonts w:ascii="Times New Roman" w:hAnsi="Times New Roman" w:cs="Times New Roman"/>
          <w:sz w:val="24"/>
          <w:szCs w:val="24"/>
        </w:rPr>
        <w:t xml:space="preserve">The </w:t>
      </w:r>
      <w:r>
        <w:rPr>
          <w:rFonts w:ascii="Times New Roman" w:hAnsi="Times New Roman" w:cs="Times New Roman"/>
          <w:sz w:val="24"/>
          <w:szCs w:val="24"/>
        </w:rPr>
        <w:t xml:space="preserve">R package </w:t>
      </w:r>
      <w:r w:rsidRPr="00132CED">
        <w:rPr>
          <w:rFonts w:ascii="Times New Roman" w:hAnsi="Times New Roman" w:cs="Times New Roman"/>
          <w:i/>
          <w:iCs/>
          <w:sz w:val="24"/>
          <w:szCs w:val="24"/>
        </w:rPr>
        <w:t>lsatTS</w:t>
      </w:r>
      <w:r>
        <w:rPr>
          <w:rFonts w:ascii="Times New Roman" w:hAnsi="Times New Roman" w:cs="Times New Roman"/>
          <w:sz w:val="24"/>
          <w:szCs w:val="24"/>
        </w:rPr>
        <w:t xml:space="preserve"> is publicly available through </w:t>
      </w:r>
      <w:r w:rsidR="002C102D">
        <w:rPr>
          <w:rFonts w:ascii="Times New Roman" w:hAnsi="Times New Roman" w:cs="Times New Roman"/>
          <w:sz w:val="24"/>
          <w:szCs w:val="24"/>
        </w:rPr>
        <w:t xml:space="preserve">a </w:t>
      </w:r>
      <w:r>
        <w:rPr>
          <w:rFonts w:ascii="Times New Roman" w:hAnsi="Times New Roman" w:cs="Times New Roman"/>
          <w:sz w:val="24"/>
          <w:szCs w:val="24"/>
        </w:rPr>
        <w:t>GitHub</w:t>
      </w:r>
      <w:r w:rsidR="002C102D">
        <w:rPr>
          <w:rFonts w:ascii="Times New Roman" w:hAnsi="Times New Roman" w:cs="Times New Roman"/>
          <w:sz w:val="24"/>
          <w:szCs w:val="24"/>
        </w:rPr>
        <w:t xml:space="preserve"> code repository</w:t>
      </w:r>
      <w:r>
        <w:rPr>
          <w:rFonts w:ascii="Times New Roman" w:hAnsi="Times New Roman" w:cs="Times New Roman"/>
          <w:sz w:val="24"/>
          <w:szCs w:val="24"/>
        </w:rPr>
        <w:t xml:space="preserve">. Users will need to have installed the R software environment on their computer. The </w:t>
      </w:r>
      <w:r w:rsidRPr="00132CED">
        <w:rPr>
          <w:rFonts w:ascii="Times New Roman" w:hAnsi="Times New Roman" w:cs="Times New Roman"/>
          <w:i/>
          <w:iCs/>
          <w:sz w:val="24"/>
          <w:szCs w:val="24"/>
        </w:rPr>
        <w:t>lsatTS</w:t>
      </w:r>
      <w:r>
        <w:rPr>
          <w:rFonts w:ascii="Times New Roman" w:hAnsi="Times New Roman" w:cs="Times New Roman"/>
          <w:sz w:val="24"/>
          <w:szCs w:val="24"/>
        </w:rPr>
        <w:t xml:space="preserve"> package </w:t>
      </w:r>
      <w:r w:rsidR="009073E5">
        <w:rPr>
          <w:rFonts w:ascii="Times New Roman" w:hAnsi="Times New Roman" w:cs="Times New Roman"/>
          <w:sz w:val="24"/>
          <w:szCs w:val="24"/>
        </w:rPr>
        <w:t xml:space="preserve">is operating system agnostic and </w:t>
      </w:r>
      <w:r>
        <w:rPr>
          <w:rFonts w:ascii="Times New Roman" w:hAnsi="Times New Roman" w:cs="Times New Roman"/>
          <w:sz w:val="24"/>
          <w:szCs w:val="24"/>
        </w:rPr>
        <w:t xml:space="preserve">can be installed </w:t>
      </w:r>
      <w:r w:rsidR="0010487C">
        <w:rPr>
          <w:rFonts w:ascii="Times New Roman" w:hAnsi="Times New Roman" w:cs="Times New Roman"/>
          <w:sz w:val="24"/>
          <w:szCs w:val="24"/>
        </w:rPr>
        <w:t xml:space="preserve">from within R using the </w:t>
      </w:r>
      <w:proofErr w:type="spellStart"/>
      <w:r w:rsidR="0010487C" w:rsidRPr="0010487C">
        <w:rPr>
          <w:rFonts w:ascii="Times New Roman" w:hAnsi="Times New Roman" w:cs="Times New Roman"/>
          <w:i/>
          <w:iCs/>
          <w:sz w:val="24"/>
          <w:szCs w:val="24"/>
        </w:rPr>
        <w:t>install_github</w:t>
      </w:r>
      <w:proofErr w:type="spellEnd"/>
      <w:r w:rsidR="00B963CB">
        <w:rPr>
          <w:rFonts w:ascii="Times New Roman" w:hAnsi="Times New Roman" w:cs="Times New Roman"/>
          <w:i/>
          <w:iCs/>
          <w:sz w:val="24"/>
          <w:szCs w:val="24"/>
        </w:rPr>
        <w:t>()</w:t>
      </w:r>
      <w:r w:rsidR="0010487C">
        <w:rPr>
          <w:rFonts w:ascii="Times New Roman" w:hAnsi="Times New Roman" w:cs="Times New Roman"/>
          <w:sz w:val="24"/>
          <w:szCs w:val="24"/>
        </w:rPr>
        <w:t xml:space="preserve"> function from the </w:t>
      </w:r>
      <w:proofErr w:type="spellStart"/>
      <w:r w:rsidR="0010487C" w:rsidRPr="0010487C">
        <w:rPr>
          <w:rFonts w:ascii="Times New Roman" w:hAnsi="Times New Roman" w:cs="Times New Roman"/>
          <w:i/>
          <w:iCs/>
          <w:sz w:val="24"/>
          <w:szCs w:val="24"/>
        </w:rPr>
        <w:t>devtools</w:t>
      </w:r>
      <w:proofErr w:type="spellEnd"/>
      <w:r w:rsidR="0010487C">
        <w:rPr>
          <w:rFonts w:ascii="Times New Roman" w:hAnsi="Times New Roman" w:cs="Times New Roman"/>
          <w:sz w:val="24"/>
          <w:szCs w:val="24"/>
        </w:rPr>
        <w:t xml:space="preserve"> package: </w:t>
      </w:r>
    </w:p>
    <w:p w14:paraId="22B3299E" w14:textId="4E5052E9" w:rsidR="00132CED" w:rsidRDefault="00132CED" w:rsidP="00F751FB">
      <w:pPr>
        <w:pStyle w:val="NoSpacing"/>
        <w:rPr>
          <w:rFonts w:ascii="Times New Roman" w:hAnsi="Times New Roman" w:cs="Times New Roman"/>
          <w:sz w:val="24"/>
          <w:szCs w:val="24"/>
        </w:rPr>
      </w:pPr>
    </w:p>
    <w:p w14:paraId="675E68C5" w14:textId="3ED47544" w:rsidR="00132CED" w:rsidRPr="0032733C" w:rsidRDefault="00132CED" w:rsidP="00132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US"/>
        </w:rPr>
      </w:pPr>
      <w:proofErr w:type="spellStart"/>
      <w:r w:rsidRPr="0032733C">
        <w:rPr>
          <w:rFonts w:ascii="Consolas" w:eastAsia="Times New Roman" w:hAnsi="Consolas" w:cs="Courier New"/>
          <w:color w:val="24292F"/>
          <w:sz w:val="20"/>
          <w:szCs w:val="20"/>
          <w:lang w:eastAsia="en-US"/>
        </w:rPr>
        <w:t>devtools</w:t>
      </w:r>
      <w:proofErr w:type="spellEnd"/>
      <w:r w:rsidRPr="0032733C">
        <w:rPr>
          <w:rFonts w:ascii="Consolas" w:eastAsia="Times New Roman" w:hAnsi="Consolas" w:cs="Courier New"/>
          <w:color w:val="24292F"/>
          <w:sz w:val="20"/>
          <w:szCs w:val="20"/>
          <w:lang w:eastAsia="en-US"/>
        </w:rPr>
        <w:t>::</w:t>
      </w:r>
      <w:proofErr w:type="spellStart"/>
      <w:r w:rsidRPr="0032733C">
        <w:rPr>
          <w:rFonts w:ascii="Consolas" w:eastAsia="Times New Roman" w:hAnsi="Consolas" w:cs="Courier New"/>
          <w:color w:val="24292F"/>
          <w:sz w:val="20"/>
          <w:szCs w:val="20"/>
          <w:lang w:eastAsia="en-US"/>
        </w:rPr>
        <w:t>install_github</w:t>
      </w:r>
      <w:proofErr w:type="spellEnd"/>
      <w:r w:rsidRPr="0032733C">
        <w:rPr>
          <w:rFonts w:ascii="Consolas" w:eastAsia="Times New Roman" w:hAnsi="Consolas" w:cs="Courier New"/>
          <w:color w:val="24292F"/>
          <w:sz w:val="20"/>
          <w:szCs w:val="20"/>
          <w:lang w:eastAsia="en-US"/>
        </w:rPr>
        <w:t>("logan-</w:t>
      </w:r>
      <w:proofErr w:type="spellStart"/>
      <w:r w:rsidRPr="0032733C">
        <w:rPr>
          <w:rFonts w:ascii="Consolas" w:eastAsia="Times New Roman" w:hAnsi="Consolas" w:cs="Courier New"/>
          <w:color w:val="24292F"/>
          <w:sz w:val="20"/>
          <w:szCs w:val="20"/>
          <w:lang w:eastAsia="en-US"/>
        </w:rPr>
        <w:t>berner</w:t>
      </w:r>
      <w:proofErr w:type="spellEnd"/>
      <w:r w:rsidRPr="0032733C">
        <w:rPr>
          <w:rFonts w:ascii="Consolas" w:eastAsia="Times New Roman" w:hAnsi="Consolas" w:cs="Courier New"/>
          <w:color w:val="24292F"/>
          <w:sz w:val="20"/>
          <w:szCs w:val="20"/>
          <w:lang w:eastAsia="en-US"/>
        </w:rPr>
        <w:t>/</w:t>
      </w:r>
      <w:proofErr w:type="spellStart"/>
      <w:r w:rsidRPr="0032733C">
        <w:rPr>
          <w:rFonts w:ascii="Consolas" w:eastAsia="Times New Roman" w:hAnsi="Consolas" w:cs="Courier New"/>
          <w:color w:val="24292F"/>
          <w:sz w:val="20"/>
          <w:szCs w:val="20"/>
          <w:lang w:eastAsia="en-US"/>
        </w:rPr>
        <w:t>lsatTS</w:t>
      </w:r>
      <w:proofErr w:type="spellEnd"/>
      <w:r w:rsidRPr="0032733C">
        <w:rPr>
          <w:rFonts w:ascii="Consolas" w:eastAsia="Times New Roman" w:hAnsi="Consolas" w:cs="Courier New"/>
          <w:color w:val="24292F"/>
          <w:sz w:val="20"/>
          <w:szCs w:val="20"/>
          <w:lang w:eastAsia="en-US"/>
        </w:rPr>
        <w:t>")</w:t>
      </w:r>
    </w:p>
    <w:p w14:paraId="59B9861B" w14:textId="77777777" w:rsidR="00132CED" w:rsidRDefault="00132CED" w:rsidP="00F751FB">
      <w:pPr>
        <w:pStyle w:val="NoSpacing"/>
        <w:rPr>
          <w:rFonts w:ascii="Times New Roman" w:hAnsi="Times New Roman" w:cs="Times New Roman"/>
          <w:sz w:val="24"/>
          <w:szCs w:val="24"/>
        </w:rPr>
      </w:pPr>
    </w:p>
    <w:p w14:paraId="7B7A965F" w14:textId="373C11CA" w:rsidR="00000EE0" w:rsidRDefault="00000EE0" w:rsidP="00F751FB">
      <w:pPr>
        <w:pStyle w:val="NoSpacing"/>
        <w:rPr>
          <w:rFonts w:ascii="Times New Roman" w:hAnsi="Times New Roman" w:cs="Times New Roman"/>
          <w:sz w:val="24"/>
          <w:szCs w:val="24"/>
        </w:rPr>
      </w:pPr>
      <w:r>
        <w:rPr>
          <w:rFonts w:ascii="Times New Roman" w:hAnsi="Times New Roman" w:cs="Times New Roman"/>
          <w:sz w:val="24"/>
          <w:szCs w:val="24"/>
        </w:rPr>
        <w:t xml:space="preserve">The installation will compile the package from source code on the user’s computer. As the </w:t>
      </w:r>
      <w:r w:rsidRPr="00763A92">
        <w:rPr>
          <w:rFonts w:ascii="Times New Roman" w:hAnsi="Times New Roman" w:cs="Times New Roman"/>
          <w:i/>
          <w:iCs/>
          <w:sz w:val="24"/>
          <w:szCs w:val="24"/>
        </w:rPr>
        <w:t>lsa</w:t>
      </w:r>
      <w:r w:rsidR="00763A92" w:rsidRPr="00763A92">
        <w:rPr>
          <w:rFonts w:ascii="Times New Roman" w:hAnsi="Times New Roman" w:cs="Times New Roman"/>
          <w:i/>
          <w:iCs/>
          <w:sz w:val="24"/>
          <w:szCs w:val="24"/>
        </w:rPr>
        <w:t>t</w:t>
      </w:r>
      <w:r w:rsidRPr="00763A92">
        <w:rPr>
          <w:rFonts w:ascii="Times New Roman" w:hAnsi="Times New Roman" w:cs="Times New Roman"/>
          <w:i/>
          <w:iCs/>
          <w:sz w:val="24"/>
          <w:szCs w:val="24"/>
        </w:rPr>
        <w:t>TS</w:t>
      </w:r>
      <w:r>
        <w:rPr>
          <w:rFonts w:ascii="Times New Roman" w:hAnsi="Times New Roman" w:cs="Times New Roman"/>
          <w:sz w:val="24"/>
          <w:szCs w:val="24"/>
        </w:rPr>
        <w:t xml:space="preserve"> package itself is exclusively written in R code, no additional software</w:t>
      </w:r>
      <w:r w:rsidR="00763A92">
        <w:rPr>
          <w:rFonts w:ascii="Times New Roman" w:hAnsi="Times New Roman" w:cs="Times New Roman"/>
          <w:sz w:val="24"/>
          <w:szCs w:val="24"/>
        </w:rPr>
        <w:t xml:space="preserve"> is </w:t>
      </w:r>
      <w:r>
        <w:rPr>
          <w:rFonts w:ascii="Times New Roman" w:hAnsi="Times New Roman" w:cs="Times New Roman"/>
          <w:sz w:val="24"/>
          <w:szCs w:val="24"/>
        </w:rPr>
        <w:t xml:space="preserve">required. </w:t>
      </w:r>
    </w:p>
    <w:p w14:paraId="346BA836" w14:textId="0D7FD0D1" w:rsidR="00000EE0" w:rsidRDefault="00000EE0" w:rsidP="00F751FB">
      <w:pPr>
        <w:pStyle w:val="NoSpacing"/>
        <w:rPr>
          <w:rFonts w:ascii="Times New Roman" w:hAnsi="Times New Roman" w:cs="Times New Roman"/>
          <w:sz w:val="24"/>
          <w:szCs w:val="24"/>
        </w:rPr>
      </w:pPr>
      <w:r>
        <w:rPr>
          <w:rFonts w:ascii="Times New Roman" w:hAnsi="Times New Roman" w:cs="Times New Roman"/>
          <w:sz w:val="24"/>
          <w:szCs w:val="24"/>
        </w:rPr>
        <w:t xml:space="preserve"> </w:t>
      </w:r>
    </w:p>
    <w:p w14:paraId="2DD44ECF" w14:textId="58C06EE1" w:rsidR="000E494E" w:rsidRDefault="0026479A" w:rsidP="00F751FB">
      <w:pPr>
        <w:pStyle w:val="NoSpacing"/>
        <w:rPr>
          <w:rFonts w:ascii="Times New Roman" w:hAnsi="Times New Roman" w:cs="Times New Roman"/>
          <w:sz w:val="24"/>
          <w:szCs w:val="24"/>
        </w:rPr>
      </w:pPr>
      <w:r>
        <w:rPr>
          <w:rFonts w:ascii="Times New Roman" w:hAnsi="Times New Roman" w:cs="Times New Roman"/>
          <w:sz w:val="24"/>
          <w:szCs w:val="24"/>
        </w:rPr>
        <w:t>T</w:t>
      </w:r>
      <w:r w:rsidR="00132CED">
        <w:rPr>
          <w:rFonts w:ascii="Times New Roman" w:hAnsi="Times New Roman" w:cs="Times New Roman"/>
          <w:sz w:val="24"/>
          <w:szCs w:val="24"/>
        </w:rPr>
        <w:t xml:space="preserve">o use the data extraction and preparation functions, users will need an account on </w:t>
      </w:r>
      <w:r>
        <w:rPr>
          <w:rFonts w:ascii="Times New Roman" w:hAnsi="Times New Roman" w:cs="Times New Roman"/>
          <w:sz w:val="24"/>
          <w:szCs w:val="24"/>
        </w:rPr>
        <w:t>GEE</w:t>
      </w:r>
      <w:ins w:id="11" w:author="Jakob Johann Assmann" w:date="2022-01-28T11:43:00Z">
        <w:r w:rsidR="00E71141">
          <w:rPr>
            <w:rFonts w:ascii="Times New Roman" w:hAnsi="Times New Roman" w:cs="Times New Roman"/>
            <w:sz w:val="24"/>
            <w:szCs w:val="24"/>
          </w:rPr>
          <w:t>,</w:t>
        </w:r>
      </w:ins>
      <w:r>
        <w:rPr>
          <w:rFonts w:ascii="Times New Roman" w:hAnsi="Times New Roman" w:cs="Times New Roman"/>
          <w:sz w:val="24"/>
          <w:szCs w:val="24"/>
        </w:rPr>
        <w:t xml:space="preserve"> </w:t>
      </w:r>
      <w:r w:rsidR="00132CED">
        <w:rPr>
          <w:rFonts w:ascii="Times New Roman" w:hAnsi="Times New Roman" w:cs="Times New Roman"/>
          <w:sz w:val="24"/>
          <w:szCs w:val="24"/>
        </w:rPr>
        <w:t xml:space="preserve">and to have installed and configured the </w:t>
      </w:r>
      <w:proofErr w:type="spellStart"/>
      <w:r w:rsidR="00132CED" w:rsidRPr="00132CED">
        <w:rPr>
          <w:rFonts w:ascii="Times New Roman" w:hAnsi="Times New Roman" w:cs="Times New Roman"/>
          <w:i/>
          <w:iCs/>
          <w:sz w:val="24"/>
          <w:szCs w:val="24"/>
        </w:rPr>
        <w:t>rgee</w:t>
      </w:r>
      <w:proofErr w:type="spellEnd"/>
      <w:r w:rsidR="00132CED">
        <w:rPr>
          <w:rFonts w:ascii="Times New Roman" w:hAnsi="Times New Roman" w:cs="Times New Roman"/>
          <w:sz w:val="24"/>
          <w:szCs w:val="24"/>
        </w:rPr>
        <w:t xml:space="preserve"> package to </w:t>
      </w:r>
      <w:r w:rsidR="00763A92">
        <w:rPr>
          <w:rFonts w:ascii="Times New Roman" w:hAnsi="Times New Roman" w:cs="Times New Roman"/>
          <w:sz w:val="24"/>
          <w:szCs w:val="24"/>
        </w:rPr>
        <w:t>access</w:t>
      </w:r>
      <w:r w:rsidR="00132CED">
        <w:rPr>
          <w:rFonts w:ascii="Times New Roman" w:hAnsi="Times New Roman" w:cs="Times New Roman"/>
          <w:sz w:val="24"/>
          <w:szCs w:val="24"/>
        </w:rPr>
        <w:t xml:space="preserve"> </w:t>
      </w:r>
      <w:r>
        <w:rPr>
          <w:rFonts w:ascii="Times New Roman" w:hAnsi="Times New Roman" w:cs="Times New Roman"/>
          <w:sz w:val="24"/>
          <w:szCs w:val="24"/>
        </w:rPr>
        <w:t>GEE</w:t>
      </w:r>
      <w:r w:rsidR="00132CED">
        <w:rPr>
          <w:rFonts w:ascii="Times New Roman" w:hAnsi="Times New Roman" w:cs="Times New Roman"/>
          <w:sz w:val="24"/>
          <w:szCs w:val="24"/>
        </w:rPr>
        <w:t xml:space="preserve"> from R.</w:t>
      </w:r>
      <w:r>
        <w:rPr>
          <w:rFonts w:ascii="Times New Roman" w:hAnsi="Times New Roman" w:cs="Times New Roman"/>
          <w:sz w:val="24"/>
          <w:szCs w:val="24"/>
        </w:rPr>
        <w:t xml:space="preserve"> Please see the GEE </w:t>
      </w:r>
      <w:r w:rsidR="009627D5">
        <w:rPr>
          <w:rFonts w:ascii="Times New Roman" w:hAnsi="Times New Roman" w:cs="Times New Roman"/>
          <w:sz w:val="24"/>
          <w:szCs w:val="24"/>
        </w:rPr>
        <w:t>(</w:t>
      </w:r>
      <w:hyperlink r:id="rId13" w:history="1">
        <w:r w:rsidR="009627D5" w:rsidRPr="007730A6">
          <w:rPr>
            <w:rStyle w:val="Hyperlink"/>
            <w:rFonts w:ascii="Times New Roman" w:hAnsi="Times New Roman" w:cs="Times New Roman"/>
            <w:sz w:val="24"/>
            <w:szCs w:val="24"/>
          </w:rPr>
          <w:t>https://earthengine.google.com/</w:t>
        </w:r>
      </w:hyperlink>
      <w:r w:rsidR="009627D5">
        <w:rPr>
          <w:rFonts w:ascii="Times New Roman" w:hAnsi="Times New Roman" w:cs="Times New Roman"/>
          <w:sz w:val="24"/>
          <w:szCs w:val="24"/>
        </w:rPr>
        <w:t xml:space="preserve">) </w:t>
      </w:r>
      <w:r>
        <w:rPr>
          <w:rFonts w:ascii="Times New Roman" w:hAnsi="Times New Roman" w:cs="Times New Roman"/>
          <w:sz w:val="24"/>
          <w:szCs w:val="24"/>
        </w:rPr>
        <w:t xml:space="preserve">and </w:t>
      </w:r>
      <w:proofErr w:type="spellStart"/>
      <w:r w:rsidRPr="0026479A">
        <w:rPr>
          <w:rFonts w:ascii="Times New Roman" w:hAnsi="Times New Roman" w:cs="Times New Roman"/>
          <w:i/>
          <w:iCs/>
          <w:sz w:val="24"/>
          <w:szCs w:val="24"/>
        </w:rPr>
        <w:t>rgee</w:t>
      </w:r>
      <w:proofErr w:type="spellEnd"/>
      <w:r>
        <w:rPr>
          <w:rFonts w:ascii="Times New Roman" w:hAnsi="Times New Roman" w:cs="Times New Roman"/>
          <w:sz w:val="24"/>
          <w:szCs w:val="24"/>
        </w:rPr>
        <w:t xml:space="preserve"> </w:t>
      </w:r>
      <w:r w:rsidR="009627D5">
        <w:rPr>
          <w:rFonts w:ascii="Times New Roman" w:hAnsi="Times New Roman" w:cs="Times New Roman"/>
          <w:sz w:val="24"/>
          <w:szCs w:val="24"/>
        </w:rPr>
        <w:t>(</w:t>
      </w:r>
      <w:hyperlink r:id="rId14" w:history="1">
        <w:r w:rsidR="009627D5" w:rsidRPr="007730A6">
          <w:rPr>
            <w:rStyle w:val="Hyperlink"/>
            <w:rFonts w:ascii="Times New Roman" w:hAnsi="Times New Roman" w:cs="Times New Roman"/>
            <w:sz w:val="24"/>
            <w:szCs w:val="24"/>
          </w:rPr>
          <w:t>https://r-spatial.github.io/rgee/</w:t>
        </w:r>
      </w:hyperlink>
      <w:r w:rsidR="009627D5">
        <w:rPr>
          <w:rFonts w:ascii="Times New Roman" w:hAnsi="Times New Roman" w:cs="Times New Roman"/>
          <w:sz w:val="24"/>
          <w:szCs w:val="24"/>
        </w:rPr>
        <w:t xml:space="preserve">) </w:t>
      </w:r>
      <w:r>
        <w:rPr>
          <w:rFonts w:ascii="Times New Roman" w:hAnsi="Times New Roman" w:cs="Times New Roman"/>
          <w:sz w:val="24"/>
          <w:szCs w:val="24"/>
        </w:rPr>
        <w:t xml:space="preserve">websites for details on signing up for an account and configuring </w:t>
      </w:r>
      <w:proofErr w:type="spellStart"/>
      <w:r w:rsidRPr="0026479A">
        <w:rPr>
          <w:rFonts w:ascii="Times New Roman" w:hAnsi="Times New Roman" w:cs="Times New Roman"/>
          <w:i/>
          <w:iCs/>
          <w:sz w:val="24"/>
          <w:szCs w:val="24"/>
        </w:rPr>
        <w:t>rgee</w:t>
      </w:r>
      <w:proofErr w:type="spellEnd"/>
      <w:r w:rsidR="00112D34">
        <w:rPr>
          <w:rFonts w:ascii="Times New Roman" w:hAnsi="Times New Roman" w:cs="Times New Roman"/>
          <w:sz w:val="24"/>
          <w:szCs w:val="24"/>
        </w:rPr>
        <w:t xml:space="preserve">, respectively. </w:t>
      </w:r>
    </w:p>
    <w:p w14:paraId="096BAC14" w14:textId="77777777" w:rsidR="000E494E" w:rsidRDefault="000E494E" w:rsidP="00F751FB">
      <w:pPr>
        <w:pStyle w:val="NoSpacing"/>
        <w:rPr>
          <w:rFonts w:ascii="Times New Roman" w:hAnsi="Times New Roman" w:cs="Times New Roman"/>
          <w:sz w:val="24"/>
          <w:szCs w:val="24"/>
        </w:rPr>
      </w:pPr>
    </w:p>
    <w:p w14:paraId="4702EBEB" w14:textId="5151B5CC" w:rsidR="000E494E" w:rsidRDefault="000E494E" w:rsidP="00A96A9D">
      <w:pPr>
        <w:pStyle w:val="NoSpacing"/>
        <w:rPr>
          <w:rFonts w:ascii="Times New Roman" w:hAnsi="Times New Roman" w:cs="Times New Roman"/>
          <w:sz w:val="24"/>
          <w:szCs w:val="24"/>
        </w:rPr>
      </w:pPr>
      <w:r>
        <w:rPr>
          <w:rFonts w:ascii="Times New Roman" w:hAnsi="Times New Roman" w:cs="Times New Roman"/>
          <w:sz w:val="24"/>
          <w:szCs w:val="24"/>
        </w:rPr>
        <w:t xml:space="preserve">All other external package dependencies are configured and </w:t>
      </w:r>
      <w:r w:rsidR="00763A92">
        <w:rPr>
          <w:rFonts w:ascii="Times New Roman" w:hAnsi="Times New Roman" w:cs="Times New Roman"/>
          <w:sz w:val="24"/>
          <w:szCs w:val="24"/>
        </w:rPr>
        <w:t xml:space="preserve">automatically </w:t>
      </w:r>
      <w:r>
        <w:rPr>
          <w:rFonts w:ascii="Times New Roman" w:hAnsi="Times New Roman" w:cs="Times New Roman"/>
          <w:sz w:val="24"/>
          <w:szCs w:val="24"/>
        </w:rPr>
        <w:t xml:space="preserve">dealt with by </w:t>
      </w:r>
      <w:proofErr w:type="spellStart"/>
      <w:r w:rsidRPr="000A1D20">
        <w:rPr>
          <w:rFonts w:ascii="Times New Roman" w:hAnsi="Times New Roman" w:cs="Times New Roman"/>
          <w:i/>
          <w:iCs/>
          <w:sz w:val="24"/>
          <w:szCs w:val="24"/>
        </w:rPr>
        <w:t>devtools</w:t>
      </w:r>
      <w:proofErr w:type="spellEnd"/>
      <w:r>
        <w:rPr>
          <w:rFonts w:ascii="Times New Roman" w:hAnsi="Times New Roman" w:cs="Times New Roman"/>
          <w:sz w:val="24"/>
          <w:szCs w:val="24"/>
        </w:rPr>
        <w:t xml:space="preserve"> during the installation. These required packages include</w:t>
      </w:r>
      <w:r w:rsidR="00112A36">
        <w:rPr>
          <w:rFonts w:ascii="Times New Roman" w:hAnsi="Times New Roman" w:cs="Times New Roman"/>
          <w:sz w:val="24"/>
          <w:szCs w:val="24"/>
        </w:rPr>
        <w:t xml:space="preserve"> (</w:t>
      </w:r>
      <w:proofErr w:type="spellStart"/>
      <w:r w:rsidR="004C0EA9" w:rsidRPr="005B4B93">
        <w:rPr>
          <w:rFonts w:ascii="Times New Roman" w:hAnsi="Times New Roman" w:cs="Times New Roman"/>
          <w:i/>
          <w:iCs/>
          <w:sz w:val="24"/>
          <w:szCs w:val="24"/>
        </w:rPr>
        <w:t>lsatTS</w:t>
      </w:r>
      <w:proofErr w:type="spellEnd"/>
      <w:r w:rsidR="004C0EA9">
        <w:rPr>
          <w:rFonts w:ascii="Times New Roman" w:hAnsi="Times New Roman" w:cs="Times New Roman"/>
          <w:sz w:val="24"/>
          <w:szCs w:val="24"/>
        </w:rPr>
        <w:t xml:space="preserve"> </w:t>
      </w:r>
      <w:r w:rsidR="00C53245">
        <w:rPr>
          <w:rFonts w:ascii="Times New Roman" w:hAnsi="Times New Roman" w:cs="Times New Roman"/>
          <w:sz w:val="24"/>
          <w:szCs w:val="24"/>
        </w:rPr>
        <w:t>tested with version</w:t>
      </w:r>
      <w:r w:rsidR="00112A36">
        <w:rPr>
          <w:rFonts w:ascii="Times New Roman" w:hAnsi="Times New Roman" w:cs="Times New Roman"/>
          <w:sz w:val="24"/>
          <w:szCs w:val="24"/>
        </w:rPr>
        <w:t xml:space="preserve"> cited)</w:t>
      </w:r>
      <w:r>
        <w:rPr>
          <w:rFonts w:ascii="Times New Roman" w:hAnsi="Times New Roman" w:cs="Times New Roman"/>
          <w:sz w:val="24"/>
          <w:szCs w:val="24"/>
        </w:rPr>
        <w:t>:</w:t>
      </w:r>
      <w:r w:rsidRPr="000E494E">
        <w:rPr>
          <w:rFonts w:ascii="Times New Roman" w:hAnsi="Times New Roman" w:cs="Times New Roman"/>
          <w:sz w:val="24"/>
          <w:szCs w:val="24"/>
        </w:rPr>
        <w:t xml:space="preserve"> </w:t>
      </w:r>
      <w:proofErr w:type="spellStart"/>
      <w:r w:rsidRPr="000E494E">
        <w:rPr>
          <w:rFonts w:ascii="Times New Roman" w:hAnsi="Times New Roman" w:cs="Times New Roman"/>
          <w:sz w:val="24"/>
          <w:szCs w:val="24"/>
        </w:rPr>
        <w:t>magrittr</w:t>
      </w:r>
      <w:proofErr w:type="spellEnd"/>
      <w:r w:rsidR="00112A36">
        <w:rPr>
          <w:rFonts w:ascii="Times New Roman" w:hAnsi="Times New Roman" w:cs="Times New Roman"/>
          <w:sz w:val="24"/>
          <w:szCs w:val="24"/>
        </w:rPr>
        <w:t xml:space="preserve"> </w:t>
      </w:r>
      <w:r w:rsidR="00C53245">
        <w:rPr>
          <w:rFonts w:ascii="Times New Roman" w:hAnsi="Times New Roman" w:cs="Times New Roman"/>
          <w:sz w:val="24"/>
          <w:szCs w:val="24"/>
        </w:rPr>
        <w:t>v2.0.1</w:t>
      </w:r>
      <w:r w:rsidR="00C74443">
        <w:rPr>
          <w:rFonts w:ascii="Times New Roman" w:hAnsi="Times New Roman" w:cs="Times New Roman"/>
          <w:sz w:val="24"/>
          <w:szCs w:val="24"/>
        </w:rPr>
        <w:t xml:space="preserve"> </w:t>
      </w:r>
      <w:r w:rsidR="00C74443">
        <w:rPr>
          <w:rFonts w:ascii="Times New Roman" w:hAnsi="Times New Roman" w:cs="Times New Roman"/>
          <w:sz w:val="24"/>
          <w:szCs w:val="24"/>
        </w:rPr>
        <w:fldChar w:fldCharType="begin"/>
      </w:r>
      <w:r w:rsidR="00C74443">
        <w:rPr>
          <w:rFonts w:ascii="Times New Roman" w:hAnsi="Times New Roman" w:cs="Times New Roman"/>
          <w:sz w:val="24"/>
          <w:szCs w:val="24"/>
        </w:rPr>
        <w:instrText xml:space="preserve"> ADDIN EN.CITE &lt;EndNote&gt;&lt;Cite&gt;&lt;Author&gt;Bache&lt;/Author&gt;&lt;Year&gt;2020&lt;/Year&gt;&lt;RecNum&gt;4706&lt;/RecNum&gt;&lt;DisplayText&gt;(Bache and Wickham 2020)&lt;/DisplayText&gt;&lt;record&gt;&lt;rec-number&gt;4706&lt;/rec-number&gt;&lt;foreign-keys&gt;&lt;key app="EN" db-id="przrz2xfys0et6es02qx0adprs59z2erxf5t" timestamp="1642538475"&gt;4706&lt;/key&gt;&lt;/foreign-keys&gt;&lt;ref-type name="Book"&gt;6&lt;/ref-type&gt;&lt;contributors&gt;&lt;authors&gt;&lt;author&gt;Bache, Stefan Milton&lt;/author&gt;&lt;author&gt;Wickham, Hadley &lt;/author&gt;&lt;/authors&gt;&lt;/contributors&gt;&lt;titles&gt;&lt;title&gt;magrittr: A Forward-Pipe Operator for R. R package version 2.0.1. https://CRAN.R-project.org/package=magrittr&lt;/title&gt;&lt;/titles&gt;&lt;dates&gt;&lt;year&gt;2020&lt;/year&gt;&lt;/dates&gt;&lt;urls&gt;&lt;/urls&gt;&lt;/record&gt;&lt;/Cite&gt;&lt;/EndNote&gt;</w:instrText>
      </w:r>
      <w:r w:rsidR="00C74443">
        <w:rPr>
          <w:rFonts w:ascii="Times New Roman" w:hAnsi="Times New Roman" w:cs="Times New Roman"/>
          <w:sz w:val="24"/>
          <w:szCs w:val="24"/>
        </w:rPr>
        <w:fldChar w:fldCharType="separate"/>
      </w:r>
      <w:r w:rsidR="00C74443">
        <w:rPr>
          <w:rFonts w:ascii="Times New Roman" w:hAnsi="Times New Roman" w:cs="Times New Roman"/>
          <w:noProof/>
          <w:sz w:val="24"/>
          <w:szCs w:val="24"/>
        </w:rPr>
        <w:t>(Bache and Wickham 2020)</w:t>
      </w:r>
      <w:r w:rsidR="00C74443">
        <w:rPr>
          <w:rFonts w:ascii="Times New Roman" w:hAnsi="Times New Roman" w:cs="Times New Roman"/>
          <w:sz w:val="24"/>
          <w:szCs w:val="24"/>
        </w:rPr>
        <w:fldChar w:fldCharType="end"/>
      </w:r>
      <w:r w:rsidRPr="000E494E">
        <w:rPr>
          <w:rFonts w:ascii="Times New Roman" w:hAnsi="Times New Roman" w:cs="Times New Roman"/>
          <w:sz w:val="24"/>
          <w:szCs w:val="24"/>
        </w:rPr>
        <w:t xml:space="preserve">, </w:t>
      </w:r>
      <w:proofErr w:type="spellStart"/>
      <w:r w:rsidRPr="000E494E">
        <w:rPr>
          <w:rFonts w:ascii="Times New Roman" w:hAnsi="Times New Roman" w:cs="Times New Roman"/>
          <w:sz w:val="24"/>
          <w:szCs w:val="24"/>
        </w:rPr>
        <w:t>dplyr</w:t>
      </w:r>
      <w:proofErr w:type="spellEnd"/>
      <w:r w:rsidR="00C53245">
        <w:rPr>
          <w:rFonts w:ascii="Times New Roman" w:hAnsi="Times New Roman" w:cs="Times New Roman"/>
          <w:sz w:val="24"/>
          <w:szCs w:val="24"/>
        </w:rPr>
        <w:t xml:space="preserve"> v1.0.7</w:t>
      </w:r>
      <w:r w:rsidR="00C74443">
        <w:rPr>
          <w:rFonts w:ascii="Times New Roman" w:hAnsi="Times New Roman" w:cs="Times New Roman"/>
          <w:sz w:val="24"/>
          <w:szCs w:val="24"/>
        </w:rPr>
        <w:t xml:space="preserve"> </w:t>
      </w:r>
      <w:r w:rsidR="00C74443">
        <w:rPr>
          <w:rFonts w:ascii="Times New Roman" w:hAnsi="Times New Roman" w:cs="Times New Roman"/>
          <w:sz w:val="24"/>
          <w:szCs w:val="24"/>
        </w:rPr>
        <w:fldChar w:fldCharType="begin"/>
      </w:r>
      <w:r w:rsidR="00C74443">
        <w:rPr>
          <w:rFonts w:ascii="Times New Roman" w:hAnsi="Times New Roman" w:cs="Times New Roman"/>
          <w:sz w:val="24"/>
          <w:szCs w:val="24"/>
        </w:rPr>
        <w:instrText xml:space="preserve"> ADDIN EN.CITE &lt;EndNote&gt;&lt;Cite&gt;&lt;Author&gt;Wickham&lt;/Author&gt;&lt;Year&gt;2021&lt;/Year&gt;&lt;RecNum&gt;2875&lt;/RecNum&gt;&lt;DisplayText&gt;(Wickham et al. 2021)&lt;/DisplayText&gt;&lt;record&gt;&lt;rec-number&gt;2875&lt;/rec-number&gt;&lt;foreign-keys&gt;&lt;key app="EN" db-id="przrz2xfys0et6es02qx0adprs59z2erxf5t" timestamp="0"&gt;2875&lt;/key&gt;&lt;/foreign-keys&gt;&lt;ref-type name="Book"&gt;6&lt;/ref-type&gt;&lt;contributors&gt;&lt;authors&gt;&lt;author&gt;Wickham, Hadley&lt;/author&gt;&lt;author&gt;Francois, Romain&lt;/author&gt;&lt;author&gt;Lionel, Henry&lt;/author&gt;&lt;author&gt;Müller, Kirill&lt;/author&gt;&lt;/authors&gt;&lt;/contributors&gt;&lt;titles&gt;&lt;title&gt;dplyr: A Grammar of Data Manipulation. R package version 1.0.7. https://CRAN.R-project.org/package=dplyr&lt;/title&gt;&lt;/titles&gt;&lt;dates&gt;&lt;year&gt;2021&lt;/year&gt;&lt;/dates&gt;&lt;urls&gt;&lt;/urls&gt;&lt;/record&gt;&lt;/Cite&gt;&lt;</w:instrText>
      </w:r>
      <w:r w:rsidR="00C74443" w:rsidRPr="006702B5">
        <w:rPr>
          <w:rFonts w:ascii="Times New Roman" w:hAnsi="Times New Roman" w:cs="Times New Roman"/>
          <w:sz w:val="24"/>
          <w:szCs w:val="24"/>
          <w:lang w:val="da-DK"/>
          <w:rPrChange w:id="12" w:author="Jakob Johann Assmann" w:date="2022-01-28T11:25:00Z">
            <w:rPr>
              <w:rFonts w:ascii="Times New Roman" w:hAnsi="Times New Roman" w:cs="Times New Roman"/>
              <w:sz w:val="24"/>
              <w:szCs w:val="24"/>
            </w:rPr>
          </w:rPrChange>
        </w:rPr>
        <w:instrText>/EndNote&gt;</w:instrText>
      </w:r>
      <w:r w:rsidR="00C74443">
        <w:rPr>
          <w:rFonts w:ascii="Times New Roman" w:hAnsi="Times New Roman" w:cs="Times New Roman"/>
          <w:sz w:val="24"/>
          <w:szCs w:val="24"/>
        </w:rPr>
        <w:fldChar w:fldCharType="separate"/>
      </w:r>
      <w:r w:rsidR="00C74443" w:rsidRPr="006702B5">
        <w:rPr>
          <w:rFonts w:ascii="Times New Roman" w:hAnsi="Times New Roman" w:cs="Times New Roman"/>
          <w:noProof/>
          <w:sz w:val="24"/>
          <w:szCs w:val="24"/>
          <w:lang w:val="da-DK"/>
          <w:rPrChange w:id="13" w:author="Jakob Johann Assmann" w:date="2022-01-28T11:25:00Z">
            <w:rPr>
              <w:rFonts w:ascii="Times New Roman" w:hAnsi="Times New Roman" w:cs="Times New Roman"/>
              <w:noProof/>
              <w:sz w:val="24"/>
              <w:szCs w:val="24"/>
            </w:rPr>
          </w:rPrChange>
        </w:rPr>
        <w:t>(Wickham et al. 2021)</w:t>
      </w:r>
      <w:r w:rsidR="00C74443">
        <w:rPr>
          <w:rFonts w:ascii="Times New Roman" w:hAnsi="Times New Roman" w:cs="Times New Roman"/>
          <w:sz w:val="24"/>
          <w:szCs w:val="24"/>
        </w:rPr>
        <w:fldChar w:fldCharType="end"/>
      </w:r>
      <w:r w:rsidRPr="006702B5">
        <w:rPr>
          <w:rFonts w:ascii="Times New Roman" w:hAnsi="Times New Roman" w:cs="Times New Roman"/>
          <w:sz w:val="24"/>
          <w:szCs w:val="24"/>
          <w:lang w:val="da-DK"/>
          <w:rPrChange w:id="14" w:author="Jakob Johann Assmann" w:date="2022-01-28T11:25:00Z">
            <w:rPr>
              <w:rFonts w:ascii="Times New Roman" w:hAnsi="Times New Roman" w:cs="Times New Roman"/>
              <w:sz w:val="24"/>
              <w:szCs w:val="24"/>
            </w:rPr>
          </w:rPrChange>
        </w:rPr>
        <w:t xml:space="preserve">, </w:t>
      </w:r>
      <w:proofErr w:type="spellStart"/>
      <w:r w:rsidRPr="006702B5">
        <w:rPr>
          <w:rFonts w:ascii="Times New Roman" w:hAnsi="Times New Roman" w:cs="Times New Roman"/>
          <w:sz w:val="24"/>
          <w:szCs w:val="24"/>
          <w:lang w:val="da-DK"/>
          <w:rPrChange w:id="15" w:author="Jakob Johann Assmann" w:date="2022-01-28T11:25:00Z">
            <w:rPr>
              <w:rFonts w:ascii="Times New Roman" w:hAnsi="Times New Roman" w:cs="Times New Roman"/>
              <w:sz w:val="24"/>
              <w:szCs w:val="24"/>
            </w:rPr>
          </w:rPrChange>
        </w:rPr>
        <w:t>tidyr</w:t>
      </w:r>
      <w:proofErr w:type="spellEnd"/>
      <w:r w:rsidR="00C53245" w:rsidRPr="006702B5">
        <w:rPr>
          <w:rFonts w:ascii="Times New Roman" w:hAnsi="Times New Roman" w:cs="Times New Roman"/>
          <w:sz w:val="24"/>
          <w:szCs w:val="24"/>
          <w:lang w:val="da-DK"/>
          <w:rPrChange w:id="16" w:author="Jakob Johann Assmann" w:date="2022-01-28T11:25:00Z">
            <w:rPr>
              <w:rFonts w:ascii="Times New Roman" w:hAnsi="Times New Roman" w:cs="Times New Roman"/>
              <w:sz w:val="24"/>
              <w:szCs w:val="24"/>
            </w:rPr>
          </w:rPrChange>
        </w:rPr>
        <w:t xml:space="preserve"> v1.1.4</w:t>
      </w:r>
      <w:r w:rsidR="00C74443" w:rsidRPr="006702B5">
        <w:rPr>
          <w:rFonts w:ascii="Times New Roman" w:hAnsi="Times New Roman" w:cs="Times New Roman"/>
          <w:sz w:val="24"/>
          <w:szCs w:val="24"/>
          <w:lang w:val="da-DK"/>
          <w:rPrChange w:id="17" w:author="Jakob Johann Assmann" w:date="2022-01-28T11:25:00Z">
            <w:rPr>
              <w:rFonts w:ascii="Times New Roman" w:hAnsi="Times New Roman" w:cs="Times New Roman"/>
              <w:sz w:val="24"/>
              <w:szCs w:val="24"/>
            </w:rPr>
          </w:rPrChange>
        </w:rPr>
        <w:t xml:space="preserve"> </w:t>
      </w:r>
      <w:r w:rsidR="00C74443">
        <w:rPr>
          <w:rFonts w:ascii="Times New Roman" w:hAnsi="Times New Roman" w:cs="Times New Roman"/>
          <w:sz w:val="24"/>
          <w:szCs w:val="24"/>
        </w:rPr>
        <w:fldChar w:fldCharType="begin"/>
      </w:r>
      <w:r w:rsidR="00C74443" w:rsidRPr="006702B5">
        <w:rPr>
          <w:rFonts w:ascii="Times New Roman" w:hAnsi="Times New Roman" w:cs="Times New Roman"/>
          <w:sz w:val="24"/>
          <w:szCs w:val="24"/>
          <w:lang w:val="da-DK"/>
          <w:rPrChange w:id="18" w:author="Jakob Johann Assmann" w:date="2022-01-28T11:25:00Z">
            <w:rPr>
              <w:rFonts w:ascii="Times New Roman" w:hAnsi="Times New Roman" w:cs="Times New Roman"/>
              <w:sz w:val="24"/>
              <w:szCs w:val="24"/>
            </w:rPr>
          </w:rPrChange>
        </w:rPr>
        <w:instrText xml:space="preserve"> ADDIN EN.CITE &lt;EndNote&gt;&lt;Cite&gt;&lt;Author&gt;Wickham&lt;/Author&gt;&lt;Year&gt;2021&lt;/Year&gt;&lt;RecNum&gt;4195&lt;/RecNum&gt;&lt;DisplayText&gt;(Wickham 2021)&lt;/DisplayText&gt;&lt;record&gt;&lt;rec-number&gt;4195&lt;/rec-number&gt;&lt;foreign-keys&gt;&lt;key app="EN" db-id="przrz2xfys0et6es02qx0adprs59z2erxf5t" timestamp="1597257600"&gt;4195&lt;/key&gt;&lt;/foreign-keys&gt;&lt;ref-type name="Book"&gt;6&lt;/ref-type&gt;&lt;contributors&gt;&lt;authors&gt;&lt;author&gt;Wickham, H.&lt;/author&gt;&lt;/authors&gt;&lt;/contributors&gt;&lt;titles&gt;&lt;title&gt;tidyr: Tidy Messy Data. R package version 1.1.4. https://CRAN.R-project.org/package=tidyr&lt;/title&gt;&lt;/titles&gt;&lt;dates&gt;&lt;year&gt;2021&lt;/year&gt;&lt;/dates&gt;&lt;urls&gt;&lt;/urls&gt;&lt;/record&gt;&lt;/Cite&gt;&lt;/EndNote&gt;</w:instrText>
      </w:r>
      <w:r w:rsidR="00C74443">
        <w:rPr>
          <w:rFonts w:ascii="Times New Roman" w:hAnsi="Times New Roman" w:cs="Times New Roman"/>
          <w:sz w:val="24"/>
          <w:szCs w:val="24"/>
        </w:rPr>
        <w:fldChar w:fldCharType="separate"/>
      </w:r>
      <w:r w:rsidR="00C74443" w:rsidRPr="006702B5">
        <w:rPr>
          <w:rFonts w:ascii="Times New Roman" w:hAnsi="Times New Roman" w:cs="Times New Roman"/>
          <w:noProof/>
          <w:sz w:val="24"/>
          <w:szCs w:val="24"/>
          <w:lang w:val="da-DK"/>
          <w:rPrChange w:id="19" w:author="Jakob Johann Assmann" w:date="2022-01-28T11:25:00Z">
            <w:rPr>
              <w:rFonts w:ascii="Times New Roman" w:hAnsi="Times New Roman" w:cs="Times New Roman"/>
              <w:noProof/>
              <w:sz w:val="24"/>
              <w:szCs w:val="24"/>
            </w:rPr>
          </w:rPrChange>
        </w:rPr>
        <w:t>(Wickham 2021)</w:t>
      </w:r>
      <w:r w:rsidR="00C74443">
        <w:rPr>
          <w:rFonts w:ascii="Times New Roman" w:hAnsi="Times New Roman" w:cs="Times New Roman"/>
          <w:sz w:val="24"/>
          <w:szCs w:val="24"/>
        </w:rPr>
        <w:fldChar w:fldCharType="end"/>
      </w:r>
      <w:r w:rsidRPr="006702B5">
        <w:rPr>
          <w:rFonts w:ascii="Times New Roman" w:hAnsi="Times New Roman" w:cs="Times New Roman"/>
          <w:sz w:val="24"/>
          <w:szCs w:val="24"/>
          <w:lang w:val="da-DK"/>
          <w:rPrChange w:id="20" w:author="Jakob Johann Assmann" w:date="2022-01-28T11:25:00Z">
            <w:rPr>
              <w:rFonts w:ascii="Times New Roman" w:hAnsi="Times New Roman" w:cs="Times New Roman"/>
              <w:sz w:val="24"/>
              <w:szCs w:val="24"/>
            </w:rPr>
          </w:rPrChange>
        </w:rPr>
        <w:t>, sf</w:t>
      </w:r>
      <w:r w:rsidR="00C53245" w:rsidRPr="006702B5">
        <w:rPr>
          <w:rFonts w:ascii="Times New Roman" w:hAnsi="Times New Roman" w:cs="Times New Roman"/>
          <w:sz w:val="24"/>
          <w:szCs w:val="24"/>
          <w:lang w:val="da-DK"/>
          <w:rPrChange w:id="21" w:author="Jakob Johann Assmann" w:date="2022-01-28T11:25:00Z">
            <w:rPr>
              <w:rFonts w:ascii="Times New Roman" w:hAnsi="Times New Roman" w:cs="Times New Roman"/>
              <w:sz w:val="24"/>
              <w:szCs w:val="24"/>
            </w:rPr>
          </w:rPrChange>
        </w:rPr>
        <w:t xml:space="preserve"> v1.0-4 </w:t>
      </w:r>
      <w:r w:rsidR="00C74443">
        <w:rPr>
          <w:rFonts w:ascii="Times New Roman" w:hAnsi="Times New Roman" w:cs="Times New Roman"/>
          <w:sz w:val="24"/>
          <w:szCs w:val="24"/>
        </w:rPr>
        <w:fldChar w:fldCharType="begin"/>
      </w:r>
      <w:r w:rsidR="00C74443" w:rsidRPr="006702B5">
        <w:rPr>
          <w:rFonts w:ascii="Times New Roman" w:hAnsi="Times New Roman" w:cs="Times New Roman"/>
          <w:sz w:val="24"/>
          <w:szCs w:val="24"/>
          <w:lang w:val="da-DK"/>
          <w:rPrChange w:id="22" w:author="Jakob Johann Assmann" w:date="2022-01-28T11:25:00Z">
            <w:rPr>
              <w:rFonts w:ascii="Times New Roman" w:hAnsi="Times New Roman" w:cs="Times New Roman"/>
              <w:sz w:val="24"/>
              <w:szCs w:val="24"/>
            </w:rPr>
          </w:rPrChange>
        </w:rPr>
        <w:instrText xml:space="preserve"> ADDIN EN.CITE &lt;EndNote&gt;&lt;Cite&gt;&lt;Author&gt;Pebesma&lt;/Author&gt;&lt;Year&gt;2018&lt;/Year&gt;&lt;RecNum&gt;4576&lt;/RecNum&gt;&lt;DisplayText&gt;(Pebesma 2018)&lt;/DisplayText&gt;&lt;record&gt;&lt;rec-number&gt;4576&lt;/rec-number&gt;&lt;foreign-keys&gt;&lt;key app="EN" db-id="przrz2xfys0et6es02qx0adprs59z2erxf5t" timestamp="1627605250"&gt;4576&lt;/key&gt;&lt;/foreign-keys&gt;&lt;ref-type name="Journal Article"&gt;17&lt;/ref-type&gt;&lt;contributors&gt;&lt;authors&gt;&lt;author&gt;Pebesma, Edzer J&lt;/author&gt;&lt;/authors&gt;&lt;/contributors&gt;&lt;titles&gt;&lt;title&gt;Simple features for R: standardized support for spatial vector data&lt;/title&gt;&lt;secondary-title&gt;The R Journal&lt;/secondary-title&gt;&lt;/titles&gt;&lt;periodical&gt;&lt;full-title&gt;The R Journal&lt;/full-title&gt;&lt;/periodical&gt;&lt;pages&gt;439-446&lt;/pages&gt;&lt;volume&gt;10&lt;/volume&gt;&lt;number&gt;1&lt;/number&gt;&lt;dates&gt;&lt;year&gt;2018&lt;/year&gt;&lt;/dates&gt;&lt;urls&gt;&lt;/urls&gt;&lt;electronic-resource-num&gt;10.32614/RJ-2018-009&lt;/electronic-resource-num&gt;&lt;/record&gt;&lt;/Cite&gt;&lt;/EndNote&gt;</w:instrText>
      </w:r>
      <w:r w:rsidR="00C74443">
        <w:rPr>
          <w:rFonts w:ascii="Times New Roman" w:hAnsi="Times New Roman" w:cs="Times New Roman"/>
          <w:sz w:val="24"/>
          <w:szCs w:val="24"/>
        </w:rPr>
        <w:fldChar w:fldCharType="separate"/>
      </w:r>
      <w:r w:rsidR="00C74443" w:rsidRPr="006702B5">
        <w:rPr>
          <w:rFonts w:ascii="Times New Roman" w:hAnsi="Times New Roman" w:cs="Times New Roman"/>
          <w:noProof/>
          <w:sz w:val="24"/>
          <w:szCs w:val="24"/>
          <w:lang w:val="da-DK"/>
          <w:rPrChange w:id="23" w:author="Jakob Johann Assmann" w:date="2022-01-28T11:25:00Z">
            <w:rPr>
              <w:rFonts w:ascii="Times New Roman" w:hAnsi="Times New Roman" w:cs="Times New Roman"/>
              <w:noProof/>
              <w:sz w:val="24"/>
              <w:szCs w:val="24"/>
            </w:rPr>
          </w:rPrChange>
        </w:rPr>
        <w:t>(Pebesma 2018)</w:t>
      </w:r>
      <w:r w:rsidR="00C74443">
        <w:rPr>
          <w:rFonts w:ascii="Times New Roman" w:hAnsi="Times New Roman" w:cs="Times New Roman"/>
          <w:sz w:val="24"/>
          <w:szCs w:val="24"/>
        </w:rPr>
        <w:fldChar w:fldCharType="end"/>
      </w:r>
      <w:r w:rsidR="00C74443" w:rsidRPr="006702B5">
        <w:rPr>
          <w:rFonts w:ascii="Times New Roman" w:hAnsi="Times New Roman" w:cs="Times New Roman"/>
          <w:sz w:val="24"/>
          <w:szCs w:val="24"/>
          <w:lang w:val="da-DK"/>
          <w:rPrChange w:id="24" w:author="Jakob Johann Assmann" w:date="2022-01-28T11:25:00Z">
            <w:rPr>
              <w:rFonts w:ascii="Times New Roman" w:hAnsi="Times New Roman" w:cs="Times New Roman"/>
              <w:sz w:val="24"/>
              <w:szCs w:val="24"/>
            </w:rPr>
          </w:rPrChange>
        </w:rPr>
        <w:t xml:space="preserve">, </w:t>
      </w:r>
      <w:proofErr w:type="spellStart"/>
      <w:r w:rsidRPr="006702B5">
        <w:rPr>
          <w:rFonts w:ascii="Times New Roman" w:hAnsi="Times New Roman" w:cs="Times New Roman"/>
          <w:sz w:val="24"/>
          <w:szCs w:val="24"/>
          <w:lang w:val="da-DK"/>
          <w:rPrChange w:id="25" w:author="Jakob Johann Assmann" w:date="2022-01-28T11:25:00Z">
            <w:rPr>
              <w:rFonts w:ascii="Times New Roman" w:hAnsi="Times New Roman" w:cs="Times New Roman"/>
              <w:sz w:val="24"/>
              <w:szCs w:val="24"/>
            </w:rPr>
          </w:rPrChange>
        </w:rPr>
        <w:t>crayon</w:t>
      </w:r>
      <w:proofErr w:type="spellEnd"/>
      <w:r w:rsidR="00C53245" w:rsidRPr="006702B5">
        <w:rPr>
          <w:rFonts w:ascii="Times New Roman" w:hAnsi="Times New Roman" w:cs="Times New Roman"/>
          <w:sz w:val="24"/>
          <w:szCs w:val="24"/>
          <w:lang w:val="da-DK"/>
          <w:rPrChange w:id="26" w:author="Jakob Johann Assmann" w:date="2022-01-28T11:25:00Z">
            <w:rPr>
              <w:rFonts w:ascii="Times New Roman" w:hAnsi="Times New Roman" w:cs="Times New Roman"/>
              <w:sz w:val="24"/>
              <w:szCs w:val="24"/>
            </w:rPr>
          </w:rPrChange>
        </w:rPr>
        <w:t xml:space="preserve"> v1.4.2 </w:t>
      </w:r>
      <w:r w:rsidR="00C74443">
        <w:rPr>
          <w:rFonts w:ascii="Times New Roman" w:hAnsi="Times New Roman" w:cs="Times New Roman"/>
          <w:sz w:val="24"/>
          <w:szCs w:val="24"/>
        </w:rPr>
        <w:fldChar w:fldCharType="begin"/>
      </w:r>
      <w:r w:rsidR="00C74443" w:rsidRPr="006702B5">
        <w:rPr>
          <w:rFonts w:ascii="Times New Roman" w:hAnsi="Times New Roman" w:cs="Times New Roman"/>
          <w:sz w:val="24"/>
          <w:szCs w:val="24"/>
          <w:lang w:val="da-DK"/>
          <w:rPrChange w:id="27" w:author="Jakob Johann Assmann" w:date="2022-01-28T11:25:00Z">
            <w:rPr>
              <w:rFonts w:ascii="Times New Roman" w:hAnsi="Times New Roman" w:cs="Times New Roman"/>
              <w:sz w:val="24"/>
              <w:szCs w:val="24"/>
            </w:rPr>
          </w:rPrChange>
        </w:rPr>
        <w:instrText xml:space="preserve"> ADDIN EN.CITE &lt;EndNote&gt;&lt;Cite&gt;&lt;Author&gt;Csárdi&lt;/Author&gt;&lt;Year&gt;2021&lt;/Year&gt;&lt;RecNum&gt;4707&lt;/RecNum&gt;&lt;DisplayText&gt;(Csárdi 2021)&lt;/DisplayText&gt;&lt;record&gt;&lt;rec-number&gt;4707&lt;/rec-number&gt;&lt;foreign-keys&gt;&lt;key app="EN" db-id="przrz2xfys0et6es02qx0adprs59z2erxf5t" timestamp="1642538685"&gt;4707&lt;/key&gt;&lt;/foreign-keys&gt;&lt;ref-type name="Book"&gt;6&lt;/ref-type&gt;&lt;contributors&gt;&lt;authors&gt;&lt;author&gt;Csárdi, Gábor&lt;/author&gt;&lt;/authors&gt;&lt;/contributors&gt;&lt;titles&gt;&lt;title&gt;crayon: Colored Terminal Output. R package version 1.4.2. https://CRAN.R-project.org/package=crayon&lt;/title&gt;&lt;/titles&gt;&lt;dates&gt;&lt;year&gt;2021&lt;/year&gt;&lt;/dates&gt;&lt;ur</w:instrText>
      </w:r>
      <w:r w:rsidR="00C74443" w:rsidRPr="006702B5">
        <w:rPr>
          <w:rFonts w:ascii="Times New Roman" w:hAnsi="Times New Roman" w:cs="Times New Roman"/>
          <w:sz w:val="24"/>
          <w:szCs w:val="24"/>
          <w:lang w:val="en-GB"/>
          <w:rPrChange w:id="28" w:author="Jakob Johann Assmann" w:date="2022-01-28T11:25:00Z">
            <w:rPr>
              <w:rFonts w:ascii="Times New Roman" w:hAnsi="Times New Roman" w:cs="Times New Roman"/>
              <w:sz w:val="24"/>
              <w:szCs w:val="24"/>
            </w:rPr>
          </w:rPrChange>
        </w:rPr>
        <w:instrText>ls&gt;&lt;/urls&gt;&lt;/record&gt;&lt;/Cite&gt;&lt;/EndNote&gt;</w:instrText>
      </w:r>
      <w:r w:rsidR="00C74443">
        <w:rPr>
          <w:rFonts w:ascii="Times New Roman" w:hAnsi="Times New Roman" w:cs="Times New Roman"/>
          <w:sz w:val="24"/>
          <w:szCs w:val="24"/>
        </w:rPr>
        <w:fldChar w:fldCharType="separate"/>
      </w:r>
      <w:r w:rsidR="00C74443" w:rsidRPr="006702B5">
        <w:rPr>
          <w:rFonts w:ascii="Times New Roman" w:hAnsi="Times New Roman" w:cs="Times New Roman"/>
          <w:noProof/>
          <w:sz w:val="24"/>
          <w:szCs w:val="24"/>
          <w:lang w:val="en-GB"/>
          <w:rPrChange w:id="29" w:author="Jakob Johann Assmann" w:date="2022-01-28T11:25:00Z">
            <w:rPr>
              <w:rFonts w:ascii="Times New Roman" w:hAnsi="Times New Roman" w:cs="Times New Roman"/>
              <w:noProof/>
              <w:sz w:val="24"/>
              <w:szCs w:val="24"/>
            </w:rPr>
          </w:rPrChange>
        </w:rPr>
        <w:t>(Csárdi 2021)</w:t>
      </w:r>
      <w:r w:rsidR="00C74443">
        <w:rPr>
          <w:rFonts w:ascii="Times New Roman" w:hAnsi="Times New Roman" w:cs="Times New Roman"/>
          <w:sz w:val="24"/>
          <w:szCs w:val="24"/>
        </w:rPr>
        <w:fldChar w:fldCharType="end"/>
      </w:r>
      <w:r w:rsidR="00C74443" w:rsidRPr="006702B5">
        <w:rPr>
          <w:rFonts w:ascii="Times New Roman" w:hAnsi="Times New Roman" w:cs="Times New Roman"/>
          <w:sz w:val="24"/>
          <w:szCs w:val="24"/>
          <w:lang w:val="en-GB"/>
          <w:rPrChange w:id="30" w:author="Jakob Johann Assmann" w:date="2022-01-28T11:25:00Z">
            <w:rPr>
              <w:rFonts w:ascii="Times New Roman" w:hAnsi="Times New Roman" w:cs="Times New Roman"/>
              <w:sz w:val="24"/>
              <w:szCs w:val="24"/>
            </w:rPr>
          </w:rPrChange>
        </w:rPr>
        <w:t xml:space="preserve">, </w:t>
      </w:r>
      <w:proofErr w:type="spellStart"/>
      <w:r w:rsidRPr="006702B5">
        <w:rPr>
          <w:rFonts w:ascii="Times New Roman" w:hAnsi="Times New Roman" w:cs="Times New Roman"/>
          <w:sz w:val="24"/>
          <w:szCs w:val="24"/>
          <w:lang w:val="en-GB"/>
          <w:rPrChange w:id="31" w:author="Jakob Johann Assmann" w:date="2022-01-28T11:25:00Z">
            <w:rPr>
              <w:rFonts w:ascii="Times New Roman" w:hAnsi="Times New Roman" w:cs="Times New Roman"/>
              <w:sz w:val="24"/>
              <w:szCs w:val="24"/>
            </w:rPr>
          </w:rPrChange>
        </w:rPr>
        <w:t>mapview</w:t>
      </w:r>
      <w:proofErr w:type="spellEnd"/>
      <w:r w:rsidR="00C53245" w:rsidRPr="006702B5">
        <w:rPr>
          <w:rFonts w:ascii="Times New Roman" w:hAnsi="Times New Roman" w:cs="Times New Roman"/>
          <w:sz w:val="24"/>
          <w:szCs w:val="24"/>
          <w:lang w:val="en-GB"/>
          <w:rPrChange w:id="32" w:author="Jakob Johann Assmann" w:date="2022-01-28T11:25:00Z">
            <w:rPr>
              <w:rFonts w:ascii="Times New Roman" w:hAnsi="Times New Roman" w:cs="Times New Roman"/>
              <w:sz w:val="24"/>
              <w:szCs w:val="24"/>
            </w:rPr>
          </w:rPrChange>
        </w:rPr>
        <w:t xml:space="preserve"> v2.10.0</w:t>
      </w:r>
      <w:r w:rsidR="00C74443" w:rsidRPr="006702B5">
        <w:rPr>
          <w:rFonts w:ascii="Times New Roman" w:hAnsi="Times New Roman" w:cs="Times New Roman"/>
          <w:sz w:val="24"/>
          <w:szCs w:val="24"/>
          <w:lang w:val="en-GB"/>
          <w:rPrChange w:id="33" w:author="Jakob Johann Assmann" w:date="2022-01-28T11:25:00Z">
            <w:rPr>
              <w:rFonts w:ascii="Times New Roman" w:hAnsi="Times New Roman" w:cs="Times New Roman"/>
              <w:sz w:val="24"/>
              <w:szCs w:val="24"/>
            </w:rPr>
          </w:rPrChange>
        </w:rPr>
        <w:t xml:space="preserve"> </w:t>
      </w:r>
      <w:r w:rsidR="00C74443">
        <w:rPr>
          <w:rFonts w:ascii="Times New Roman" w:hAnsi="Times New Roman" w:cs="Times New Roman"/>
          <w:sz w:val="24"/>
          <w:szCs w:val="24"/>
        </w:rPr>
        <w:fldChar w:fldCharType="begin"/>
      </w:r>
      <w:r w:rsidR="00C74443" w:rsidRPr="006702B5">
        <w:rPr>
          <w:rFonts w:ascii="Times New Roman" w:hAnsi="Times New Roman" w:cs="Times New Roman"/>
          <w:sz w:val="24"/>
          <w:szCs w:val="24"/>
          <w:lang w:val="en-GB"/>
          <w:rPrChange w:id="34" w:author="Jakob Johann Assmann" w:date="2022-01-28T11:25:00Z">
            <w:rPr>
              <w:rFonts w:ascii="Times New Roman" w:hAnsi="Times New Roman" w:cs="Times New Roman"/>
              <w:sz w:val="24"/>
              <w:szCs w:val="24"/>
            </w:rPr>
          </w:rPrChange>
        </w:rPr>
        <w:instrText xml:space="preserve"> ADDIN EN.CITE &lt;EndNote&gt;&lt;Cite&gt;&lt;Author&gt;Appelhans&lt;/Author&gt;&lt;Year&gt;2021&lt;/Year&gt;&lt;RecNum&gt;4708&lt;/RecNum&gt;&lt;DisplayText&gt;(Appelhans et al. 2021)&lt;/DisplayText&gt;&lt;record&gt;&lt;rec-number&gt;4708&lt;/rec-number&gt;&lt;foreign-keys&gt;&lt;key app="EN" db-id="przrz2xfys0et6es02qx0adprs59z2erxf5t" timestamp="1642538742"&gt;4708&lt;/key&gt;&lt;/foreign-keys&gt;&lt;ref-type name="Book"&gt;6&lt;/ref-type&gt;&lt;contributors&gt;&lt;authors&gt;&lt;author&gt;Appelhans, Tim&lt;/author&gt;&lt;author&gt;Detsch, Florian&lt;/author&gt;&lt;author&gt;Reudenbach, Christoph&lt;/author&gt;&lt;author&gt;Woellauer, Stefan&lt;/author&gt;&lt;/authors&gt;&lt;/contributors&gt;&lt;titles&gt;&lt;title&gt;mapview: Interactive Viewing of Spatial Data in R. R package version 2.10.0. https://CRAN.R-project.org/package=mapview&lt;/title&gt;&lt;/titles&gt;&lt;dates&gt;&lt;year&gt;2021&lt;/year&gt;&lt;/dates&gt;&lt;urls&gt;&lt;/urls&gt;&lt;/record&gt;&lt;/Cite&gt;&lt;/EndNote&gt;</w:instrText>
      </w:r>
      <w:r w:rsidR="00C74443">
        <w:rPr>
          <w:rFonts w:ascii="Times New Roman" w:hAnsi="Times New Roman" w:cs="Times New Roman"/>
          <w:sz w:val="24"/>
          <w:szCs w:val="24"/>
        </w:rPr>
        <w:fldChar w:fldCharType="separate"/>
      </w:r>
      <w:r w:rsidR="00C74443" w:rsidRPr="006702B5">
        <w:rPr>
          <w:rFonts w:ascii="Times New Roman" w:hAnsi="Times New Roman" w:cs="Times New Roman"/>
          <w:noProof/>
          <w:sz w:val="24"/>
          <w:szCs w:val="24"/>
          <w:lang w:val="en-GB"/>
          <w:rPrChange w:id="35" w:author="Jakob Johann Assmann" w:date="2022-01-28T11:25:00Z">
            <w:rPr>
              <w:rFonts w:ascii="Times New Roman" w:hAnsi="Times New Roman" w:cs="Times New Roman"/>
              <w:noProof/>
              <w:sz w:val="24"/>
              <w:szCs w:val="24"/>
            </w:rPr>
          </w:rPrChange>
        </w:rPr>
        <w:t>(Appelhans et al. 2021)</w:t>
      </w:r>
      <w:r w:rsidR="00C74443">
        <w:rPr>
          <w:rFonts w:ascii="Times New Roman" w:hAnsi="Times New Roman" w:cs="Times New Roman"/>
          <w:sz w:val="24"/>
          <w:szCs w:val="24"/>
        </w:rPr>
        <w:fldChar w:fldCharType="end"/>
      </w:r>
      <w:r w:rsidRPr="006702B5">
        <w:rPr>
          <w:rFonts w:ascii="Times New Roman" w:hAnsi="Times New Roman" w:cs="Times New Roman"/>
          <w:sz w:val="24"/>
          <w:szCs w:val="24"/>
          <w:lang w:val="en-GB"/>
          <w:rPrChange w:id="36" w:author="Jakob Johann Assmann" w:date="2022-01-28T11:25:00Z">
            <w:rPr>
              <w:rFonts w:ascii="Times New Roman" w:hAnsi="Times New Roman" w:cs="Times New Roman"/>
              <w:sz w:val="24"/>
              <w:szCs w:val="24"/>
            </w:rPr>
          </w:rPrChange>
        </w:rPr>
        <w:t xml:space="preserve">, </w:t>
      </w:r>
      <w:r w:rsidR="00C53245" w:rsidRPr="006702B5">
        <w:rPr>
          <w:rFonts w:ascii="Times New Roman" w:hAnsi="Times New Roman" w:cs="Times New Roman"/>
          <w:sz w:val="24"/>
          <w:szCs w:val="24"/>
          <w:lang w:val="en-GB"/>
          <w:rPrChange w:id="37" w:author="Jakob Johann Assmann" w:date="2022-01-28T11:25:00Z">
            <w:rPr>
              <w:rFonts w:ascii="Times New Roman" w:hAnsi="Times New Roman" w:cs="Times New Roman"/>
              <w:sz w:val="24"/>
              <w:szCs w:val="24"/>
            </w:rPr>
          </w:rPrChange>
        </w:rPr>
        <w:t>purr v0.3.4</w:t>
      </w:r>
      <w:r w:rsidR="005120FB" w:rsidRPr="006702B5">
        <w:rPr>
          <w:rFonts w:ascii="Times New Roman" w:hAnsi="Times New Roman" w:cs="Times New Roman"/>
          <w:sz w:val="24"/>
          <w:szCs w:val="24"/>
          <w:lang w:val="en-GB"/>
          <w:rPrChange w:id="38" w:author="Jakob Johann Assmann" w:date="2022-01-28T11:25:00Z">
            <w:rPr>
              <w:rFonts w:ascii="Times New Roman" w:hAnsi="Times New Roman" w:cs="Times New Roman"/>
              <w:sz w:val="24"/>
              <w:szCs w:val="24"/>
            </w:rPr>
          </w:rPrChange>
        </w:rPr>
        <w:t xml:space="preserve"> </w:t>
      </w:r>
      <w:r w:rsidR="005120FB">
        <w:rPr>
          <w:rFonts w:ascii="Times New Roman" w:hAnsi="Times New Roman" w:cs="Times New Roman"/>
          <w:sz w:val="24"/>
          <w:szCs w:val="24"/>
        </w:rPr>
        <w:fldChar w:fldCharType="begin"/>
      </w:r>
      <w:r w:rsidR="005120FB" w:rsidRPr="006702B5">
        <w:rPr>
          <w:rFonts w:ascii="Times New Roman" w:hAnsi="Times New Roman" w:cs="Times New Roman"/>
          <w:sz w:val="24"/>
          <w:szCs w:val="24"/>
          <w:lang w:val="en-GB"/>
          <w:rPrChange w:id="39" w:author="Jakob Johann Assmann" w:date="2022-01-28T11:25:00Z">
            <w:rPr>
              <w:rFonts w:ascii="Times New Roman" w:hAnsi="Times New Roman" w:cs="Times New Roman"/>
              <w:sz w:val="24"/>
              <w:szCs w:val="24"/>
            </w:rPr>
          </w:rPrChange>
        </w:rPr>
        <w:instrText xml:space="preserve"> ADDIN EN.CITE &lt;EndNote&gt;&lt;Cite&gt;&lt;Author&gt;Henry&lt;/Autho</w:instrText>
      </w:r>
      <w:r w:rsidR="005120FB">
        <w:rPr>
          <w:rFonts w:ascii="Times New Roman" w:hAnsi="Times New Roman" w:cs="Times New Roman"/>
          <w:sz w:val="24"/>
          <w:szCs w:val="24"/>
        </w:rPr>
        <w:instrText>r&gt;&lt;Year&gt;2020&lt;/Year&gt;&lt;RecNum&gt;4709&lt;/RecNum&gt;&lt;DisplayText&gt;(Henry and Wickham 2020)&lt;/DisplayText&gt;&lt;record&gt;&lt;rec-number&gt;4709&lt;/rec-number&gt;&lt;foreign-keys&gt;&lt;key app="EN" db-id="przrz2xfys0et6es02qx0adprs59z2erxf5t" timestamp="1642538791"&gt;4709&lt;/key&gt;&lt;/foreign-keys&gt;&lt;ref-type name="Book"&gt;6&lt;/ref-type&gt;&lt;contributors&gt;&lt;authors&gt;&lt;author&gt;Henry, Lionel&lt;/author&gt;&lt;author&gt;Wickham, Hadley&lt;/author&gt;&lt;/authors&gt;&lt;/contributors&gt;&lt;titles&gt;&lt;title&gt;purrr: Functional Programming Tools. R package version 0.3.4. https://CRAN.R-project.org/package=purrr&lt;/title&gt;&lt;/titles&gt;&lt;dates&gt;&lt;year&gt;2020&lt;/year&gt;&lt;/dates&gt;&lt;urls&gt;&lt;/urls&gt;&lt;/record&gt;&lt;/Cite&gt;&lt;/EndNote&gt;</w:instrText>
      </w:r>
      <w:r w:rsidR="005120FB">
        <w:rPr>
          <w:rFonts w:ascii="Times New Roman" w:hAnsi="Times New Roman" w:cs="Times New Roman"/>
          <w:sz w:val="24"/>
          <w:szCs w:val="24"/>
        </w:rPr>
        <w:fldChar w:fldCharType="separate"/>
      </w:r>
      <w:r w:rsidR="005120FB">
        <w:rPr>
          <w:rFonts w:ascii="Times New Roman" w:hAnsi="Times New Roman" w:cs="Times New Roman"/>
          <w:noProof/>
          <w:sz w:val="24"/>
          <w:szCs w:val="24"/>
        </w:rPr>
        <w:t>(Henry and Wickham 2020)</w:t>
      </w:r>
      <w:r w:rsidR="005120FB">
        <w:rPr>
          <w:rFonts w:ascii="Times New Roman" w:hAnsi="Times New Roman" w:cs="Times New Roman"/>
          <w:sz w:val="24"/>
          <w:szCs w:val="24"/>
        </w:rPr>
        <w:fldChar w:fldCharType="end"/>
      </w:r>
      <w:r w:rsidRPr="000E494E">
        <w:rPr>
          <w:rFonts w:ascii="Times New Roman" w:hAnsi="Times New Roman" w:cs="Times New Roman"/>
          <w:sz w:val="24"/>
          <w:szCs w:val="24"/>
        </w:rPr>
        <w:t xml:space="preserve">, </w:t>
      </w:r>
      <w:proofErr w:type="spellStart"/>
      <w:r w:rsidR="00193181" w:rsidRPr="00193181">
        <w:rPr>
          <w:rFonts w:ascii="Times New Roman" w:hAnsi="Times New Roman" w:cs="Times New Roman"/>
          <w:i/>
          <w:iCs/>
          <w:sz w:val="24"/>
          <w:szCs w:val="24"/>
        </w:rPr>
        <w:t>data.table</w:t>
      </w:r>
      <w:proofErr w:type="spellEnd"/>
      <w:r w:rsidR="00C53245">
        <w:rPr>
          <w:rFonts w:ascii="Times New Roman" w:hAnsi="Times New Roman" w:cs="Times New Roman"/>
          <w:sz w:val="24"/>
          <w:szCs w:val="24"/>
        </w:rPr>
        <w:t xml:space="preserve"> v1.14.2 </w:t>
      </w:r>
      <w:r w:rsidR="005120FB">
        <w:rPr>
          <w:rFonts w:ascii="Times New Roman" w:hAnsi="Times New Roman" w:cs="Times New Roman"/>
          <w:sz w:val="24"/>
          <w:szCs w:val="24"/>
        </w:rPr>
        <w:fldChar w:fldCharType="begin"/>
      </w:r>
      <w:r w:rsidR="005120FB">
        <w:rPr>
          <w:rFonts w:ascii="Times New Roman" w:hAnsi="Times New Roman" w:cs="Times New Roman"/>
          <w:sz w:val="24"/>
          <w:szCs w:val="24"/>
        </w:rPr>
        <w:instrText xml:space="preserve"> ADDIN EN.CITE &lt;EndNote&gt;&lt;Cite&gt;&lt;Author&gt;Dowle&lt;/Author&gt;&lt;Year&gt;2021&lt;/Year&gt;&lt;RecNum&gt;4067&lt;/RecNum&gt;&lt;DisplayText&gt;(Dowle and Srinivasan 2021)&lt;/DisplayText&gt;&lt;record&gt;&lt;rec-number&gt;4067&lt;/rec-number&gt;&lt;foreign-keys&gt;&lt;key app="EN" db-id="przrz2xfys0et6es02qx0adprs59z2erxf5t" timestamp="1588689829"&gt;4067&lt;/key&gt;&lt;/foreign-keys&gt;&lt;ref-type name="Book"&gt;6&lt;/ref-type&gt;&lt;contributors&gt;&lt;authors&gt;&lt;author&gt;Dowle, Matt&lt;/author&gt;&lt;author&gt;Srinivasan, Arun&lt;/author&gt;&lt;/authors&gt;&lt;/contributors&gt;&lt;titles&gt;&lt;title&gt;data.table: Extension of `data.frame`. R package version 1.14.2. https://CRAN.R-project.org/package=data.table&lt;/title&gt;&lt;/titles&gt;&lt;dates&gt;&lt;year&gt;2021&lt;/year&gt;&lt;/dates&gt;&lt;urls&gt;&lt;/urls&gt;&lt;/record&gt;&lt;/Cite&gt;&lt;/EndNote&gt;</w:instrText>
      </w:r>
      <w:r w:rsidR="005120FB">
        <w:rPr>
          <w:rFonts w:ascii="Times New Roman" w:hAnsi="Times New Roman" w:cs="Times New Roman"/>
          <w:sz w:val="24"/>
          <w:szCs w:val="24"/>
        </w:rPr>
        <w:fldChar w:fldCharType="separate"/>
      </w:r>
      <w:r w:rsidR="005120FB">
        <w:rPr>
          <w:rFonts w:ascii="Times New Roman" w:hAnsi="Times New Roman" w:cs="Times New Roman"/>
          <w:noProof/>
          <w:sz w:val="24"/>
          <w:szCs w:val="24"/>
        </w:rPr>
        <w:t>(Dowle and Srinivasan 2021)</w:t>
      </w:r>
      <w:r w:rsidR="005120FB">
        <w:rPr>
          <w:rFonts w:ascii="Times New Roman" w:hAnsi="Times New Roman" w:cs="Times New Roman"/>
          <w:sz w:val="24"/>
          <w:szCs w:val="24"/>
        </w:rPr>
        <w:fldChar w:fldCharType="end"/>
      </w:r>
      <w:r w:rsidR="005120FB">
        <w:rPr>
          <w:rFonts w:ascii="Times New Roman" w:hAnsi="Times New Roman" w:cs="Times New Roman"/>
          <w:sz w:val="24"/>
          <w:szCs w:val="24"/>
        </w:rPr>
        <w:t xml:space="preserve">, </w:t>
      </w:r>
      <w:r w:rsidRPr="000E494E">
        <w:rPr>
          <w:rFonts w:ascii="Times New Roman" w:hAnsi="Times New Roman" w:cs="Times New Roman"/>
          <w:sz w:val="24"/>
          <w:szCs w:val="24"/>
        </w:rPr>
        <w:t>ggplot2</w:t>
      </w:r>
      <w:r w:rsidR="00C53245">
        <w:rPr>
          <w:rFonts w:ascii="Times New Roman" w:hAnsi="Times New Roman" w:cs="Times New Roman"/>
          <w:sz w:val="24"/>
          <w:szCs w:val="24"/>
        </w:rPr>
        <w:t xml:space="preserve"> v3.3.5 </w:t>
      </w:r>
      <w:r w:rsidR="005120FB">
        <w:rPr>
          <w:rFonts w:ascii="Times New Roman" w:hAnsi="Times New Roman" w:cs="Times New Roman"/>
          <w:sz w:val="24"/>
          <w:szCs w:val="24"/>
        </w:rPr>
        <w:fldChar w:fldCharType="begin"/>
      </w:r>
      <w:r w:rsidR="005120FB">
        <w:rPr>
          <w:rFonts w:ascii="Times New Roman" w:hAnsi="Times New Roman" w:cs="Times New Roman"/>
          <w:sz w:val="24"/>
          <w:szCs w:val="24"/>
        </w:rPr>
        <w:instrText xml:space="preserve"> ADDIN EN.CITE &lt;EndNote&gt;&lt;Cite&gt;&lt;Author&gt;Wickham&lt;/Author&gt;&lt;Year&gt;2016&lt;/Year&gt;&lt;RecNum&gt;4068&lt;/RecNum&gt;&lt;DisplayText&gt;(Wickham 2016)&lt;/DisplayText&gt;&lt;record&gt;&lt;rec-number&gt;4068&lt;/rec-number&gt;&lt;foreign-keys&gt;&lt;key app="EN" db-id="przrz2xfys0et6es02qx0adprs59z2erxf5t" timestamp="1588689917"&gt;4068&lt;/key&gt;&lt;/foreign-keys&gt;&lt;ref-type name="Book"&gt;6&lt;/ref-type&gt;&lt;contributors&gt;&lt;authors&gt;&lt;author&gt;Wickham, H.&lt;/author&gt;&lt;/authors&gt;&lt;/contributors&gt;&lt;titles&gt;&lt;title&gt;ggplot2: Elegant Graphics for Data Analysis&lt;/title&gt;&lt;/titles&gt;&lt;dates&gt;&lt;year&gt;2016&lt;/year&gt;&lt;/dates&gt;&lt;publisher&gt;Springer-Verlang New York&lt;/publisher&gt;&lt;urls&gt;&lt;/urls&gt;&lt;/record&gt;&lt;/Cite&gt;&lt;/EndNote&gt;</w:instrText>
      </w:r>
      <w:r w:rsidR="005120FB">
        <w:rPr>
          <w:rFonts w:ascii="Times New Roman" w:hAnsi="Times New Roman" w:cs="Times New Roman"/>
          <w:sz w:val="24"/>
          <w:szCs w:val="24"/>
        </w:rPr>
        <w:fldChar w:fldCharType="separate"/>
      </w:r>
      <w:r w:rsidR="005120FB">
        <w:rPr>
          <w:rFonts w:ascii="Times New Roman" w:hAnsi="Times New Roman" w:cs="Times New Roman"/>
          <w:noProof/>
          <w:sz w:val="24"/>
          <w:szCs w:val="24"/>
        </w:rPr>
        <w:t>(Wickham 2016)</w:t>
      </w:r>
      <w:r w:rsidR="005120FB">
        <w:rPr>
          <w:rFonts w:ascii="Times New Roman" w:hAnsi="Times New Roman" w:cs="Times New Roman"/>
          <w:sz w:val="24"/>
          <w:szCs w:val="24"/>
        </w:rPr>
        <w:fldChar w:fldCharType="end"/>
      </w:r>
      <w:r w:rsidRPr="000E494E">
        <w:rPr>
          <w:rFonts w:ascii="Times New Roman" w:hAnsi="Times New Roman" w:cs="Times New Roman"/>
          <w:sz w:val="24"/>
          <w:szCs w:val="24"/>
        </w:rPr>
        <w:t xml:space="preserve">, </w:t>
      </w:r>
      <w:proofErr w:type="spellStart"/>
      <w:r w:rsidRPr="000A1D20">
        <w:rPr>
          <w:rFonts w:ascii="Times New Roman" w:hAnsi="Times New Roman" w:cs="Times New Roman"/>
          <w:sz w:val="24"/>
          <w:szCs w:val="24"/>
          <w:lang w:val="en-GB"/>
        </w:rPr>
        <w:t>R.utils</w:t>
      </w:r>
      <w:proofErr w:type="spellEnd"/>
      <w:r w:rsidR="00C53245">
        <w:rPr>
          <w:rFonts w:ascii="Times New Roman" w:hAnsi="Times New Roman" w:cs="Times New Roman"/>
          <w:sz w:val="24"/>
          <w:szCs w:val="24"/>
          <w:lang w:val="en-GB"/>
        </w:rPr>
        <w:t xml:space="preserve"> v2.11.0 </w:t>
      </w:r>
      <w:r w:rsidR="005120FB">
        <w:rPr>
          <w:rFonts w:ascii="Times New Roman" w:hAnsi="Times New Roman" w:cs="Times New Roman"/>
          <w:sz w:val="24"/>
          <w:szCs w:val="24"/>
          <w:lang w:val="en-GB"/>
        </w:rPr>
        <w:fldChar w:fldCharType="begin"/>
      </w:r>
      <w:r w:rsidR="005120FB">
        <w:rPr>
          <w:rFonts w:ascii="Times New Roman" w:hAnsi="Times New Roman" w:cs="Times New Roman"/>
          <w:sz w:val="24"/>
          <w:szCs w:val="24"/>
          <w:lang w:val="en-GB"/>
        </w:rPr>
        <w:instrText xml:space="preserve"> ADDIN EN.CITE &lt;EndNote&gt;&lt;Cite&gt;&lt;Author&gt;Bengtsson&lt;/Author&gt;&lt;Year&gt;2021&lt;/Year&gt;&lt;RecNum&gt;4710&lt;/RecNum&gt;&lt;DisplayText&gt;(Bengtsson 2021)&lt;/DisplayText&gt;&lt;record&gt;&lt;rec-number&gt;4710&lt;/rec-number&gt;&lt;foreign-keys&gt;&lt;key app="EN" db-id="przrz2xfys0et6es02qx0adprs59z2erxf5t" timestamp="1642539071"&gt;4710&lt;/key&gt;&lt;/foreign-keys&gt;&lt;ref-type name="Book"&gt;6&lt;/ref-type&gt;&lt;contributors&gt;&lt;authors&gt;&lt;author&gt;Bengtsson, Henrik&lt;/author&gt;&lt;/authors&gt;&lt;/contributors&gt;&lt;titles&gt;&lt;title&gt;R.utils: Various Programming Utilities. R package version 2.11.0. https://CRAN.R-project.org/package=R.utils&lt;/title&gt;&lt;/titles&gt;&lt;dates&gt;&lt;year&gt;2021&lt;/year&gt;&lt;/dates&gt;&lt;urls&gt;&lt;/urls&gt;&lt;/record&gt;&lt;/Cite&gt;&lt;/EndNote&gt;</w:instrText>
      </w:r>
      <w:r w:rsidR="005120FB">
        <w:rPr>
          <w:rFonts w:ascii="Times New Roman" w:hAnsi="Times New Roman" w:cs="Times New Roman"/>
          <w:sz w:val="24"/>
          <w:szCs w:val="24"/>
          <w:lang w:val="en-GB"/>
        </w:rPr>
        <w:fldChar w:fldCharType="separate"/>
      </w:r>
      <w:r w:rsidR="005120FB">
        <w:rPr>
          <w:rFonts w:ascii="Times New Roman" w:hAnsi="Times New Roman" w:cs="Times New Roman"/>
          <w:noProof/>
          <w:sz w:val="24"/>
          <w:szCs w:val="24"/>
          <w:lang w:val="en-GB"/>
        </w:rPr>
        <w:t>(Bengtsson 2021)</w:t>
      </w:r>
      <w:r w:rsidR="005120FB">
        <w:rPr>
          <w:rFonts w:ascii="Times New Roman" w:hAnsi="Times New Roman" w:cs="Times New Roman"/>
          <w:sz w:val="24"/>
          <w:szCs w:val="24"/>
          <w:lang w:val="en-GB"/>
        </w:rPr>
        <w:fldChar w:fldCharType="end"/>
      </w:r>
      <w:r w:rsidR="005120FB">
        <w:rPr>
          <w:rFonts w:ascii="Times New Roman" w:hAnsi="Times New Roman" w:cs="Times New Roman"/>
          <w:sz w:val="24"/>
          <w:szCs w:val="24"/>
          <w:lang w:val="en-GB"/>
        </w:rPr>
        <w:t>,</w:t>
      </w:r>
      <w:r w:rsidRPr="000A1D20">
        <w:rPr>
          <w:rFonts w:ascii="Times New Roman" w:hAnsi="Times New Roman" w:cs="Times New Roman"/>
          <w:sz w:val="24"/>
          <w:szCs w:val="24"/>
          <w:lang w:val="en-GB"/>
        </w:rPr>
        <w:t xml:space="preserve"> stats</w:t>
      </w:r>
      <w:r w:rsidR="002C22A6">
        <w:rPr>
          <w:rFonts w:ascii="Times New Roman" w:hAnsi="Times New Roman" w:cs="Times New Roman"/>
          <w:sz w:val="24"/>
          <w:szCs w:val="24"/>
          <w:lang w:val="en-GB"/>
        </w:rPr>
        <w:t xml:space="preserve"> v4.1.1</w:t>
      </w:r>
      <w:r w:rsidR="00A96A9D">
        <w:rPr>
          <w:rFonts w:ascii="Times New Roman" w:hAnsi="Times New Roman" w:cs="Times New Roman"/>
          <w:sz w:val="24"/>
          <w:szCs w:val="24"/>
          <w:lang w:val="en-GB"/>
        </w:rPr>
        <w:t xml:space="preserve"> </w:t>
      </w:r>
      <w:r w:rsidR="00A96A9D">
        <w:rPr>
          <w:rFonts w:ascii="Times New Roman" w:hAnsi="Times New Roman" w:cs="Times New Roman"/>
          <w:sz w:val="24"/>
          <w:szCs w:val="24"/>
          <w:lang w:val="en-GB"/>
        </w:rPr>
        <w:fldChar w:fldCharType="begin"/>
      </w:r>
      <w:r w:rsidR="00A96A9D">
        <w:rPr>
          <w:rFonts w:ascii="Times New Roman" w:hAnsi="Times New Roman" w:cs="Times New Roman"/>
          <w:sz w:val="24"/>
          <w:szCs w:val="24"/>
          <w:lang w:val="en-GB"/>
        </w:rPr>
        <w:instrText xml:space="preserve"> ADDIN EN.CITE &lt;EndNote&gt;&lt;Cite&gt;&lt;Author&gt;R Core Team&lt;/Author&gt;&lt;Year&gt;2021&lt;/Year&gt;&lt;RecNum&gt;1126&lt;/RecNum&gt;&lt;DisplayText&gt;(R Core Team 2021)&lt;/DisplayText&gt;&lt;record&gt;&lt;rec-number&gt;1126&lt;/rec-number&gt;&lt;foreign-keys&gt;&lt;key app="EN" db-id="przrz2xfys0et6es02qx0adprs59z2erxf5t" timestamp="0"&gt;1126&lt;/key&gt;&lt;/foreign-keys&gt;&lt;ref-type name="Book"&gt;6&lt;/ref-type&gt;&lt;contributors&gt;&lt;authors&gt;&lt;author&gt;R Core Team,&lt;/author&gt;&lt;/authors&gt;&lt;/contributors&gt;&lt;titles&gt;&lt;title&gt;R: A Language and Environment for Statistical Computing&lt;/title&gt;&lt;/titles&gt;&lt;dates&gt;&lt;year&gt;2021&lt;/year&gt;&lt;/dates&gt;&lt;pub-location&gt;Vienna, Austria&lt;/pub-location&gt;&lt;publisher&gt;R Foundation for Statistical Computing&lt;/publisher&gt;&lt;urls&gt;&lt;related-urls&gt;&lt;url&gt;http://www.r-project.org/&lt;/url&gt;&lt;/related-urls&gt;&lt;/urls&gt;&lt;/record&gt;&lt;/Cite&gt;&lt;/EndNote&gt;</w:instrText>
      </w:r>
      <w:r w:rsidR="00A96A9D">
        <w:rPr>
          <w:rFonts w:ascii="Times New Roman" w:hAnsi="Times New Roman" w:cs="Times New Roman"/>
          <w:sz w:val="24"/>
          <w:szCs w:val="24"/>
          <w:lang w:val="en-GB"/>
        </w:rPr>
        <w:fldChar w:fldCharType="separate"/>
      </w:r>
      <w:r w:rsidR="00A96A9D">
        <w:rPr>
          <w:rFonts w:ascii="Times New Roman" w:hAnsi="Times New Roman" w:cs="Times New Roman"/>
          <w:noProof/>
          <w:sz w:val="24"/>
          <w:szCs w:val="24"/>
          <w:lang w:val="en-GB"/>
        </w:rPr>
        <w:t>(R Core Team 2021)</w:t>
      </w:r>
      <w:r w:rsidR="00A96A9D">
        <w:rPr>
          <w:rFonts w:ascii="Times New Roman" w:hAnsi="Times New Roman" w:cs="Times New Roman"/>
          <w:sz w:val="24"/>
          <w:szCs w:val="24"/>
          <w:lang w:val="en-GB"/>
        </w:rPr>
        <w:fldChar w:fldCharType="end"/>
      </w:r>
      <w:r w:rsidRPr="000A1D20">
        <w:rPr>
          <w:rFonts w:ascii="Times New Roman" w:hAnsi="Times New Roman" w:cs="Times New Roman"/>
          <w:sz w:val="24"/>
          <w:szCs w:val="24"/>
          <w:lang w:val="en-GB"/>
        </w:rPr>
        <w:t xml:space="preserve">, </w:t>
      </w:r>
      <w:proofErr w:type="spellStart"/>
      <w:r w:rsidRPr="000A1D20">
        <w:rPr>
          <w:rFonts w:ascii="Times New Roman" w:hAnsi="Times New Roman" w:cs="Times New Roman"/>
          <w:sz w:val="24"/>
          <w:szCs w:val="24"/>
          <w:lang w:val="en-GB"/>
        </w:rPr>
        <w:t>stringr</w:t>
      </w:r>
      <w:proofErr w:type="spellEnd"/>
      <w:r w:rsidR="002C22A6">
        <w:rPr>
          <w:rFonts w:ascii="Times New Roman" w:hAnsi="Times New Roman" w:cs="Times New Roman"/>
          <w:sz w:val="24"/>
          <w:szCs w:val="24"/>
          <w:lang w:val="en-GB"/>
        </w:rPr>
        <w:t xml:space="preserve"> v1.4.0</w:t>
      </w:r>
      <w:r w:rsidR="00A96A9D">
        <w:rPr>
          <w:rFonts w:ascii="Times New Roman" w:hAnsi="Times New Roman" w:cs="Times New Roman"/>
          <w:sz w:val="24"/>
          <w:szCs w:val="24"/>
          <w:lang w:val="en-GB"/>
        </w:rPr>
        <w:t xml:space="preserve"> </w:t>
      </w:r>
      <w:r w:rsidR="00A96A9D">
        <w:rPr>
          <w:rFonts w:ascii="Times New Roman" w:hAnsi="Times New Roman" w:cs="Times New Roman"/>
          <w:sz w:val="24"/>
          <w:szCs w:val="24"/>
          <w:lang w:val="en-GB"/>
        </w:rPr>
        <w:fldChar w:fldCharType="begin"/>
      </w:r>
      <w:r w:rsidR="00A96A9D">
        <w:rPr>
          <w:rFonts w:ascii="Times New Roman" w:hAnsi="Times New Roman" w:cs="Times New Roman"/>
          <w:sz w:val="24"/>
          <w:szCs w:val="24"/>
          <w:lang w:val="en-GB"/>
        </w:rPr>
        <w:instrText xml:space="preserve"> ADDIN EN.CITE &lt;EndNote&gt;&lt;Cite&gt;&lt;Author&gt;Wickham&lt;/Author&gt;&lt;Year&gt;2019&lt;/Year&gt;&lt;RecNum&gt;4711&lt;/RecNum&gt;&lt;DisplayText&gt;(Wickham 2019)&lt;/DisplayText&gt;&lt;record&gt;&lt;rec-number&gt;4711&lt;/rec-number&gt;&lt;foreign-keys&gt;&lt;key app="EN" db-id="przrz2xfys0et6es02qx0adprs59z2erxf5t" timestamp="1642539175"&gt;4711&lt;/key&gt;&lt;/foreign-keys&gt;&lt;ref-type name="Book"&gt;6&lt;/ref-type&gt;&lt;contributors&gt;&lt;authors&gt;&lt;author&gt;Wickham, Hadley&lt;/author&gt;&lt;/authors&gt;&lt;/contributors&gt;&lt;titles&gt;&lt;title&gt;stringr: Simple, Consistent Wrappers for Common String Operations. R package version 1.4.0. https://CRAN.R-project.org/package=stringr&lt;/title&gt;&lt;/titles&gt;&lt;dates&gt;&lt;year&gt;2019&lt;/year&gt;&lt;/dates&gt;&lt;urls&gt;&lt;/urls&gt;&lt;/record&gt;&lt;/Cite&gt;&lt;/EndNote&gt;</w:instrText>
      </w:r>
      <w:r w:rsidR="00A96A9D">
        <w:rPr>
          <w:rFonts w:ascii="Times New Roman" w:hAnsi="Times New Roman" w:cs="Times New Roman"/>
          <w:sz w:val="24"/>
          <w:szCs w:val="24"/>
          <w:lang w:val="en-GB"/>
        </w:rPr>
        <w:fldChar w:fldCharType="separate"/>
      </w:r>
      <w:r w:rsidR="00A96A9D">
        <w:rPr>
          <w:rFonts w:ascii="Times New Roman" w:hAnsi="Times New Roman" w:cs="Times New Roman"/>
          <w:noProof/>
          <w:sz w:val="24"/>
          <w:szCs w:val="24"/>
          <w:lang w:val="en-GB"/>
        </w:rPr>
        <w:t>(Wickham 2019)</w:t>
      </w:r>
      <w:r w:rsidR="00A96A9D">
        <w:rPr>
          <w:rFonts w:ascii="Times New Roman" w:hAnsi="Times New Roman" w:cs="Times New Roman"/>
          <w:sz w:val="24"/>
          <w:szCs w:val="24"/>
          <w:lang w:val="en-GB"/>
        </w:rPr>
        <w:fldChar w:fldCharType="end"/>
      </w:r>
      <w:r w:rsidR="00A96A9D">
        <w:rPr>
          <w:rStyle w:val="CommentReference"/>
        </w:rPr>
        <w:t xml:space="preserve">, </w:t>
      </w:r>
      <w:proofErr w:type="spellStart"/>
      <w:r w:rsidRPr="000A1D20">
        <w:rPr>
          <w:rFonts w:ascii="Times New Roman" w:hAnsi="Times New Roman" w:cs="Times New Roman"/>
          <w:sz w:val="24"/>
          <w:szCs w:val="24"/>
          <w:lang w:val="en-GB"/>
        </w:rPr>
        <w:t>ggpubr</w:t>
      </w:r>
      <w:proofErr w:type="spellEnd"/>
      <w:r w:rsidR="002C22A6">
        <w:rPr>
          <w:rFonts w:ascii="Times New Roman" w:hAnsi="Times New Roman" w:cs="Times New Roman"/>
          <w:sz w:val="24"/>
          <w:szCs w:val="24"/>
          <w:lang w:val="en-GB"/>
        </w:rPr>
        <w:t xml:space="preserve"> v0.4.0 </w:t>
      </w:r>
      <w:r w:rsidR="00A96A9D">
        <w:rPr>
          <w:rFonts w:ascii="Times New Roman" w:hAnsi="Times New Roman" w:cs="Times New Roman"/>
          <w:sz w:val="24"/>
          <w:szCs w:val="24"/>
          <w:lang w:val="en-GB"/>
        </w:rPr>
        <w:fldChar w:fldCharType="begin"/>
      </w:r>
      <w:r w:rsidR="00A96A9D">
        <w:rPr>
          <w:rFonts w:ascii="Times New Roman" w:hAnsi="Times New Roman" w:cs="Times New Roman"/>
          <w:sz w:val="24"/>
          <w:szCs w:val="24"/>
          <w:lang w:val="en-GB"/>
        </w:rPr>
        <w:instrText xml:space="preserve"> ADDIN EN.CITE &lt;EndNote&gt;&lt;Cite&gt;&lt;Author&gt;Kassambara&lt;/Author&gt;&lt;Year&gt;2020&lt;/Year&gt;&lt;RecNum&gt;4196&lt;/RecNum&gt;&lt;DisplayText&gt;(Kassambara 2020)&lt;/DisplayText&gt;&lt;record&gt;&lt;rec-number&gt;4196&lt;/rec-number&gt;&lt;foreign-keys&gt;&lt;key app="EN" db-id="przrz2xfys0et6es02qx0adprs59z2erxf5t" timestamp="1597257743"&gt;4196&lt;/key&gt;&lt;/foreign-keys&gt;&lt;ref-type name="Book"&gt;6&lt;/ref-type&gt;&lt;contributors&gt;&lt;authors&gt;&lt;author&gt;Kassambara, A.&lt;/author&gt;&lt;/authors&gt;&lt;/contributors&gt;&lt;titles&gt;&lt;title&gt;ggpubr: &amp;apos;ggplot2&amp;apos; Based Publication Ready Plots. R package version 0.4.0. https://CRAN.R-project.org/package=ggpubr&lt;/title&gt;&lt;/titles&gt;&lt;dates&gt;&lt;year&gt;2020&lt;/year&gt;&lt;/dates&gt;&lt;urls&gt;&lt;/urls&gt;&lt;/record&gt;&lt;/Cite&gt;&lt;/EndNote&gt;</w:instrText>
      </w:r>
      <w:r w:rsidR="00A96A9D">
        <w:rPr>
          <w:rFonts w:ascii="Times New Roman" w:hAnsi="Times New Roman" w:cs="Times New Roman"/>
          <w:sz w:val="24"/>
          <w:szCs w:val="24"/>
          <w:lang w:val="en-GB"/>
        </w:rPr>
        <w:fldChar w:fldCharType="separate"/>
      </w:r>
      <w:r w:rsidR="00A96A9D">
        <w:rPr>
          <w:rFonts w:ascii="Times New Roman" w:hAnsi="Times New Roman" w:cs="Times New Roman"/>
          <w:noProof/>
          <w:sz w:val="24"/>
          <w:szCs w:val="24"/>
          <w:lang w:val="en-GB"/>
        </w:rPr>
        <w:t>(Kassambara 2020)</w:t>
      </w:r>
      <w:r w:rsidR="00A96A9D">
        <w:rPr>
          <w:rFonts w:ascii="Times New Roman" w:hAnsi="Times New Roman" w:cs="Times New Roman"/>
          <w:sz w:val="24"/>
          <w:szCs w:val="24"/>
          <w:lang w:val="en-GB"/>
        </w:rPr>
        <w:fldChar w:fldCharType="end"/>
      </w:r>
      <w:r w:rsidRPr="000A1D20">
        <w:rPr>
          <w:rFonts w:ascii="Times New Roman" w:hAnsi="Times New Roman" w:cs="Times New Roman"/>
          <w:sz w:val="24"/>
          <w:szCs w:val="24"/>
          <w:lang w:val="en-GB"/>
        </w:rPr>
        <w:t xml:space="preserve">, </w:t>
      </w:r>
      <w:r w:rsidRPr="000E494E">
        <w:rPr>
          <w:rFonts w:ascii="Times New Roman" w:hAnsi="Times New Roman" w:cs="Times New Roman"/>
          <w:sz w:val="24"/>
          <w:szCs w:val="24"/>
        </w:rPr>
        <w:t>ranger</w:t>
      </w:r>
      <w:r w:rsidR="002C22A6">
        <w:rPr>
          <w:rFonts w:ascii="Times New Roman" w:hAnsi="Times New Roman" w:cs="Times New Roman"/>
          <w:sz w:val="24"/>
          <w:szCs w:val="24"/>
        </w:rPr>
        <w:t xml:space="preserve"> </w:t>
      </w:r>
      <w:r w:rsidR="002C22A6">
        <w:rPr>
          <w:rFonts w:ascii="Times New Roman" w:hAnsi="Times New Roman" w:cs="Times New Roman"/>
          <w:sz w:val="24"/>
          <w:szCs w:val="24"/>
        </w:rPr>
        <w:lastRenderedPageBreak/>
        <w:t>v0.13.1</w:t>
      </w:r>
      <w:r w:rsidR="00A96A9D">
        <w:rPr>
          <w:rFonts w:ascii="Times New Roman" w:hAnsi="Times New Roman" w:cs="Times New Roman"/>
          <w:sz w:val="24"/>
          <w:szCs w:val="24"/>
        </w:rPr>
        <w:t xml:space="preserve"> </w:t>
      </w:r>
      <w:r w:rsidR="00A96A9D">
        <w:rPr>
          <w:rFonts w:ascii="Times New Roman" w:hAnsi="Times New Roman" w:cs="Times New Roman"/>
          <w:sz w:val="24"/>
          <w:szCs w:val="24"/>
        </w:rPr>
        <w:fldChar w:fldCharType="begin"/>
      </w:r>
      <w:r w:rsidR="00A96A9D">
        <w:rPr>
          <w:rFonts w:ascii="Times New Roman" w:hAnsi="Times New Roman" w:cs="Times New Roman"/>
          <w:sz w:val="24"/>
          <w:szCs w:val="24"/>
        </w:rPr>
        <w:instrText xml:space="preserve"> ADDIN EN.CITE &lt;EndNote&gt;&lt;Cite&gt;&lt;Author&gt;Wright&lt;/Author&gt;&lt;Year&gt;2017&lt;/Year&gt;&lt;RecNum&gt;3737&lt;/RecNum&gt;&lt;DisplayText&gt;(Wright and Ziegler 2017)&lt;/DisplayText&gt;&lt;record&gt;&lt;rec-number&gt;3737&lt;/rec-number&gt;&lt;foreign-keys&gt;&lt;key app="EN" db-id="przrz2xfys0et6es02qx0adprs59z2erxf5t" timestamp="1541810266"&gt;3737&lt;/key&gt;&lt;/foreign-keys&gt;&lt;ref-type name="Journal Article"&gt;17&lt;/ref-type&gt;&lt;contributors&gt;&lt;authors&gt;&lt;author&gt;Wright, Marvin N&lt;/author&gt;&lt;author&gt;Ziegler, Andreas&lt;/author&gt;&lt;/authors&gt;&lt;/contributors&gt;&lt;titles&gt;&lt;title&gt;Ranger: a fast implementation of random forests for high dimensional data in C++ and R&lt;/title&gt;&lt;secondary-title&gt;Journal of Statistical Software&lt;/secondary-title&gt;&lt;/titles&gt;&lt;periodical&gt;&lt;full-title&gt;Journal of statistical software&lt;/full-title&gt;&lt;/periodical&gt;&lt;pages&gt;1-17&lt;/pages&gt;&lt;volume&gt;77&lt;/volume&gt;&lt;number&gt;1&lt;/number&gt;&lt;dates&gt;&lt;year&gt;2017&lt;/year&gt;&lt;/dates&gt;&lt;urls&gt;&lt;/urls&gt;&lt;electronic-resource-num&gt; 10.18637/jss.v077.i01&lt;/electronic-resource-num&gt;&lt;/record&gt;&lt;/Cite&gt;&lt;/EndNote&gt;</w:instrText>
      </w:r>
      <w:r w:rsidR="00A96A9D">
        <w:rPr>
          <w:rFonts w:ascii="Times New Roman" w:hAnsi="Times New Roman" w:cs="Times New Roman"/>
          <w:sz w:val="24"/>
          <w:szCs w:val="24"/>
        </w:rPr>
        <w:fldChar w:fldCharType="separate"/>
      </w:r>
      <w:r w:rsidR="00A96A9D">
        <w:rPr>
          <w:rFonts w:ascii="Times New Roman" w:hAnsi="Times New Roman" w:cs="Times New Roman"/>
          <w:noProof/>
          <w:sz w:val="24"/>
          <w:szCs w:val="24"/>
        </w:rPr>
        <w:t>(Wright and Ziegler 2017)</w:t>
      </w:r>
      <w:r w:rsidR="00A96A9D">
        <w:rPr>
          <w:rFonts w:ascii="Times New Roman" w:hAnsi="Times New Roman" w:cs="Times New Roman"/>
          <w:sz w:val="24"/>
          <w:szCs w:val="24"/>
        </w:rPr>
        <w:fldChar w:fldCharType="end"/>
      </w:r>
      <w:r w:rsidR="00A96A9D">
        <w:rPr>
          <w:rFonts w:ascii="Times New Roman" w:hAnsi="Times New Roman" w:cs="Times New Roman"/>
          <w:sz w:val="24"/>
          <w:szCs w:val="24"/>
        </w:rPr>
        <w:t>,</w:t>
      </w:r>
      <w:r w:rsidR="00A96A9D" w:rsidRPr="000E494E">
        <w:rPr>
          <w:rFonts w:ascii="Times New Roman" w:hAnsi="Times New Roman" w:cs="Times New Roman"/>
          <w:sz w:val="24"/>
          <w:szCs w:val="24"/>
        </w:rPr>
        <w:t xml:space="preserve"> </w:t>
      </w:r>
      <w:r w:rsidRPr="000E494E">
        <w:rPr>
          <w:rFonts w:ascii="Times New Roman" w:hAnsi="Times New Roman" w:cs="Times New Roman"/>
          <w:sz w:val="24"/>
          <w:szCs w:val="24"/>
        </w:rPr>
        <w:t>zoo</w:t>
      </w:r>
      <w:r w:rsidR="002C22A6">
        <w:rPr>
          <w:rFonts w:ascii="Times New Roman" w:hAnsi="Times New Roman" w:cs="Times New Roman"/>
          <w:sz w:val="24"/>
          <w:szCs w:val="24"/>
        </w:rPr>
        <w:t xml:space="preserve"> v1.8.9</w:t>
      </w:r>
      <w:r w:rsidR="00A96A9D">
        <w:rPr>
          <w:rFonts w:ascii="Times New Roman" w:hAnsi="Times New Roman" w:cs="Times New Roman"/>
          <w:sz w:val="24"/>
          <w:szCs w:val="24"/>
        </w:rPr>
        <w:t xml:space="preserve"> </w:t>
      </w:r>
      <w:r w:rsidR="00A96A9D">
        <w:rPr>
          <w:rFonts w:ascii="Times New Roman" w:hAnsi="Times New Roman" w:cs="Times New Roman"/>
          <w:sz w:val="24"/>
          <w:szCs w:val="24"/>
        </w:rPr>
        <w:fldChar w:fldCharType="begin"/>
      </w:r>
      <w:r w:rsidR="00A96A9D">
        <w:rPr>
          <w:rFonts w:ascii="Times New Roman" w:hAnsi="Times New Roman" w:cs="Times New Roman"/>
          <w:sz w:val="24"/>
          <w:szCs w:val="24"/>
        </w:rPr>
        <w:instrText xml:space="preserve"> ADDIN EN.CITE &lt;EndNote&gt;&lt;Cite&gt;&lt;Author&gt;Zeileis&lt;/Author&gt;&lt;Year&gt;2005&lt;/Year&gt;&lt;RecNum&gt;4712&lt;/RecNum&gt;&lt;DisplayText&gt;(Zeileis and Grothendieck 2005)&lt;/DisplayText&gt;&lt;record&gt;&lt;rec-number&gt;4712&lt;/rec-number&gt;&lt;foreign-keys&gt;&lt;key app="EN" db-id="przrz2xfys0et6es02qx0adprs59z2erxf5t" timestamp="1642539332"&gt;4712&lt;/key&gt;&lt;/foreign-keys&gt;&lt;ref-type name="Journal Article"&gt;17&lt;/ref-type&gt;&lt;contributors&gt;&lt;authors&gt;&lt;author&gt;Zeileis, Achim&lt;/author&gt;&lt;author&gt;Grothendieck, Gabor&lt;/author&gt;&lt;/authors&gt;&lt;/contributors&gt;&lt;titles&gt;&lt;title&gt;zoo: S3 Infrastructure for Regular and Irregular Time Series&lt;/title&gt;&lt;secondary-title&gt;Journal of Statistical Software&lt;/secondary-title&gt;&lt;/titles&gt;&lt;periodical&gt;&lt;full-title&gt;Journal of statistical software&lt;/full-title&gt;&lt;/periodical&gt;&lt;pages&gt;1-27&lt;/pages&gt;&lt;volume&gt;14&lt;/volume&gt;&lt;number&gt;6&lt;/number&gt;&lt;dates&gt;&lt;year&gt;2005&lt;/year&gt;&lt;/dates&gt;&lt;urls&gt;&lt;/urls&gt;&lt;electronic-resource-num&gt;10.18637/jss.v014.i06&lt;/electronic-resource-num&gt;&lt;/record&gt;&lt;/Cite&gt;&lt;/EndNote&gt;</w:instrText>
      </w:r>
      <w:r w:rsidR="00A96A9D">
        <w:rPr>
          <w:rFonts w:ascii="Times New Roman" w:hAnsi="Times New Roman" w:cs="Times New Roman"/>
          <w:sz w:val="24"/>
          <w:szCs w:val="24"/>
        </w:rPr>
        <w:fldChar w:fldCharType="separate"/>
      </w:r>
      <w:r w:rsidR="00A96A9D">
        <w:rPr>
          <w:rFonts w:ascii="Times New Roman" w:hAnsi="Times New Roman" w:cs="Times New Roman"/>
          <w:noProof/>
          <w:sz w:val="24"/>
          <w:szCs w:val="24"/>
        </w:rPr>
        <w:t>(Zeileis and Grothendieck 2005)</w:t>
      </w:r>
      <w:r w:rsidR="00A96A9D">
        <w:rPr>
          <w:rFonts w:ascii="Times New Roman" w:hAnsi="Times New Roman" w:cs="Times New Roman"/>
          <w:sz w:val="24"/>
          <w:szCs w:val="24"/>
        </w:rPr>
        <w:fldChar w:fldCharType="end"/>
      </w:r>
      <w:r w:rsidRPr="000E494E">
        <w:rPr>
          <w:rFonts w:ascii="Times New Roman" w:hAnsi="Times New Roman" w:cs="Times New Roman"/>
          <w:sz w:val="24"/>
          <w:szCs w:val="24"/>
        </w:rPr>
        <w:t xml:space="preserve">, </w:t>
      </w:r>
      <w:r>
        <w:rPr>
          <w:rFonts w:ascii="Times New Roman" w:hAnsi="Times New Roman" w:cs="Times New Roman"/>
          <w:sz w:val="24"/>
          <w:szCs w:val="24"/>
        </w:rPr>
        <w:t xml:space="preserve">and </w:t>
      </w:r>
      <w:proofErr w:type="spellStart"/>
      <w:r w:rsidRPr="000E494E">
        <w:rPr>
          <w:rFonts w:ascii="Times New Roman" w:hAnsi="Times New Roman" w:cs="Times New Roman"/>
          <w:sz w:val="24"/>
          <w:szCs w:val="24"/>
        </w:rPr>
        <w:t>zyp</w:t>
      </w:r>
      <w:proofErr w:type="spellEnd"/>
      <w:r w:rsidR="002C22A6">
        <w:rPr>
          <w:rFonts w:ascii="Times New Roman" w:hAnsi="Times New Roman" w:cs="Times New Roman"/>
          <w:sz w:val="24"/>
          <w:szCs w:val="24"/>
        </w:rPr>
        <w:t xml:space="preserve"> v0.10-1.1</w:t>
      </w:r>
      <w:r w:rsidR="00A96A9D">
        <w:rPr>
          <w:rFonts w:ascii="Times New Roman" w:hAnsi="Times New Roman" w:cs="Times New Roman"/>
          <w:sz w:val="24"/>
          <w:szCs w:val="24"/>
        </w:rPr>
        <w:t xml:space="preserve"> </w:t>
      </w:r>
      <w:r w:rsidR="00A96A9D">
        <w:rPr>
          <w:rFonts w:ascii="Times New Roman" w:hAnsi="Times New Roman" w:cs="Times New Roman"/>
          <w:sz w:val="24"/>
          <w:szCs w:val="24"/>
        </w:rPr>
        <w:fldChar w:fldCharType="begin"/>
      </w:r>
      <w:r w:rsidR="00A96A9D">
        <w:rPr>
          <w:rFonts w:ascii="Times New Roman" w:hAnsi="Times New Roman" w:cs="Times New Roman"/>
          <w:sz w:val="24"/>
          <w:szCs w:val="24"/>
        </w:rPr>
        <w:instrText xml:space="preserve"> ADDIN EN.CITE &lt;EndNote&gt;&lt;Cite&gt;&lt;Author&gt;Bronaugh&lt;/Author&gt;&lt;Year&gt;2019&lt;/Year&gt;&lt;RecNum&gt;1560&lt;/RecNum&gt;&lt;DisplayText&gt;(Bronaugh and Werner 2019)&lt;/DisplayText&gt;&lt;record&gt;&lt;rec-number&gt;1560&lt;/rec-number&gt;&lt;foreign-keys&gt;&lt;key app="EN" db-id="przrz2xfys0et6es02qx0adprs59z2erxf5t" timestamp="0"&gt;1560&lt;/key&gt;&lt;/foreign-keys&gt;&lt;ref-type name="Book"&gt;6&lt;/ref-type&gt;&lt;contributors&gt;&lt;authors&gt;&lt;author&gt;Bronaugh, D.&lt;/author&gt;&lt;author&gt;Werner, A.&lt;/author&gt;&lt;/authors&gt;&lt;/contributors&gt;&lt;titles&gt;&lt;title&gt;zyp: Zhang + Yue-Pilon trends package. R package version 0.10-1.1. https://CRAN.R-project.org/package=zyp&lt;/title&gt;&lt;/titles&gt;&lt;dates&gt;&lt;year&gt;2019&lt;/year&gt;&lt;/dates&gt;&lt;urls&gt;&lt;/urls&gt;&lt;/record&gt;&lt;/Cite&gt;&lt;/EndNote&gt;</w:instrText>
      </w:r>
      <w:r w:rsidR="00A96A9D">
        <w:rPr>
          <w:rFonts w:ascii="Times New Roman" w:hAnsi="Times New Roman" w:cs="Times New Roman"/>
          <w:sz w:val="24"/>
          <w:szCs w:val="24"/>
        </w:rPr>
        <w:fldChar w:fldCharType="separate"/>
      </w:r>
      <w:r w:rsidR="00A96A9D">
        <w:rPr>
          <w:rFonts w:ascii="Times New Roman" w:hAnsi="Times New Roman" w:cs="Times New Roman"/>
          <w:noProof/>
          <w:sz w:val="24"/>
          <w:szCs w:val="24"/>
        </w:rPr>
        <w:t>(Bronaugh and Werner 2019)</w:t>
      </w:r>
      <w:r w:rsidR="00A96A9D">
        <w:rPr>
          <w:rFonts w:ascii="Times New Roman" w:hAnsi="Times New Roman" w:cs="Times New Roman"/>
          <w:sz w:val="24"/>
          <w:szCs w:val="24"/>
        </w:rPr>
        <w:fldChar w:fldCharType="end"/>
      </w:r>
      <w:r w:rsidR="00A96A9D">
        <w:rPr>
          <w:rFonts w:ascii="Times New Roman" w:hAnsi="Times New Roman" w:cs="Times New Roman"/>
          <w:sz w:val="24"/>
          <w:szCs w:val="24"/>
        </w:rPr>
        <w:t xml:space="preserve">. </w:t>
      </w:r>
    </w:p>
    <w:p w14:paraId="1CCE4748" w14:textId="77777777" w:rsidR="00672B42" w:rsidRDefault="00672B42" w:rsidP="00F751FB">
      <w:pPr>
        <w:pStyle w:val="NoSpacing"/>
        <w:rPr>
          <w:rFonts w:ascii="Times New Roman" w:hAnsi="Times New Roman" w:cs="Times New Roman"/>
          <w:sz w:val="24"/>
          <w:szCs w:val="24"/>
        </w:rPr>
      </w:pPr>
    </w:p>
    <w:p w14:paraId="7E0C1F01" w14:textId="72841FCB" w:rsidR="00F751FB" w:rsidRPr="00792C3C" w:rsidRDefault="00452483" w:rsidP="00C81F1B">
      <w:pPr>
        <w:pStyle w:val="Heading1"/>
      </w:pPr>
      <w:r>
        <w:t>Data extraction</w:t>
      </w:r>
    </w:p>
    <w:p w14:paraId="1656B8EA" w14:textId="3A7E91D3" w:rsidR="00C56196" w:rsidRPr="00C56196" w:rsidRDefault="00C56196" w:rsidP="00C56196">
      <w:pPr>
        <w:pStyle w:val="NoSpacing"/>
        <w:rPr>
          <w:rFonts w:ascii="Times New Roman" w:hAnsi="Times New Roman" w:cs="Times New Roman"/>
          <w:sz w:val="24"/>
          <w:szCs w:val="24"/>
        </w:rPr>
      </w:pPr>
      <w:r w:rsidRPr="00C56196">
        <w:rPr>
          <w:rFonts w:ascii="Times New Roman" w:hAnsi="Times New Roman" w:cs="Times New Roman"/>
          <w:i/>
          <w:iCs/>
          <w:sz w:val="24"/>
          <w:szCs w:val="24"/>
        </w:rPr>
        <w:t xml:space="preserve">lsatTS </w:t>
      </w:r>
      <w:r w:rsidR="00C62C10">
        <w:rPr>
          <w:rFonts w:ascii="Times New Roman" w:hAnsi="Times New Roman" w:cs="Times New Roman"/>
          <w:sz w:val="24"/>
          <w:szCs w:val="24"/>
        </w:rPr>
        <w:t>allows for the</w:t>
      </w:r>
      <w:r w:rsidRPr="00C56196">
        <w:rPr>
          <w:rFonts w:ascii="Times New Roman" w:hAnsi="Times New Roman" w:cs="Times New Roman"/>
          <w:sz w:val="24"/>
          <w:szCs w:val="24"/>
        </w:rPr>
        <w:t xml:space="preserve"> </w:t>
      </w:r>
      <w:r w:rsidR="00F24CC5">
        <w:rPr>
          <w:rFonts w:ascii="Times New Roman" w:hAnsi="Times New Roman" w:cs="Times New Roman"/>
          <w:sz w:val="24"/>
          <w:szCs w:val="24"/>
        </w:rPr>
        <w:t xml:space="preserve">point </w:t>
      </w:r>
      <w:r w:rsidRPr="00C56196">
        <w:rPr>
          <w:rFonts w:ascii="Times New Roman" w:hAnsi="Times New Roman" w:cs="Times New Roman"/>
          <w:sz w:val="24"/>
          <w:szCs w:val="24"/>
        </w:rPr>
        <w:t xml:space="preserve">sample-based extraction of full Landsat data records from </w:t>
      </w:r>
      <w:r w:rsidR="00F24CC5">
        <w:rPr>
          <w:rFonts w:ascii="Times New Roman" w:hAnsi="Times New Roman" w:cs="Times New Roman"/>
          <w:sz w:val="24"/>
          <w:szCs w:val="24"/>
        </w:rPr>
        <w:t xml:space="preserve">the </w:t>
      </w:r>
      <w:r w:rsidRPr="00C56196">
        <w:rPr>
          <w:rFonts w:ascii="Times New Roman" w:hAnsi="Times New Roman" w:cs="Times New Roman"/>
          <w:sz w:val="24"/>
          <w:szCs w:val="24"/>
        </w:rPr>
        <w:t xml:space="preserve">GEE </w:t>
      </w:r>
      <w:r w:rsidR="00C62C10">
        <w:rPr>
          <w:rFonts w:ascii="Times New Roman" w:hAnsi="Times New Roman" w:cs="Times New Roman"/>
          <w:sz w:val="24"/>
          <w:szCs w:val="24"/>
        </w:rPr>
        <w:t>using</w:t>
      </w:r>
      <w:r w:rsidRPr="00C56196">
        <w:rPr>
          <w:rFonts w:ascii="Times New Roman" w:hAnsi="Times New Roman" w:cs="Times New Roman"/>
          <w:sz w:val="24"/>
          <w:szCs w:val="24"/>
        </w:rPr>
        <w:t xml:space="preserve"> </w:t>
      </w:r>
      <w:r w:rsidR="00F24CC5">
        <w:rPr>
          <w:rFonts w:ascii="Times New Roman" w:hAnsi="Times New Roman" w:cs="Times New Roman"/>
          <w:sz w:val="24"/>
          <w:szCs w:val="24"/>
        </w:rPr>
        <w:t>the application programming interface</w:t>
      </w:r>
      <w:r w:rsidRPr="00C56196">
        <w:rPr>
          <w:rFonts w:ascii="Times New Roman" w:hAnsi="Times New Roman" w:cs="Times New Roman"/>
          <w:sz w:val="24"/>
          <w:szCs w:val="24"/>
        </w:rPr>
        <w:t xml:space="preserve"> provided by the </w:t>
      </w:r>
      <w:proofErr w:type="spellStart"/>
      <w:r w:rsidRPr="00C56196">
        <w:rPr>
          <w:rFonts w:ascii="Times New Roman" w:hAnsi="Times New Roman" w:cs="Times New Roman"/>
          <w:i/>
          <w:iCs/>
          <w:sz w:val="24"/>
          <w:szCs w:val="24"/>
        </w:rPr>
        <w:t>rgee</w:t>
      </w:r>
      <w:proofErr w:type="spellEnd"/>
      <w:r w:rsidRPr="00C56196">
        <w:rPr>
          <w:rFonts w:ascii="Times New Roman" w:hAnsi="Times New Roman" w:cs="Times New Roman"/>
          <w:sz w:val="24"/>
          <w:szCs w:val="24"/>
        </w:rPr>
        <w:t xml:space="preserve"> package. Data extraction is conducted using the function </w:t>
      </w:r>
      <w:proofErr w:type="spellStart"/>
      <w:r w:rsidRPr="00C56196">
        <w:rPr>
          <w:rFonts w:ascii="Times New Roman" w:hAnsi="Times New Roman" w:cs="Times New Roman"/>
          <w:i/>
          <w:iCs/>
          <w:sz w:val="24"/>
          <w:szCs w:val="24"/>
        </w:rPr>
        <w:t>lsat_export_ts</w:t>
      </w:r>
      <w:proofErr w:type="spellEnd"/>
      <w:r w:rsidRPr="00C56196">
        <w:rPr>
          <w:rFonts w:ascii="Times New Roman" w:hAnsi="Times New Roman" w:cs="Times New Roman"/>
          <w:i/>
          <w:iCs/>
          <w:sz w:val="24"/>
          <w:szCs w:val="24"/>
        </w:rPr>
        <w:t>()</w:t>
      </w:r>
      <w:r w:rsidRPr="00C56196">
        <w:rPr>
          <w:rFonts w:ascii="Times New Roman" w:hAnsi="Times New Roman" w:cs="Times New Roman"/>
          <w:sz w:val="24"/>
          <w:szCs w:val="24"/>
        </w:rPr>
        <w:t xml:space="preserve">. </w:t>
      </w:r>
      <w:r w:rsidR="00C62C10">
        <w:rPr>
          <w:rFonts w:ascii="Times New Roman" w:hAnsi="Times New Roman" w:cs="Times New Roman"/>
          <w:sz w:val="24"/>
          <w:szCs w:val="24"/>
        </w:rPr>
        <w:t xml:space="preserve">Should the user wish to extract the Landsat records for an area instead, then the </w:t>
      </w:r>
      <w:r w:rsidR="009C3125">
        <w:rPr>
          <w:rFonts w:ascii="Times New Roman" w:hAnsi="Times New Roman" w:cs="Times New Roman"/>
          <w:sz w:val="24"/>
          <w:szCs w:val="24"/>
        </w:rPr>
        <w:t xml:space="preserve">optional </w:t>
      </w:r>
      <w:proofErr w:type="spellStart"/>
      <w:r w:rsidR="00C62C10" w:rsidRPr="000867AD">
        <w:rPr>
          <w:rFonts w:ascii="Times New Roman" w:hAnsi="Times New Roman" w:cs="Times New Roman"/>
          <w:i/>
          <w:iCs/>
          <w:sz w:val="24"/>
          <w:szCs w:val="24"/>
        </w:rPr>
        <w:t>lstat_get_pixel_centers</w:t>
      </w:r>
      <w:proofErr w:type="spellEnd"/>
      <w:r w:rsidR="00C62C10" w:rsidRPr="000867AD">
        <w:rPr>
          <w:rFonts w:ascii="Times New Roman" w:hAnsi="Times New Roman" w:cs="Times New Roman"/>
          <w:i/>
          <w:iCs/>
          <w:sz w:val="24"/>
          <w:szCs w:val="24"/>
        </w:rPr>
        <w:t>()</w:t>
      </w:r>
      <w:r w:rsidR="00C62C10">
        <w:rPr>
          <w:rFonts w:ascii="Times New Roman" w:hAnsi="Times New Roman" w:cs="Times New Roman"/>
          <w:sz w:val="24"/>
          <w:szCs w:val="24"/>
        </w:rPr>
        <w:t xml:space="preserve"> function can be used </w:t>
      </w:r>
      <w:r w:rsidR="008C2C3E">
        <w:rPr>
          <w:rFonts w:ascii="Times New Roman" w:hAnsi="Times New Roman" w:cs="Times New Roman"/>
          <w:sz w:val="24"/>
          <w:szCs w:val="24"/>
        </w:rPr>
        <w:t xml:space="preserve">to obtain a regular grid </w:t>
      </w:r>
      <w:r w:rsidR="009C3125">
        <w:rPr>
          <w:rFonts w:ascii="Times New Roman" w:hAnsi="Times New Roman" w:cs="Times New Roman"/>
          <w:sz w:val="24"/>
          <w:szCs w:val="24"/>
        </w:rPr>
        <w:t xml:space="preserve">of point-sample locations </w:t>
      </w:r>
      <w:r w:rsidR="008C2C3E">
        <w:rPr>
          <w:rFonts w:ascii="Times New Roman" w:hAnsi="Times New Roman" w:cs="Times New Roman"/>
          <w:sz w:val="24"/>
          <w:szCs w:val="24"/>
        </w:rPr>
        <w:t xml:space="preserve">across the area of interest. </w:t>
      </w:r>
    </w:p>
    <w:p w14:paraId="72BF3F38" w14:textId="77777777" w:rsidR="00C56196" w:rsidRPr="00C56196" w:rsidRDefault="00C56196" w:rsidP="00C56196">
      <w:pPr>
        <w:pStyle w:val="NoSpacing"/>
        <w:rPr>
          <w:rFonts w:ascii="Times New Roman" w:hAnsi="Times New Roman" w:cs="Times New Roman"/>
          <w:sz w:val="24"/>
          <w:szCs w:val="24"/>
        </w:rPr>
      </w:pPr>
    </w:p>
    <w:p w14:paraId="680EC754" w14:textId="77777777" w:rsidR="00C56196" w:rsidRPr="00C56196" w:rsidRDefault="00C56196" w:rsidP="00C56196">
      <w:pPr>
        <w:pStyle w:val="NoSpacing"/>
        <w:rPr>
          <w:rFonts w:ascii="Times New Roman" w:hAnsi="Times New Roman" w:cs="Times New Roman"/>
          <w:iCs/>
          <w:sz w:val="24"/>
          <w:szCs w:val="24"/>
        </w:rPr>
      </w:pPr>
      <w:r w:rsidRPr="00C56196">
        <w:rPr>
          <w:rFonts w:ascii="Times New Roman" w:hAnsi="Times New Roman" w:cs="Times New Roman"/>
          <w:i/>
          <w:sz w:val="24"/>
          <w:szCs w:val="24"/>
        </w:rPr>
        <w:t xml:space="preserve">Optional: Get central coordinates of pixels within a polygon using </w:t>
      </w:r>
      <w:proofErr w:type="spellStart"/>
      <w:r w:rsidRPr="00C56196">
        <w:rPr>
          <w:rFonts w:ascii="Times New Roman" w:hAnsi="Times New Roman" w:cs="Times New Roman"/>
          <w:i/>
          <w:sz w:val="24"/>
          <w:szCs w:val="24"/>
        </w:rPr>
        <w:t>lsat_get_pixel_centers</w:t>
      </w:r>
      <w:proofErr w:type="spellEnd"/>
      <w:r w:rsidRPr="00C56196">
        <w:rPr>
          <w:rFonts w:ascii="Times New Roman" w:hAnsi="Times New Roman" w:cs="Times New Roman"/>
          <w:i/>
          <w:sz w:val="24"/>
          <w:szCs w:val="24"/>
        </w:rPr>
        <w:t>()</w:t>
      </w:r>
    </w:p>
    <w:p w14:paraId="1A01C8C5" w14:textId="336D020D" w:rsidR="00C56196" w:rsidRPr="00C56196" w:rsidRDefault="00C56196" w:rsidP="00C56196">
      <w:pPr>
        <w:pStyle w:val="NoSpacing"/>
        <w:rPr>
          <w:rFonts w:ascii="Times New Roman" w:hAnsi="Times New Roman" w:cs="Times New Roman"/>
          <w:sz w:val="24"/>
          <w:szCs w:val="24"/>
        </w:rPr>
      </w:pPr>
      <w:r w:rsidRPr="00C56196">
        <w:rPr>
          <w:rFonts w:ascii="Times New Roman" w:hAnsi="Times New Roman" w:cs="Times New Roman"/>
          <w:sz w:val="24"/>
          <w:szCs w:val="24"/>
        </w:rPr>
        <w:t xml:space="preserve">The function </w:t>
      </w:r>
      <w:proofErr w:type="spellStart"/>
      <w:r w:rsidRPr="00C56196">
        <w:rPr>
          <w:rFonts w:ascii="Times New Roman" w:hAnsi="Times New Roman" w:cs="Times New Roman"/>
          <w:i/>
          <w:iCs/>
          <w:sz w:val="24"/>
          <w:szCs w:val="24"/>
        </w:rPr>
        <w:t>lsat_get_pixel_centers</w:t>
      </w:r>
      <w:proofErr w:type="spellEnd"/>
      <w:r w:rsidRPr="00C56196">
        <w:rPr>
          <w:rFonts w:ascii="Times New Roman" w:hAnsi="Times New Roman" w:cs="Times New Roman"/>
          <w:i/>
          <w:iCs/>
          <w:sz w:val="24"/>
          <w:szCs w:val="24"/>
        </w:rPr>
        <w:t>()</w:t>
      </w:r>
      <w:r w:rsidRPr="00C56196">
        <w:rPr>
          <w:rFonts w:ascii="Times New Roman" w:hAnsi="Times New Roman" w:cs="Times New Roman"/>
          <w:sz w:val="24"/>
          <w:szCs w:val="24"/>
        </w:rPr>
        <w:t xml:space="preserve"> will determine the central coordinates of all Landsat </w:t>
      </w:r>
      <w:r w:rsidR="00C62C10">
        <w:rPr>
          <w:rFonts w:ascii="Times New Roman" w:hAnsi="Times New Roman" w:cs="Times New Roman"/>
          <w:sz w:val="24"/>
          <w:szCs w:val="24"/>
        </w:rPr>
        <w:t xml:space="preserve"> </w:t>
      </w:r>
      <w:r w:rsidRPr="00C56196">
        <w:rPr>
          <w:rFonts w:ascii="Times New Roman" w:hAnsi="Times New Roman" w:cs="Times New Roman"/>
          <w:sz w:val="24"/>
          <w:szCs w:val="24"/>
        </w:rPr>
        <w:t>pixels that fall within a user-specified polygon</w:t>
      </w:r>
      <w:r w:rsidR="00F67DFA">
        <w:rPr>
          <w:rFonts w:ascii="Times New Roman" w:hAnsi="Times New Roman" w:cs="Times New Roman"/>
          <w:sz w:val="24"/>
          <w:szCs w:val="24"/>
        </w:rPr>
        <w:t xml:space="preserve"> (supplied</w:t>
      </w:r>
      <w:r w:rsidR="002117B8">
        <w:rPr>
          <w:rFonts w:ascii="Times New Roman" w:hAnsi="Times New Roman" w:cs="Times New Roman"/>
          <w:sz w:val="24"/>
          <w:szCs w:val="24"/>
        </w:rPr>
        <w:t xml:space="preserve"> to the function</w:t>
      </w:r>
      <w:r w:rsidR="00F67DFA">
        <w:rPr>
          <w:rFonts w:ascii="Times New Roman" w:hAnsi="Times New Roman" w:cs="Times New Roman"/>
          <w:sz w:val="24"/>
          <w:szCs w:val="24"/>
        </w:rPr>
        <w:t xml:space="preserve"> as</w:t>
      </w:r>
      <w:r w:rsidR="002117B8">
        <w:rPr>
          <w:rFonts w:ascii="Times New Roman" w:hAnsi="Times New Roman" w:cs="Times New Roman"/>
          <w:sz w:val="24"/>
          <w:szCs w:val="24"/>
        </w:rPr>
        <w:t xml:space="preserve"> a</w:t>
      </w:r>
      <w:r w:rsidR="00F67DFA">
        <w:rPr>
          <w:rFonts w:ascii="Times New Roman" w:hAnsi="Times New Roman" w:cs="Times New Roman"/>
          <w:sz w:val="24"/>
          <w:szCs w:val="24"/>
        </w:rPr>
        <w:t xml:space="preserve"> simple feature collection)</w:t>
      </w:r>
      <w:r w:rsidRPr="00C56196">
        <w:rPr>
          <w:rFonts w:ascii="Times New Roman" w:hAnsi="Times New Roman" w:cs="Times New Roman"/>
          <w:sz w:val="24"/>
          <w:szCs w:val="24"/>
        </w:rPr>
        <w:t xml:space="preserve">. </w:t>
      </w:r>
      <w:r w:rsidR="008C2C3E">
        <w:rPr>
          <w:rFonts w:ascii="Times New Roman" w:hAnsi="Times New Roman" w:cs="Times New Roman"/>
          <w:sz w:val="24"/>
          <w:szCs w:val="24"/>
        </w:rPr>
        <w:t>For this the function</w:t>
      </w:r>
      <w:r w:rsidR="00A27697">
        <w:rPr>
          <w:rFonts w:ascii="Times New Roman" w:hAnsi="Times New Roman" w:cs="Times New Roman"/>
          <w:sz w:val="24"/>
          <w:szCs w:val="24"/>
        </w:rPr>
        <w:t xml:space="preserve"> </w:t>
      </w:r>
      <w:r w:rsidR="009C3125">
        <w:rPr>
          <w:rFonts w:ascii="Times New Roman" w:hAnsi="Times New Roman" w:cs="Times New Roman"/>
          <w:sz w:val="24"/>
          <w:szCs w:val="24"/>
        </w:rPr>
        <w:t>automatically</w:t>
      </w:r>
      <w:r w:rsidR="008C2C3E">
        <w:rPr>
          <w:rFonts w:ascii="Times New Roman" w:hAnsi="Times New Roman" w:cs="Times New Roman"/>
          <w:sz w:val="24"/>
          <w:szCs w:val="24"/>
        </w:rPr>
        <w:t xml:space="preserve"> determines the Landsat WRS scene whose center is closest to the center of the user-specified polygon</w:t>
      </w:r>
      <w:r w:rsidR="00A27697">
        <w:rPr>
          <w:rFonts w:ascii="Times New Roman" w:hAnsi="Times New Roman" w:cs="Times New Roman"/>
          <w:sz w:val="24"/>
          <w:szCs w:val="24"/>
        </w:rPr>
        <w:t xml:space="preserve">. It then extracts the center coordinates for all pixels that overlap with the user-specified polygon from </w:t>
      </w:r>
      <w:r w:rsidR="002117B8">
        <w:rPr>
          <w:rFonts w:ascii="Times New Roman" w:hAnsi="Times New Roman" w:cs="Times New Roman"/>
          <w:sz w:val="24"/>
          <w:szCs w:val="24"/>
        </w:rPr>
        <w:t xml:space="preserve">the first </w:t>
      </w:r>
      <w:r w:rsidR="008C2C3E">
        <w:rPr>
          <w:rFonts w:ascii="Times New Roman" w:hAnsi="Times New Roman" w:cs="Times New Roman"/>
          <w:sz w:val="24"/>
          <w:szCs w:val="24"/>
        </w:rPr>
        <w:t>Landsat 8 scene</w:t>
      </w:r>
      <w:r w:rsidR="002117B8">
        <w:rPr>
          <w:rFonts w:ascii="Times New Roman" w:hAnsi="Times New Roman" w:cs="Times New Roman"/>
          <w:sz w:val="24"/>
          <w:szCs w:val="24"/>
        </w:rPr>
        <w:t xml:space="preserve"> on record available on the</w:t>
      </w:r>
      <w:r w:rsidR="009C3125">
        <w:rPr>
          <w:rFonts w:ascii="Times New Roman" w:hAnsi="Times New Roman" w:cs="Times New Roman"/>
          <w:sz w:val="24"/>
          <w:szCs w:val="24"/>
        </w:rPr>
        <w:t xml:space="preserve"> GEE</w:t>
      </w:r>
      <w:r w:rsidR="00A27697">
        <w:rPr>
          <w:rFonts w:ascii="Times New Roman" w:hAnsi="Times New Roman" w:cs="Times New Roman"/>
          <w:sz w:val="24"/>
          <w:szCs w:val="24"/>
        </w:rPr>
        <w:t>. A buffer can be specified to include additional pixel</w:t>
      </w:r>
      <w:r w:rsidR="009C3125">
        <w:rPr>
          <w:rFonts w:ascii="Times New Roman" w:hAnsi="Times New Roman" w:cs="Times New Roman"/>
          <w:sz w:val="24"/>
          <w:szCs w:val="24"/>
        </w:rPr>
        <w:t>s</w:t>
      </w:r>
      <w:r w:rsidR="00A27697">
        <w:rPr>
          <w:rFonts w:ascii="Times New Roman" w:hAnsi="Times New Roman" w:cs="Times New Roman"/>
          <w:sz w:val="24"/>
          <w:szCs w:val="24"/>
        </w:rPr>
        <w:t xml:space="preserve"> </w:t>
      </w:r>
      <w:r w:rsidR="00FE0867">
        <w:rPr>
          <w:rFonts w:ascii="Times New Roman" w:hAnsi="Times New Roman" w:cs="Times New Roman"/>
          <w:sz w:val="24"/>
          <w:szCs w:val="24"/>
        </w:rPr>
        <w:t>beyond</w:t>
      </w:r>
      <w:r w:rsidR="00A27697">
        <w:rPr>
          <w:rFonts w:ascii="Times New Roman" w:hAnsi="Times New Roman" w:cs="Times New Roman"/>
          <w:sz w:val="24"/>
          <w:szCs w:val="24"/>
        </w:rPr>
        <w:t xml:space="preserve"> the polygon</w:t>
      </w:r>
      <w:r w:rsidR="001E35D1">
        <w:rPr>
          <w:rFonts w:ascii="Times New Roman" w:hAnsi="Times New Roman" w:cs="Times New Roman"/>
          <w:sz w:val="24"/>
          <w:szCs w:val="24"/>
        </w:rPr>
        <w:t xml:space="preserve"> boundary</w:t>
      </w:r>
      <w:r w:rsidR="00A27697">
        <w:rPr>
          <w:rFonts w:ascii="Times New Roman" w:hAnsi="Times New Roman" w:cs="Times New Roman"/>
          <w:sz w:val="24"/>
          <w:szCs w:val="24"/>
        </w:rPr>
        <w:t xml:space="preserve">. </w:t>
      </w:r>
      <w:r w:rsidR="00BC5A0B">
        <w:rPr>
          <w:rFonts w:ascii="Times New Roman" w:hAnsi="Times New Roman" w:cs="Times New Roman"/>
          <w:sz w:val="24"/>
          <w:szCs w:val="24"/>
        </w:rPr>
        <w:t xml:space="preserve">The function returns the pixel centers as an sf object, that can be passed on to the </w:t>
      </w:r>
      <w:proofErr w:type="spellStart"/>
      <w:r w:rsidR="00BC5A0B" w:rsidRPr="000867AD">
        <w:rPr>
          <w:rFonts w:ascii="Times New Roman" w:hAnsi="Times New Roman" w:cs="Times New Roman"/>
          <w:i/>
          <w:iCs/>
          <w:sz w:val="24"/>
          <w:szCs w:val="24"/>
        </w:rPr>
        <w:t>lsat_exprt_</w:t>
      </w:r>
      <w:proofErr w:type="gramStart"/>
      <w:r w:rsidR="00BC5A0B" w:rsidRPr="000867AD">
        <w:rPr>
          <w:rFonts w:ascii="Times New Roman" w:hAnsi="Times New Roman" w:cs="Times New Roman"/>
          <w:i/>
          <w:iCs/>
          <w:sz w:val="24"/>
          <w:szCs w:val="24"/>
        </w:rPr>
        <w:t>ts</w:t>
      </w:r>
      <w:proofErr w:type="spellEnd"/>
      <w:r w:rsidR="00BC5A0B" w:rsidRPr="000867AD">
        <w:rPr>
          <w:rFonts w:ascii="Times New Roman" w:hAnsi="Times New Roman" w:cs="Times New Roman"/>
          <w:i/>
          <w:iCs/>
          <w:sz w:val="24"/>
          <w:szCs w:val="24"/>
        </w:rPr>
        <w:t>(</w:t>
      </w:r>
      <w:proofErr w:type="gramEnd"/>
      <w:r w:rsidR="00BC5A0B" w:rsidRPr="000867AD">
        <w:rPr>
          <w:rFonts w:ascii="Times New Roman" w:hAnsi="Times New Roman" w:cs="Times New Roman"/>
          <w:i/>
          <w:iCs/>
          <w:sz w:val="24"/>
          <w:szCs w:val="24"/>
        </w:rPr>
        <w:t>)</w:t>
      </w:r>
      <w:r w:rsidR="00BC5A0B">
        <w:rPr>
          <w:rFonts w:ascii="Times New Roman" w:hAnsi="Times New Roman" w:cs="Times New Roman"/>
          <w:sz w:val="24"/>
          <w:szCs w:val="24"/>
        </w:rPr>
        <w:t xml:space="preserve"> function for the extraction of the Landsat time series. </w:t>
      </w:r>
      <w:ins w:id="40" w:author="Jakob Johann Assmann" w:date="2022-01-28T11:46:00Z">
        <w:r w:rsidR="00E71141">
          <w:rPr>
            <w:rFonts w:ascii="Times New Roman" w:hAnsi="Times New Roman" w:cs="Times New Roman"/>
            <w:sz w:val="24"/>
            <w:szCs w:val="24"/>
          </w:rPr>
          <w:t>Please note that the</w:t>
        </w:r>
      </w:ins>
      <w:ins w:id="41" w:author="Jakob Johann Assmann" w:date="2022-01-28T11:47:00Z">
        <w:r w:rsidR="00AC2563">
          <w:rPr>
            <w:rFonts w:ascii="Times New Roman" w:hAnsi="Times New Roman" w:cs="Times New Roman"/>
            <w:sz w:val="24"/>
            <w:szCs w:val="24"/>
          </w:rPr>
          <w:t xml:space="preserve"> function is not </w:t>
        </w:r>
      </w:ins>
      <w:ins w:id="42" w:author="Jakob Johann Assmann" w:date="2022-01-28T11:50:00Z">
        <w:r w:rsidR="00AC2563">
          <w:rPr>
            <w:rFonts w:ascii="Times New Roman" w:hAnsi="Times New Roman" w:cs="Times New Roman"/>
            <w:sz w:val="24"/>
            <w:szCs w:val="24"/>
          </w:rPr>
          <w:t>designed to be used</w:t>
        </w:r>
      </w:ins>
      <w:ins w:id="43" w:author="Jakob Johann Assmann" w:date="2022-01-28T11:47:00Z">
        <w:r w:rsidR="00AC2563">
          <w:rPr>
            <w:rFonts w:ascii="Times New Roman" w:hAnsi="Times New Roman" w:cs="Times New Roman"/>
            <w:sz w:val="24"/>
            <w:szCs w:val="24"/>
          </w:rPr>
          <w:t xml:space="preserve"> for</w:t>
        </w:r>
      </w:ins>
      <w:ins w:id="44" w:author="Jakob Johann Assmann" w:date="2022-01-28T11:48:00Z">
        <w:r w:rsidR="00AC2563">
          <w:rPr>
            <w:rFonts w:ascii="Times New Roman" w:hAnsi="Times New Roman" w:cs="Times New Roman"/>
            <w:sz w:val="24"/>
            <w:szCs w:val="24"/>
          </w:rPr>
          <w:t xml:space="preserve"> sampling </w:t>
        </w:r>
      </w:ins>
      <w:ins w:id="45" w:author="Jakob Johann Assmann" w:date="2022-01-28T11:50:00Z">
        <w:r w:rsidR="00AC2563">
          <w:rPr>
            <w:rFonts w:ascii="Times New Roman" w:hAnsi="Times New Roman" w:cs="Times New Roman"/>
            <w:sz w:val="24"/>
            <w:szCs w:val="24"/>
          </w:rPr>
          <w:t xml:space="preserve">polygons with </w:t>
        </w:r>
      </w:ins>
      <w:ins w:id="46" w:author="Jakob Johann Assmann" w:date="2022-01-28T11:52:00Z">
        <w:r w:rsidR="00AC2563">
          <w:rPr>
            <w:rFonts w:ascii="Times New Roman" w:hAnsi="Times New Roman" w:cs="Times New Roman"/>
            <w:sz w:val="24"/>
            <w:szCs w:val="24"/>
          </w:rPr>
          <w:t>larger area</w:t>
        </w:r>
      </w:ins>
      <w:ins w:id="47" w:author="Jakob Johann Assmann" w:date="2022-01-28T15:11:00Z">
        <w:r w:rsidR="00C93FD7">
          <w:rPr>
            <w:rFonts w:ascii="Times New Roman" w:hAnsi="Times New Roman" w:cs="Times New Roman"/>
            <w:sz w:val="24"/>
            <w:szCs w:val="24"/>
          </w:rPr>
          <w:t>s</w:t>
        </w:r>
      </w:ins>
      <w:ins w:id="48" w:author="Jakob Johann Assmann" w:date="2022-01-28T15:12:00Z">
        <w:r w:rsidR="00C93FD7">
          <w:rPr>
            <w:rFonts w:ascii="Times New Roman" w:hAnsi="Times New Roman" w:cs="Times New Roman"/>
            <w:sz w:val="24"/>
            <w:szCs w:val="24"/>
          </w:rPr>
          <w:t xml:space="preserve">, i.e., in the excess of ten thousand Landsat pixels </w:t>
        </w:r>
        <w:r w:rsidR="00C93FD7">
          <w:rPr>
            <w:rFonts w:ascii="Times New Roman" w:hAnsi="Times New Roman" w:cs="Times New Roman"/>
            <w:sz w:val="24"/>
            <w:szCs w:val="24"/>
          </w:rPr>
          <w:t>(</w:t>
        </w:r>
      </w:ins>
      <w:ins w:id="49" w:author="Jakob Johann Assmann" w:date="2022-01-28T15:13:00Z">
        <w:r w:rsidR="00C93FD7">
          <w:rPr>
            <w:rFonts w:ascii="Times New Roman" w:hAnsi="Times New Roman" w:cs="Times New Roman"/>
            <w:sz w:val="24"/>
            <w:szCs w:val="24"/>
          </w:rPr>
          <w:t xml:space="preserve">&gt; </w:t>
        </w:r>
      </w:ins>
      <w:ins w:id="50" w:author="Jakob Johann Assmann" w:date="2022-01-28T15:12:00Z">
        <w:r w:rsidR="00C93FD7">
          <w:rPr>
            <w:rFonts w:ascii="Times New Roman" w:hAnsi="Times New Roman" w:cs="Times New Roman"/>
            <w:sz w:val="24"/>
            <w:szCs w:val="24"/>
          </w:rPr>
          <w:t>9000 km</w:t>
        </w:r>
        <w:r w:rsidR="00C93FD7" w:rsidRPr="00C93FD7">
          <w:rPr>
            <w:rFonts w:ascii="Times New Roman" w:hAnsi="Times New Roman" w:cs="Times New Roman"/>
            <w:sz w:val="24"/>
            <w:szCs w:val="24"/>
            <w:vertAlign w:val="superscript"/>
            <w:rPrChange w:id="51" w:author="Jakob Johann Assmann" w:date="2022-01-28T15:13:00Z">
              <w:rPr>
                <w:rFonts w:ascii="Times New Roman" w:hAnsi="Times New Roman" w:cs="Times New Roman"/>
                <w:sz w:val="24"/>
                <w:szCs w:val="24"/>
              </w:rPr>
            </w:rPrChange>
          </w:rPr>
          <w:t>2</w:t>
        </w:r>
        <w:r w:rsidR="00C93FD7">
          <w:rPr>
            <w:rFonts w:ascii="Times New Roman" w:hAnsi="Times New Roman" w:cs="Times New Roman"/>
            <w:sz w:val="24"/>
            <w:szCs w:val="24"/>
          </w:rPr>
          <w:t>)</w:t>
        </w:r>
        <w:r w:rsidR="00C93FD7">
          <w:rPr>
            <w:rFonts w:ascii="Times New Roman" w:hAnsi="Times New Roman" w:cs="Times New Roman"/>
            <w:sz w:val="24"/>
            <w:szCs w:val="24"/>
          </w:rPr>
          <w:t>.</w:t>
        </w:r>
        <w:r w:rsidR="00C93FD7">
          <w:rPr>
            <w:rFonts w:ascii="Times New Roman" w:hAnsi="Times New Roman" w:cs="Times New Roman"/>
            <w:sz w:val="24"/>
            <w:szCs w:val="24"/>
          </w:rPr>
          <w:t xml:space="preserve"> </w:t>
        </w:r>
      </w:ins>
      <w:ins w:id="52" w:author="Jakob Johann Assmann" w:date="2022-01-28T15:13:00Z">
        <w:r w:rsidR="00C93FD7">
          <w:rPr>
            <w:rFonts w:ascii="Times New Roman" w:hAnsi="Times New Roman" w:cs="Times New Roman"/>
            <w:sz w:val="24"/>
            <w:szCs w:val="24"/>
          </w:rPr>
          <w:t>T</w:t>
        </w:r>
      </w:ins>
      <w:ins w:id="53" w:author="Jakob Johann Assmann" w:date="2022-01-28T15:10:00Z">
        <w:r w:rsidR="00C93FD7">
          <w:rPr>
            <w:rFonts w:ascii="Times New Roman" w:hAnsi="Times New Roman" w:cs="Times New Roman"/>
            <w:sz w:val="24"/>
            <w:szCs w:val="24"/>
          </w:rPr>
          <w:t xml:space="preserve">he </w:t>
        </w:r>
      </w:ins>
      <w:ins w:id="54" w:author="Jakob Johann Assmann" w:date="2022-01-28T15:13:00Z">
        <w:r w:rsidR="00C93FD7">
          <w:rPr>
            <w:rFonts w:ascii="Times New Roman" w:hAnsi="Times New Roman" w:cs="Times New Roman"/>
            <w:sz w:val="24"/>
            <w:szCs w:val="24"/>
          </w:rPr>
          <w:t>number</w:t>
        </w:r>
      </w:ins>
      <w:ins w:id="55" w:author="Jakob Johann Assmann" w:date="2022-01-28T15:10:00Z">
        <w:r w:rsidR="00C93FD7">
          <w:rPr>
            <w:rFonts w:ascii="Times New Roman" w:hAnsi="Times New Roman" w:cs="Times New Roman"/>
            <w:sz w:val="24"/>
            <w:szCs w:val="24"/>
          </w:rPr>
          <w:t xml:space="preserve"> of pixels </w:t>
        </w:r>
      </w:ins>
      <w:ins w:id="56" w:author="Jakob Johann Assmann" w:date="2022-01-28T15:13:00Z">
        <w:r w:rsidR="00C93FD7">
          <w:rPr>
            <w:rFonts w:ascii="Times New Roman" w:hAnsi="Times New Roman" w:cs="Times New Roman"/>
            <w:sz w:val="24"/>
            <w:szCs w:val="24"/>
          </w:rPr>
          <w:t xml:space="preserve">in large polygons can </w:t>
        </w:r>
      </w:ins>
      <w:ins w:id="57" w:author="Jakob Johann Assmann" w:date="2022-01-28T15:10:00Z">
        <w:r w:rsidR="00C93FD7">
          <w:rPr>
            <w:rFonts w:ascii="Times New Roman" w:hAnsi="Times New Roman" w:cs="Times New Roman"/>
            <w:sz w:val="24"/>
            <w:szCs w:val="24"/>
          </w:rPr>
          <w:t xml:space="preserve">quickly become too </w:t>
        </w:r>
      </w:ins>
      <w:ins w:id="58" w:author="Jakob Johann Assmann" w:date="2022-01-28T15:14:00Z">
        <w:r w:rsidR="00C93FD7">
          <w:rPr>
            <w:rFonts w:ascii="Times New Roman" w:hAnsi="Times New Roman" w:cs="Times New Roman"/>
            <w:sz w:val="24"/>
            <w:szCs w:val="24"/>
          </w:rPr>
          <w:t>difficult to handle in the</w:t>
        </w:r>
      </w:ins>
      <w:ins w:id="59" w:author="Jakob Johann Assmann" w:date="2022-01-28T15:10:00Z">
        <w:r w:rsidR="00C93FD7">
          <w:rPr>
            <w:rFonts w:ascii="Times New Roman" w:hAnsi="Times New Roman" w:cs="Times New Roman"/>
            <w:sz w:val="24"/>
            <w:szCs w:val="24"/>
          </w:rPr>
          <w:t xml:space="preserve"> subsequent export and processing workflo</w:t>
        </w:r>
      </w:ins>
      <w:ins w:id="60" w:author="Jakob Johann Assmann" w:date="2022-01-28T15:14:00Z">
        <w:r w:rsidR="00C93FD7">
          <w:rPr>
            <w:rFonts w:ascii="Times New Roman" w:hAnsi="Times New Roman" w:cs="Times New Roman"/>
            <w:sz w:val="24"/>
            <w:szCs w:val="24"/>
          </w:rPr>
          <w:t xml:space="preserve">w, and </w:t>
        </w:r>
      </w:ins>
      <w:ins w:id="61" w:author="Jakob Johann Assmann" w:date="2022-01-28T15:16:00Z">
        <w:r w:rsidR="00F817EA">
          <w:rPr>
            <w:rFonts w:ascii="Times New Roman" w:hAnsi="Times New Roman" w:cs="Times New Roman"/>
            <w:sz w:val="24"/>
            <w:szCs w:val="24"/>
          </w:rPr>
          <w:t xml:space="preserve">such polygons </w:t>
        </w:r>
      </w:ins>
      <w:ins w:id="62" w:author="Jakob Johann Assmann" w:date="2022-01-28T15:14:00Z">
        <w:r w:rsidR="00C93FD7">
          <w:rPr>
            <w:rFonts w:ascii="Times New Roman" w:hAnsi="Times New Roman" w:cs="Times New Roman"/>
            <w:sz w:val="24"/>
            <w:szCs w:val="24"/>
          </w:rPr>
          <w:t>may also extend beyond the area of the Landsat scene (185 km x 180 km)</w:t>
        </w:r>
      </w:ins>
      <w:ins w:id="63" w:author="Jakob Johann Assmann" w:date="2022-01-28T11:55:00Z">
        <w:r w:rsidR="00BB6E1E">
          <w:rPr>
            <w:rFonts w:ascii="Times New Roman" w:hAnsi="Times New Roman" w:cs="Times New Roman"/>
            <w:sz w:val="24"/>
            <w:szCs w:val="24"/>
          </w:rPr>
          <w:t xml:space="preserve"> </w:t>
        </w:r>
      </w:ins>
      <w:ins w:id="64" w:author="Jakob Johann Assmann" w:date="2022-01-28T15:15:00Z">
        <w:r w:rsidR="00C93FD7">
          <w:rPr>
            <w:rFonts w:ascii="Times New Roman" w:hAnsi="Times New Roman" w:cs="Times New Roman"/>
            <w:sz w:val="24"/>
            <w:szCs w:val="24"/>
          </w:rPr>
          <w:t>used to determine the pixel centers</w:t>
        </w:r>
      </w:ins>
      <w:ins w:id="65" w:author="Jakob Johann Assmann" w:date="2022-01-28T11:55:00Z">
        <w:r w:rsidR="00BB6E1E">
          <w:rPr>
            <w:rFonts w:ascii="Times New Roman" w:hAnsi="Times New Roman" w:cs="Times New Roman"/>
            <w:sz w:val="24"/>
            <w:szCs w:val="24"/>
          </w:rPr>
          <w:t>.</w:t>
        </w:r>
      </w:ins>
      <w:ins w:id="66" w:author="Jakob Johann Assmann" w:date="2022-01-28T15:15:00Z">
        <w:r w:rsidR="00C93FD7">
          <w:rPr>
            <w:rFonts w:ascii="Times New Roman" w:hAnsi="Times New Roman" w:cs="Times New Roman"/>
            <w:sz w:val="24"/>
            <w:szCs w:val="24"/>
          </w:rPr>
          <w:t xml:space="preserve"> For large areas, we recommend </w:t>
        </w:r>
        <w:r w:rsidR="00F817EA">
          <w:rPr>
            <w:rFonts w:ascii="Times New Roman" w:hAnsi="Times New Roman" w:cs="Times New Roman"/>
            <w:sz w:val="24"/>
            <w:szCs w:val="24"/>
          </w:rPr>
          <w:t xml:space="preserve">a random or regular subsampling of point locations such as done in </w:t>
        </w:r>
        <w:commentRangeStart w:id="67"/>
        <w:r w:rsidR="00F817EA">
          <w:rPr>
            <w:rFonts w:ascii="Times New Roman" w:hAnsi="Times New Roman" w:cs="Times New Roman"/>
            <w:sz w:val="24"/>
            <w:szCs w:val="24"/>
          </w:rPr>
          <w:t>Berner et al. (2020</w:t>
        </w:r>
      </w:ins>
      <w:commentRangeEnd w:id="67"/>
      <w:ins w:id="68" w:author="Jakob Johann Assmann" w:date="2022-01-28T15:16:00Z">
        <w:r w:rsidR="00F817EA">
          <w:rPr>
            <w:rStyle w:val="CommentReference"/>
          </w:rPr>
          <w:commentReference w:id="67"/>
        </w:r>
      </w:ins>
      <w:ins w:id="69" w:author="Jakob Johann Assmann" w:date="2022-01-28T15:15:00Z">
        <w:r w:rsidR="00F817EA">
          <w:rPr>
            <w:rFonts w:ascii="Times New Roman" w:hAnsi="Times New Roman" w:cs="Times New Roman"/>
            <w:sz w:val="24"/>
            <w:szCs w:val="24"/>
          </w:rPr>
          <w:t xml:space="preserve">). </w:t>
        </w:r>
      </w:ins>
      <w:r w:rsidR="00BC5A0B">
        <w:rPr>
          <w:rFonts w:ascii="Times New Roman" w:hAnsi="Times New Roman" w:cs="Times New Roman"/>
          <w:sz w:val="24"/>
          <w:szCs w:val="24"/>
        </w:rPr>
        <w:t xml:space="preserve"> </w:t>
      </w:r>
    </w:p>
    <w:p w14:paraId="517FEC95" w14:textId="73DA532F" w:rsidR="00C56196" w:rsidRPr="00C56196" w:rsidRDefault="00AC2563" w:rsidP="00C56196">
      <w:pPr>
        <w:pStyle w:val="NoSpacing"/>
        <w:rPr>
          <w:rFonts w:ascii="Times New Roman" w:hAnsi="Times New Roman" w:cs="Times New Roman"/>
          <w:sz w:val="24"/>
          <w:szCs w:val="24"/>
        </w:rPr>
      </w:pPr>
      <w:ins w:id="70" w:author="Jakob Johann Assmann" w:date="2022-01-28T11:50:00Z">
        <w:r>
          <w:rPr>
            <w:rFonts w:ascii="Times New Roman" w:hAnsi="Times New Roman" w:cs="Times New Roman"/>
            <w:sz w:val="24"/>
            <w:szCs w:val="24"/>
          </w:rPr>
          <w:t xml:space="preserve"> </w:t>
        </w:r>
      </w:ins>
    </w:p>
    <w:p w14:paraId="33A3E0C1" w14:textId="5571E89C" w:rsidR="00C56196" w:rsidRPr="00C56196" w:rsidRDefault="00C56196" w:rsidP="00C56196">
      <w:pPr>
        <w:pStyle w:val="NoSpacing"/>
        <w:rPr>
          <w:rFonts w:ascii="Times New Roman" w:hAnsi="Times New Roman" w:cs="Times New Roman"/>
          <w:i/>
          <w:sz w:val="24"/>
          <w:szCs w:val="24"/>
        </w:rPr>
      </w:pPr>
      <w:r w:rsidRPr="00C56196">
        <w:rPr>
          <w:rFonts w:ascii="Times New Roman" w:hAnsi="Times New Roman" w:cs="Times New Roman"/>
          <w:i/>
          <w:sz w:val="24"/>
          <w:szCs w:val="24"/>
        </w:rPr>
        <w:t xml:space="preserve">Export point-coordinate Landsat time series from </w:t>
      </w:r>
      <w:r w:rsidR="0016136E">
        <w:rPr>
          <w:rFonts w:ascii="Times New Roman" w:hAnsi="Times New Roman" w:cs="Times New Roman"/>
          <w:i/>
          <w:sz w:val="24"/>
          <w:szCs w:val="24"/>
        </w:rPr>
        <w:t xml:space="preserve">Google </w:t>
      </w:r>
      <w:r w:rsidRPr="00C56196">
        <w:rPr>
          <w:rFonts w:ascii="Times New Roman" w:hAnsi="Times New Roman" w:cs="Times New Roman"/>
          <w:i/>
          <w:sz w:val="24"/>
          <w:szCs w:val="24"/>
        </w:rPr>
        <w:t xml:space="preserve">Earth Engine using </w:t>
      </w:r>
      <w:proofErr w:type="spellStart"/>
      <w:r w:rsidRPr="00C56196">
        <w:rPr>
          <w:rFonts w:ascii="Times New Roman" w:hAnsi="Times New Roman" w:cs="Times New Roman"/>
          <w:i/>
          <w:sz w:val="24"/>
          <w:szCs w:val="24"/>
        </w:rPr>
        <w:t>lsat_export_ts</w:t>
      </w:r>
      <w:proofErr w:type="spellEnd"/>
      <w:r w:rsidRPr="00C56196">
        <w:rPr>
          <w:rFonts w:ascii="Times New Roman" w:hAnsi="Times New Roman" w:cs="Times New Roman"/>
          <w:i/>
          <w:sz w:val="24"/>
          <w:szCs w:val="24"/>
        </w:rPr>
        <w:t>()</w:t>
      </w:r>
    </w:p>
    <w:p w14:paraId="30F210AD" w14:textId="46DB1346" w:rsidR="00C56196" w:rsidRPr="00C56196" w:rsidRDefault="00CE0E71" w:rsidP="00C56196">
      <w:pPr>
        <w:pStyle w:val="NoSpacing"/>
        <w:rPr>
          <w:rFonts w:ascii="Times New Roman" w:hAnsi="Times New Roman" w:cs="Times New Roman"/>
          <w:sz w:val="24"/>
          <w:szCs w:val="24"/>
        </w:rPr>
      </w:pPr>
      <w:r w:rsidRPr="00C56196">
        <w:rPr>
          <w:rFonts w:ascii="Times New Roman" w:hAnsi="Times New Roman" w:cs="Times New Roman"/>
          <w:sz w:val="24"/>
          <w:szCs w:val="24"/>
        </w:rPr>
        <w:t xml:space="preserve">The function </w:t>
      </w:r>
      <w:proofErr w:type="spellStart"/>
      <w:r w:rsidRPr="00C56196">
        <w:rPr>
          <w:rFonts w:ascii="Times New Roman" w:hAnsi="Times New Roman" w:cs="Times New Roman"/>
          <w:i/>
          <w:iCs/>
          <w:sz w:val="24"/>
          <w:szCs w:val="24"/>
        </w:rPr>
        <w:t>lsat_export_ts</w:t>
      </w:r>
      <w:proofErr w:type="spellEnd"/>
      <w:r w:rsidRPr="00C56196">
        <w:rPr>
          <w:rFonts w:ascii="Times New Roman" w:hAnsi="Times New Roman" w:cs="Times New Roman"/>
          <w:i/>
          <w:iCs/>
          <w:sz w:val="24"/>
          <w:szCs w:val="24"/>
        </w:rPr>
        <w:t>()</w:t>
      </w:r>
      <w:r>
        <w:rPr>
          <w:rFonts w:ascii="Times New Roman" w:hAnsi="Times New Roman" w:cs="Times New Roman"/>
          <w:i/>
          <w:iCs/>
          <w:sz w:val="24"/>
          <w:szCs w:val="24"/>
        </w:rPr>
        <w:t xml:space="preserve"> </w:t>
      </w:r>
      <w:r w:rsidRPr="00C56196">
        <w:rPr>
          <w:rFonts w:ascii="Times New Roman" w:hAnsi="Times New Roman" w:cs="Times New Roman"/>
          <w:sz w:val="24"/>
          <w:szCs w:val="24"/>
        </w:rPr>
        <w:t>export</w:t>
      </w:r>
      <w:r>
        <w:rPr>
          <w:rFonts w:ascii="Times New Roman" w:hAnsi="Times New Roman" w:cs="Times New Roman"/>
          <w:sz w:val="24"/>
          <w:szCs w:val="24"/>
        </w:rPr>
        <w:t>s time series of Landsat 5, 7 and 8 surface reflectance measurements for each sample location by querying the Landsat Collection 2 archived on GEE</w:t>
      </w:r>
      <w:r w:rsidRPr="00C56196">
        <w:rPr>
          <w:rFonts w:ascii="Times New Roman" w:hAnsi="Times New Roman" w:cs="Times New Roman"/>
          <w:sz w:val="24"/>
          <w:szCs w:val="24"/>
        </w:rPr>
        <w:t>.</w:t>
      </w:r>
      <w:r w:rsidR="000E6FF1">
        <w:rPr>
          <w:rFonts w:ascii="Times New Roman" w:hAnsi="Times New Roman" w:cs="Times New Roman"/>
          <w:sz w:val="24"/>
          <w:szCs w:val="24"/>
        </w:rPr>
        <w:t xml:space="preserve"> Data are exported for user-defined time periods. </w:t>
      </w:r>
      <w:r w:rsidR="009C3125">
        <w:rPr>
          <w:rFonts w:ascii="Times New Roman" w:hAnsi="Times New Roman" w:cs="Times New Roman"/>
          <w:sz w:val="24"/>
          <w:szCs w:val="24"/>
        </w:rPr>
        <w:t>It is important to stress t</w:t>
      </w:r>
      <w:r w:rsidR="00C56196" w:rsidRPr="00C56196">
        <w:rPr>
          <w:rFonts w:ascii="Times New Roman" w:hAnsi="Times New Roman" w:cs="Times New Roman"/>
          <w:sz w:val="24"/>
          <w:szCs w:val="24"/>
        </w:rPr>
        <w:t xml:space="preserve">his function only works for </w:t>
      </w:r>
      <w:r w:rsidR="000E2A56">
        <w:rPr>
          <w:rFonts w:ascii="Times New Roman" w:hAnsi="Times New Roman" w:cs="Times New Roman"/>
          <w:sz w:val="24"/>
          <w:szCs w:val="24"/>
        </w:rPr>
        <w:t>sample location</w:t>
      </w:r>
      <w:r w:rsidR="00C56196" w:rsidRPr="00C56196">
        <w:rPr>
          <w:rFonts w:ascii="Times New Roman" w:hAnsi="Times New Roman" w:cs="Times New Roman"/>
          <w:sz w:val="24"/>
          <w:szCs w:val="24"/>
        </w:rPr>
        <w:t>s (point coordinates)</w:t>
      </w:r>
      <w:r w:rsidR="00BC5A0B">
        <w:rPr>
          <w:rFonts w:ascii="Times New Roman" w:hAnsi="Times New Roman" w:cs="Times New Roman"/>
          <w:sz w:val="24"/>
          <w:szCs w:val="24"/>
        </w:rPr>
        <w:t>.</w:t>
      </w:r>
      <w:r w:rsidR="00C56196" w:rsidRPr="00C56196">
        <w:rPr>
          <w:rFonts w:ascii="Times New Roman" w:hAnsi="Times New Roman" w:cs="Times New Roman"/>
          <w:sz w:val="24"/>
          <w:szCs w:val="24"/>
        </w:rPr>
        <w:t xml:space="preserve"> </w:t>
      </w:r>
      <w:r w:rsidR="00BC5A0B">
        <w:rPr>
          <w:rFonts w:ascii="Times New Roman" w:hAnsi="Times New Roman" w:cs="Times New Roman"/>
          <w:sz w:val="24"/>
          <w:szCs w:val="24"/>
        </w:rPr>
        <w:t xml:space="preserve">These </w:t>
      </w:r>
      <w:r w:rsidR="000E2A56">
        <w:rPr>
          <w:rFonts w:ascii="Times New Roman" w:hAnsi="Times New Roman" w:cs="Times New Roman"/>
          <w:sz w:val="24"/>
          <w:szCs w:val="24"/>
        </w:rPr>
        <w:t>sample location</w:t>
      </w:r>
      <w:r w:rsidR="00BC5A0B">
        <w:rPr>
          <w:rFonts w:ascii="Times New Roman" w:hAnsi="Times New Roman" w:cs="Times New Roman"/>
          <w:sz w:val="24"/>
          <w:szCs w:val="24"/>
        </w:rPr>
        <w:t>s</w:t>
      </w:r>
      <w:r w:rsidR="00C56196" w:rsidRPr="00C56196">
        <w:rPr>
          <w:rFonts w:ascii="Times New Roman" w:hAnsi="Times New Roman" w:cs="Times New Roman"/>
          <w:sz w:val="24"/>
          <w:szCs w:val="24"/>
        </w:rPr>
        <w:t xml:space="preserve"> typically represent either (1) field site</w:t>
      </w:r>
      <w:r w:rsidR="00BC5A0B">
        <w:rPr>
          <w:rFonts w:ascii="Times New Roman" w:hAnsi="Times New Roman" w:cs="Times New Roman"/>
          <w:sz w:val="24"/>
          <w:szCs w:val="24"/>
        </w:rPr>
        <w:t xml:space="preserve"> center coordinates</w:t>
      </w:r>
      <w:r w:rsidR="00C56196" w:rsidRPr="00C56196">
        <w:rPr>
          <w:rFonts w:ascii="Times New Roman" w:hAnsi="Times New Roman" w:cs="Times New Roman"/>
          <w:sz w:val="24"/>
          <w:szCs w:val="24"/>
        </w:rPr>
        <w:t>, (2) a census of all Landsat pixels on a focal landscape</w:t>
      </w:r>
      <w:r w:rsidR="00BC5A0B">
        <w:rPr>
          <w:rFonts w:ascii="Times New Roman" w:hAnsi="Times New Roman" w:cs="Times New Roman"/>
          <w:sz w:val="24"/>
          <w:szCs w:val="24"/>
        </w:rPr>
        <w:t xml:space="preserve"> (for example determined with </w:t>
      </w:r>
      <w:proofErr w:type="spellStart"/>
      <w:r w:rsidR="00BC5A0B" w:rsidRPr="00B22FD9">
        <w:rPr>
          <w:rFonts w:ascii="Times New Roman" w:hAnsi="Times New Roman" w:cs="Times New Roman"/>
          <w:i/>
          <w:iCs/>
          <w:sz w:val="24"/>
          <w:szCs w:val="24"/>
        </w:rPr>
        <w:t>lsat_get_pixel_centers</w:t>
      </w:r>
      <w:proofErr w:type="spellEnd"/>
      <w:r w:rsidR="00BC5A0B" w:rsidRPr="00B22FD9">
        <w:rPr>
          <w:rFonts w:ascii="Times New Roman" w:hAnsi="Times New Roman" w:cs="Times New Roman"/>
          <w:i/>
          <w:iCs/>
          <w:sz w:val="24"/>
          <w:szCs w:val="24"/>
        </w:rPr>
        <w:t>(</w:t>
      </w:r>
      <w:r w:rsidR="00BC5A0B" w:rsidRPr="00FE5FBD">
        <w:rPr>
          <w:rFonts w:ascii="Times New Roman" w:hAnsi="Times New Roman" w:cs="Times New Roman"/>
          <w:i/>
          <w:iCs/>
          <w:sz w:val="24"/>
          <w:szCs w:val="24"/>
        </w:rPr>
        <w:t>)</w:t>
      </w:r>
      <w:r w:rsidR="00BC5A0B" w:rsidRPr="00FE5FBD">
        <w:rPr>
          <w:rFonts w:ascii="Times New Roman" w:hAnsi="Times New Roman" w:cs="Times New Roman"/>
          <w:sz w:val="24"/>
          <w:szCs w:val="24"/>
        </w:rPr>
        <w:t>)</w:t>
      </w:r>
      <w:r w:rsidR="00C56196" w:rsidRPr="00C56196">
        <w:rPr>
          <w:rFonts w:ascii="Times New Roman" w:hAnsi="Times New Roman" w:cs="Times New Roman"/>
          <w:sz w:val="24"/>
          <w:szCs w:val="24"/>
        </w:rPr>
        <w:t xml:space="preserve">, or (3) a random sample from a large region. </w:t>
      </w:r>
      <w:r w:rsidR="00F67DFA">
        <w:rPr>
          <w:rFonts w:ascii="Times New Roman" w:hAnsi="Times New Roman" w:cs="Times New Roman"/>
          <w:sz w:val="24"/>
          <w:szCs w:val="24"/>
        </w:rPr>
        <w:t>The point coordinates need to be supplied as a simple feature collection of point geometries</w:t>
      </w:r>
      <w:r w:rsidR="00672B42">
        <w:rPr>
          <w:rFonts w:ascii="Times New Roman" w:hAnsi="Times New Roman" w:cs="Times New Roman"/>
          <w:sz w:val="24"/>
          <w:szCs w:val="24"/>
        </w:rPr>
        <w:t>.</w:t>
      </w:r>
      <w:r w:rsidR="00F67DFA">
        <w:rPr>
          <w:rFonts w:ascii="Times New Roman" w:hAnsi="Times New Roman" w:cs="Times New Roman"/>
          <w:sz w:val="24"/>
          <w:szCs w:val="24"/>
        </w:rPr>
        <w:t xml:space="preserve"> </w:t>
      </w:r>
      <w:r w:rsidR="00BC5A0B">
        <w:rPr>
          <w:rFonts w:ascii="Times New Roman" w:hAnsi="Times New Roman" w:cs="Times New Roman"/>
          <w:sz w:val="24"/>
          <w:szCs w:val="24"/>
        </w:rPr>
        <w:t>The</w:t>
      </w:r>
      <w:r w:rsidR="00BC5A0B" w:rsidRPr="00C56196">
        <w:rPr>
          <w:rFonts w:ascii="Times New Roman" w:hAnsi="Times New Roman" w:cs="Times New Roman"/>
          <w:sz w:val="24"/>
          <w:szCs w:val="24"/>
        </w:rPr>
        <w:t xml:space="preserve"> </w:t>
      </w:r>
      <w:r w:rsidR="00C56196" w:rsidRPr="00C56196">
        <w:rPr>
          <w:rFonts w:ascii="Times New Roman" w:hAnsi="Times New Roman" w:cs="Times New Roman"/>
          <w:sz w:val="24"/>
          <w:szCs w:val="24"/>
        </w:rPr>
        <w:t xml:space="preserve">function issues one or more tasks to </w:t>
      </w:r>
      <w:r w:rsidR="00BC5A0B">
        <w:rPr>
          <w:rFonts w:ascii="Times New Roman" w:hAnsi="Times New Roman" w:cs="Times New Roman"/>
          <w:sz w:val="24"/>
          <w:szCs w:val="24"/>
        </w:rPr>
        <w:t>G</w:t>
      </w:r>
      <w:r w:rsidR="00C56196" w:rsidRPr="00C56196">
        <w:rPr>
          <w:rFonts w:ascii="Times New Roman" w:hAnsi="Times New Roman" w:cs="Times New Roman"/>
          <w:sz w:val="24"/>
          <w:szCs w:val="24"/>
        </w:rPr>
        <w:t xml:space="preserve">EE that export the data </w:t>
      </w:r>
      <w:r w:rsidR="00F67DFA">
        <w:rPr>
          <w:rFonts w:ascii="Times New Roman" w:hAnsi="Times New Roman" w:cs="Times New Roman"/>
          <w:sz w:val="24"/>
          <w:szCs w:val="24"/>
        </w:rPr>
        <w:t xml:space="preserve">in </w:t>
      </w:r>
      <w:r w:rsidR="00FE5FBD">
        <w:rPr>
          <w:rFonts w:ascii="Times New Roman" w:hAnsi="Times New Roman" w:cs="Times New Roman"/>
          <w:sz w:val="24"/>
          <w:szCs w:val="24"/>
        </w:rPr>
        <w:t xml:space="preserve">the </w:t>
      </w:r>
      <w:r w:rsidR="00F67DFA">
        <w:rPr>
          <w:rFonts w:ascii="Times New Roman" w:hAnsi="Times New Roman" w:cs="Times New Roman"/>
          <w:sz w:val="24"/>
          <w:szCs w:val="24"/>
        </w:rPr>
        <w:t xml:space="preserve">form of comma separated value (CSV) files </w:t>
      </w:r>
      <w:r w:rsidR="00C56196" w:rsidRPr="00C56196">
        <w:rPr>
          <w:rFonts w:ascii="Times New Roman" w:hAnsi="Times New Roman" w:cs="Times New Roman"/>
          <w:sz w:val="24"/>
          <w:szCs w:val="24"/>
        </w:rPr>
        <w:t xml:space="preserve">to the user’s Google Drive. </w:t>
      </w:r>
      <w:r w:rsidR="00BC5A0B">
        <w:rPr>
          <w:rFonts w:ascii="Times New Roman" w:hAnsi="Times New Roman" w:cs="Times New Roman"/>
          <w:sz w:val="24"/>
          <w:szCs w:val="24"/>
        </w:rPr>
        <w:t xml:space="preserve">The </w:t>
      </w:r>
      <w:r w:rsidR="00F67DFA">
        <w:rPr>
          <w:rFonts w:ascii="Times New Roman" w:hAnsi="Times New Roman" w:cs="Times New Roman"/>
          <w:sz w:val="24"/>
          <w:szCs w:val="24"/>
        </w:rPr>
        <w:t>number</w:t>
      </w:r>
      <w:r w:rsidR="00BC5A0B">
        <w:rPr>
          <w:rFonts w:ascii="Times New Roman" w:hAnsi="Times New Roman" w:cs="Times New Roman"/>
          <w:sz w:val="24"/>
          <w:szCs w:val="24"/>
        </w:rPr>
        <w:t xml:space="preserve"> of tasks issued varies depending on the number of point </w:t>
      </w:r>
      <w:r w:rsidR="006F101C">
        <w:rPr>
          <w:rFonts w:ascii="Times New Roman" w:hAnsi="Times New Roman" w:cs="Times New Roman"/>
          <w:sz w:val="24"/>
          <w:szCs w:val="24"/>
        </w:rPr>
        <w:t>coordinates</w:t>
      </w:r>
      <w:r w:rsidR="00BC5A0B">
        <w:rPr>
          <w:rFonts w:ascii="Times New Roman" w:hAnsi="Times New Roman" w:cs="Times New Roman"/>
          <w:sz w:val="24"/>
          <w:szCs w:val="24"/>
        </w:rPr>
        <w:t xml:space="preserve"> </w:t>
      </w:r>
      <w:r w:rsidR="006F101C">
        <w:rPr>
          <w:rFonts w:ascii="Times New Roman" w:hAnsi="Times New Roman" w:cs="Times New Roman"/>
          <w:sz w:val="24"/>
          <w:szCs w:val="24"/>
        </w:rPr>
        <w:t>for which the Landsat record is to be extracted.</w:t>
      </w:r>
      <w:r w:rsidR="00BC5A0B">
        <w:rPr>
          <w:rFonts w:ascii="Times New Roman" w:hAnsi="Times New Roman" w:cs="Times New Roman"/>
          <w:sz w:val="24"/>
          <w:szCs w:val="24"/>
        </w:rPr>
        <w:t xml:space="preserve"> </w:t>
      </w:r>
      <w:r w:rsidR="00C56196" w:rsidRPr="00C56196">
        <w:rPr>
          <w:rFonts w:ascii="Times New Roman" w:hAnsi="Times New Roman" w:cs="Times New Roman"/>
          <w:sz w:val="24"/>
          <w:szCs w:val="24"/>
        </w:rPr>
        <w:t xml:space="preserve">Data extractions that involve a large number of </w:t>
      </w:r>
      <w:r w:rsidR="000E2A56">
        <w:rPr>
          <w:rFonts w:ascii="Times New Roman" w:hAnsi="Times New Roman" w:cs="Times New Roman"/>
          <w:sz w:val="24"/>
          <w:szCs w:val="24"/>
        </w:rPr>
        <w:t>sample location</w:t>
      </w:r>
      <w:r w:rsidR="00C56196" w:rsidRPr="00C56196">
        <w:rPr>
          <w:rFonts w:ascii="Times New Roman" w:hAnsi="Times New Roman" w:cs="Times New Roman"/>
          <w:sz w:val="24"/>
          <w:szCs w:val="24"/>
        </w:rPr>
        <w:t xml:space="preserve">s are prone to errors and </w:t>
      </w:r>
      <w:r w:rsidR="006F101C">
        <w:rPr>
          <w:rFonts w:ascii="Times New Roman" w:hAnsi="Times New Roman" w:cs="Times New Roman"/>
          <w:sz w:val="24"/>
          <w:szCs w:val="24"/>
        </w:rPr>
        <w:t xml:space="preserve">may </w:t>
      </w:r>
      <w:r w:rsidR="00C56196" w:rsidRPr="00C56196">
        <w:rPr>
          <w:rFonts w:ascii="Times New Roman" w:hAnsi="Times New Roman" w:cs="Times New Roman"/>
          <w:sz w:val="24"/>
          <w:szCs w:val="24"/>
        </w:rPr>
        <w:t xml:space="preserve">exceed user limits set by </w:t>
      </w:r>
      <w:r w:rsidR="006F101C">
        <w:rPr>
          <w:rFonts w:ascii="Times New Roman" w:hAnsi="Times New Roman" w:cs="Times New Roman"/>
          <w:sz w:val="24"/>
          <w:szCs w:val="24"/>
        </w:rPr>
        <w:t xml:space="preserve">the </w:t>
      </w:r>
      <w:r w:rsidR="00BC5A0B">
        <w:rPr>
          <w:rFonts w:ascii="Times New Roman" w:hAnsi="Times New Roman" w:cs="Times New Roman"/>
          <w:sz w:val="24"/>
          <w:szCs w:val="24"/>
        </w:rPr>
        <w:t>G</w:t>
      </w:r>
      <w:r w:rsidR="00C56196" w:rsidRPr="00C56196">
        <w:rPr>
          <w:rFonts w:ascii="Times New Roman" w:hAnsi="Times New Roman" w:cs="Times New Roman"/>
          <w:sz w:val="24"/>
          <w:szCs w:val="24"/>
        </w:rPr>
        <w:t xml:space="preserve">EE. Therefore, the function will chunk the </w:t>
      </w:r>
      <w:r w:rsidR="000E2A56">
        <w:rPr>
          <w:rFonts w:ascii="Times New Roman" w:hAnsi="Times New Roman" w:cs="Times New Roman"/>
          <w:sz w:val="24"/>
          <w:szCs w:val="24"/>
        </w:rPr>
        <w:t>sample location</w:t>
      </w:r>
      <w:r w:rsidR="00C56196" w:rsidRPr="00C56196">
        <w:rPr>
          <w:rFonts w:ascii="Times New Roman" w:hAnsi="Times New Roman" w:cs="Times New Roman"/>
          <w:sz w:val="24"/>
          <w:szCs w:val="24"/>
        </w:rPr>
        <w:t>s into small groups (by default 250 sites) and for each chunk will issue a separate export task to EE.</w:t>
      </w:r>
      <w:r w:rsidR="006F101C">
        <w:rPr>
          <w:rFonts w:ascii="Times New Roman" w:hAnsi="Times New Roman" w:cs="Times New Roman"/>
          <w:sz w:val="24"/>
          <w:szCs w:val="24"/>
        </w:rPr>
        <w:t xml:space="preserve"> The function returns a list of </w:t>
      </w:r>
      <w:proofErr w:type="spellStart"/>
      <w:r w:rsidR="006F101C" w:rsidRPr="00B22FD9">
        <w:rPr>
          <w:rFonts w:ascii="Times New Roman" w:hAnsi="Times New Roman" w:cs="Times New Roman"/>
          <w:i/>
          <w:iCs/>
          <w:sz w:val="24"/>
          <w:szCs w:val="24"/>
        </w:rPr>
        <w:t>rgee</w:t>
      </w:r>
      <w:proofErr w:type="spellEnd"/>
      <w:r w:rsidR="006F101C">
        <w:rPr>
          <w:rFonts w:ascii="Times New Roman" w:hAnsi="Times New Roman" w:cs="Times New Roman"/>
          <w:sz w:val="24"/>
          <w:szCs w:val="24"/>
        </w:rPr>
        <w:t xml:space="preserve"> task objects, which can be used to query the progress of the exports</w:t>
      </w:r>
      <w:r w:rsidR="008B447D">
        <w:rPr>
          <w:rFonts w:ascii="Times New Roman" w:hAnsi="Times New Roman" w:cs="Times New Roman"/>
          <w:sz w:val="24"/>
          <w:szCs w:val="24"/>
        </w:rPr>
        <w:t xml:space="preserve"> and subsequently retrieve the data from the user’s Google Drive</w:t>
      </w:r>
      <w:r w:rsidR="006F101C">
        <w:rPr>
          <w:rFonts w:ascii="Times New Roman" w:hAnsi="Times New Roman" w:cs="Times New Roman"/>
          <w:sz w:val="24"/>
          <w:szCs w:val="24"/>
        </w:rPr>
        <w:t xml:space="preserve">.   </w:t>
      </w:r>
      <w:r w:rsidR="00C56196" w:rsidRPr="00C56196">
        <w:rPr>
          <w:rFonts w:ascii="Times New Roman" w:hAnsi="Times New Roman" w:cs="Times New Roman"/>
          <w:sz w:val="24"/>
          <w:szCs w:val="24"/>
        </w:rPr>
        <w:t xml:space="preserve"> </w:t>
      </w:r>
    </w:p>
    <w:p w14:paraId="79E2B908" w14:textId="407317B9" w:rsidR="000C275F" w:rsidRDefault="000C275F" w:rsidP="000C275F">
      <w:pPr>
        <w:pStyle w:val="NoSpacing"/>
        <w:rPr>
          <w:rFonts w:ascii="Times New Roman" w:hAnsi="Times New Roman" w:cs="Times New Roman"/>
          <w:sz w:val="24"/>
          <w:szCs w:val="24"/>
        </w:rPr>
      </w:pPr>
    </w:p>
    <w:p w14:paraId="41D83FD8" w14:textId="295F9FDC" w:rsidR="0022005E" w:rsidRPr="00C40A6A" w:rsidRDefault="0022005E" w:rsidP="00C81F1B">
      <w:pPr>
        <w:pStyle w:val="Heading1"/>
      </w:pPr>
      <w:r w:rsidRPr="00C40A6A">
        <w:t>Data</w:t>
      </w:r>
      <w:r w:rsidR="00C40A6A" w:rsidRPr="00C40A6A">
        <w:t xml:space="preserve"> </w:t>
      </w:r>
      <w:r w:rsidR="00E85BA8">
        <w:t>processing</w:t>
      </w:r>
    </w:p>
    <w:p w14:paraId="7BB62D68" w14:textId="77777777" w:rsidR="00C56196" w:rsidRPr="007B3C28" w:rsidRDefault="00C56196" w:rsidP="00C56196">
      <w:pPr>
        <w:pStyle w:val="Heading2"/>
      </w:pPr>
      <w:r w:rsidRPr="007B3C28">
        <w:lastRenderedPageBreak/>
        <w:t xml:space="preserve">Prepare data for analysis using </w:t>
      </w:r>
      <w:proofErr w:type="spellStart"/>
      <w:r w:rsidRPr="007B3C28">
        <w:t>lsat_general_prep</w:t>
      </w:r>
      <w:proofErr w:type="spellEnd"/>
      <w:r w:rsidRPr="007B3C28">
        <w:t>()</w:t>
      </w:r>
    </w:p>
    <w:p w14:paraId="0B64B571" w14:textId="0629866B" w:rsidR="00C56196" w:rsidRPr="00A9244D" w:rsidRDefault="00C56196" w:rsidP="00C56196">
      <w:pPr>
        <w:pStyle w:val="NoSpacing"/>
        <w:rPr>
          <w:rFonts w:ascii="Times New Roman" w:hAnsi="Times New Roman" w:cs="Times New Roman"/>
          <w:sz w:val="24"/>
          <w:szCs w:val="24"/>
        </w:rPr>
      </w:pPr>
      <w:r>
        <w:rPr>
          <w:rFonts w:ascii="Times New Roman" w:hAnsi="Times New Roman" w:cs="Times New Roman"/>
          <w:sz w:val="24"/>
          <w:szCs w:val="24"/>
        </w:rPr>
        <w:t>T</w:t>
      </w:r>
      <w:r w:rsidRPr="00A9244D">
        <w:rPr>
          <w:rFonts w:ascii="Times New Roman" w:hAnsi="Times New Roman" w:cs="Times New Roman"/>
          <w:sz w:val="24"/>
          <w:szCs w:val="24"/>
        </w:rPr>
        <w:t xml:space="preserve">he </w:t>
      </w:r>
      <w:r>
        <w:rPr>
          <w:rFonts w:ascii="Times New Roman" w:hAnsi="Times New Roman" w:cs="Times New Roman"/>
          <w:sz w:val="24"/>
          <w:szCs w:val="24"/>
        </w:rPr>
        <w:t xml:space="preserve">function </w:t>
      </w:r>
      <w:proofErr w:type="spellStart"/>
      <w:r w:rsidRPr="00A9244D">
        <w:rPr>
          <w:rFonts w:ascii="Times New Roman" w:hAnsi="Times New Roman" w:cs="Times New Roman"/>
          <w:i/>
          <w:iCs/>
          <w:sz w:val="24"/>
          <w:szCs w:val="24"/>
        </w:rPr>
        <w:t>lsat_general_prep</w:t>
      </w:r>
      <w:proofErr w:type="spellEnd"/>
      <w:r>
        <w:rPr>
          <w:rFonts w:ascii="Times New Roman" w:hAnsi="Times New Roman" w:cs="Times New Roman"/>
          <w:i/>
          <w:iCs/>
          <w:sz w:val="24"/>
          <w:szCs w:val="24"/>
        </w:rPr>
        <w:t>()</w:t>
      </w:r>
      <w:r>
        <w:rPr>
          <w:rFonts w:ascii="Times New Roman" w:hAnsi="Times New Roman" w:cs="Times New Roman"/>
          <w:sz w:val="24"/>
          <w:szCs w:val="24"/>
        </w:rPr>
        <w:t xml:space="preserve"> </w:t>
      </w:r>
      <w:r w:rsidR="00F67DFA">
        <w:rPr>
          <w:rFonts w:ascii="Times New Roman" w:hAnsi="Times New Roman" w:cs="Times New Roman"/>
          <w:sz w:val="24"/>
          <w:szCs w:val="24"/>
        </w:rPr>
        <w:t xml:space="preserve">takes the GEE exports </w:t>
      </w:r>
      <w:r w:rsidR="00F2625C">
        <w:rPr>
          <w:rFonts w:ascii="Times New Roman" w:hAnsi="Times New Roman" w:cs="Times New Roman"/>
          <w:sz w:val="24"/>
          <w:szCs w:val="24"/>
        </w:rPr>
        <w:t xml:space="preserve">generated </w:t>
      </w:r>
      <w:r w:rsidR="00F67DFA">
        <w:rPr>
          <w:rFonts w:ascii="Times New Roman" w:hAnsi="Times New Roman" w:cs="Times New Roman"/>
          <w:sz w:val="24"/>
          <w:szCs w:val="24"/>
        </w:rPr>
        <w:t xml:space="preserve">by </w:t>
      </w:r>
      <w:proofErr w:type="spellStart"/>
      <w:r w:rsidR="00F67DFA" w:rsidRPr="00B22FD9">
        <w:rPr>
          <w:rFonts w:ascii="Times New Roman" w:hAnsi="Times New Roman" w:cs="Times New Roman"/>
          <w:i/>
          <w:iCs/>
          <w:sz w:val="24"/>
          <w:szCs w:val="24"/>
        </w:rPr>
        <w:t>lsat_ex</w:t>
      </w:r>
      <w:r w:rsidR="001001ED">
        <w:rPr>
          <w:rFonts w:ascii="Times New Roman" w:hAnsi="Times New Roman" w:cs="Times New Roman"/>
          <w:i/>
          <w:iCs/>
          <w:sz w:val="24"/>
          <w:szCs w:val="24"/>
        </w:rPr>
        <w:t>p</w:t>
      </w:r>
      <w:r w:rsidR="00F67DFA" w:rsidRPr="00B22FD9">
        <w:rPr>
          <w:rFonts w:ascii="Times New Roman" w:hAnsi="Times New Roman" w:cs="Times New Roman"/>
          <w:i/>
          <w:iCs/>
          <w:sz w:val="24"/>
          <w:szCs w:val="24"/>
        </w:rPr>
        <w:t>o</w:t>
      </w:r>
      <w:r w:rsidR="001001ED">
        <w:rPr>
          <w:rFonts w:ascii="Times New Roman" w:hAnsi="Times New Roman" w:cs="Times New Roman"/>
          <w:i/>
          <w:iCs/>
          <w:sz w:val="24"/>
          <w:szCs w:val="24"/>
        </w:rPr>
        <w:t>r</w:t>
      </w:r>
      <w:r w:rsidR="00F67DFA" w:rsidRPr="00B22FD9">
        <w:rPr>
          <w:rFonts w:ascii="Times New Roman" w:hAnsi="Times New Roman" w:cs="Times New Roman"/>
          <w:i/>
          <w:iCs/>
          <w:sz w:val="24"/>
          <w:szCs w:val="24"/>
        </w:rPr>
        <w:t>t_ts</w:t>
      </w:r>
      <w:proofErr w:type="spellEnd"/>
      <w:r w:rsidR="00F67DFA" w:rsidRPr="00B22FD9">
        <w:rPr>
          <w:rFonts w:ascii="Times New Roman" w:hAnsi="Times New Roman" w:cs="Times New Roman"/>
          <w:i/>
          <w:iCs/>
          <w:sz w:val="24"/>
          <w:szCs w:val="24"/>
        </w:rPr>
        <w:t xml:space="preserve">() </w:t>
      </w:r>
      <w:r w:rsidR="00F67DFA">
        <w:rPr>
          <w:rFonts w:ascii="Times New Roman" w:hAnsi="Times New Roman" w:cs="Times New Roman"/>
          <w:sz w:val="24"/>
          <w:szCs w:val="24"/>
        </w:rPr>
        <w:t>and</w:t>
      </w:r>
      <w:r w:rsidR="00CC62F7">
        <w:rPr>
          <w:rFonts w:ascii="Times New Roman" w:hAnsi="Times New Roman" w:cs="Times New Roman"/>
          <w:sz w:val="24"/>
          <w:szCs w:val="24"/>
        </w:rPr>
        <w:t xml:space="preserve"> prepares the data for </w:t>
      </w:r>
      <w:r w:rsidR="00F2625C">
        <w:rPr>
          <w:rFonts w:ascii="Times New Roman" w:hAnsi="Times New Roman" w:cs="Times New Roman"/>
          <w:sz w:val="24"/>
          <w:szCs w:val="24"/>
        </w:rPr>
        <w:t xml:space="preserve">the </w:t>
      </w:r>
      <w:r w:rsidR="00CC62F7">
        <w:rPr>
          <w:rFonts w:ascii="Times New Roman" w:hAnsi="Times New Roman" w:cs="Times New Roman"/>
          <w:sz w:val="24"/>
          <w:szCs w:val="24"/>
        </w:rPr>
        <w:t xml:space="preserve">subsequent </w:t>
      </w:r>
      <w:r w:rsidR="00F2625C" w:rsidRPr="00B22FD9">
        <w:rPr>
          <w:rFonts w:ascii="Times New Roman" w:hAnsi="Times New Roman" w:cs="Times New Roman"/>
          <w:i/>
          <w:iCs/>
          <w:sz w:val="24"/>
          <w:szCs w:val="24"/>
        </w:rPr>
        <w:t>lsatTS</w:t>
      </w:r>
      <w:r w:rsidR="00F2625C">
        <w:rPr>
          <w:rFonts w:ascii="Times New Roman" w:hAnsi="Times New Roman" w:cs="Times New Roman"/>
          <w:sz w:val="24"/>
          <w:szCs w:val="24"/>
        </w:rPr>
        <w:t xml:space="preserve"> workflow</w:t>
      </w:r>
      <w:r w:rsidR="00CC62F7">
        <w:rPr>
          <w:rFonts w:ascii="Times New Roman" w:hAnsi="Times New Roman" w:cs="Times New Roman"/>
          <w:sz w:val="24"/>
          <w:szCs w:val="24"/>
        </w:rPr>
        <w:t xml:space="preserve">. </w:t>
      </w:r>
      <w:r w:rsidR="001001ED">
        <w:rPr>
          <w:rFonts w:ascii="Times New Roman" w:hAnsi="Times New Roman" w:cs="Times New Roman"/>
          <w:sz w:val="24"/>
          <w:szCs w:val="24"/>
        </w:rPr>
        <w:t xml:space="preserve">These preprocessing tasks include </w:t>
      </w:r>
      <w:r w:rsidRPr="00A9244D">
        <w:rPr>
          <w:rFonts w:ascii="Times New Roman" w:hAnsi="Times New Roman" w:cs="Times New Roman"/>
          <w:sz w:val="24"/>
          <w:szCs w:val="24"/>
        </w:rPr>
        <w:t>pars</w:t>
      </w:r>
      <w:r w:rsidR="001001ED">
        <w:rPr>
          <w:rFonts w:ascii="Times New Roman" w:hAnsi="Times New Roman" w:cs="Times New Roman"/>
          <w:sz w:val="24"/>
          <w:szCs w:val="24"/>
        </w:rPr>
        <w:t>ing</w:t>
      </w:r>
      <w:r w:rsidRPr="00A9244D">
        <w:rPr>
          <w:rFonts w:ascii="Times New Roman" w:hAnsi="Times New Roman" w:cs="Times New Roman"/>
          <w:sz w:val="24"/>
          <w:szCs w:val="24"/>
        </w:rPr>
        <w:t xml:space="preserve"> </w:t>
      </w:r>
      <w:r>
        <w:rPr>
          <w:rFonts w:ascii="Times New Roman" w:hAnsi="Times New Roman" w:cs="Times New Roman"/>
          <w:sz w:val="24"/>
          <w:szCs w:val="24"/>
        </w:rPr>
        <w:t xml:space="preserve">coordinates and other </w:t>
      </w:r>
      <w:r w:rsidRPr="00A9244D">
        <w:rPr>
          <w:rFonts w:ascii="Times New Roman" w:hAnsi="Times New Roman" w:cs="Times New Roman"/>
          <w:sz w:val="24"/>
          <w:szCs w:val="24"/>
        </w:rPr>
        <w:t>information, renam</w:t>
      </w:r>
      <w:r w:rsidR="001001ED">
        <w:rPr>
          <w:rFonts w:ascii="Times New Roman" w:hAnsi="Times New Roman" w:cs="Times New Roman"/>
          <w:sz w:val="24"/>
          <w:szCs w:val="24"/>
        </w:rPr>
        <w:t xml:space="preserve">ing </w:t>
      </w:r>
      <w:r w:rsidRPr="00A9244D">
        <w:rPr>
          <w:rFonts w:ascii="Times New Roman" w:hAnsi="Times New Roman" w:cs="Times New Roman"/>
          <w:sz w:val="24"/>
          <w:szCs w:val="24"/>
        </w:rPr>
        <w:t>columns, and scal</w:t>
      </w:r>
      <w:r w:rsidR="001001ED">
        <w:rPr>
          <w:rFonts w:ascii="Times New Roman" w:hAnsi="Times New Roman" w:cs="Times New Roman"/>
          <w:sz w:val="24"/>
          <w:szCs w:val="24"/>
        </w:rPr>
        <w:t>ing</w:t>
      </w:r>
      <w:r w:rsidRPr="00A9244D">
        <w:rPr>
          <w:rFonts w:ascii="Times New Roman" w:hAnsi="Times New Roman" w:cs="Times New Roman"/>
          <w:sz w:val="24"/>
          <w:szCs w:val="24"/>
        </w:rPr>
        <w:t xml:space="preserve"> band</w:t>
      </w:r>
      <w:r>
        <w:rPr>
          <w:rFonts w:ascii="Times New Roman" w:hAnsi="Times New Roman" w:cs="Times New Roman"/>
          <w:sz w:val="24"/>
          <w:szCs w:val="24"/>
        </w:rPr>
        <w:t xml:space="preserve"> </w:t>
      </w:r>
      <w:r w:rsidRPr="00A9244D">
        <w:rPr>
          <w:rFonts w:ascii="Times New Roman" w:hAnsi="Times New Roman" w:cs="Times New Roman"/>
          <w:sz w:val="24"/>
          <w:szCs w:val="24"/>
        </w:rPr>
        <w:t>values</w:t>
      </w:r>
      <w:r w:rsidR="00A5674D">
        <w:rPr>
          <w:rFonts w:ascii="Times New Roman" w:hAnsi="Times New Roman" w:cs="Times New Roman"/>
          <w:sz w:val="24"/>
          <w:szCs w:val="24"/>
        </w:rPr>
        <w:t>.</w:t>
      </w:r>
      <w:r w:rsidR="001001ED">
        <w:rPr>
          <w:rFonts w:ascii="Times New Roman" w:hAnsi="Times New Roman" w:cs="Times New Roman"/>
          <w:sz w:val="24"/>
          <w:szCs w:val="24"/>
        </w:rPr>
        <w:t xml:space="preserve"> </w:t>
      </w:r>
      <w:r w:rsidR="00F2625C">
        <w:rPr>
          <w:rFonts w:ascii="Times New Roman" w:hAnsi="Times New Roman" w:cs="Times New Roman"/>
          <w:sz w:val="24"/>
          <w:szCs w:val="24"/>
        </w:rPr>
        <w:t xml:space="preserve">The GEE exports need to be passed to the function in the form of a </w:t>
      </w:r>
      <w:r w:rsidR="00193181" w:rsidRPr="00193181">
        <w:rPr>
          <w:rFonts w:ascii="Times New Roman" w:hAnsi="Times New Roman" w:cs="Times New Roman"/>
          <w:i/>
          <w:iCs/>
          <w:sz w:val="24"/>
          <w:szCs w:val="24"/>
        </w:rPr>
        <w:t>data.table</w:t>
      </w:r>
      <w:r w:rsidR="00F2625C">
        <w:rPr>
          <w:rFonts w:ascii="Times New Roman" w:hAnsi="Times New Roman" w:cs="Times New Roman"/>
          <w:sz w:val="24"/>
          <w:szCs w:val="24"/>
        </w:rPr>
        <w:t xml:space="preserve"> object. </w:t>
      </w:r>
      <w:proofErr w:type="spellStart"/>
      <w:r w:rsidR="001001ED" w:rsidRPr="001001ED">
        <w:rPr>
          <w:rFonts w:ascii="Times New Roman" w:hAnsi="Times New Roman" w:cs="Times New Roman"/>
          <w:i/>
          <w:iCs/>
          <w:sz w:val="24"/>
          <w:szCs w:val="24"/>
        </w:rPr>
        <w:t>lsat_general_prep</w:t>
      </w:r>
      <w:proofErr w:type="spellEnd"/>
      <w:r w:rsidR="001001ED" w:rsidRPr="001001ED">
        <w:rPr>
          <w:rFonts w:ascii="Times New Roman" w:hAnsi="Times New Roman" w:cs="Times New Roman"/>
          <w:i/>
          <w:iCs/>
          <w:sz w:val="24"/>
          <w:szCs w:val="24"/>
        </w:rPr>
        <w:t>()</w:t>
      </w:r>
      <w:r w:rsidR="001001ED" w:rsidRPr="001001ED">
        <w:rPr>
          <w:rFonts w:ascii="Times New Roman" w:hAnsi="Times New Roman" w:cs="Times New Roman"/>
          <w:sz w:val="24"/>
          <w:szCs w:val="24"/>
        </w:rPr>
        <w:t xml:space="preserve"> </w:t>
      </w:r>
      <w:r w:rsidR="001001ED">
        <w:rPr>
          <w:rFonts w:ascii="Times New Roman" w:hAnsi="Times New Roman" w:cs="Times New Roman"/>
          <w:sz w:val="24"/>
          <w:szCs w:val="24"/>
        </w:rPr>
        <w:t xml:space="preserve">returns a </w:t>
      </w:r>
      <w:proofErr w:type="spellStart"/>
      <w:r w:rsidR="00193181" w:rsidRPr="00193181">
        <w:rPr>
          <w:rFonts w:ascii="Times New Roman" w:hAnsi="Times New Roman" w:cs="Times New Roman"/>
          <w:i/>
          <w:iCs/>
          <w:sz w:val="24"/>
          <w:szCs w:val="24"/>
        </w:rPr>
        <w:t>data.table</w:t>
      </w:r>
      <w:proofErr w:type="spellEnd"/>
      <w:r w:rsidR="001001ED" w:rsidRPr="00B22FD9">
        <w:rPr>
          <w:rFonts w:ascii="Times New Roman" w:hAnsi="Times New Roman" w:cs="Times New Roman"/>
          <w:i/>
          <w:iCs/>
          <w:sz w:val="24"/>
          <w:szCs w:val="24"/>
        </w:rPr>
        <w:t xml:space="preserve"> </w:t>
      </w:r>
      <w:r w:rsidR="001001ED">
        <w:rPr>
          <w:rFonts w:ascii="Times New Roman" w:hAnsi="Times New Roman" w:cs="Times New Roman"/>
          <w:sz w:val="24"/>
          <w:szCs w:val="24"/>
        </w:rPr>
        <w:t xml:space="preserve">object that can then be passed on to </w:t>
      </w:r>
      <w:proofErr w:type="spellStart"/>
      <w:r w:rsidR="001001ED" w:rsidRPr="00B22FD9">
        <w:rPr>
          <w:rFonts w:ascii="Times New Roman" w:hAnsi="Times New Roman" w:cs="Times New Roman"/>
          <w:i/>
          <w:iCs/>
          <w:sz w:val="24"/>
          <w:szCs w:val="24"/>
        </w:rPr>
        <w:t>lsat_clean_data</w:t>
      </w:r>
      <w:proofErr w:type="spellEnd"/>
      <w:r w:rsidR="001001ED" w:rsidRPr="00B22FD9">
        <w:rPr>
          <w:rFonts w:ascii="Times New Roman" w:hAnsi="Times New Roman" w:cs="Times New Roman"/>
          <w:i/>
          <w:iCs/>
          <w:sz w:val="24"/>
          <w:szCs w:val="24"/>
        </w:rPr>
        <w:t>()</w:t>
      </w:r>
      <w:r w:rsidR="001001ED">
        <w:rPr>
          <w:rFonts w:ascii="Times New Roman" w:hAnsi="Times New Roman" w:cs="Times New Roman"/>
          <w:sz w:val="24"/>
          <w:szCs w:val="24"/>
        </w:rPr>
        <w:t xml:space="preserve"> for the next step in the processing workflow.</w:t>
      </w:r>
      <w:r w:rsidR="00A5674D">
        <w:rPr>
          <w:rFonts w:ascii="Times New Roman" w:hAnsi="Times New Roman" w:cs="Times New Roman"/>
          <w:sz w:val="24"/>
          <w:szCs w:val="24"/>
        </w:rPr>
        <w:t xml:space="preserve"> Please n</w:t>
      </w:r>
      <w:r>
        <w:rPr>
          <w:rFonts w:ascii="Times New Roman" w:hAnsi="Times New Roman" w:cs="Times New Roman"/>
          <w:sz w:val="24"/>
          <w:szCs w:val="24"/>
        </w:rPr>
        <w:t xml:space="preserve">ote that all </w:t>
      </w:r>
      <w:r w:rsidRPr="00A9244D">
        <w:rPr>
          <w:rFonts w:ascii="Times New Roman" w:hAnsi="Times New Roman" w:cs="Times New Roman"/>
          <w:i/>
          <w:iCs/>
          <w:sz w:val="24"/>
          <w:szCs w:val="24"/>
        </w:rPr>
        <w:t>lsatTS</w:t>
      </w:r>
      <w:r w:rsidRPr="00A9244D">
        <w:rPr>
          <w:rFonts w:ascii="Times New Roman" w:hAnsi="Times New Roman" w:cs="Times New Roman"/>
          <w:sz w:val="24"/>
          <w:szCs w:val="24"/>
        </w:rPr>
        <w:t xml:space="preserve"> functions </w:t>
      </w:r>
      <w:r w:rsidR="00F2625C">
        <w:rPr>
          <w:rFonts w:ascii="Times New Roman" w:hAnsi="Times New Roman" w:cs="Times New Roman"/>
          <w:sz w:val="24"/>
          <w:szCs w:val="24"/>
        </w:rPr>
        <w:t xml:space="preserve">handling a </w:t>
      </w:r>
      <w:r w:rsidR="00193181" w:rsidRPr="00193181">
        <w:rPr>
          <w:rFonts w:ascii="Times New Roman" w:hAnsi="Times New Roman" w:cs="Times New Roman"/>
          <w:i/>
          <w:iCs/>
          <w:sz w:val="24"/>
          <w:szCs w:val="24"/>
        </w:rPr>
        <w:t>data.table</w:t>
      </w:r>
      <w:r w:rsidR="00F2625C">
        <w:rPr>
          <w:rFonts w:ascii="Times New Roman" w:hAnsi="Times New Roman" w:cs="Times New Roman"/>
          <w:sz w:val="24"/>
          <w:szCs w:val="24"/>
        </w:rPr>
        <w:t xml:space="preserve"> object </w:t>
      </w:r>
      <w:r w:rsidR="001001ED">
        <w:rPr>
          <w:rFonts w:ascii="Times New Roman" w:hAnsi="Times New Roman" w:cs="Times New Roman"/>
          <w:sz w:val="24"/>
          <w:szCs w:val="24"/>
        </w:rPr>
        <w:t xml:space="preserve">require a </w:t>
      </w:r>
      <w:r w:rsidRPr="00A9244D">
        <w:rPr>
          <w:rFonts w:ascii="Times New Roman" w:hAnsi="Times New Roman" w:cs="Times New Roman"/>
          <w:sz w:val="24"/>
          <w:szCs w:val="24"/>
        </w:rPr>
        <w:t xml:space="preserve"> column</w:t>
      </w:r>
      <w:r>
        <w:rPr>
          <w:rFonts w:ascii="Times New Roman" w:hAnsi="Times New Roman" w:cs="Times New Roman"/>
          <w:sz w:val="24"/>
          <w:szCs w:val="24"/>
        </w:rPr>
        <w:t xml:space="preserve"> </w:t>
      </w:r>
      <w:r w:rsidRPr="00A9244D">
        <w:rPr>
          <w:rFonts w:ascii="Times New Roman" w:hAnsi="Times New Roman" w:cs="Times New Roman"/>
          <w:sz w:val="24"/>
          <w:szCs w:val="24"/>
        </w:rPr>
        <w:t>called “</w:t>
      </w:r>
      <w:r w:rsidR="00A5674D">
        <w:rPr>
          <w:rFonts w:ascii="Times New Roman" w:hAnsi="Times New Roman" w:cs="Times New Roman"/>
          <w:sz w:val="24"/>
          <w:szCs w:val="24"/>
        </w:rPr>
        <w:t>sample.id</w:t>
      </w:r>
      <w:r w:rsidRPr="00A9244D">
        <w:rPr>
          <w:rFonts w:ascii="Times New Roman" w:hAnsi="Times New Roman" w:cs="Times New Roman"/>
          <w:sz w:val="24"/>
          <w:szCs w:val="24"/>
        </w:rPr>
        <w:t>” that uniquely identifies each location. If this column is</w:t>
      </w:r>
      <w:r>
        <w:rPr>
          <w:rFonts w:ascii="Times New Roman" w:hAnsi="Times New Roman" w:cs="Times New Roman"/>
          <w:sz w:val="24"/>
          <w:szCs w:val="24"/>
        </w:rPr>
        <w:t xml:space="preserve"> </w:t>
      </w:r>
      <w:r w:rsidRPr="00A9244D">
        <w:rPr>
          <w:rFonts w:ascii="Times New Roman" w:hAnsi="Times New Roman" w:cs="Times New Roman"/>
          <w:sz w:val="24"/>
          <w:szCs w:val="24"/>
        </w:rPr>
        <w:t xml:space="preserve">not called </w:t>
      </w:r>
      <w:r>
        <w:rPr>
          <w:rFonts w:ascii="Times New Roman" w:hAnsi="Times New Roman" w:cs="Times New Roman"/>
          <w:sz w:val="24"/>
          <w:szCs w:val="24"/>
        </w:rPr>
        <w:t>“</w:t>
      </w:r>
      <w:r w:rsidR="00A5674D">
        <w:rPr>
          <w:rFonts w:ascii="Times New Roman" w:hAnsi="Times New Roman" w:cs="Times New Roman"/>
          <w:sz w:val="24"/>
          <w:szCs w:val="24"/>
        </w:rPr>
        <w:t>sample.id</w:t>
      </w:r>
      <w:r>
        <w:rPr>
          <w:rFonts w:ascii="Times New Roman" w:hAnsi="Times New Roman" w:cs="Times New Roman"/>
          <w:sz w:val="24"/>
          <w:szCs w:val="24"/>
        </w:rPr>
        <w:t>”</w:t>
      </w:r>
      <w:r w:rsidR="00F13B8B">
        <w:rPr>
          <w:rFonts w:ascii="Times New Roman" w:hAnsi="Times New Roman" w:cs="Times New Roman"/>
          <w:sz w:val="24"/>
          <w:szCs w:val="24"/>
        </w:rPr>
        <w:t xml:space="preserve">, please modify </w:t>
      </w:r>
      <w:r w:rsidRPr="00A9244D">
        <w:rPr>
          <w:rFonts w:ascii="Times New Roman" w:hAnsi="Times New Roman" w:cs="Times New Roman"/>
          <w:sz w:val="24"/>
          <w:szCs w:val="24"/>
        </w:rPr>
        <w:t>accordingly</w:t>
      </w:r>
      <w:r w:rsidR="00F13B8B">
        <w:rPr>
          <w:rFonts w:ascii="Times New Roman" w:hAnsi="Times New Roman" w:cs="Times New Roman"/>
          <w:sz w:val="24"/>
          <w:szCs w:val="24"/>
        </w:rPr>
        <w:t>.</w:t>
      </w:r>
    </w:p>
    <w:p w14:paraId="31916CD2" w14:textId="77777777" w:rsidR="00C56196" w:rsidRDefault="00C56196" w:rsidP="00C56196">
      <w:pPr>
        <w:pStyle w:val="NoSpacing"/>
        <w:rPr>
          <w:rFonts w:ascii="Times New Roman" w:hAnsi="Times New Roman" w:cs="Times New Roman"/>
          <w:sz w:val="24"/>
          <w:szCs w:val="24"/>
        </w:rPr>
      </w:pPr>
    </w:p>
    <w:p w14:paraId="330873AE" w14:textId="77777777" w:rsidR="00C56196" w:rsidRPr="007B3C28" w:rsidRDefault="00C56196" w:rsidP="00C56196">
      <w:pPr>
        <w:pStyle w:val="Heading2"/>
      </w:pPr>
      <w:r w:rsidRPr="007B3C28">
        <w:t xml:space="preserve">Clean surface reflectance data using </w:t>
      </w:r>
      <w:proofErr w:type="spellStart"/>
      <w:r w:rsidRPr="007B3C28">
        <w:t>lsat_clean_data</w:t>
      </w:r>
      <w:proofErr w:type="spellEnd"/>
      <w:r w:rsidRPr="007B3C28">
        <w:t>()</w:t>
      </w:r>
    </w:p>
    <w:p w14:paraId="664AA74F" w14:textId="769251E4" w:rsidR="00C56196" w:rsidRPr="007B3C28" w:rsidRDefault="00E464C9" w:rsidP="00C56196">
      <w:pPr>
        <w:pStyle w:val="NoSpacing"/>
        <w:rPr>
          <w:rFonts w:ascii="Times New Roman" w:hAnsi="Times New Roman" w:cs="Times New Roman"/>
          <w:sz w:val="24"/>
          <w:szCs w:val="24"/>
        </w:rPr>
      </w:pPr>
      <w:r w:rsidRPr="00E464C9">
        <w:rPr>
          <w:rFonts w:ascii="Times New Roman" w:hAnsi="Times New Roman" w:cs="Times New Roman"/>
          <w:sz w:val="24"/>
          <w:szCs w:val="24"/>
        </w:rPr>
        <w:t xml:space="preserve">The function </w:t>
      </w:r>
      <w:proofErr w:type="spellStart"/>
      <w:r w:rsidRPr="007B3C28">
        <w:rPr>
          <w:rFonts w:ascii="Times New Roman" w:hAnsi="Times New Roman" w:cs="Times New Roman"/>
          <w:i/>
          <w:iCs/>
          <w:sz w:val="24"/>
          <w:szCs w:val="24"/>
        </w:rPr>
        <w:t>lsat_clean_data</w:t>
      </w:r>
      <w:proofErr w:type="spellEnd"/>
      <w:r w:rsidRPr="007B3C28">
        <w:rPr>
          <w:rFonts w:ascii="Times New Roman" w:hAnsi="Times New Roman" w:cs="Times New Roman"/>
          <w:i/>
          <w:iCs/>
          <w:sz w:val="24"/>
          <w:szCs w:val="24"/>
        </w:rPr>
        <w:t>()</w:t>
      </w:r>
      <w:r w:rsidR="00D461CE">
        <w:rPr>
          <w:rFonts w:ascii="Times New Roman" w:hAnsi="Times New Roman" w:cs="Times New Roman"/>
          <w:i/>
          <w:iCs/>
          <w:sz w:val="24"/>
          <w:szCs w:val="24"/>
        </w:rPr>
        <w:t xml:space="preserve"> </w:t>
      </w:r>
      <w:r w:rsidR="00D47F38">
        <w:rPr>
          <w:rFonts w:ascii="Times New Roman" w:hAnsi="Times New Roman" w:cs="Times New Roman"/>
          <w:sz w:val="24"/>
          <w:szCs w:val="24"/>
        </w:rPr>
        <w:t xml:space="preserve">filters measurements </w:t>
      </w:r>
      <w:r w:rsidR="00702EB9">
        <w:rPr>
          <w:rFonts w:ascii="Times New Roman" w:hAnsi="Times New Roman" w:cs="Times New Roman"/>
          <w:sz w:val="24"/>
          <w:szCs w:val="24"/>
        </w:rPr>
        <w:t xml:space="preserve">to those </w:t>
      </w:r>
      <w:r w:rsidR="00D47F38">
        <w:rPr>
          <w:rFonts w:ascii="Times New Roman" w:hAnsi="Times New Roman" w:cs="Times New Roman"/>
          <w:sz w:val="24"/>
          <w:szCs w:val="24"/>
        </w:rPr>
        <w:t xml:space="preserve">made under clear-sky conditions. </w:t>
      </w:r>
      <w:r w:rsidR="00C56196" w:rsidRPr="007B3C28">
        <w:rPr>
          <w:rFonts w:ascii="Times New Roman" w:hAnsi="Times New Roman" w:cs="Times New Roman"/>
          <w:sz w:val="24"/>
          <w:szCs w:val="24"/>
        </w:rPr>
        <w:t>This</w:t>
      </w:r>
      <w:r w:rsidR="00C56196">
        <w:rPr>
          <w:rFonts w:ascii="Times New Roman" w:hAnsi="Times New Roman" w:cs="Times New Roman"/>
          <w:sz w:val="24"/>
          <w:szCs w:val="24"/>
        </w:rPr>
        <w:t xml:space="preserve"> </w:t>
      </w:r>
      <w:r w:rsidR="00C56196" w:rsidRPr="007B3C28">
        <w:rPr>
          <w:rFonts w:ascii="Times New Roman" w:hAnsi="Times New Roman" w:cs="Times New Roman"/>
          <w:sz w:val="24"/>
          <w:szCs w:val="24"/>
        </w:rPr>
        <w:t xml:space="preserve">function allows </w:t>
      </w:r>
      <w:r w:rsidR="00D47F38">
        <w:rPr>
          <w:rFonts w:ascii="Times New Roman" w:hAnsi="Times New Roman" w:cs="Times New Roman"/>
          <w:sz w:val="24"/>
          <w:szCs w:val="24"/>
        </w:rPr>
        <w:t xml:space="preserve">the user </w:t>
      </w:r>
      <w:r w:rsidR="00C56196" w:rsidRPr="007B3C28">
        <w:rPr>
          <w:rFonts w:ascii="Times New Roman" w:hAnsi="Times New Roman" w:cs="Times New Roman"/>
          <w:sz w:val="24"/>
          <w:szCs w:val="24"/>
        </w:rPr>
        <w:t>to filter measurements based on pixel quality flags</w:t>
      </w:r>
      <w:r w:rsidR="00C56196">
        <w:rPr>
          <w:rFonts w:ascii="Times New Roman" w:hAnsi="Times New Roman" w:cs="Times New Roman"/>
          <w:sz w:val="24"/>
          <w:szCs w:val="24"/>
        </w:rPr>
        <w:t xml:space="preserve"> </w:t>
      </w:r>
      <w:r w:rsidR="00C56196" w:rsidRPr="007B3C28">
        <w:rPr>
          <w:rFonts w:ascii="Times New Roman" w:hAnsi="Times New Roman" w:cs="Times New Roman"/>
          <w:sz w:val="24"/>
          <w:szCs w:val="24"/>
        </w:rPr>
        <w:t>and scene criteria. The USGS provides pixel quality flags based on the</w:t>
      </w:r>
      <w:r w:rsidR="00C56196">
        <w:rPr>
          <w:rFonts w:ascii="Times New Roman" w:hAnsi="Times New Roman" w:cs="Times New Roman"/>
          <w:sz w:val="24"/>
          <w:szCs w:val="24"/>
        </w:rPr>
        <w:t xml:space="preserve"> </w:t>
      </w:r>
      <w:proofErr w:type="spellStart"/>
      <w:r w:rsidR="00C56196" w:rsidRPr="007B3C28">
        <w:rPr>
          <w:rFonts w:ascii="Times New Roman" w:hAnsi="Times New Roman" w:cs="Times New Roman"/>
          <w:sz w:val="24"/>
          <w:szCs w:val="24"/>
        </w:rPr>
        <w:t>CFMask</w:t>
      </w:r>
      <w:proofErr w:type="spellEnd"/>
      <w:r w:rsidR="00C56196" w:rsidRPr="007B3C28">
        <w:rPr>
          <w:rFonts w:ascii="Times New Roman" w:hAnsi="Times New Roman" w:cs="Times New Roman"/>
          <w:sz w:val="24"/>
          <w:szCs w:val="24"/>
        </w:rPr>
        <w:t xml:space="preserve"> algorithm</w:t>
      </w:r>
      <w:r w:rsidR="00C56196">
        <w:rPr>
          <w:rFonts w:ascii="Times New Roman" w:hAnsi="Times New Roman" w:cs="Times New Roman"/>
          <w:sz w:val="24"/>
          <w:szCs w:val="24"/>
        </w:rPr>
        <w:t xml:space="preserve"> </w:t>
      </w:r>
      <w:r w:rsidR="00C56196">
        <w:rPr>
          <w:rFonts w:ascii="Times New Roman" w:hAnsi="Times New Roman" w:cs="Times New Roman"/>
          <w:sz w:val="24"/>
          <w:szCs w:val="24"/>
        </w:rPr>
        <w:fldChar w:fldCharType="begin"/>
      </w:r>
      <w:r w:rsidR="00FB010E">
        <w:rPr>
          <w:rFonts w:ascii="Times New Roman" w:hAnsi="Times New Roman" w:cs="Times New Roman"/>
          <w:sz w:val="24"/>
          <w:szCs w:val="24"/>
        </w:rPr>
        <w:instrText xml:space="preserve"> ADDIN EN.CITE &lt;EndNote&gt;&lt;Cite&gt;&lt;Author&gt;Zhu&lt;/Author&gt;&lt;Year&gt;2015&lt;/Year&gt;&lt;RecNum&gt;3251&lt;/RecNum&gt;&lt;DisplayText&gt;(Zhu et al. 2015)&lt;/DisplayText&gt;&lt;record&gt;&lt;rec-number&gt;3251&lt;/rec-number&gt;&lt;foreign-keys&gt;&lt;key app="EN" db-id="przrz2xfys0et6es02qx0adprs59z2erxf5t" timestamp="0"&gt;3251&lt;/key&gt;&lt;/foreign-keys&gt;&lt;ref-type name="Journal Article"&gt;17&lt;/ref-type&gt;&lt;contributors&gt;&lt;authors&gt;&lt;author&gt;Zhu, Zhe&lt;/author&gt;&lt;author&gt;Wang, Shixiong&lt;/author&gt;&lt;author&gt;Woodcock, Curtis E.&lt;/author&gt;&lt;/authors&gt;&lt;/contributors&gt;&lt;titles&gt;&lt;title&gt;Improvement and expansion of the Fmask algorithm: cloud, cloud shadow, and snow detection for Landsats 4–7, 8, and Sentinel 2 images&lt;/title&gt;&lt;secondary-title&gt;Remote Sensing of Environment&lt;/secondary-title&gt;&lt;/titles&gt;&lt;periodical&gt;&lt;full-title&gt;Remote Sensing of Environment&lt;/full-title&gt;&lt;/periodical&gt;&lt;pages&gt;269-277&lt;/pages&gt;&lt;volume&gt;159&lt;/volume&gt;&lt;keywords&gt;&lt;keyword&gt;Fmask&lt;/keyword&gt;&lt;keyword&gt;Cloud&lt;/keyword&gt;&lt;keyword&gt;Cloud shadow&lt;/keyword&gt;&lt;keyword&gt;Snow&lt;/keyword&gt;&lt;keyword&gt;Landsat&lt;/keyword&gt;&lt;keyword&gt;Sentinel&lt;/keyword&gt;&lt;keyword&gt;Cirrus&lt;/keyword&gt;&lt;/keywords&gt;&lt;dates&gt;&lt;year&gt;2015&lt;/year&gt;&lt;pub-dates&gt;&lt;date&gt;3/15/&lt;/date&gt;&lt;/pub-dates&gt;&lt;/dates&gt;&lt;isbn&gt;0034-4257&lt;/isbn&gt;&lt;urls&gt;&lt;related-urls&gt;&lt;url&gt;http://www.sciencedirect.com/science/article/pii/S0034425714005069&lt;/url&gt;&lt;/related-urls&gt;&lt;/urls&gt;&lt;electronic-resource-num&gt;https://doi.org/10.1016/j.rse.2014.12.014&lt;/electronic-resource-num&gt;&lt;/record&gt;&lt;/Cite&gt;&lt;/EndNote&gt;</w:instrText>
      </w:r>
      <w:r w:rsidR="00C56196">
        <w:rPr>
          <w:rFonts w:ascii="Times New Roman" w:hAnsi="Times New Roman" w:cs="Times New Roman"/>
          <w:sz w:val="24"/>
          <w:szCs w:val="24"/>
        </w:rPr>
        <w:fldChar w:fldCharType="separate"/>
      </w:r>
      <w:r w:rsidR="00FB010E">
        <w:rPr>
          <w:rFonts w:ascii="Times New Roman" w:hAnsi="Times New Roman" w:cs="Times New Roman"/>
          <w:noProof/>
          <w:sz w:val="24"/>
          <w:szCs w:val="24"/>
        </w:rPr>
        <w:t>(Zhu et al. 2015)</w:t>
      </w:r>
      <w:r w:rsidR="00C56196">
        <w:rPr>
          <w:rFonts w:ascii="Times New Roman" w:hAnsi="Times New Roman" w:cs="Times New Roman"/>
          <w:sz w:val="24"/>
          <w:szCs w:val="24"/>
        </w:rPr>
        <w:fldChar w:fldCharType="end"/>
      </w:r>
      <w:r w:rsidR="00C56196" w:rsidRPr="007B3C28">
        <w:rPr>
          <w:rFonts w:ascii="Times New Roman" w:hAnsi="Times New Roman" w:cs="Times New Roman"/>
          <w:sz w:val="24"/>
          <w:szCs w:val="24"/>
        </w:rPr>
        <w:t xml:space="preserve"> and information on each scene (e.g., cloud</w:t>
      </w:r>
      <w:r w:rsidR="00C56196">
        <w:rPr>
          <w:rFonts w:ascii="Times New Roman" w:hAnsi="Times New Roman" w:cs="Times New Roman"/>
          <w:sz w:val="24"/>
          <w:szCs w:val="24"/>
        </w:rPr>
        <w:t xml:space="preserve"> </w:t>
      </w:r>
      <w:r w:rsidR="00C56196" w:rsidRPr="007B3C28">
        <w:rPr>
          <w:rFonts w:ascii="Times New Roman" w:hAnsi="Times New Roman" w:cs="Times New Roman"/>
          <w:sz w:val="24"/>
          <w:szCs w:val="24"/>
        </w:rPr>
        <w:t>cover).</w:t>
      </w:r>
      <w:r w:rsidR="00C56196">
        <w:rPr>
          <w:rFonts w:ascii="Times New Roman" w:hAnsi="Times New Roman" w:cs="Times New Roman"/>
          <w:sz w:val="24"/>
          <w:szCs w:val="24"/>
        </w:rPr>
        <w:t xml:space="preserve"> </w:t>
      </w:r>
      <w:r w:rsidR="00C56196" w:rsidRPr="007B3C28">
        <w:rPr>
          <w:rFonts w:ascii="Times New Roman" w:hAnsi="Times New Roman" w:cs="Times New Roman"/>
          <w:sz w:val="24"/>
          <w:szCs w:val="24"/>
        </w:rPr>
        <w:t xml:space="preserve">The default settings </w:t>
      </w:r>
      <w:r w:rsidR="00C56196">
        <w:rPr>
          <w:rFonts w:ascii="Times New Roman" w:hAnsi="Times New Roman" w:cs="Times New Roman"/>
          <w:sz w:val="24"/>
          <w:szCs w:val="24"/>
        </w:rPr>
        <w:t>for</w:t>
      </w:r>
      <w:r w:rsidR="00C56196" w:rsidRPr="007B3C28">
        <w:rPr>
          <w:rFonts w:ascii="Times New Roman" w:hAnsi="Times New Roman" w:cs="Times New Roman"/>
          <w:sz w:val="24"/>
          <w:szCs w:val="24"/>
        </w:rPr>
        <w:t xml:space="preserve"> </w:t>
      </w:r>
      <w:proofErr w:type="spellStart"/>
      <w:r w:rsidR="00C56196" w:rsidRPr="007B3C28">
        <w:rPr>
          <w:rFonts w:ascii="Times New Roman" w:hAnsi="Times New Roman" w:cs="Times New Roman"/>
          <w:i/>
          <w:iCs/>
          <w:sz w:val="24"/>
          <w:szCs w:val="24"/>
        </w:rPr>
        <w:t>lsat_clean_data</w:t>
      </w:r>
      <w:proofErr w:type="spellEnd"/>
      <w:r w:rsidR="00C56196" w:rsidRPr="007B3C28">
        <w:rPr>
          <w:rFonts w:ascii="Times New Roman" w:hAnsi="Times New Roman" w:cs="Times New Roman"/>
          <w:i/>
          <w:iCs/>
          <w:sz w:val="24"/>
          <w:szCs w:val="24"/>
        </w:rPr>
        <w:t>()</w:t>
      </w:r>
      <w:r w:rsidR="00C56196" w:rsidRPr="007B3C28">
        <w:rPr>
          <w:rFonts w:ascii="Times New Roman" w:hAnsi="Times New Roman" w:cs="Times New Roman"/>
          <w:sz w:val="24"/>
          <w:szCs w:val="24"/>
        </w:rPr>
        <w:t xml:space="preserve"> will filter out</w:t>
      </w:r>
      <w:r w:rsidR="00C56196">
        <w:rPr>
          <w:rFonts w:ascii="Times New Roman" w:hAnsi="Times New Roman" w:cs="Times New Roman"/>
          <w:sz w:val="24"/>
          <w:szCs w:val="24"/>
        </w:rPr>
        <w:t xml:space="preserve"> measurements flagged as </w:t>
      </w:r>
      <w:r w:rsidR="00C56196" w:rsidRPr="007B3C28">
        <w:rPr>
          <w:rFonts w:ascii="Times New Roman" w:hAnsi="Times New Roman" w:cs="Times New Roman"/>
          <w:sz w:val="24"/>
          <w:szCs w:val="24"/>
        </w:rPr>
        <w:t xml:space="preserve">snow </w:t>
      </w:r>
      <w:r w:rsidR="00C56196">
        <w:rPr>
          <w:rFonts w:ascii="Times New Roman" w:hAnsi="Times New Roman" w:cs="Times New Roman"/>
          <w:sz w:val="24"/>
          <w:szCs w:val="24"/>
        </w:rPr>
        <w:t xml:space="preserve">or </w:t>
      </w:r>
      <w:r w:rsidR="00C56196" w:rsidRPr="007B3C28">
        <w:rPr>
          <w:rFonts w:ascii="Times New Roman" w:hAnsi="Times New Roman" w:cs="Times New Roman"/>
          <w:sz w:val="24"/>
          <w:szCs w:val="24"/>
        </w:rPr>
        <w:t>water</w:t>
      </w:r>
      <w:r w:rsidR="00C56196">
        <w:rPr>
          <w:rFonts w:ascii="Times New Roman" w:hAnsi="Times New Roman" w:cs="Times New Roman"/>
          <w:sz w:val="24"/>
          <w:szCs w:val="24"/>
        </w:rPr>
        <w:t xml:space="preserve">, as well as measurements acquired at high solar zenith angle (&gt;60°), those with high geolocation uncertainty (&gt;15 m), or those acquired as part of scenes with extensive cloud cover (&gt;80%). </w:t>
      </w:r>
      <w:r w:rsidR="00C56196" w:rsidRPr="007B3C28">
        <w:rPr>
          <w:rFonts w:ascii="Times New Roman" w:hAnsi="Times New Roman" w:cs="Times New Roman"/>
          <w:sz w:val="24"/>
          <w:szCs w:val="24"/>
        </w:rPr>
        <w:t>Addition</w:t>
      </w:r>
      <w:r w:rsidR="009318F2">
        <w:rPr>
          <w:rFonts w:ascii="Times New Roman" w:hAnsi="Times New Roman" w:cs="Times New Roman"/>
          <w:sz w:val="24"/>
          <w:szCs w:val="24"/>
        </w:rPr>
        <w:t>ally,</w:t>
      </w:r>
      <w:r w:rsidR="00C56196" w:rsidRPr="007B3C28">
        <w:rPr>
          <w:rFonts w:ascii="Times New Roman" w:hAnsi="Times New Roman" w:cs="Times New Roman"/>
          <w:sz w:val="24"/>
          <w:szCs w:val="24"/>
        </w:rPr>
        <w:t xml:space="preserve"> </w:t>
      </w:r>
      <w:r w:rsidR="009318F2">
        <w:rPr>
          <w:rFonts w:ascii="Times New Roman" w:hAnsi="Times New Roman" w:cs="Times New Roman"/>
          <w:sz w:val="24"/>
          <w:szCs w:val="24"/>
        </w:rPr>
        <w:t xml:space="preserve">optional </w:t>
      </w:r>
      <w:r w:rsidR="00C56196" w:rsidRPr="007B3C28">
        <w:rPr>
          <w:rFonts w:ascii="Times New Roman" w:hAnsi="Times New Roman" w:cs="Times New Roman"/>
          <w:sz w:val="24"/>
          <w:szCs w:val="24"/>
        </w:rPr>
        <w:t xml:space="preserve">water masking is provided based on </w:t>
      </w:r>
      <w:r w:rsidR="00C56196">
        <w:rPr>
          <w:rFonts w:ascii="Times New Roman" w:hAnsi="Times New Roman" w:cs="Times New Roman"/>
          <w:sz w:val="24"/>
          <w:szCs w:val="24"/>
        </w:rPr>
        <w:t>maxim</w:t>
      </w:r>
      <w:r w:rsidR="009318F2">
        <w:rPr>
          <w:rFonts w:ascii="Times New Roman" w:hAnsi="Times New Roman" w:cs="Times New Roman"/>
          <w:sz w:val="24"/>
          <w:szCs w:val="24"/>
        </w:rPr>
        <w:t>um</w:t>
      </w:r>
      <w:r w:rsidR="00C56196">
        <w:rPr>
          <w:rFonts w:ascii="Times New Roman" w:hAnsi="Times New Roman" w:cs="Times New Roman"/>
          <w:sz w:val="24"/>
          <w:szCs w:val="24"/>
        </w:rPr>
        <w:t xml:space="preserve"> surface water extent from </w:t>
      </w:r>
      <w:r w:rsidR="00C56196" w:rsidRPr="007B3C28">
        <w:rPr>
          <w:rFonts w:ascii="Times New Roman" w:hAnsi="Times New Roman" w:cs="Times New Roman"/>
          <w:sz w:val="24"/>
          <w:szCs w:val="24"/>
        </w:rPr>
        <w:t xml:space="preserve">the </w:t>
      </w:r>
      <w:r w:rsidR="00C56196">
        <w:rPr>
          <w:rFonts w:ascii="Times New Roman" w:hAnsi="Times New Roman" w:cs="Times New Roman"/>
          <w:sz w:val="24"/>
          <w:szCs w:val="24"/>
        </w:rPr>
        <w:t xml:space="preserve">Landsat-based </w:t>
      </w:r>
      <w:r w:rsidR="00C56196" w:rsidRPr="007B3C28">
        <w:rPr>
          <w:rFonts w:ascii="Times New Roman" w:hAnsi="Times New Roman" w:cs="Times New Roman"/>
          <w:sz w:val="24"/>
          <w:szCs w:val="24"/>
        </w:rPr>
        <w:t>JRC</w:t>
      </w:r>
      <w:r w:rsidR="00C56196">
        <w:rPr>
          <w:rFonts w:ascii="Times New Roman" w:hAnsi="Times New Roman" w:cs="Times New Roman"/>
          <w:sz w:val="24"/>
          <w:szCs w:val="24"/>
        </w:rPr>
        <w:t xml:space="preserve"> </w:t>
      </w:r>
      <w:r w:rsidR="00C56196" w:rsidRPr="007B3C28">
        <w:rPr>
          <w:rFonts w:ascii="Times New Roman" w:hAnsi="Times New Roman" w:cs="Times New Roman"/>
          <w:sz w:val="24"/>
          <w:szCs w:val="24"/>
        </w:rPr>
        <w:t>Global Surface Water Dataset</w:t>
      </w:r>
      <w:r w:rsidR="00C56196">
        <w:rPr>
          <w:rFonts w:ascii="Times New Roman" w:hAnsi="Times New Roman" w:cs="Times New Roman"/>
          <w:sz w:val="24"/>
          <w:szCs w:val="24"/>
        </w:rPr>
        <w:t xml:space="preserve"> </w:t>
      </w:r>
      <w:r w:rsidR="00C56196">
        <w:rPr>
          <w:rFonts w:ascii="Times New Roman" w:hAnsi="Times New Roman" w:cs="Times New Roman"/>
          <w:sz w:val="24"/>
          <w:szCs w:val="24"/>
        </w:rPr>
        <w:fldChar w:fldCharType="begin"/>
      </w:r>
      <w:r w:rsidR="00FB010E">
        <w:rPr>
          <w:rFonts w:ascii="Times New Roman" w:hAnsi="Times New Roman" w:cs="Times New Roman"/>
          <w:sz w:val="24"/>
          <w:szCs w:val="24"/>
        </w:rPr>
        <w:instrText xml:space="preserve"> ADDIN EN.CITE &lt;EndNote&gt;&lt;Cite&gt;&lt;Author&gt;Pekel&lt;/Author&gt;&lt;Year&gt;2016&lt;/Year&gt;&lt;RecNum&gt;3320&lt;/RecNum&gt;&lt;DisplayText&gt;(Pekel et al. 2016)&lt;/DisplayText&gt;&lt;record&gt;&lt;rec-number&gt;3320&lt;/rec-number&gt;&lt;foreign-keys&gt;&lt;key app="EN" db-id="przrz2xfys0et6es02qx0adprs59z2erxf5t" timestamp="0"&gt;3320&lt;/key&gt;&lt;/foreign-keys&gt;&lt;ref-type name="Journal Article"&gt;17&lt;/ref-type&gt;&lt;contributors&gt;&lt;authors&gt;&lt;author&gt;Pekel, Jean-François&lt;/author&gt;&lt;author&gt;Cottam, Andrew&lt;/author&gt;&lt;author&gt;Gorelick, Noel&lt;/author&gt;&lt;author&gt;Belward, Alan S.&lt;/author&gt;&lt;/authors&gt;&lt;/contributors&gt;&lt;titles&gt;&lt;title&gt;High-resolution mapping of global surface water and its long-term changes&lt;/title&gt;&lt;secondary-title&gt;Nature&lt;/secondary-title&gt;&lt;/titles&gt;&lt;periodical&gt;&lt;full-title&gt;Nature&lt;/full-title&gt;&lt;/periodical&gt;&lt;pages&gt;418-422&lt;/pages&gt;&lt;volume&gt;540&lt;/volume&gt;&lt;number&gt;7633&lt;/number&gt;&lt;dates&gt;&lt;year&gt;2016&lt;/year&gt;&lt;pub-dates&gt;&lt;date&gt;12/15/print&lt;/date&gt;&lt;/pub-dates&gt;&lt;/dates&gt;&lt;publisher&gt;Macmillan Publishers Limited, part of Springer Nature. All rights reserved.&lt;/publisher&gt;&lt;isbn&gt;0028-0836&lt;/isbn&gt;&lt;work-type&gt;Letter&lt;/work-type&gt;&lt;urls&gt;&lt;related-urls&gt;&lt;url&gt;http://dx.doi.org/10.1038/nature20584&lt;/url&gt;&lt;/related-urls&gt;&lt;/urls&gt;&lt;electronic-resource-num&gt;10.1038/nature20584&lt;/electronic-resource-num&gt;&lt;/record&gt;&lt;/Cite&gt;&lt;/EndNote&gt;</w:instrText>
      </w:r>
      <w:r w:rsidR="00C56196">
        <w:rPr>
          <w:rFonts w:ascii="Times New Roman" w:hAnsi="Times New Roman" w:cs="Times New Roman"/>
          <w:sz w:val="24"/>
          <w:szCs w:val="24"/>
        </w:rPr>
        <w:fldChar w:fldCharType="separate"/>
      </w:r>
      <w:r w:rsidR="00FB010E">
        <w:rPr>
          <w:rFonts w:ascii="Times New Roman" w:hAnsi="Times New Roman" w:cs="Times New Roman"/>
          <w:noProof/>
          <w:sz w:val="24"/>
          <w:szCs w:val="24"/>
        </w:rPr>
        <w:t>(Pekel et al. 2016)</w:t>
      </w:r>
      <w:r w:rsidR="00C56196">
        <w:rPr>
          <w:rFonts w:ascii="Times New Roman" w:hAnsi="Times New Roman" w:cs="Times New Roman"/>
          <w:sz w:val="24"/>
          <w:szCs w:val="24"/>
        </w:rPr>
        <w:fldChar w:fldCharType="end"/>
      </w:r>
      <w:r w:rsidR="00C56196">
        <w:rPr>
          <w:rFonts w:ascii="Times New Roman" w:hAnsi="Times New Roman" w:cs="Times New Roman"/>
          <w:sz w:val="24"/>
          <w:szCs w:val="24"/>
        </w:rPr>
        <w:t>.</w:t>
      </w:r>
      <w:r w:rsidR="006C1182">
        <w:rPr>
          <w:rFonts w:ascii="Times New Roman" w:hAnsi="Times New Roman" w:cs="Times New Roman"/>
          <w:sz w:val="24"/>
          <w:szCs w:val="24"/>
        </w:rPr>
        <w:t xml:space="preserve"> </w:t>
      </w:r>
      <w:r w:rsidR="00580DEC">
        <w:rPr>
          <w:rFonts w:ascii="Times New Roman" w:hAnsi="Times New Roman" w:cs="Times New Roman"/>
          <w:sz w:val="24"/>
          <w:szCs w:val="24"/>
        </w:rPr>
        <w:t xml:space="preserve">The main input </w:t>
      </w:r>
      <w:r w:rsidR="00044A68">
        <w:rPr>
          <w:rFonts w:ascii="Times New Roman" w:hAnsi="Times New Roman" w:cs="Times New Roman"/>
          <w:sz w:val="24"/>
          <w:szCs w:val="24"/>
        </w:rPr>
        <w:t>supplied</w:t>
      </w:r>
      <w:r w:rsidR="00580DEC">
        <w:rPr>
          <w:rFonts w:ascii="Times New Roman" w:hAnsi="Times New Roman" w:cs="Times New Roman"/>
          <w:sz w:val="24"/>
          <w:szCs w:val="24"/>
        </w:rPr>
        <w:t xml:space="preserve"> to </w:t>
      </w:r>
      <w:proofErr w:type="spellStart"/>
      <w:r w:rsidR="00580DEC" w:rsidRPr="00580DEC">
        <w:rPr>
          <w:rFonts w:ascii="Times New Roman" w:hAnsi="Times New Roman" w:cs="Times New Roman"/>
          <w:i/>
          <w:iCs/>
          <w:sz w:val="24"/>
          <w:szCs w:val="24"/>
        </w:rPr>
        <w:t>lsat_clean_data</w:t>
      </w:r>
      <w:proofErr w:type="spellEnd"/>
      <w:r w:rsidR="00580DEC" w:rsidRPr="00580DEC">
        <w:rPr>
          <w:rFonts w:ascii="Times New Roman" w:hAnsi="Times New Roman" w:cs="Times New Roman"/>
          <w:i/>
          <w:iCs/>
          <w:sz w:val="24"/>
          <w:szCs w:val="24"/>
        </w:rPr>
        <w:t>()</w:t>
      </w:r>
      <w:r w:rsidR="00580DEC" w:rsidRPr="00580DEC">
        <w:rPr>
          <w:rFonts w:ascii="Times New Roman" w:hAnsi="Times New Roman" w:cs="Times New Roman"/>
          <w:sz w:val="24"/>
          <w:szCs w:val="24"/>
        </w:rPr>
        <w:t xml:space="preserve"> </w:t>
      </w:r>
      <w:r w:rsidR="00580DEC">
        <w:rPr>
          <w:rFonts w:ascii="Times New Roman" w:hAnsi="Times New Roman" w:cs="Times New Roman"/>
          <w:sz w:val="24"/>
          <w:szCs w:val="24"/>
        </w:rPr>
        <w:t>is a</w:t>
      </w:r>
      <w:r w:rsidR="006C1182">
        <w:rPr>
          <w:rFonts w:ascii="Times New Roman" w:hAnsi="Times New Roman" w:cs="Times New Roman"/>
          <w:sz w:val="24"/>
          <w:szCs w:val="24"/>
        </w:rPr>
        <w:t xml:space="preserve"> </w:t>
      </w:r>
      <w:proofErr w:type="spellStart"/>
      <w:r w:rsidR="00193181" w:rsidRPr="00193181">
        <w:rPr>
          <w:rFonts w:ascii="Times New Roman" w:hAnsi="Times New Roman" w:cs="Times New Roman"/>
          <w:i/>
          <w:iCs/>
          <w:sz w:val="24"/>
          <w:szCs w:val="24"/>
        </w:rPr>
        <w:t>data.table</w:t>
      </w:r>
      <w:proofErr w:type="spellEnd"/>
      <w:r w:rsidR="006C1182">
        <w:rPr>
          <w:rFonts w:ascii="Times New Roman" w:hAnsi="Times New Roman" w:cs="Times New Roman"/>
          <w:sz w:val="24"/>
          <w:szCs w:val="24"/>
        </w:rPr>
        <w:t xml:space="preserve"> of Landsat records for individual </w:t>
      </w:r>
      <w:r w:rsidR="00580DEC">
        <w:rPr>
          <w:rFonts w:ascii="Times New Roman" w:hAnsi="Times New Roman" w:cs="Times New Roman"/>
          <w:sz w:val="24"/>
          <w:szCs w:val="24"/>
        </w:rPr>
        <w:t>sample locations</w:t>
      </w:r>
      <w:r w:rsidR="006C1182">
        <w:rPr>
          <w:rFonts w:ascii="Times New Roman" w:hAnsi="Times New Roman" w:cs="Times New Roman"/>
          <w:sz w:val="24"/>
          <w:szCs w:val="24"/>
        </w:rPr>
        <w:t xml:space="preserve"> (specified by a sample.id column) </w:t>
      </w:r>
      <w:r w:rsidR="00580DEC">
        <w:rPr>
          <w:rFonts w:ascii="Times New Roman" w:hAnsi="Times New Roman" w:cs="Times New Roman"/>
          <w:sz w:val="24"/>
          <w:szCs w:val="24"/>
        </w:rPr>
        <w:t xml:space="preserve">- </w:t>
      </w:r>
      <w:r w:rsidR="006C1182">
        <w:rPr>
          <w:rFonts w:ascii="Times New Roman" w:hAnsi="Times New Roman" w:cs="Times New Roman"/>
          <w:sz w:val="24"/>
          <w:szCs w:val="24"/>
        </w:rPr>
        <w:t>usually the</w:t>
      </w:r>
      <w:r w:rsidR="00580DEC">
        <w:rPr>
          <w:rFonts w:ascii="Times New Roman" w:hAnsi="Times New Roman" w:cs="Times New Roman"/>
          <w:sz w:val="24"/>
          <w:szCs w:val="24"/>
        </w:rPr>
        <w:t xml:space="preserve"> direct</w:t>
      </w:r>
      <w:r w:rsidR="006C1182">
        <w:rPr>
          <w:rFonts w:ascii="Times New Roman" w:hAnsi="Times New Roman" w:cs="Times New Roman"/>
          <w:sz w:val="24"/>
          <w:szCs w:val="24"/>
        </w:rPr>
        <w:t xml:space="preserve"> output of </w:t>
      </w:r>
      <w:proofErr w:type="spellStart"/>
      <w:r w:rsidR="006C1182" w:rsidRPr="006C1182">
        <w:rPr>
          <w:rFonts w:ascii="Times New Roman" w:hAnsi="Times New Roman" w:cs="Times New Roman"/>
          <w:sz w:val="24"/>
          <w:szCs w:val="24"/>
        </w:rPr>
        <w:t>lsat_general_prep</w:t>
      </w:r>
      <w:proofErr w:type="spellEnd"/>
      <w:r w:rsidR="006C1182" w:rsidRPr="006C1182">
        <w:rPr>
          <w:rFonts w:ascii="Times New Roman" w:hAnsi="Times New Roman" w:cs="Times New Roman"/>
          <w:sz w:val="24"/>
          <w:szCs w:val="24"/>
        </w:rPr>
        <w:t>()</w:t>
      </w:r>
      <w:r w:rsidR="00580DEC">
        <w:rPr>
          <w:rFonts w:ascii="Times New Roman" w:hAnsi="Times New Roman" w:cs="Times New Roman"/>
          <w:sz w:val="24"/>
          <w:szCs w:val="24"/>
        </w:rPr>
        <w:t xml:space="preserve"> - and returns </w:t>
      </w:r>
      <w:r w:rsidR="006C1182">
        <w:rPr>
          <w:rFonts w:ascii="Times New Roman" w:hAnsi="Times New Roman" w:cs="Times New Roman"/>
          <w:sz w:val="24"/>
          <w:szCs w:val="24"/>
        </w:rPr>
        <w:t>cleaned records in the form of an update</w:t>
      </w:r>
      <w:r w:rsidR="00B17CF8">
        <w:rPr>
          <w:rFonts w:ascii="Times New Roman" w:hAnsi="Times New Roman" w:cs="Times New Roman"/>
          <w:sz w:val="24"/>
          <w:szCs w:val="24"/>
        </w:rPr>
        <w:t>d</w:t>
      </w:r>
      <w:r w:rsidR="006C1182">
        <w:rPr>
          <w:rFonts w:ascii="Times New Roman" w:hAnsi="Times New Roman" w:cs="Times New Roman"/>
          <w:sz w:val="24"/>
          <w:szCs w:val="24"/>
        </w:rPr>
        <w:t xml:space="preserve"> </w:t>
      </w:r>
      <w:r w:rsidR="00193181" w:rsidRPr="00193181">
        <w:rPr>
          <w:rFonts w:ascii="Times New Roman" w:hAnsi="Times New Roman" w:cs="Times New Roman"/>
          <w:i/>
          <w:iCs/>
          <w:sz w:val="24"/>
          <w:szCs w:val="24"/>
        </w:rPr>
        <w:t>data.table</w:t>
      </w:r>
      <w:r w:rsidR="00EE2ED1">
        <w:rPr>
          <w:rFonts w:ascii="Times New Roman" w:hAnsi="Times New Roman" w:cs="Times New Roman"/>
          <w:sz w:val="24"/>
          <w:szCs w:val="24"/>
        </w:rPr>
        <w:t>, along with a console message summarizing the number and percentage of measurements removed during cleaning (</w:t>
      </w:r>
      <w:r w:rsidR="00B42D7D">
        <w:rPr>
          <w:rFonts w:ascii="Times New Roman" w:hAnsi="Times New Roman" w:cs="Times New Roman"/>
          <w:sz w:val="24"/>
          <w:szCs w:val="24"/>
        </w:rPr>
        <w:t xml:space="preserve">generally </w:t>
      </w:r>
      <w:r w:rsidR="00EE2ED1">
        <w:rPr>
          <w:rFonts w:ascii="Times New Roman" w:hAnsi="Times New Roman" w:cs="Times New Roman"/>
          <w:sz w:val="24"/>
          <w:szCs w:val="24"/>
        </w:rPr>
        <w:t xml:space="preserve">&gt;70%). </w:t>
      </w:r>
    </w:p>
    <w:p w14:paraId="59017E61" w14:textId="77777777" w:rsidR="00C56196" w:rsidRDefault="00C56196" w:rsidP="00C56196">
      <w:pPr>
        <w:pStyle w:val="NoSpacing"/>
        <w:rPr>
          <w:rFonts w:ascii="Times New Roman" w:hAnsi="Times New Roman" w:cs="Times New Roman"/>
          <w:sz w:val="24"/>
          <w:szCs w:val="24"/>
        </w:rPr>
      </w:pPr>
    </w:p>
    <w:p w14:paraId="295A32AB" w14:textId="5AD6A931" w:rsidR="00C56196" w:rsidRPr="00943AA8" w:rsidRDefault="00C56196" w:rsidP="00C56196">
      <w:pPr>
        <w:pStyle w:val="NoSpacing"/>
        <w:rPr>
          <w:rFonts w:ascii="Times New Roman" w:hAnsi="Times New Roman" w:cs="Times New Roman"/>
          <w:i/>
          <w:iCs/>
          <w:sz w:val="24"/>
          <w:szCs w:val="24"/>
        </w:rPr>
      </w:pPr>
      <w:r w:rsidRPr="00943AA8">
        <w:rPr>
          <w:rFonts w:ascii="Times New Roman" w:hAnsi="Times New Roman" w:cs="Times New Roman"/>
          <w:i/>
          <w:iCs/>
          <w:sz w:val="24"/>
          <w:szCs w:val="24"/>
        </w:rPr>
        <w:t xml:space="preserve">Compute </w:t>
      </w:r>
      <w:r>
        <w:rPr>
          <w:rFonts w:ascii="Times New Roman" w:hAnsi="Times New Roman" w:cs="Times New Roman"/>
          <w:i/>
          <w:iCs/>
          <w:sz w:val="24"/>
          <w:szCs w:val="24"/>
        </w:rPr>
        <w:t xml:space="preserve">neighborhood </w:t>
      </w:r>
      <w:r w:rsidRPr="00943AA8">
        <w:rPr>
          <w:rFonts w:ascii="Times New Roman" w:hAnsi="Times New Roman" w:cs="Times New Roman"/>
          <w:i/>
          <w:iCs/>
          <w:sz w:val="24"/>
          <w:szCs w:val="24"/>
        </w:rPr>
        <w:t>mean surface reflectance</w:t>
      </w:r>
      <w:r>
        <w:rPr>
          <w:rFonts w:ascii="Times New Roman" w:hAnsi="Times New Roman" w:cs="Times New Roman"/>
          <w:i/>
          <w:iCs/>
          <w:sz w:val="24"/>
          <w:szCs w:val="24"/>
        </w:rPr>
        <w:t xml:space="preserve"> </w:t>
      </w:r>
      <w:r w:rsidRPr="00943AA8">
        <w:rPr>
          <w:rFonts w:ascii="Times New Roman" w:hAnsi="Times New Roman" w:cs="Times New Roman"/>
          <w:i/>
          <w:iCs/>
          <w:sz w:val="24"/>
          <w:szCs w:val="24"/>
        </w:rPr>
        <w:t xml:space="preserve">using </w:t>
      </w:r>
      <w:proofErr w:type="spellStart"/>
      <w:r w:rsidRPr="00943AA8">
        <w:rPr>
          <w:rFonts w:ascii="Times New Roman" w:hAnsi="Times New Roman" w:cs="Times New Roman"/>
          <w:i/>
          <w:iCs/>
          <w:sz w:val="24"/>
          <w:szCs w:val="24"/>
        </w:rPr>
        <w:t>lsat_neighborhood_mean</w:t>
      </w:r>
      <w:proofErr w:type="spellEnd"/>
      <w:r w:rsidRPr="00943AA8">
        <w:rPr>
          <w:rFonts w:ascii="Times New Roman" w:hAnsi="Times New Roman" w:cs="Times New Roman"/>
          <w:i/>
          <w:iCs/>
          <w:sz w:val="24"/>
          <w:szCs w:val="24"/>
        </w:rPr>
        <w:t>()</w:t>
      </w:r>
    </w:p>
    <w:p w14:paraId="493FAB66" w14:textId="278297F4" w:rsidR="000E2A56" w:rsidRDefault="00702EB9" w:rsidP="00C56196">
      <w:pPr>
        <w:pStyle w:val="NoSpacing"/>
        <w:rPr>
          <w:rFonts w:ascii="Times New Roman" w:hAnsi="Times New Roman" w:cs="Times New Roman"/>
          <w:sz w:val="24"/>
          <w:szCs w:val="24"/>
        </w:rPr>
      </w:pPr>
      <w:r>
        <w:rPr>
          <w:rFonts w:ascii="Times New Roman" w:hAnsi="Times New Roman" w:cs="Times New Roman"/>
          <w:sz w:val="24"/>
          <w:szCs w:val="24"/>
        </w:rPr>
        <w:t xml:space="preserve">The function </w:t>
      </w:r>
      <w:proofErr w:type="spellStart"/>
      <w:r w:rsidRPr="00943AA8">
        <w:rPr>
          <w:rFonts w:ascii="Times New Roman" w:hAnsi="Times New Roman" w:cs="Times New Roman"/>
          <w:i/>
          <w:iCs/>
          <w:sz w:val="24"/>
          <w:szCs w:val="24"/>
        </w:rPr>
        <w:t>lsat_neighborhood_mean</w:t>
      </w:r>
      <w:proofErr w:type="spellEnd"/>
      <w:r w:rsidRPr="00943AA8">
        <w:rPr>
          <w:rFonts w:ascii="Times New Roman" w:hAnsi="Times New Roman" w:cs="Times New Roman"/>
          <w:i/>
          <w:iCs/>
          <w:sz w:val="24"/>
          <w:szCs w:val="24"/>
        </w:rPr>
        <w:t>()</w:t>
      </w:r>
      <w:r w:rsidRPr="00702EB9">
        <w:rPr>
          <w:rFonts w:ascii="Times New Roman" w:hAnsi="Times New Roman" w:cs="Times New Roman"/>
          <w:sz w:val="24"/>
          <w:szCs w:val="24"/>
        </w:rPr>
        <w:t xml:space="preserve"> </w:t>
      </w:r>
      <w:r w:rsidRPr="00943AA8">
        <w:rPr>
          <w:rFonts w:ascii="Times New Roman" w:hAnsi="Times New Roman" w:cs="Times New Roman"/>
          <w:sz w:val="24"/>
          <w:szCs w:val="24"/>
        </w:rPr>
        <w:t>compute</w:t>
      </w:r>
      <w:r>
        <w:rPr>
          <w:rFonts w:ascii="Times New Roman" w:hAnsi="Times New Roman" w:cs="Times New Roman"/>
          <w:sz w:val="24"/>
          <w:szCs w:val="24"/>
        </w:rPr>
        <w:t>s</w:t>
      </w:r>
      <w:r w:rsidRPr="00943AA8">
        <w:rPr>
          <w:rFonts w:ascii="Times New Roman" w:hAnsi="Times New Roman" w:cs="Times New Roman"/>
          <w:sz w:val="24"/>
          <w:szCs w:val="24"/>
        </w:rPr>
        <w:t xml:space="preserve"> the mean</w:t>
      </w:r>
      <w:r>
        <w:rPr>
          <w:rFonts w:ascii="Times New Roman" w:hAnsi="Times New Roman" w:cs="Times New Roman"/>
          <w:sz w:val="24"/>
          <w:szCs w:val="24"/>
        </w:rPr>
        <w:t xml:space="preserve"> </w:t>
      </w:r>
      <w:r w:rsidR="00B42D7D">
        <w:rPr>
          <w:rFonts w:ascii="Times New Roman" w:hAnsi="Times New Roman" w:cs="Times New Roman"/>
          <w:sz w:val="24"/>
          <w:szCs w:val="24"/>
        </w:rPr>
        <w:t xml:space="preserve">band-specific </w:t>
      </w:r>
      <w:r w:rsidRPr="00943AA8">
        <w:rPr>
          <w:rFonts w:ascii="Times New Roman" w:hAnsi="Times New Roman" w:cs="Times New Roman"/>
          <w:sz w:val="24"/>
          <w:szCs w:val="24"/>
        </w:rPr>
        <w:t xml:space="preserve">reflectance across </w:t>
      </w:r>
      <w:r>
        <w:rPr>
          <w:rFonts w:ascii="Times New Roman" w:hAnsi="Times New Roman" w:cs="Times New Roman"/>
          <w:sz w:val="24"/>
          <w:szCs w:val="24"/>
        </w:rPr>
        <w:t xml:space="preserve">a </w:t>
      </w:r>
      <w:r w:rsidRPr="00943AA8">
        <w:rPr>
          <w:rFonts w:ascii="Times New Roman" w:hAnsi="Times New Roman" w:cs="Times New Roman"/>
          <w:sz w:val="24"/>
          <w:szCs w:val="24"/>
        </w:rPr>
        <w:t>neighborhood of pixel</w:t>
      </w:r>
      <w:r>
        <w:rPr>
          <w:rFonts w:ascii="Times New Roman" w:hAnsi="Times New Roman" w:cs="Times New Roman"/>
          <w:sz w:val="24"/>
          <w:szCs w:val="24"/>
        </w:rPr>
        <w:t xml:space="preserve">s for measurements at each period in time. This is helpful when </w:t>
      </w:r>
      <w:r w:rsidR="00B17CF8">
        <w:rPr>
          <w:rFonts w:ascii="Times New Roman" w:hAnsi="Times New Roman" w:cs="Times New Roman"/>
          <w:sz w:val="24"/>
          <w:szCs w:val="24"/>
        </w:rPr>
        <w:t xml:space="preserve">each of the </w:t>
      </w:r>
      <w:r>
        <w:rPr>
          <w:rFonts w:ascii="Times New Roman" w:hAnsi="Times New Roman" w:cs="Times New Roman"/>
          <w:sz w:val="24"/>
          <w:szCs w:val="24"/>
        </w:rPr>
        <w:t xml:space="preserve">user’s </w:t>
      </w:r>
      <w:r w:rsidR="000E2A56">
        <w:rPr>
          <w:rFonts w:ascii="Times New Roman" w:hAnsi="Times New Roman" w:cs="Times New Roman"/>
          <w:sz w:val="24"/>
          <w:szCs w:val="24"/>
        </w:rPr>
        <w:t>sample location</w:t>
      </w:r>
      <w:r>
        <w:rPr>
          <w:rFonts w:ascii="Times New Roman" w:hAnsi="Times New Roman" w:cs="Times New Roman"/>
          <w:sz w:val="24"/>
          <w:szCs w:val="24"/>
        </w:rPr>
        <w:t xml:space="preserve">s were buffered to </w:t>
      </w:r>
      <w:r w:rsidR="00C56196">
        <w:rPr>
          <w:rFonts w:ascii="Times New Roman" w:hAnsi="Times New Roman" w:cs="Times New Roman"/>
          <w:sz w:val="24"/>
          <w:szCs w:val="24"/>
        </w:rPr>
        <w:t xml:space="preserve">include a </w:t>
      </w:r>
      <w:r w:rsidR="00C56196" w:rsidRPr="00943AA8">
        <w:rPr>
          <w:rFonts w:ascii="Times New Roman" w:hAnsi="Times New Roman" w:cs="Times New Roman"/>
          <w:sz w:val="24"/>
          <w:szCs w:val="24"/>
        </w:rPr>
        <w:t>neighborhood of Landsat pixels</w:t>
      </w:r>
      <w:r w:rsidR="00C56196">
        <w:rPr>
          <w:rFonts w:ascii="Times New Roman" w:hAnsi="Times New Roman" w:cs="Times New Roman"/>
          <w:sz w:val="24"/>
          <w:szCs w:val="24"/>
        </w:rPr>
        <w:t xml:space="preserve"> </w:t>
      </w:r>
      <w:r w:rsidR="00C56196" w:rsidRPr="00943AA8">
        <w:rPr>
          <w:rFonts w:ascii="Times New Roman" w:hAnsi="Times New Roman" w:cs="Times New Roman"/>
          <w:sz w:val="24"/>
          <w:szCs w:val="24"/>
        </w:rPr>
        <w:t>(e.g., 3 x 3 pixels)</w:t>
      </w:r>
      <w:r>
        <w:rPr>
          <w:rFonts w:ascii="Times New Roman" w:hAnsi="Times New Roman" w:cs="Times New Roman"/>
          <w:sz w:val="24"/>
          <w:szCs w:val="24"/>
        </w:rPr>
        <w:t>.</w:t>
      </w:r>
      <w:r w:rsidR="00B17CF8">
        <w:rPr>
          <w:rFonts w:ascii="Times New Roman" w:hAnsi="Times New Roman" w:cs="Times New Roman"/>
          <w:sz w:val="24"/>
          <w:szCs w:val="24"/>
        </w:rPr>
        <w:t xml:space="preserve"> The main input to this function is a </w:t>
      </w:r>
      <w:r w:rsidR="00193181" w:rsidRPr="00193181">
        <w:rPr>
          <w:rFonts w:ascii="Times New Roman" w:hAnsi="Times New Roman" w:cs="Times New Roman"/>
          <w:i/>
          <w:iCs/>
          <w:sz w:val="24"/>
          <w:szCs w:val="24"/>
        </w:rPr>
        <w:t>data.table</w:t>
      </w:r>
      <w:r w:rsidR="00B17CF8">
        <w:rPr>
          <w:rFonts w:ascii="Times New Roman" w:hAnsi="Times New Roman" w:cs="Times New Roman"/>
          <w:sz w:val="24"/>
          <w:szCs w:val="24"/>
        </w:rPr>
        <w:t xml:space="preserve"> of Landsat records</w:t>
      </w:r>
      <w:r w:rsidR="000E2A56">
        <w:rPr>
          <w:rFonts w:ascii="Times New Roman" w:hAnsi="Times New Roman" w:cs="Times New Roman"/>
          <w:sz w:val="24"/>
          <w:szCs w:val="24"/>
        </w:rPr>
        <w:t xml:space="preserve"> </w:t>
      </w:r>
      <w:r w:rsidR="00B42D7D">
        <w:rPr>
          <w:rFonts w:ascii="Times New Roman" w:hAnsi="Times New Roman" w:cs="Times New Roman"/>
          <w:sz w:val="24"/>
          <w:szCs w:val="24"/>
        </w:rPr>
        <w:t xml:space="preserve">for </w:t>
      </w:r>
      <w:r w:rsidR="000E2A56">
        <w:rPr>
          <w:rFonts w:ascii="Times New Roman" w:hAnsi="Times New Roman" w:cs="Times New Roman"/>
          <w:sz w:val="24"/>
          <w:szCs w:val="24"/>
        </w:rPr>
        <w:t xml:space="preserve">buffered sample locations. The function returns a new </w:t>
      </w:r>
      <w:r w:rsidR="000E2A56" w:rsidRPr="000E2A56">
        <w:rPr>
          <w:rFonts w:ascii="Times New Roman" w:hAnsi="Times New Roman" w:cs="Times New Roman"/>
          <w:i/>
          <w:iCs/>
          <w:sz w:val="24"/>
          <w:szCs w:val="24"/>
        </w:rPr>
        <w:t>data.table</w:t>
      </w:r>
      <w:r w:rsidR="000E2A56">
        <w:rPr>
          <w:rFonts w:ascii="Times New Roman" w:hAnsi="Times New Roman" w:cs="Times New Roman"/>
          <w:sz w:val="24"/>
          <w:szCs w:val="24"/>
        </w:rPr>
        <w:t xml:space="preserve"> with mean reflectance for each band at each point in time at every sample location. If used, the function should be called immediately after </w:t>
      </w:r>
      <w:proofErr w:type="spellStart"/>
      <w:r w:rsidR="000E2A56">
        <w:rPr>
          <w:rFonts w:ascii="Times New Roman" w:hAnsi="Times New Roman" w:cs="Times New Roman"/>
          <w:i/>
          <w:iCs/>
          <w:sz w:val="24"/>
          <w:szCs w:val="24"/>
        </w:rPr>
        <w:t>lsat_clean_dat</w:t>
      </w:r>
      <w:r w:rsidR="000E2A56" w:rsidRPr="000E2A56">
        <w:rPr>
          <w:rFonts w:ascii="Times New Roman" w:hAnsi="Times New Roman" w:cs="Times New Roman"/>
          <w:i/>
          <w:iCs/>
          <w:sz w:val="24"/>
          <w:szCs w:val="24"/>
        </w:rPr>
        <w:t>a</w:t>
      </w:r>
      <w:proofErr w:type="spellEnd"/>
      <w:r w:rsidR="000E2A56" w:rsidRPr="000E2A56">
        <w:rPr>
          <w:rFonts w:ascii="Times New Roman" w:hAnsi="Times New Roman" w:cs="Times New Roman"/>
          <w:i/>
          <w:iCs/>
          <w:sz w:val="24"/>
          <w:szCs w:val="24"/>
        </w:rPr>
        <w:t>()</w:t>
      </w:r>
      <w:r w:rsidR="000E2A56">
        <w:rPr>
          <w:rFonts w:ascii="Times New Roman" w:hAnsi="Times New Roman" w:cs="Times New Roman"/>
          <w:sz w:val="24"/>
          <w:szCs w:val="24"/>
        </w:rPr>
        <w:t xml:space="preserve">. </w:t>
      </w:r>
    </w:p>
    <w:p w14:paraId="0B138396" w14:textId="77777777" w:rsidR="00C56196" w:rsidRPr="00943AA8" w:rsidRDefault="00C56196" w:rsidP="00C56196">
      <w:pPr>
        <w:pStyle w:val="NoSpacing"/>
        <w:rPr>
          <w:rFonts w:ascii="Times New Roman" w:hAnsi="Times New Roman" w:cs="Times New Roman"/>
          <w:sz w:val="24"/>
          <w:szCs w:val="24"/>
        </w:rPr>
      </w:pPr>
    </w:p>
    <w:p w14:paraId="06ABC2F3" w14:textId="5A5AFC98" w:rsidR="00C56196" w:rsidRPr="00943AA8" w:rsidRDefault="00C56196" w:rsidP="00C56196">
      <w:pPr>
        <w:pStyle w:val="NoSpacing"/>
        <w:rPr>
          <w:rFonts w:ascii="Times New Roman" w:hAnsi="Times New Roman" w:cs="Times New Roman"/>
          <w:i/>
          <w:iCs/>
          <w:sz w:val="24"/>
          <w:szCs w:val="24"/>
        </w:rPr>
      </w:pPr>
      <w:r w:rsidRPr="00943AA8">
        <w:rPr>
          <w:rFonts w:ascii="Times New Roman" w:hAnsi="Times New Roman" w:cs="Times New Roman"/>
          <w:i/>
          <w:iCs/>
          <w:sz w:val="24"/>
          <w:szCs w:val="24"/>
        </w:rPr>
        <w:t xml:space="preserve">Summarize </w:t>
      </w:r>
      <w:r w:rsidRPr="00782A8D">
        <w:rPr>
          <w:rFonts w:ascii="Times New Roman" w:hAnsi="Times New Roman" w:cs="Times New Roman"/>
          <w:i/>
          <w:iCs/>
          <w:sz w:val="24"/>
          <w:szCs w:val="24"/>
        </w:rPr>
        <w:t xml:space="preserve">data </w:t>
      </w:r>
      <w:r w:rsidRPr="00943AA8">
        <w:rPr>
          <w:rFonts w:ascii="Times New Roman" w:hAnsi="Times New Roman" w:cs="Times New Roman"/>
          <w:i/>
          <w:iCs/>
          <w:sz w:val="24"/>
          <w:szCs w:val="24"/>
        </w:rPr>
        <w:t>availability for each site</w:t>
      </w:r>
      <w:r w:rsidRPr="00782A8D">
        <w:rPr>
          <w:rFonts w:ascii="Times New Roman" w:hAnsi="Times New Roman" w:cs="Times New Roman"/>
          <w:i/>
          <w:iCs/>
          <w:sz w:val="24"/>
          <w:szCs w:val="24"/>
        </w:rPr>
        <w:t xml:space="preserve"> </w:t>
      </w:r>
      <w:r w:rsidRPr="00943AA8">
        <w:rPr>
          <w:rFonts w:ascii="Times New Roman" w:hAnsi="Times New Roman" w:cs="Times New Roman"/>
          <w:i/>
          <w:iCs/>
          <w:sz w:val="24"/>
          <w:szCs w:val="24"/>
        </w:rPr>
        <w:t xml:space="preserve">using </w:t>
      </w:r>
      <w:proofErr w:type="spellStart"/>
      <w:r w:rsidRPr="00943AA8">
        <w:rPr>
          <w:rFonts w:ascii="Times New Roman" w:hAnsi="Times New Roman" w:cs="Times New Roman"/>
          <w:i/>
          <w:iCs/>
          <w:sz w:val="24"/>
          <w:szCs w:val="24"/>
        </w:rPr>
        <w:t>lsat_summarize_data_avail</w:t>
      </w:r>
      <w:proofErr w:type="spellEnd"/>
      <w:r w:rsidRPr="00943AA8">
        <w:rPr>
          <w:rFonts w:ascii="Times New Roman" w:hAnsi="Times New Roman" w:cs="Times New Roman"/>
          <w:i/>
          <w:iCs/>
          <w:sz w:val="24"/>
          <w:szCs w:val="24"/>
        </w:rPr>
        <w:t>(</w:t>
      </w:r>
      <w:r w:rsidRPr="00782A8D">
        <w:rPr>
          <w:rFonts w:ascii="Times New Roman" w:hAnsi="Times New Roman" w:cs="Times New Roman"/>
          <w:i/>
          <w:iCs/>
          <w:sz w:val="24"/>
          <w:szCs w:val="24"/>
        </w:rPr>
        <w:t>)</w:t>
      </w:r>
    </w:p>
    <w:p w14:paraId="1C1ADA2F" w14:textId="371465C8" w:rsidR="00362ABF" w:rsidRPr="00943AA8" w:rsidRDefault="00C56196" w:rsidP="00362ABF">
      <w:pPr>
        <w:pStyle w:val="NoSpacing"/>
        <w:rPr>
          <w:rFonts w:ascii="Times New Roman" w:hAnsi="Times New Roman" w:cs="Times New Roman"/>
          <w:sz w:val="24"/>
          <w:szCs w:val="24"/>
        </w:rPr>
      </w:pPr>
      <w:r w:rsidRPr="00943AA8">
        <w:rPr>
          <w:rFonts w:ascii="Times New Roman" w:hAnsi="Times New Roman" w:cs="Times New Roman"/>
          <w:sz w:val="24"/>
          <w:szCs w:val="24"/>
        </w:rPr>
        <w:t xml:space="preserve">The function </w:t>
      </w:r>
      <w:proofErr w:type="spellStart"/>
      <w:r w:rsidRPr="00943AA8">
        <w:rPr>
          <w:rFonts w:ascii="Times New Roman" w:hAnsi="Times New Roman" w:cs="Times New Roman"/>
          <w:i/>
          <w:iCs/>
          <w:sz w:val="24"/>
          <w:szCs w:val="24"/>
        </w:rPr>
        <w:t>lsat_summarize_data_avail</w:t>
      </w:r>
      <w:proofErr w:type="spellEnd"/>
      <w:r w:rsidRPr="00943AA8">
        <w:rPr>
          <w:rFonts w:ascii="Times New Roman" w:hAnsi="Times New Roman" w:cs="Times New Roman"/>
          <w:i/>
          <w:iCs/>
          <w:sz w:val="24"/>
          <w:szCs w:val="24"/>
        </w:rPr>
        <w:t>()</w:t>
      </w:r>
      <w:r w:rsidRPr="00943AA8">
        <w:rPr>
          <w:rFonts w:ascii="Times New Roman" w:hAnsi="Times New Roman" w:cs="Times New Roman"/>
          <w:sz w:val="24"/>
          <w:szCs w:val="24"/>
        </w:rPr>
        <w:t xml:space="preserve"> </w:t>
      </w:r>
      <w:r w:rsidR="00580DEC">
        <w:rPr>
          <w:rFonts w:ascii="Times New Roman" w:hAnsi="Times New Roman" w:cs="Times New Roman"/>
          <w:sz w:val="24"/>
          <w:szCs w:val="24"/>
        </w:rPr>
        <w:t xml:space="preserve">takes a </w:t>
      </w:r>
      <w:proofErr w:type="spellStart"/>
      <w:r w:rsidR="00193181" w:rsidRPr="00193181">
        <w:rPr>
          <w:rFonts w:ascii="Times New Roman" w:hAnsi="Times New Roman" w:cs="Times New Roman"/>
          <w:i/>
          <w:iCs/>
          <w:sz w:val="24"/>
          <w:szCs w:val="24"/>
        </w:rPr>
        <w:t>data.table</w:t>
      </w:r>
      <w:proofErr w:type="spellEnd"/>
      <w:r w:rsidR="00580DEC">
        <w:rPr>
          <w:rFonts w:ascii="Times New Roman" w:hAnsi="Times New Roman" w:cs="Times New Roman"/>
          <w:sz w:val="24"/>
          <w:szCs w:val="24"/>
        </w:rPr>
        <w:t xml:space="preserve"> of Landsat records and returns</w:t>
      </w:r>
      <w:r w:rsidR="00580DEC" w:rsidRPr="00943AA8">
        <w:rPr>
          <w:rFonts w:ascii="Times New Roman" w:hAnsi="Times New Roman" w:cs="Times New Roman"/>
          <w:sz w:val="24"/>
          <w:szCs w:val="24"/>
        </w:rPr>
        <w:t xml:space="preserve"> </w:t>
      </w:r>
      <w:r w:rsidRPr="00943AA8">
        <w:rPr>
          <w:rFonts w:ascii="Times New Roman" w:hAnsi="Times New Roman" w:cs="Times New Roman"/>
          <w:sz w:val="24"/>
          <w:szCs w:val="24"/>
        </w:rPr>
        <w:t xml:space="preserve">a summary </w:t>
      </w:r>
      <w:r w:rsidR="00B42D7D" w:rsidRPr="00B42D7D">
        <w:rPr>
          <w:rFonts w:ascii="Times New Roman" w:hAnsi="Times New Roman" w:cs="Times New Roman"/>
          <w:i/>
          <w:iCs/>
          <w:sz w:val="24"/>
          <w:szCs w:val="24"/>
        </w:rPr>
        <w:t>data.</w:t>
      </w:r>
      <w:r w:rsidRPr="00B42D7D">
        <w:rPr>
          <w:rFonts w:ascii="Times New Roman" w:hAnsi="Times New Roman" w:cs="Times New Roman"/>
          <w:i/>
          <w:iCs/>
          <w:sz w:val="24"/>
          <w:szCs w:val="24"/>
        </w:rPr>
        <w:t>table</w:t>
      </w:r>
      <w:r w:rsidRPr="00943AA8">
        <w:rPr>
          <w:rFonts w:ascii="Times New Roman" w:hAnsi="Times New Roman" w:cs="Times New Roman"/>
          <w:sz w:val="24"/>
          <w:szCs w:val="24"/>
        </w:rPr>
        <w:t xml:space="preserve"> that</w:t>
      </w:r>
      <w:r>
        <w:rPr>
          <w:rFonts w:ascii="Times New Roman" w:hAnsi="Times New Roman" w:cs="Times New Roman"/>
          <w:sz w:val="24"/>
          <w:szCs w:val="24"/>
        </w:rPr>
        <w:t xml:space="preserve"> </w:t>
      </w:r>
      <w:r w:rsidRPr="00943AA8">
        <w:rPr>
          <w:rFonts w:ascii="Times New Roman" w:hAnsi="Times New Roman" w:cs="Times New Roman"/>
          <w:sz w:val="24"/>
          <w:szCs w:val="24"/>
        </w:rPr>
        <w:t xml:space="preserve">provides information on the </w:t>
      </w:r>
      <w:r w:rsidR="00B42D7D">
        <w:rPr>
          <w:rFonts w:ascii="Times New Roman" w:hAnsi="Times New Roman" w:cs="Times New Roman"/>
          <w:sz w:val="24"/>
          <w:szCs w:val="24"/>
        </w:rPr>
        <w:t xml:space="preserve">time </w:t>
      </w:r>
      <w:r w:rsidRPr="00943AA8">
        <w:rPr>
          <w:rFonts w:ascii="Times New Roman" w:hAnsi="Times New Roman" w:cs="Times New Roman"/>
          <w:sz w:val="24"/>
          <w:szCs w:val="24"/>
        </w:rPr>
        <w:t xml:space="preserve">period </w:t>
      </w:r>
      <w:r>
        <w:rPr>
          <w:rFonts w:ascii="Times New Roman" w:hAnsi="Times New Roman" w:cs="Times New Roman"/>
          <w:sz w:val="24"/>
          <w:szCs w:val="24"/>
        </w:rPr>
        <w:t xml:space="preserve">and number </w:t>
      </w:r>
      <w:r w:rsidRPr="00943AA8">
        <w:rPr>
          <w:rFonts w:ascii="Times New Roman" w:hAnsi="Times New Roman" w:cs="Times New Roman"/>
          <w:sz w:val="24"/>
          <w:szCs w:val="24"/>
        </w:rPr>
        <w:t xml:space="preserve">of observations available for each </w:t>
      </w:r>
      <w:r w:rsidR="000E2A56">
        <w:rPr>
          <w:rFonts w:ascii="Times New Roman" w:hAnsi="Times New Roman" w:cs="Times New Roman"/>
          <w:sz w:val="24"/>
          <w:szCs w:val="24"/>
        </w:rPr>
        <w:t>sample location</w:t>
      </w:r>
      <w:r w:rsidRPr="00943AA8">
        <w:rPr>
          <w:rFonts w:ascii="Times New Roman" w:hAnsi="Times New Roman" w:cs="Times New Roman"/>
          <w:sz w:val="24"/>
          <w:szCs w:val="24"/>
        </w:rPr>
        <w:t xml:space="preserve">. </w:t>
      </w:r>
      <w:r w:rsidR="00362ABF" w:rsidRPr="00943AA8">
        <w:rPr>
          <w:rFonts w:ascii="Times New Roman" w:hAnsi="Times New Roman" w:cs="Times New Roman"/>
          <w:sz w:val="24"/>
          <w:szCs w:val="24"/>
        </w:rPr>
        <w:t>It also generates a figure showing</w:t>
      </w:r>
      <w:r w:rsidR="00362ABF">
        <w:rPr>
          <w:rFonts w:ascii="Times New Roman" w:hAnsi="Times New Roman" w:cs="Times New Roman"/>
          <w:sz w:val="24"/>
          <w:szCs w:val="24"/>
        </w:rPr>
        <w:t xml:space="preserve"> </w:t>
      </w:r>
      <w:r w:rsidR="00362ABF" w:rsidRPr="00943AA8">
        <w:rPr>
          <w:rFonts w:ascii="Times New Roman" w:hAnsi="Times New Roman" w:cs="Times New Roman"/>
          <w:sz w:val="24"/>
          <w:szCs w:val="24"/>
        </w:rPr>
        <w:t xml:space="preserve">the </w:t>
      </w:r>
      <w:r w:rsidR="00362ABF">
        <w:rPr>
          <w:rFonts w:ascii="Times New Roman" w:hAnsi="Times New Roman" w:cs="Times New Roman"/>
          <w:sz w:val="24"/>
          <w:szCs w:val="24"/>
        </w:rPr>
        <w:t>annual median (2.5</w:t>
      </w:r>
      <w:r w:rsidR="00362ABF" w:rsidRPr="00B42D7D">
        <w:rPr>
          <w:rFonts w:ascii="Times New Roman" w:hAnsi="Times New Roman" w:cs="Times New Roman"/>
          <w:sz w:val="24"/>
          <w:szCs w:val="24"/>
          <w:vertAlign w:val="superscript"/>
        </w:rPr>
        <w:t>th</w:t>
      </w:r>
      <w:r w:rsidR="00362ABF">
        <w:rPr>
          <w:rFonts w:ascii="Times New Roman" w:hAnsi="Times New Roman" w:cs="Times New Roman"/>
          <w:sz w:val="24"/>
          <w:szCs w:val="24"/>
        </w:rPr>
        <w:t xml:space="preserve"> and 97.5</w:t>
      </w:r>
      <w:r w:rsidR="00362ABF" w:rsidRPr="00B42D7D">
        <w:rPr>
          <w:rFonts w:ascii="Times New Roman" w:hAnsi="Times New Roman" w:cs="Times New Roman"/>
          <w:sz w:val="24"/>
          <w:szCs w:val="24"/>
          <w:vertAlign w:val="superscript"/>
        </w:rPr>
        <w:t>th</w:t>
      </w:r>
      <w:r w:rsidR="00362ABF">
        <w:rPr>
          <w:rFonts w:ascii="Times New Roman" w:hAnsi="Times New Roman" w:cs="Times New Roman"/>
          <w:sz w:val="24"/>
          <w:szCs w:val="24"/>
        </w:rPr>
        <w:t xml:space="preserve"> percentile) number of observations available from each satellite summarized across all sample locations. The figure is plotted to the current graphics device and can be saved by calling the function </w:t>
      </w:r>
      <w:proofErr w:type="spellStart"/>
      <w:r w:rsidR="00362ABF" w:rsidRPr="00C56D0B">
        <w:rPr>
          <w:rFonts w:ascii="Times New Roman" w:hAnsi="Times New Roman" w:cs="Times New Roman"/>
          <w:i/>
          <w:iCs/>
          <w:sz w:val="24"/>
          <w:szCs w:val="24"/>
        </w:rPr>
        <w:t>ggsave</w:t>
      </w:r>
      <w:proofErr w:type="spellEnd"/>
      <w:r w:rsidR="00362ABF" w:rsidRPr="00C56D0B">
        <w:rPr>
          <w:rFonts w:ascii="Times New Roman" w:hAnsi="Times New Roman" w:cs="Times New Roman"/>
          <w:i/>
          <w:iCs/>
          <w:sz w:val="24"/>
          <w:szCs w:val="24"/>
        </w:rPr>
        <w:t>()</w:t>
      </w:r>
      <w:r w:rsidR="00362ABF">
        <w:rPr>
          <w:rFonts w:ascii="Times New Roman" w:hAnsi="Times New Roman" w:cs="Times New Roman"/>
          <w:sz w:val="24"/>
          <w:szCs w:val="24"/>
        </w:rPr>
        <w:t>.</w:t>
      </w:r>
    </w:p>
    <w:p w14:paraId="0EB8208C" w14:textId="77777777" w:rsidR="00C56196" w:rsidRPr="00943AA8" w:rsidRDefault="00C56196" w:rsidP="00C56196">
      <w:pPr>
        <w:pStyle w:val="NoSpacing"/>
        <w:rPr>
          <w:rFonts w:ascii="Times New Roman" w:hAnsi="Times New Roman" w:cs="Times New Roman"/>
          <w:sz w:val="24"/>
          <w:szCs w:val="24"/>
        </w:rPr>
      </w:pPr>
    </w:p>
    <w:p w14:paraId="48C55EF8" w14:textId="77777777" w:rsidR="00C56196" w:rsidRPr="00943AA8" w:rsidRDefault="00C56196" w:rsidP="00C56196">
      <w:pPr>
        <w:pStyle w:val="NoSpacing"/>
        <w:rPr>
          <w:rFonts w:ascii="Times New Roman" w:hAnsi="Times New Roman" w:cs="Times New Roman"/>
          <w:i/>
          <w:iCs/>
          <w:sz w:val="24"/>
          <w:szCs w:val="24"/>
        </w:rPr>
      </w:pPr>
      <w:r w:rsidRPr="00943AA8">
        <w:rPr>
          <w:rFonts w:ascii="Times New Roman" w:hAnsi="Times New Roman" w:cs="Times New Roman"/>
          <w:i/>
          <w:iCs/>
          <w:sz w:val="24"/>
          <w:szCs w:val="24"/>
        </w:rPr>
        <w:t xml:space="preserve">Calculate spectral indices using </w:t>
      </w:r>
      <w:proofErr w:type="spellStart"/>
      <w:r w:rsidRPr="00943AA8">
        <w:rPr>
          <w:rFonts w:ascii="Times New Roman" w:hAnsi="Times New Roman" w:cs="Times New Roman"/>
          <w:i/>
          <w:iCs/>
          <w:sz w:val="24"/>
          <w:szCs w:val="24"/>
        </w:rPr>
        <w:t>lsat_calc_</w:t>
      </w:r>
      <w:r>
        <w:rPr>
          <w:rFonts w:ascii="Times New Roman" w:hAnsi="Times New Roman" w:cs="Times New Roman"/>
          <w:i/>
          <w:iCs/>
          <w:sz w:val="24"/>
          <w:szCs w:val="24"/>
        </w:rPr>
        <w:t>spec_</w:t>
      </w:r>
      <w:r w:rsidRPr="00943AA8">
        <w:rPr>
          <w:rFonts w:ascii="Times New Roman" w:hAnsi="Times New Roman" w:cs="Times New Roman"/>
          <w:i/>
          <w:iCs/>
          <w:sz w:val="24"/>
          <w:szCs w:val="24"/>
        </w:rPr>
        <w:t>index</w:t>
      </w:r>
      <w:proofErr w:type="spellEnd"/>
      <w:r w:rsidRPr="00943AA8">
        <w:rPr>
          <w:rFonts w:ascii="Times New Roman" w:hAnsi="Times New Roman" w:cs="Times New Roman"/>
          <w:i/>
          <w:iCs/>
          <w:sz w:val="24"/>
          <w:szCs w:val="24"/>
        </w:rPr>
        <w:t>()</w:t>
      </w:r>
    </w:p>
    <w:p w14:paraId="56D92E34" w14:textId="03EEA6FF" w:rsidR="00C56196" w:rsidRDefault="00A367B3" w:rsidP="00C56196">
      <w:pPr>
        <w:pStyle w:val="NoSpacing"/>
        <w:rPr>
          <w:rFonts w:ascii="Times New Roman" w:hAnsi="Times New Roman" w:cs="Times New Roman"/>
          <w:sz w:val="24"/>
          <w:szCs w:val="24"/>
        </w:rPr>
      </w:pPr>
      <w:r>
        <w:rPr>
          <w:rFonts w:ascii="Times New Roman" w:hAnsi="Times New Roman" w:cs="Times New Roman"/>
          <w:sz w:val="24"/>
          <w:szCs w:val="24"/>
        </w:rPr>
        <w:t>T</w:t>
      </w:r>
      <w:r w:rsidR="00C56196">
        <w:rPr>
          <w:rFonts w:ascii="Times New Roman" w:hAnsi="Times New Roman" w:cs="Times New Roman"/>
          <w:sz w:val="24"/>
          <w:szCs w:val="24"/>
        </w:rPr>
        <w:t xml:space="preserve">he function </w:t>
      </w:r>
      <w:proofErr w:type="spellStart"/>
      <w:r w:rsidR="00C56196" w:rsidRPr="00943AA8">
        <w:rPr>
          <w:rFonts w:ascii="Times New Roman" w:hAnsi="Times New Roman" w:cs="Times New Roman"/>
          <w:i/>
          <w:iCs/>
          <w:sz w:val="24"/>
          <w:szCs w:val="24"/>
        </w:rPr>
        <w:t>lsat_calc_</w:t>
      </w:r>
      <w:r w:rsidR="00C56196">
        <w:rPr>
          <w:rFonts w:ascii="Times New Roman" w:hAnsi="Times New Roman" w:cs="Times New Roman"/>
          <w:i/>
          <w:iCs/>
          <w:sz w:val="24"/>
          <w:szCs w:val="24"/>
        </w:rPr>
        <w:t>spec_</w:t>
      </w:r>
      <w:r w:rsidR="00C56196" w:rsidRPr="00943AA8">
        <w:rPr>
          <w:rFonts w:ascii="Times New Roman" w:hAnsi="Times New Roman" w:cs="Times New Roman"/>
          <w:i/>
          <w:iCs/>
          <w:sz w:val="24"/>
          <w:szCs w:val="24"/>
        </w:rPr>
        <w:t>index</w:t>
      </w:r>
      <w:proofErr w:type="spellEnd"/>
      <w:r w:rsidR="00C56196" w:rsidRPr="00943AA8">
        <w:rPr>
          <w:rFonts w:ascii="Times New Roman" w:hAnsi="Times New Roman" w:cs="Times New Roman"/>
          <w:i/>
          <w:iCs/>
          <w:sz w:val="24"/>
          <w:szCs w:val="24"/>
        </w:rPr>
        <w:t>()</w:t>
      </w:r>
      <w:r>
        <w:rPr>
          <w:rFonts w:ascii="Times New Roman" w:hAnsi="Times New Roman" w:cs="Times New Roman"/>
          <w:sz w:val="24"/>
          <w:szCs w:val="24"/>
        </w:rPr>
        <w:t xml:space="preserve"> calculates </w:t>
      </w:r>
      <w:r w:rsidR="001E72D5">
        <w:rPr>
          <w:rFonts w:ascii="Times New Roman" w:hAnsi="Times New Roman" w:cs="Times New Roman"/>
          <w:sz w:val="24"/>
          <w:szCs w:val="24"/>
        </w:rPr>
        <w:t xml:space="preserve">a variety of </w:t>
      </w:r>
      <w:r>
        <w:rPr>
          <w:rFonts w:ascii="Times New Roman" w:hAnsi="Times New Roman" w:cs="Times New Roman"/>
          <w:sz w:val="24"/>
          <w:szCs w:val="24"/>
        </w:rPr>
        <w:t xml:space="preserve">common spectral indices. </w:t>
      </w:r>
      <w:r w:rsidR="00523910">
        <w:rPr>
          <w:rFonts w:ascii="Times New Roman" w:hAnsi="Times New Roman" w:cs="Times New Roman"/>
          <w:sz w:val="24"/>
          <w:szCs w:val="24"/>
        </w:rPr>
        <w:t xml:space="preserve">The </w:t>
      </w:r>
      <w:r w:rsidR="00C56196">
        <w:rPr>
          <w:rFonts w:ascii="Times New Roman" w:hAnsi="Times New Roman" w:cs="Times New Roman"/>
          <w:sz w:val="24"/>
          <w:szCs w:val="24"/>
        </w:rPr>
        <w:t xml:space="preserve">function </w:t>
      </w:r>
      <w:r w:rsidR="00044A68">
        <w:rPr>
          <w:rFonts w:ascii="Times New Roman" w:hAnsi="Times New Roman" w:cs="Times New Roman"/>
          <w:sz w:val="24"/>
          <w:szCs w:val="24"/>
        </w:rPr>
        <w:t xml:space="preserve">currently </w:t>
      </w:r>
      <w:r>
        <w:rPr>
          <w:rFonts w:ascii="Times New Roman" w:hAnsi="Times New Roman" w:cs="Times New Roman"/>
          <w:sz w:val="24"/>
          <w:szCs w:val="24"/>
        </w:rPr>
        <w:t xml:space="preserve">supports calculating </w:t>
      </w:r>
      <w:r w:rsidR="00C56196">
        <w:rPr>
          <w:rFonts w:ascii="Times New Roman" w:hAnsi="Times New Roman" w:cs="Times New Roman"/>
          <w:sz w:val="24"/>
          <w:szCs w:val="24"/>
        </w:rPr>
        <w:t xml:space="preserve">15 spectral indices, including the Normalized Difference Vegetation Index (NDVI), 2-band Enhanced Vegetation Index (EVI2), and others (Table 2). </w:t>
      </w:r>
      <w:r w:rsidR="00C56196">
        <w:rPr>
          <w:rFonts w:ascii="Times New Roman" w:hAnsi="Times New Roman" w:cs="Times New Roman"/>
          <w:sz w:val="24"/>
          <w:szCs w:val="24"/>
        </w:rPr>
        <w:lastRenderedPageBreak/>
        <w:t>Note the function can only compute one spectral index at a time</w:t>
      </w:r>
      <w:r w:rsidR="000B55F0">
        <w:rPr>
          <w:rFonts w:ascii="Times New Roman" w:hAnsi="Times New Roman" w:cs="Times New Roman"/>
          <w:sz w:val="24"/>
          <w:szCs w:val="24"/>
        </w:rPr>
        <w:t>.</w:t>
      </w:r>
      <w:r w:rsidR="00C56196">
        <w:rPr>
          <w:rFonts w:ascii="Times New Roman" w:hAnsi="Times New Roman" w:cs="Times New Roman"/>
          <w:sz w:val="24"/>
          <w:szCs w:val="24"/>
        </w:rPr>
        <w:t xml:space="preserve"> </w:t>
      </w:r>
      <w:r w:rsidR="00580DEC">
        <w:rPr>
          <w:rFonts w:ascii="Times New Roman" w:hAnsi="Times New Roman" w:cs="Times New Roman"/>
          <w:sz w:val="24"/>
          <w:szCs w:val="24"/>
        </w:rPr>
        <w:t xml:space="preserve">As an input it requires a </w:t>
      </w:r>
      <w:r w:rsidR="00193181" w:rsidRPr="00193181">
        <w:rPr>
          <w:rFonts w:ascii="Times New Roman" w:hAnsi="Times New Roman" w:cs="Times New Roman"/>
          <w:i/>
          <w:iCs/>
          <w:sz w:val="24"/>
          <w:szCs w:val="24"/>
        </w:rPr>
        <w:t>data.table</w:t>
      </w:r>
      <w:r w:rsidR="00580DEC">
        <w:rPr>
          <w:rFonts w:ascii="Times New Roman" w:hAnsi="Times New Roman" w:cs="Times New Roman"/>
          <w:sz w:val="24"/>
          <w:szCs w:val="24"/>
        </w:rPr>
        <w:t xml:space="preserve"> with Landsat records and a string indicating the spectral index to be calculated. The function then returns the </w:t>
      </w:r>
      <w:r w:rsidR="00193181" w:rsidRPr="00193181">
        <w:rPr>
          <w:rFonts w:ascii="Times New Roman" w:hAnsi="Times New Roman" w:cs="Times New Roman"/>
          <w:i/>
          <w:iCs/>
          <w:sz w:val="24"/>
          <w:szCs w:val="24"/>
        </w:rPr>
        <w:t>data.table</w:t>
      </w:r>
      <w:r w:rsidR="00580DEC">
        <w:rPr>
          <w:rFonts w:ascii="Times New Roman" w:hAnsi="Times New Roman" w:cs="Times New Roman"/>
          <w:sz w:val="24"/>
          <w:szCs w:val="24"/>
        </w:rPr>
        <w:t xml:space="preserve"> </w:t>
      </w:r>
      <w:r w:rsidR="007435E8">
        <w:rPr>
          <w:rFonts w:ascii="Times New Roman" w:hAnsi="Times New Roman" w:cs="Times New Roman"/>
          <w:sz w:val="24"/>
          <w:szCs w:val="24"/>
        </w:rPr>
        <w:t xml:space="preserve">updated </w:t>
      </w:r>
      <w:r w:rsidR="00580DEC">
        <w:rPr>
          <w:rFonts w:ascii="Times New Roman" w:hAnsi="Times New Roman" w:cs="Times New Roman"/>
          <w:sz w:val="24"/>
          <w:szCs w:val="24"/>
        </w:rPr>
        <w:t>with</w:t>
      </w:r>
      <w:r w:rsidR="007435E8">
        <w:rPr>
          <w:rFonts w:ascii="Times New Roman" w:hAnsi="Times New Roman" w:cs="Times New Roman"/>
          <w:sz w:val="24"/>
          <w:szCs w:val="24"/>
        </w:rPr>
        <w:t xml:space="preserve"> a new column containing</w:t>
      </w:r>
      <w:r w:rsidR="00580DEC">
        <w:rPr>
          <w:rFonts w:ascii="Times New Roman" w:hAnsi="Times New Roman" w:cs="Times New Roman"/>
          <w:sz w:val="24"/>
          <w:szCs w:val="24"/>
        </w:rPr>
        <w:t xml:space="preserve"> the spectral index for each observation</w:t>
      </w:r>
      <w:r w:rsidR="007435E8">
        <w:rPr>
          <w:rFonts w:ascii="Times New Roman" w:hAnsi="Times New Roman" w:cs="Times New Roman"/>
          <w:sz w:val="24"/>
          <w:szCs w:val="24"/>
        </w:rPr>
        <w:t>.</w:t>
      </w:r>
    </w:p>
    <w:p w14:paraId="64CE601F" w14:textId="77777777" w:rsidR="00C56196" w:rsidRDefault="00C56196" w:rsidP="00C56196">
      <w:pPr>
        <w:pStyle w:val="NoSpacing"/>
        <w:rPr>
          <w:rFonts w:ascii="Times New Roman" w:hAnsi="Times New Roman" w:cs="Times New Roman"/>
          <w:sz w:val="24"/>
          <w:szCs w:val="24"/>
        </w:rPr>
      </w:pPr>
    </w:p>
    <w:p w14:paraId="5C4A804B" w14:textId="77777777" w:rsidR="00C56196" w:rsidRPr="00943AA8" w:rsidRDefault="00C56196" w:rsidP="00C56196">
      <w:pPr>
        <w:pStyle w:val="NoSpacing"/>
        <w:rPr>
          <w:rFonts w:ascii="Times New Roman" w:hAnsi="Times New Roman" w:cs="Times New Roman"/>
          <w:sz w:val="24"/>
          <w:szCs w:val="24"/>
        </w:rPr>
      </w:pPr>
      <w:r>
        <w:rPr>
          <w:rFonts w:ascii="Times New Roman" w:hAnsi="Times New Roman" w:cs="Times New Roman"/>
          <w:sz w:val="24"/>
          <w:szCs w:val="24"/>
        </w:rPr>
        <w:t xml:space="preserve">Table 2. Spectral indices that can be computed using the </w:t>
      </w:r>
      <w:proofErr w:type="spellStart"/>
      <w:r w:rsidRPr="00777D31">
        <w:rPr>
          <w:rFonts w:ascii="Times New Roman" w:hAnsi="Times New Roman" w:cs="Times New Roman"/>
          <w:i/>
          <w:iCs/>
          <w:sz w:val="24"/>
          <w:szCs w:val="24"/>
        </w:rPr>
        <w:t>lsat_calc_spec_index</w:t>
      </w:r>
      <w:proofErr w:type="spellEnd"/>
      <w:r w:rsidRPr="00777D31">
        <w:rPr>
          <w:rFonts w:ascii="Times New Roman" w:hAnsi="Times New Roman" w:cs="Times New Roman"/>
          <w:i/>
          <w:iCs/>
          <w:sz w:val="24"/>
          <w:szCs w:val="24"/>
        </w:rPr>
        <w:t>()</w:t>
      </w:r>
      <w:r>
        <w:rPr>
          <w:rFonts w:ascii="Times New Roman" w:hAnsi="Times New Roman" w:cs="Times New Roman"/>
          <w:sz w:val="24"/>
          <w:szCs w:val="24"/>
        </w:rPr>
        <w:t xml:space="preserve"> function. </w:t>
      </w:r>
    </w:p>
    <w:tbl>
      <w:tblPr>
        <w:tblStyle w:val="TableGrid"/>
        <w:tblW w:w="9589" w:type="dxa"/>
        <w:tblBorders>
          <w:left w:val="none" w:sz="0" w:space="0" w:color="auto"/>
          <w:right w:val="none" w:sz="0" w:space="0" w:color="auto"/>
          <w:insideH w:val="dotted" w:sz="4" w:space="0" w:color="auto"/>
          <w:insideV w:val="none" w:sz="0" w:space="0" w:color="auto"/>
        </w:tblBorders>
        <w:tblLook w:val="04A0" w:firstRow="1" w:lastRow="0" w:firstColumn="1" w:lastColumn="0" w:noHBand="0" w:noVBand="1"/>
      </w:tblPr>
      <w:tblGrid>
        <w:gridCol w:w="3455"/>
        <w:gridCol w:w="1450"/>
        <w:gridCol w:w="2561"/>
        <w:gridCol w:w="2123"/>
      </w:tblGrid>
      <w:tr w:rsidR="00C56196" w:rsidRPr="00F46243" w14:paraId="72B1BF7F" w14:textId="77777777" w:rsidTr="0048413F">
        <w:trPr>
          <w:trHeight w:val="432"/>
        </w:trPr>
        <w:tc>
          <w:tcPr>
            <w:tcW w:w="3455" w:type="dxa"/>
            <w:tcBorders>
              <w:bottom w:val="single" w:sz="4" w:space="0" w:color="auto"/>
            </w:tcBorders>
            <w:vAlign w:val="center"/>
          </w:tcPr>
          <w:p w14:paraId="3128A0D4" w14:textId="77777777" w:rsidR="00C56196" w:rsidRPr="00F46243" w:rsidRDefault="00C56196" w:rsidP="0048413F">
            <w:pPr>
              <w:pStyle w:val="NoSpacing"/>
              <w:rPr>
                <w:rFonts w:ascii="Times New Roman" w:hAnsi="Times New Roman" w:cs="Times New Roman"/>
                <w:b/>
                <w:bCs/>
                <w:sz w:val="20"/>
                <w:szCs w:val="20"/>
              </w:rPr>
            </w:pPr>
            <w:r w:rsidRPr="00F46243">
              <w:rPr>
                <w:rFonts w:ascii="Times New Roman" w:hAnsi="Times New Roman" w:cs="Times New Roman"/>
                <w:b/>
                <w:bCs/>
                <w:sz w:val="20"/>
                <w:szCs w:val="20"/>
              </w:rPr>
              <w:t>Name</w:t>
            </w:r>
          </w:p>
        </w:tc>
        <w:tc>
          <w:tcPr>
            <w:tcW w:w="1450" w:type="dxa"/>
            <w:tcBorders>
              <w:bottom w:val="single" w:sz="4" w:space="0" w:color="auto"/>
            </w:tcBorders>
            <w:vAlign w:val="center"/>
          </w:tcPr>
          <w:p w14:paraId="7EAEA7D9" w14:textId="77777777" w:rsidR="00C56196" w:rsidRPr="00F46243" w:rsidRDefault="00C56196" w:rsidP="0048413F">
            <w:pPr>
              <w:pStyle w:val="NoSpacing"/>
              <w:jc w:val="center"/>
              <w:rPr>
                <w:rFonts w:ascii="Times New Roman" w:hAnsi="Times New Roman" w:cs="Times New Roman"/>
                <w:b/>
                <w:bCs/>
                <w:sz w:val="20"/>
                <w:szCs w:val="20"/>
              </w:rPr>
            </w:pPr>
            <w:r w:rsidRPr="00F46243">
              <w:rPr>
                <w:rFonts w:ascii="Times New Roman" w:hAnsi="Times New Roman" w:cs="Times New Roman"/>
                <w:b/>
                <w:bCs/>
                <w:sz w:val="20"/>
                <w:szCs w:val="20"/>
              </w:rPr>
              <w:t>Abbrev</w:t>
            </w:r>
            <w:r>
              <w:rPr>
                <w:rFonts w:ascii="Times New Roman" w:hAnsi="Times New Roman" w:cs="Times New Roman"/>
                <w:b/>
                <w:bCs/>
                <w:sz w:val="20"/>
                <w:szCs w:val="20"/>
              </w:rPr>
              <w:t>iation</w:t>
            </w:r>
          </w:p>
        </w:tc>
        <w:tc>
          <w:tcPr>
            <w:tcW w:w="2561" w:type="dxa"/>
            <w:tcBorders>
              <w:bottom w:val="single" w:sz="4" w:space="0" w:color="auto"/>
            </w:tcBorders>
            <w:vAlign w:val="center"/>
          </w:tcPr>
          <w:p w14:paraId="0D6A30F0" w14:textId="77777777" w:rsidR="00C56196" w:rsidRPr="00F46243" w:rsidRDefault="00C56196" w:rsidP="0048413F">
            <w:pPr>
              <w:pStyle w:val="NoSpacing"/>
              <w:jc w:val="center"/>
              <w:rPr>
                <w:rFonts w:ascii="Times New Roman" w:hAnsi="Times New Roman" w:cs="Times New Roman"/>
                <w:b/>
                <w:bCs/>
                <w:sz w:val="20"/>
                <w:szCs w:val="20"/>
              </w:rPr>
            </w:pPr>
            <w:r w:rsidRPr="00F46243">
              <w:rPr>
                <w:rFonts w:ascii="Times New Roman" w:hAnsi="Times New Roman" w:cs="Times New Roman"/>
                <w:b/>
                <w:bCs/>
                <w:sz w:val="20"/>
                <w:szCs w:val="20"/>
              </w:rPr>
              <w:t>Formula</w:t>
            </w:r>
          </w:p>
        </w:tc>
        <w:tc>
          <w:tcPr>
            <w:tcW w:w="2123" w:type="dxa"/>
            <w:tcBorders>
              <w:bottom w:val="single" w:sz="4" w:space="0" w:color="auto"/>
            </w:tcBorders>
            <w:vAlign w:val="center"/>
          </w:tcPr>
          <w:p w14:paraId="3DE41977" w14:textId="77777777" w:rsidR="00C56196" w:rsidRPr="00F46243" w:rsidRDefault="00C56196" w:rsidP="0048413F">
            <w:pPr>
              <w:pStyle w:val="NoSpacing"/>
              <w:jc w:val="center"/>
              <w:rPr>
                <w:rFonts w:ascii="Times New Roman" w:hAnsi="Times New Roman" w:cs="Times New Roman"/>
                <w:b/>
                <w:bCs/>
                <w:sz w:val="20"/>
                <w:szCs w:val="20"/>
              </w:rPr>
            </w:pPr>
            <w:r w:rsidRPr="00F46243">
              <w:rPr>
                <w:rFonts w:ascii="Times New Roman" w:hAnsi="Times New Roman" w:cs="Times New Roman"/>
                <w:b/>
                <w:bCs/>
                <w:sz w:val="20"/>
                <w:szCs w:val="20"/>
              </w:rPr>
              <w:t>Citation</w:t>
            </w:r>
          </w:p>
        </w:tc>
      </w:tr>
      <w:tr w:rsidR="00C56196" w:rsidRPr="00F46243" w14:paraId="31161094" w14:textId="77777777" w:rsidTr="0048413F">
        <w:trPr>
          <w:trHeight w:val="432"/>
        </w:trPr>
        <w:tc>
          <w:tcPr>
            <w:tcW w:w="3455" w:type="dxa"/>
            <w:tcBorders>
              <w:top w:val="single" w:sz="4" w:space="0" w:color="auto"/>
            </w:tcBorders>
            <w:vAlign w:val="center"/>
          </w:tcPr>
          <w:p w14:paraId="280C601A"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Enhanced Vegetation Index</w:t>
            </w:r>
          </w:p>
        </w:tc>
        <w:tc>
          <w:tcPr>
            <w:tcW w:w="1450" w:type="dxa"/>
            <w:tcBorders>
              <w:top w:val="single" w:sz="4" w:space="0" w:color="auto"/>
            </w:tcBorders>
            <w:vAlign w:val="center"/>
          </w:tcPr>
          <w:p w14:paraId="7DCF8DBF"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EVI</w:t>
            </w:r>
          </w:p>
        </w:tc>
        <w:tc>
          <w:tcPr>
            <w:tcW w:w="2561" w:type="dxa"/>
            <w:tcBorders>
              <w:top w:val="single" w:sz="4" w:space="0" w:color="auto"/>
            </w:tcBorders>
            <w:vAlign w:val="center"/>
          </w:tcPr>
          <w:p w14:paraId="1E7DE375" w14:textId="77777777" w:rsidR="00C56196" w:rsidRPr="007A39B6" w:rsidRDefault="00717E40" w:rsidP="0048413F">
            <w:pPr>
              <w:pStyle w:val="NoSpacing"/>
              <w:jc w:val="center"/>
              <w:rPr>
                <w:rFonts w:ascii="Times New Roman" w:hAnsi="Times New Roman" w:cs="Times New Roman"/>
                <w:sz w:val="16"/>
                <w:szCs w:val="16"/>
              </w:rPr>
            </w:pPr>
            <m:oMathPara>
              <m:oMath>
                <m:f>
                  <m:fPr>
                    <m:ctrlPr>
                      <w:rPr>
                        <w:rFonts w:ascii="Cambria Math" w:hAnsi="Cambria Math" w:cs="Times New Roman"/>
                        <w:i/>
                        <w:sz w:val="16"/>
                        <w:szCs w:val="16"/>
                      </w:rPr>
                    </m:ctrlPr>
                  </m:fPr>
                  <m:num>
                    <m:r>
                      <w:rPr>
                        <w:rFonts w:ascii="Cambria Math" w:hAnsi="Cambria Math" w:cs="Times New Roman"/>
                        <w:sz w:val="16"/>
                        <w:szCs w:val="16"/>
                      </w:rPr>
                      <m:t>2.5(NIR-RED)</m:t>
                    </m:r>
                  </m:num>
                  <m:den>
                    <m:r>
                      <w:rPr>
                        <w:rFonts w:ascii="Cambria Math" w:hAnsi="Cambria Math" w:cs="Times New Roman"/>
                        <w:sz w:val="16"/>
                        <w:szCs w:val="16"/>
                      </w:rPr>
                      <m:t>NIR+6*RED-7.5*BLUE+1</m:t>
                    </m:r>
                  </m:den>
                </m:f>
              </m:oMath>
            </m:oMathPara>
          </w:p>
        </w:tc>
        <w:tc>
          <w:tcPr>
            <w:tcW w:w="2123" w:type="dxa"/>
            <w:tcBorders>
              <w:top w:val="single" w:sz="4" w:space="0" w:color="auto"/>
            </w:tcBorders>
            <w:vAlign w:val="center"/>
          </w:tcPr>
          <w:p w14:paraId="5E8BB7C6" w14:textId="65B248F0" w:rsidR="00C56196" w:rsidRPr="007A39B6" w:rsidRDefault="00C56196" w:rsidP="0048413F">
            <w:pPr>
              <w:pStyle w:val="NoSpacing"/>
              <w:jc w:val="center"/>
              <w:rPr>
                <w:rFonts w:ascii="Times New Roman" w:hAnsi="Times New Roman" w:cs="Times New Roman"/>
                <w:sz w:val="16"/>
                <w:szCs w:val="16"/>
                <w:highlight w:val="yellow"/>
              </w:rPr>
            </w:pPr>
            <w:r w:rsidRPr="007A39B6">
              <w:rPr>
                <w:rFonts w:ascii="Times New Roman" w:hAnsi="Times New Roman" w:cs="Times New Roman"/>
                <w:sz w:val="16"/>
                <w:szCs w:val="16"/>
              </w:rPr>
              <w:fldChar w:fldCharType="begin"/>
            </w:r>
            <w:r w:rsidR="00DD6183">
              <w:rPr>
                <w:rFonts w:ascii="Times New Roman" w:hAnsi="Times New Roman" w:cs="Times New Roman"/>
                <w:sz w:val="16"/>
                <w:szCs w:val="16"/>
              </w:rPr>
              <w:instrText xml:space="preserve"> ADDIN EN.CITE &lt;EndNote&gt;&lt;Cite AuthorYear="1"&gt;&lt;Author&gt;Huete&lt;/Author&gt;&lt;Year&gt;2002&lt;/Year&gt;&lt;RecNum&gt;1934&lt;/RecNum&gt;&lt;DisplayText&gt;Huete et al. (2002)&lt;/DisplayText&gt;&lt;record&gt;&lt;rec-number&gt;1934&lt;/rec-number&gt;&lt;foreign-keys&gt;&lt;key app="EN" db-id="przrz2xfys0et6es02qx0adprs59z2erxf5t" timestamp="0"&gt;1934&lt;/key&gt;&lt;/foreign-keys&gt;&lt;ref-type name="Journal Article"&gt;17&lt;/ref-type&gt;&lt;contributors&gt;&lt;authors&gt;&lt;author&gt;Huete, A&lt;/author&gt;&lt;author&gt;Didan, Kamel&lt;/author&gt;&lt;author&gt;Miura, Tomoaki&lt;/author&gt;&lt;author&gt;Rodriguez, E Patricia&lt;/author&gt;&lt;author&gt;Gao, Xiang&lt;/author&gt;&lt;author&gt;Ferreira, Laerte G&lt;/author&gt;&lt;/authors&gt;&lt;/contributors&gt;&lt;titles&gt;&lt;title&gt;Overview of the radiometric and biophysical performance of the MODIS vegetation indices&lt;/title&gt;&lt;secondary-title&gt;Remote sensing of environment&lt;/secondary-title&gt;&lt;/titles&gt;&lt;periodical&gt;&lt;full-title&gt;Remote Sensing of Environment&lt;/full-title&gt;&lt;/periodical&gt;&lt;pages&gt;195-213&lt;/pages&gt;&lt;volume&gt;83&lt;/volume&gt;&lt;number&gt;1&lt;/number&gt;&lt;dates&gt;&lt;year&gt;2002&lt;/year&gt;&lt;/dates&gt;&lt;isbn&gt;0034-4257&lt;/isbn&gt;&lt;urls&gt;&lt;/urls&gt;&lt;/record&gt;&lt;/Cite&gt;&lt;/EndNote&gt;</w:instrText>
            </w:r>
            <w:r w:rsidRPr="007A39B6">
              <w:rPr>
                <w:rFonts w:ascii="Times New Roman" w:hAnsi="Times New Roman" w:cs="Times New Roman"/>
                <w:sz w:val="16"/>
                <w:szCs w:val="16"/>
              </w:rPr>
              <w:fldChar w:fldCharType="separate"/>
            </w:r>
            <w:r w:rsidR="00DD6183">
              <w:rPr>
                <w:rFonts w:ascii="Times New Roman" w:hAnsi="Times New Roman" w:cs="Times New Roman"/>
                <w:noProof/>
                <w:sz w:val="16"/>
                <w:szCs w:val="16"/>
              </w:rPr>
              <w:t>Huete et al. (2002)</w:t>
            </w:r>
            <w:r w:rsidRPr="007A39B6">
              <w:rPr>
                <w:rFonts w:ascii="Times New Roman" w:hAnsi="Times New Roman" w:cs="Times New Roman"/>
                <w:sz w:val="16"/>
                <w:szCs w:val="16"/>
              </w:rPr>
              <w:fldChar w:fldCharType="end"/>
            </w:r>
          </w:p>
        </w:tc>
      </w:tr>
      <w:tr w:rsidR="00C56196" w:rsidRPr="00F46243" w14:paraId="2E7D5C84" w14:textId="77777777" w:rsidTr="0048413F">
        <w:trPr>
          <w:trHeight w:val="432"/>
        </w:trPr>
        <w:tc>
          <w:tcPr>
            <w:tcW w:w="3455" w:type="dxa"/>
            <w:vAlign w:val="center"/>
          </w:tcPr>
          <w:p w14:paraId="3686DBF4"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Enhanced Vegetation Index</w:t>
            </w:r>
            <w:r>
              <w:rPr>
                <w:rFonts w:ascii="Times New Roman" w:hAnsi="Times New Roman" w:cs="Times New Roman"/>
                <w:sz w:val="16"/>
                <w:szCs w:val="16"/>
              </w:rPr>
              <w:t xml:space="preserve"> (</w:t>
            </w:r>
            <w:r w:rsidRPr="007A39B6">
              <w:rPr>
                <w:rFonts w:ascii="Times New Roman" w:hAnsi="Times New Roman" w:cs="Times New Roman"/>
                <w:sz w:val="16"/>
                <w:szCs w:val="16"/>
              </w:rPr>
              <w:t>2-band</w:t>
            </w:r>
            <w:r>
              <w:rPr>
                <w:rFonts w:ascii="Times New Roman" w:hAnsi="Times New Roman" w:cs="Times New Roman"/>
                <w:sz w:val="16"/>
                <w:szCs w:val="16"/>
              </w:rPr>
              <w:t>)</w:t>
            </w:r>
          </w:p>
        </w:tc>
        <w:tc>
          <w:tcPr>
            <w:tcW w:w="1450" w:type="dxa"/>
            <w:vAlign w:val="center"/>
          </w:tcPr>
          <w:p w14:paraId="6EB0DF7A"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EVI2</w:t>
            </w:r>
          </w:p>
        </w:tc>
        <w:tc>
          <w:tcPr>
            <w:tcW w:w="2561" w:type="dxa"/>
            <w:vAlign w:val="center"/>
          </w:tcPr>
          <w:p w14:paraId="127A423C" w14:textId="77777777" w:rsidR="00C56196" w:rsidRPr="007A39B6" w:rsidRDefault="00717E40" w:rsidP="0048413F">
            <w:pPr>
              <w:pStyle w:val="NoSpacing"/>
              <w:jc w:val="center"/>
              <w:rPr>
                <w:rFonts w:ascii="Times New Roman" w:hAnsi="Times New Roman" w:cs="Times New Roman"/>
                <w:sz w:val="16"/>
                <w:szCs w:val="16"/>
              </w:rPr>
            </w:pPr>
            <m:oMathPara>
              <m:oMath>
                <m:f>
                  <m:fPr>
                    <m:ctrlPr>
                      <w:rPr>
                        <w:rFonts w:ascii="Cambria Math" w:hAnsi="Cambria Math" w:cs="Times New Roman"/>
                        <w:i/>
                        <w:sz w:val="16"/>
                        <w:szCs w:val="16"/>
                      </w:rPr>
                    </m:ctrlPr>
                  </m:fPr>
                  <m:num>
                    <m:r>
                      <w:rPr>
                        <w:rFonts w:ascii="Cambria Math" w:hAnsi="Cambria Math" w:cs="Times New Roman"/>
                        <w:sz w:val="16"/>
                        <w:szCs w:val="16"/>
                      </w:rPr>
                      <m:t>2.5*(NIR-RED)</m:t>
                    </m:r>
                  </m:num>
                  <m:den>
                    <m:r>
                      <w:rPr>
                        <w:rFonts w:ascii="Cambria Math" w:hAnsi="Cambria Math" w:cs="Times New Roman"/>
                        <w:sz w:val="16"/>
                        <w:szCs w:val="16"/>
                      </w:rPr>
                      <m:t>NIR+2.5*RED+1</m:t>
                    </m:r>
                  </m:den>
                </m:f>
              </m:oMath>
            </m:oMathPara>
          </w:p>
        </w:tc>
        <w:tc>
          <w:tcPr>
            <w:tcW w:w="2123" w:type="dxa"/>
            <w:vAlign w:val="center"/>
          </w:tcPr>
          <w:p w14:paraId="774BB576" w14:textId="387C5A10"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fldChar w:fldCharType="begin"/>
            </w:r>
            <w:r w:rsidR="00DD6183">
              <w:rPr>
                <w:rFonts w:ascii="Times New Roman" w:hAnsi="Times New Roman" w:cs="Times New Roman"/>
                <w:sz w:val="16"/>
                <w:szCs w:val="16"/>
              </w:rPr>
              <w:instrText xml:space="preserve"> ADDIN EN.CITE &lt;EndNote&gt;&lt;Cite AuthorYear="1"&gt;&lt;Author&gt;Jiang&lt;/Author&gt;&lt;Year&gt;2008&lt;/Year&gt;&lt;RecNum&gt;3341&lt;/RecNum&gt;&lt;DisplayText&gt;Jiang et al. (2008)&lt;/DisplayText&gt;&lt;record&gt;&lt;rec-number&gt;3341&lt;/rec-number&gt;&lt;foreign-keys&gt;&lt;key app="EN" db-id="przrz2xfys0et6es02qx0adprs59z2erxf5t" timestamp="0"&gt;3341&lt;/key&gt;&lt;/foreign-keys&gt;&lt;ref-type name="Journal Article"&gt;17&lt;/ref-type&gt;&lt;contributors&gt;&lt;authors&gt;&lt;author&gt;Jiang, Zhangyan&lt;/author&gt;&lt;author&gt;Huete, Alfredo R&lt;/author&gt;&lt;author&gt;Didan, Kamel&lt;/author&gt;&lt;author&gt;Miura, Tomoaki&lt;/author&gt;&lt;/authors&gt;&lt;/contributors&gt;&lt;titles&gt;&lt;title&gt;Development of a two-band enhanced vegetation index without a blue band&lt;/title&gt;&lt;secondary-title&gt;Remote Sensing of Environment&lt;/secondary-title&gt;&lt;/titles&gt;&lt;periodical&gt;&lt;full-title&gt;Remote Sensing of Environment&lt;/full-title&gt;&lt;/periodical&gt;&lt;pages&gt;3833-3845&lt;/pages&gt;&lt;volume&gt;112&lt;/volume&gt;&lt;number&gt;10&lt;/number&gt;&lt;dates&gt;&lt;year&gt;2008&lt;/year&gt;&lt;/dates&gt;&lt;isbn&gt;0034-4257&lt;/isbn&gt;&lt;urls&gt;&lt;/urls&gt;&lt;/record&gt;&lt;/Cite&gt;&lt;/EndNote&gt;</w:instrText>
            </w:r>
            <w:r w:rsidRPr="007A39B6">
              <w:rPr>
                <w:rFonts w:ascii="Times New Roman" w:hAnsi="Times New Roman" w:cs="Times New Roman"/>
                <w:sz w:val="16"/>
                <w:szCs w:val="16"/>
              </w:rPr>
              <w:fldChar w:fldCharType="separate"/>
            </w:r>
            <w:r w:rsidR="00DD6183">
              <w:rPr>
                <w:rFonts w:ascii="Times New Roman" w:hAnsi="Times New Roman" w:cs="Times New Roman"/>
                <w:noProof/>
                <w:sz w:val="16"/>
                <w:szCs w:val="16"/>
              </w:rPr>
              <w:t>Jiang et al. (2008)</w:t>
            </w:r>
            <w:r w:rsidRPr="007A39B6">
              <w:rPr>
                <w:rFonts w:ascii="Times New Roman" w:hAnsi="Times New Roman" w:cs="Times New Roman"/>
                <w:sz w:val="16"/>
                <w:szCs w:val="16"/>
              </w:rPr>
              <w:fldChar w:fldCharType="end"/>
            </w:r>
          </w:p>
        </w:tc>
      </w:tr>
      <w:tr w:rsidR="00C56196" w:rsidRPr="00F46243" w14:paraId="010845C7" w14:textId="77777777" w:rsidTr="0048413F">
        <w:trPr>
          <w:trHeight w:val="432"/>
        </w:trPr>
        <w:tc>
          <w:tcPr>
            <w:tcW w:w="3455" w:type="dxa"/>
            <w:vAlign w:val="center"/>
          </w:tcPr>
          <w:p w14:paraId="1A52F61E"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Moisture Stress Index</w:t>
            </w:r>
          </w:p>
        </w:tc>
        <w:tc>
          <w:tcPr>
            <w:tcW w:w="1450" w:type="dxa"/>
            <w:vAlign w:val="center"/>
          </w:tcPr>
          <w:p w14:paraId="7BB89F48"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MSI</w:t>
            </w:r>
          </w:p>
        </w:tc>
        <w:tc>
          <w:tcPr>
            <w:tcW w:w="2561" w:type="dxa"/>
            <w:vAlign w:val="center"/>
          </w:tcPr>
          <w:p w14:paraId="74C38ACF" w14:textId="77777777" w:rsidR="00C56196" w:rsidRPr="007A39B6" w:rsidRDefault="00717E40" w:rsidP="0048413F">
            <w:pPr>
              <w:pStyle w:val="NoSpacing"/>
              <w:jc w:val="center"/>
              <w:rPr>
                <w:rFonts w:ascii="Times New Roman" w:hAnsi="Times New Roman" w:cs="Times New Roman"/>
                <w:sz w:val="16"/>
                <w:szCs w:val="16"/>
              </w:rPr>
            </w:pPr>
            <m:oMathPara>
              <m:oMath>
                <m:f>
                  <m:fPr>
                    <m:ctrlPr>
                      <w:rPr>
                        <w:rFonts w:ascii="Cambria Math" w:hAnsi="Cambria Math" w:cs="Times New Roman"/>
                        <w:i/>
                        <w:sz w:val="16"/>
                        <w:szCs w:val="16"/>
                      </w:rPr>
                    </m:ctrlPr>
                  </m:fPr>
                  <m:num>
                    <m:r>
                      <w:rPr>
                        <w:rFonts w:ascii="Cambria Math" w:hAnsi="Cambria Math" w:cs="Times New Roman"/>
                        <w:sz w:val="16"/>
                        <w:szCs w:val="16"/>
                      </w:rPr>
                      <m:t>SWIR1</m:t>
                    </m:r>
                  </m:num>
                  <m:den>
                    <m:r>
                      <w:rPr>
                        <w:rFonts w:ascii="Cambria Math" w:hAnsi="Cambria Math" w:cs="Times New Roman"/>
                        <w:sz w:val="16"/>
                        <w:szCs w:val="16"/>
                      </w:rPr>
                      <m:t>NIR</m:t>
                    </m:r>
                  </m:den>
                </m:f>
              </m:oMath>
            </m:oMathPara>
          </w:p>
        </w:tc>
        <w:tc>
          <w:tcPr>
            <w:tcW w:w="2123" w:type="dxa"/>
            <w:vAlign w:val="center"/>
          </w:tcPr>
          <w:p w14:paraId="0CB11892" w14:textId="2D1F472A" w:rsidR="00C56196" w:rsidRPr="007A39B6" w:rsidRDefault="006370FB" w:rsidP="0048413F">
            <w:pPr>
              <w:pStyle w:val="NoSpacing"/>
              <w:jc w:val="center"/>
              <w:rPr>
                <w:rFonts w:ascii="Times New Roman" w:hAnsi="Times New Roman" w:cs="Times New Roman"/>
                <w:sz w:val="16"/>
                <w:szCs w:val="16"/>
              </w:rPr>
            </w:pPr>
            <w:r>
              <w:rPr>
                <w:rFonts w:ascii="Times New Roman" w:hAnsi="Times New Roman" w:cs="Times New Roman"/>
                <w:sz w:val="16"/>
                <w:szCs w:val="16"/>
              </w:rPr>
              <w:fldChar w:fldCharType="begin"/>
            </w:r>
            <w:r w:rsidR="00DD6183">
              <w:rPr>
                <w:rFonts w:ascii="Times New Roman" w:hAnsi="Times New Roman" w:cs="Times New Roman"/>
                <w:sz w:val="16"/>
                <w:szCs w:val="16"/>
              </w:rPr>
              <w:instrText xml:space="preserve"> ADDIN EN.CITE &lt;EndNote&gt;&lt;Cite AuthorYear="1"&gt;&lt;Author&gt;Rock&lt;/Author&gt;&lt;Year&gt;1986&lt;/Year&gt;&lt;RecNum&gt;4641&lt;/RecNum&gt;&lt;DisplayText&gt;Rock et al. (1986)&lt;/DisplayText&gt;&lt;record&gt;&lt;rec-number&gt;4641&lt;/rec-number&gt;&lt;foreign-keys&gt;&lt;key app="EN" db-id="przrz2xfys0et6es02qx0adprs59z2erxf5t" timestamp="1637620581"&gt;4641&lt;/key&gt;&lt;/foreign-keys&gt;&lt;ref-type name="Journal Article"&gt;17&lt;/ref-type&gt;&lt;contributors&gt;&lt;authors&gt;&lt;author&gt;Rock, BN&lt;/author&gt;&lt;author&gt;Vogelmann, JE&lt;/author&gt;&lt;author&gt;Williams, DL&lt;/author&gt;&lt;author&gt;Vogelmann, AF&lt;/author&gt;&lt;author&gt;Hoshizaki, T&lt;/author&gt;&lt;/authors&gt;&lt;/contributors&gt;&lt;titles&gt;&lt;title&gt;Remote detection of forest damage&lt;/title&gt;&lt;secondary-title&gt;Bioscience&lt;/secondary-title&gt;&lt;/titles&gt;&lt;periodical&gt;&lt;full-title&gt;BioScience&lt;/full-title&gt;&lt;/periodical&gt;&lt;pages&gt;439-445&lt;/pages&gt;&lt;volume&gt;36&lt;/volume&gt;&lt;number&gt;7&lt;/number&gt;&lt;dates&gt;&lt;year&gt;1986&lt;/year&gt;&lt;/dates&gt;&lt;isbn&gt;0006-3568&lt;/isbn&gt;&lt;urls&gt;&lt;/urls&gt;&lt;/record&gt;&lt;/Cite&gt;&lt;/EndNote&gt;</w:instrText>
            </w:r>
            <w:r>
              <w:rPr>
                <w:rFonts w:ascii="Times New Roman" w:hAnsi="Times New Roman" w:cs="Times New Roman"/>
                <w:sz w:val="16"/>
                <w:szCs w:val="16"/>
              </w:rPr>
              <w:fldChar w:fldCharType="separate"/>
            </w:r>
            <w:r w:rsidR="00DD6183">
              <w:rPr>
                <w:rFonts w:ascii="Times New Roman" w:hAnsi="Times New Roman" w:cs="Times New Roman"/>
                <w:noProof/>
                <w:sz w:val="16"/>
                <w:szCs w:val="16"/>
              </w:rPr>
              <w:t>Rock et al. (1986)</w:t>
            </w:r>
            <w:r>
              <w:rPr>
                <w:rFonts w:ascii="Times New Roman" w:hAnsi="Times New Roman" w:cs="Times New Roman"/>
                <w:sz w:val="16"/>
                <w:szCs w:val="16"/>
              </w:rPr>
              <w:fldChar w:fldCharType="end"/>
            </w:r>
          </w:p>
        </w:tc>
      </w:tr>
      <w:tr w:rsidR="00C56196" w:rsidRPr="00F46243" w14:paraId="64157F0C" w14:textId="77777777" w:rsidTr="0048413F">
        <w:trPr>
          <w:trHeight w:val="432"/>
        </w:trPr>
        <w:tc>
          <w:tcPr>
            <w:tcW w:w="3455" w:type="dxa"/>
            <w:vAlign w:val="center"/>
          </w:tcPr>
          <w:p w14:paraId="35698144"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Near Infrared Vegetation Index</w:t>
            </w:r>
          </w:p>
        </w:tc>
        <w:tc>
          <w:tcPr>
            <w:tcW w:w="1450" w:type="dxa"/>
            <w:vAlign w:val="center"/>
          </w:tcPr>
          <w:p w14:paraId="2B90DA5C" w14:textId="77777777" w:rsidR="00C56196" w:rsidRPr="007A39B6" w:rsidRDefault="00C56196" w:rsidP="0048413F">
            <w:pPr>
              <w:pStyle w:val="NoSpacing"/>
              <w:jc w:val="center"/>
              <w:rPr>
                <w:rFonts w:ascii="Times New Roman" w:hAnsi="Times New Roman" w:cs="Times New Roman"/>
                <w:sz w:val="16"/>
                <w:szCs w:val="16"/>
              </w:rPr>
            </w:pPr>
            <w:proofErr w:type="spellStart"/>
            <w:r w:rsidRPr="007A39B6">
              <w:rPr>
                <w:rFonts w:ascii="Times New Roman" w:hAnsi="Times New Roman" w:cs="Times New Roman"/>
                <w:sz w:val="16"/>
                <w:szCs w:val="16"/>
              </w:rPr>
              <w:t>NIRv</w:t>
            </w:r>
            <w:proofErr w:type="spellEnd"/>
          </w:p>
        </w:tc>
        <w:tc>
          <w:tcPr>
            <w:tcW w:w="2561" w:type="dxa"/>
            <w:vAlign w:val="center"/>
          </w:tcPr>
          <w:p w14:paraId="6F15B364" w14:textId="77777777" w:rsidR="00C56196" w:rsidRPr="007A39B6" w:rsidRDefault="00717E40" w:rsidP="0048413F">
            <w:pPr>
              <w:pStyle w:val="NoSpacing"/>
              <w:jc w:val="center"/>
              <w:rPr>
                <w:rFonts w:ascii="Times New Roman" w:eastAsia="DengXian" w:hAnsi="Times New Roman" w:cs="Times New Roman"/>
                <w:sz w:val="16"/>
                <w:szCs w:val="16"/>
              </w:rPr>
            </w:pPr>
            <m:oMathPara>
              <m:oMath>
                <m:f>
                  <m:fPr>
                    <m:ctrlPr>
                      <w:rPr>
                        <w:rFonts w:ascii="Cambria Math" w:hAnsi="Cambria Math" w:cs="Times New Roman"/>
                        <w:i/>
                        <w:sz w:val="16"/>
                        <w:szCs w:val="16"/>
                      </w:rPr>
                    </m:ctrlPr>
                  </m:fPr>
                  <m:num>
                    <m:r>
                      <w:rPr>
                        <w:rFonts w:ascii="Cambria Math" w:hAnsi="Cambria Math" w:cs="Times New Roman"/>
                        <w:sz w:val="16"/>
                        <w:szCs w:val="16"/>
                      </w:rPr>
                      <m:t>NIR*(NIR-RED)</m:t>
                    </m:r>
                  </m:num>
                  <m:den>
                    <m:r>
                      <w:rPr>
                        <w:rFonts w:ascii="Cambria Math" w:hAnsi="Cambria Math" w:cs="Times New Roman"/>
                        <w:sz w:val="16"/>
                        <w:szCs w:val="16"/>
                      </w:rPr>
                      <m:t>NIR+RED</m:t>
                    </m:r>
                  </m:den>
                </m:f>
              </m:oMath>
            </m:oMathPara>
          </w:p>
        </w:tc>
        <w:tc>
          <w:tcPr>
            <w:tcW w:w="2123" w:type="dxa"/>
            <w:vAlign w:val="center"/>
          </w:tcPr>
          <w:p w14:paraId="2E8FF778" w14:textId="4A2DF08D"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fldChar w:fldCharType="begin"/>
            </w:r>
            <w:r w:rsidR="001B11B4">
              <w:rPr>
                <w:rFonts w:ascii="Times New Roman" w:hAnsi="Times New Roman" w:cs="Times New Roman"/>
                <w:sz w:val="16"/>
                <w:szCs w:val="16"/>
              </w:rPr>
              <w:instrText xml:space="preserve"> ADDIN EN.CITE &lt;EndNote&gt;&lt;Cite AuthorYear="1"&gt;&lt;Author&gt;Badgley&lt;/Author&gt;&lt;Year&gt;2017&lt;/Year&gt;&lt;RecNum&gt;3608&lt;/RecNum&gt;&lt;DisplayText&gt;Badgley et al. (2017)&lt;/DisplayText&gt;&lt;record&gt;&lt;rec-number&gt;3608&lt;/rec-number&gt;&lt;foreign-keys&gt;&lt;key app="EN" db-id="przrz2xfys0et6es02qx0adprs59z2erxf5t" timestamp="1520550934"&gt;3608&lt;/key&gt;&lt;/foreign-keys&gt;&lt;ref-type name="Journal Article"&gt;17&lt;/ref-type&gt;&lt;contributors&gt;&lt;authors&gt;&lt;author&gt;Badgley, Grayson&lt;/author&gt;&lt;author&gt;Field, Christopher B.&lt;/author&gt;&lt;author&gt;Berry, Joseph A.&lt;/author&gt;&lt;/authors&gt;&lt;/contributors&gt;&lt;titles&gt;&lt;title&gt;Canopy near-infrared reflectance and terrestrial photosynthesis&lt;/title&gt;&lt;secondary-title&gt;Science Advances&lt;/secondary-title&gt;&lt;/titles&gt;&lt;periodical&gt;&lt;full-title&gt;Science Advances&lt;/full-title&gt;&lt;/periodical&gt;&lt;pages&gt;e1602244&lt;/pages&gt;&lt;volume&gt;3&lt;/volume&gt;&lt;number&gt;3&lt;/number&gt;&lt;dates&gt;&lt;year&gt;2017&lt;/year&gt;&lt;/dates&gt;&lt;work-type&gt;10.1126/sciadv.1602244&lt;/work-type&gt;&lt;urls&gt;&lt;related-urls&gt;&lt;url&gt;http://advances.sciencemag.org/content/3/3/e1602244.abstract&lt;/url&gt;&lt;/related-urls&gt;&lt;/urls&gt;&lt;/record&gt;&lt;/Cite&gt;&lt;/EndNote&gt;</w:instrText>
            </w:r>
            <w:r w:rsidRPr="007A39B6">
              <w:rPr>
                <w:rFonts w:ascii="Times New Roman" w:hAnsi="Times New Roman" w:cs="Times New Roman"/>
                <w:sz w:val="16"/>
                <w:szCs w:val="16"/>
              </w:rPr>
              <w:fldChar w:fldCharType="separate"/>
            </w:r>
            <w:r w:rsidR="00DD6183">
              <w:rPr>
                <w:rFonts w:ascii="Times New Roman" w:hAnsi="Times New Roman" w:cs="Times New Roman"/>
                <w:noProof/>
                <w:sz w:val="16"/>
                <w:szCs w:val="16"/>
              </w:rPr>
              <w:t>Badgley et al. (2017)</w:t>
            </w:r>
            <w:r w:rsidRPr="007A39B6">
              <w:rPr>
                <w:rFonts w:ascii="Times New Roman" w:hAnsi="Times New Roman" w:cs="Times New Roman"/>
                <w:sz w:val="16"/>
                <w:szCs w:val="16"/>
              </w:rPr>
              <w:fldChar w:fldCharType="end"/>
            </w:r>
          </w:p>
        </w:tc>
      </w:tr>
      <w:tr w:rsidR="00C56196" w:rsidRPr="00F46243" w14:paraId="19298D7A" w14:textId="77777777" w:rsidTr="0048413F">
        <w:trPr>
          <w:trHeight w:val="432"/>
        </w:trPr>
        <w:tc>
          <w:tcPr>
            <w:tcW w:w="3455" w:type="dxa"/>
            <w:vAlign w:val="center"/>
          </w:tcPr>
          <w:p w14:paraId="27B7E200"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Normalized Burn Ratio</w:t>
            </w:r>
          </w:p>
        </w:tc>
        <w:tc>
          <w:tcPr>
            <w:tcW w:w="1450" w:type="dxa"/>
            <w:vAlign w:val="center"/>
          </w:tcPr>
          <w:p w14:paraId="5465F064"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NBR</w:t>
            </w:r>
          </w:p>
        </w:tc>
        <w:tc>
          <w:tcPr>
            <w:tcW w:w="2561" w:type="dxa"/>
            <w:vAlign w:val="center"/>
          </w:tcPr>
          <w:p w14:paraId="65C416B9" w14:textId="77777777" w:rsidR="00C56196" w:rsidRPr="007A39B6" w:rsidRDefault="00717E40" w:rsidP="0048413F">
            <w:pPr>
              <w:pStyle w:val="NoSpacing"/>
              <w:jc w:val="center"/>
              <w:rPr>
                <w:rFonts w:ascii="Times New Roman" w:eastAsia="DengXian" w:hAnsi="Times New Roman" w:cs="Times New Roman"/>
                <w:sz w:val="16"/>
                <w:szCs w:val="16"/>
              </w:rPr>
            </w:pPr>
            <m:oMathPara>
              <m:oMath>
                <m:f>
                  <m:fPr>
                    <m:ctrlPr>
                      <w:rPr>
                        <w:rFonts w:ascii="Cambria Math" w:hAnsi="Cambria Math" w:cs="Times New Roman"/>
                        <w:i/>
                        <w:sz w:val="16"/>
                        <w:szCs w:val="16"/>
                      </w:rPr>
                    </m:ctrlPr>
                  </m:fPr>
                  <m:num>
                    <m:r>
                      <w:rPr>
                        <w:rFonts w:ascii="Cambria Math" w:hAnsi="Cambria Math" w:cs="Times New Roman"/>
                        <w:sz w:val="16"/>
                        <w:szCs w:val="16"/>
                      </w:rPr>
                      <m:t>SWIR1-SWIR2</m:t>
                    </m:r>
                  </m:num>
                  <m:den>
                    <m:r>
                      <w:rPr>
                        <w:rFonts w:ascii="Cambria Math" w:hAnsi="Cambria Math" w:cs="Times New Roman"/>
                        <w:sz w:val="16"/>
                        <w:szCs w:val="16"/>
                      </w:rPr>
                      <m:t>SWIR1+SWIR2</m:t>
                    </m:r>
                  </m:den>
                </m:f>
              </m:oMath>
            </m:oMathPara>
          </w:p>
        </w:tc>
        <w:tc>
          <w:tcPr>
            <w:tcW w:w="2123" w:type="dxa"/>
            <w:vAlign w:val="center"/>
          </w:tcPr>
          <w:p w14:paraId="2EA8B4B7" w14:textId="24B19BEF"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fldChar w:fldCharType="begin"/>
            </w:r>
            <w:r w:rsidR="00DD6183">
              <w:rPr>
                <w:rFonts w:ascii="Times New Roman" w:hAnsi="Times New Roman" w:cs="Times New Roman"/>
                <w:sz w:val="16"/>
                <w:szCs w:val="16"/>
              </w:rPr>
              <w:instrText xml:space="preserve"> ADDIN EN.CITE &lt;EndNote&gt;&lt;Cite AuthorYear="1"&gt;&lt;Author&gt;Key&lt;/Author&gt;&lt;Year&gt;1999&lt;/Year&gt;&lt;RecNum&gt;3683&lt;/RecNum&gt;&lt;DisplayText&gt;Key and Benson (1999)&lt;/DisplayText&gt;&lt;record&gt;&lt;rec-number&gt;3683&lt;/rec-number&gt;&lt;foreign-keys&gt;&lt;key app="EN" db-id="przrz2xfys0et6es02qx0adprs59z2erxf5t" timestamp="1534191088"&gt;3683&lt;/key&gt;&lt;/foreign-keys&gt;&lt;ref-type name="Journal Article"&gt;17&lt;/ref-type&gt;&lt;contributors&gt;&lt;authors&gt;&lt;author&gt;Key, Carl H&lt;/author&gt;&lt;author&gt;Benson, Nate C&lt;/author&gt;&lt;/authors&gt;&lt;/contributors&gt;&lt;titles&gt;&lt;title&gt;The Normalized Burn Ratio (NBR): A Landsat TM radiometric measure of burn severity&lt;/title&gt;&lt;secondary-title&gt;United States Geological Survey, Northern Rocky Mountain Science Center.(Bozeman, MT)&lt;/secondary-title&gt;&lt;/titles&gt;&lt;periodical&gt;&lt;full-title&gt;United States Geological Survey, Northern Rocky Mountain Science Center.(Bozeman, MT)&lt;/full-title&gt;&lt;/periodical&gt;&lt;dates&gt;&lt;year&gt;1999&lt;/year&gt;&lt;/dates&gt;&lt;urls&gt;&lt;/urls&gt;&lt;/record&gt;&lt;/Cite&gt;&lt;/EndNote&gt;</w:instrText>
            </w:r>
            <w:r w:rsidRPr="007A39B6">
              <w:rPr>
                <w:rFonts w:ascii="Times New Roman" w:hAnsi="Times New Roman" w:cs="Times New Roman"/>
                <w:sz w:val="16"/>
                <w:szCs w:val="16"/>
              </w:rPr>
              <w:fldChar w:fldCharType="separate"/>
            </w:r>
            <w:r w:rsidR="00DD6183">
              <w:rPr>
                <w:rFonts w:ascii="Times New Roman" w:hAnsi="Times New Roman" w:cs="Times New Roman"/>
                <w:noProof/>
                <w:sz w:val="16"/>
                <w:szCs w:val="16"/>
              </w:rPr>
              <w:t>Key and Benson (1999)</w:t>
            </w:r>
            <w:r w:rsidRPr="007A39B6">
              <w:rPr>
                <w:rFonts w:ascii="Times New Roman" w:hAnsi="Times New Roman" w:cs="Times New Roman"/>
                <w:sz w:val="16"/>
                <w:szCs w:val="16"/>
              </w:rPr>
              <w:fldChar w:fldCharType="end"/>
            </w:r>
          </w:p>
        </w:tc>
      </w:tr>
      <w:tr w:rsidR="00C56196" w:rsidRPr="00F46243" w14:paraId="75F43BF0" w14:textId="77777777" w:rsidTr="0048413F">
        <w:trPr>
          <w:trHeight w:val="432"/>
        </w:trPr>
        <w:tc>
          <w:tcPr>
            <w:tcW w:w="3455" w:type="dxa"/>
            <w:vAlign w:val="center"/>
          </w:tcPr>
          <w:p w14:paraId="6A252F40"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Normalized Difference Infrared Index</w:t>
            </w:r>
          </w:p>
        </w:tc>
        <w:tc>
          <w:tcPr>
            <w:tcW w:w="1450" w:type="dxa"/>
            <w:vAlign w:val="center"/>
          </w:tcPr>
          <w:p w14:paraId="2F92915A"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NDII</w:t>
            </w:r>
          </w:p>
        </w:tc>
        <w:tc>
          <w:tcPr>
            <w:tcW w:w="2561" w:type="dxa"/>
            <w:vAlign w:val="center"/>
          </w:tcPr>
          <w:p w14:paraId="24DF0123" w14:textId="77777777" w:rsidR="00C56196" w:rsidRPr="007A39B6" w:rsidRDefault="00717E40" w:rsidP="0048413F">
            <w:pPr>
              <w:pStyle w:val="NoSpacing"/>
              <w:jc w:val="center"/>
              <w:rPr>
                <w:rFonts w:ascii="Times New Roman" w:hAnsi="Times New Roman" w:cs="Times New Roman"/>
                <w:sz w:val="16"/>
                <w:szCs w:val="16"/>
              </w:rPr>
            </w:pPr>
            <m:oMathPara>
              <m:oMath>
                <m:f>
                  <m:fPr>
                    <m:ctrlPr>
                      <w:rPr>
                        <w:rFonts w:ascii="Cambria Math" w:hAnsi="Cambria Math" w:cs="Times New Roman"/>
                        <w:i/>
                        <w:sz w:val="16"/>
                        <w:szCs w:val="16"/>
                      </w:rPr>
                    </m:ctrlPr>
                  </m:fPr>
                  <m:num>
                    <m:r>
                      <w:rPr>
                        <w:rFonts w:ascii="Cambria Math" w:hAnsi="Cambria Math" w:cs="Times New Roman"/>
                        <w:sz w:val="16"/>
                        <w:szCs w:val="16"/>
                      </w:rPr>
                      <m:t>NIR+SWIR1</m:t>
                    </m:r>
                  </m:num>
                  <m:den>
                    <m:r>
                      <w:rPr>
                        <w:rFonts w:ascii="Cambria Math" w:hAnsi="Cambria Math" w:cs="Times New Roman"/>
                        <w:sz w:val="16"/>
                        <w:szCs w:val="16"/>
                      </w:rPr>
                      <m:t>NIR+SWIR1</m:t>
                    </m:r>
                  </m:den>
                </m:f>
              </m:oMath>
            </m:oMathPara>
          </w:p>
        </w:tc>
        <w:tc>
          <w:tcPr>
            <w:tcW w:w="2123" w:type="dxa"/>
            <w:vAlign w:val="center"/>
          </w:tcPr>
          <w:p w14:paraId="1A3B7495" w14:textId="01F2348E" w:rsidR="00C56196" w:rsidRPr="00477254" w:rsidRDefault="00477254" w:rsidP="0048413F">
            <w:pPr>
              <w:pStyle w:val="NoSpacing"/>
              <w:jc w:val="center"/>
              <w:rPr>
                <w:rFonts w:ascii="Times New Roman" w:hAnsi="Times New Roman" w:cs="Times New Roman"/>
                <w:sz w:val="16"/>
                <w:szCs w:val="16"/>
              </w:rPr>
            </w:pPr>
            <w:r w:rsidRPr="00477254">
              <w:rPr>
                <w:rFonts w:ascii="Times New Roman" w:hAnsi="Times New Roman" w:cs="Times New Roman"/>
                <w:sz w:val="16"/>
                <w:szCs w:val="16"/>
              </w:rPr>
              <w:fldChar w:fldCharType="begin"/>
            </w:r>
            <w:r w:rsidR="00DD6183">
              <w:rPr>
                <w:rFonts w:ascii="Times New Roman" w:hAnsi="Times New Roman" w:cs="Times New Roman"/>
                <w:sz w:val="16"/>
                <w:szCs w:val="16"/>
              </w:rPr>
              <w:instrText xml:space="preserve"> ADDIN EN.CITE &lt;EndNote&gt;&lt;Cite AuthorYear="1"&gt;&lt;Author&gt;Hardisky&lt;/Author&gt;&lt;Year&gt;1983&lt;/Year&gt;&lt;RecNum&gt;4644&lt;/RecNum&gt;&lt;DisplayText&gt;Hardisky et al. (1983)&lt;/DisplayText&gt;&lt;record&gt;&lt;rec-number&gt;4644&lt;/rec-number&gt;&lt;foreign-keys&gt;&lt;key app="EN" db-id="przrz2xfys0et6es02qx0adprs59z2erxf5t" timestamp="1637709170"&gt;4644&lt;/key&gt;&lt;/foreign-keys&gt;&lt;ref-type name="Journal Article"&gt;17&lt;/ref-type&gt;&lt;contributors&gt;&lt;authors&gt;&lt;author&gt;Hardisky, M&lt;/author&gt;&lt;author&gt;Klemas, V&lt;/author&gt;&lt;author&gt;Smart, M&lt;/author&gt;&lt;/authors&gt;&lt;/contributors&gt;&lt;titles&gt;&lt;title&gt;The influence of soil salinity, growth form, and leaf moisture on the spectral radiance of Spartina alterniflora&lt;/title&gt;&lt;secondary-title&gt;Photogrammetric Engineering &amp;amp; Remote Sensing&lt;/secondary-title&gt;&lt;/titles&gt;&lt;periodical&gt;&lt;full-title&gt;Photogrammetric Engineering &amp;amp; Remote Sensing&lt;/full-title&gt;&lt;/periodical&gt;&lt;pages&gt;77-83&lt;/pages&gt;&lt;volume&gt;49&lt;/volume&gt;&lt;number&gt;1&lt;/number&gt;&lt;dates&gt;&lt;year&gt;1983&lt;/year&gt;&lt;/dates&gt;&lt;urls&gt;&lt;/urls&gt;&lt;/record&gt;&lt;/Cite&gt;&lt;/EndNote&gt;</w:instrText>
            </w:r>
            <w:r w:rsidRPr="00477254">
              <w:rPr>
                <w:rFonts w:ascii="Times New Roman" w:hAnsi="Times New Roman" w:cs="Times New Roman"/>
                <w:sz w:val="16"/>
                <w:szCs w:val="16"/>
              </w:rPr>
              <w:fldChar w:fldCharType="separate"/>
            </w:r>
            <w:r w:rsidR="00DD6183">
              <w:rPr>
                <w:rFonts w:ascii="Times New Roman" w:hAnsi="Times New Roman" w:cs="Times New Roman"/>
                <w:noProof/>
                <w:sz w:val="16"/>
                <w:szCs w:val="16"/>
              </w:rPr>
              <w:t>Hardisky et al. (1983)</w:t>
            </w:r>
            <w:r w:rsidRPr="00477254">
              <w:rPr>
                <w:rFonts w:ascii="Times New Roman" w:hAnsi="Times New Roman" w:cs="Times New Roman"/>
                <w:sz w:val="16"/>
                <w:szCs w:val="16"/>
              </w:rPr>
              <w:fldChar w:fldCharType="end"/>
            </w:r>
          </w:p>
        </w:tc>
      </w:tr>
      <w:tr w:rsidR="00C56196" w:rsidRPr="00F46243" w14:paraId="05DD211C" w14:textId="77777777" w:rsidTr="0048413F">
        <w:trPr>
          <w:trHeight w:val="432"/>
        </w:trPr>
        <w:tc>
          <w:tcPr>
            <w:tcW w:w="3455" w:type="dxa"/>
            <w:vAlign w:val="center"/>
          </w:tcPr>
          <w:p w14:paraId="35AC4ECA"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Normalized Difference Moisture Index</w:t>
            </w:r>
          </w:p>
        </w:tc>
        <w:tc>
          <w:tcPr>
            <w:tcW w:w="1450" w:type="dxa"/>
            <w:vAlign w:val="center"/>
          </w:tcPr>
          <w:p w14:paraId="2E5764BD"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NDMI</w:t>
            </w:r>
          </w:p>
        </w:tc>
        <w:tc>
          <w:tcPr>
            <w:tcW w:w="2561" w:type="dxa"/>
            <w:vAlign w:val="center"/>
          </w:tcPr>
          <w:p w14:paraId="69C079D4" w14:textId="77777777" w:rsidR="00C56196" w:rsidRPr="007A39B6" w:rsidRDefault="00717E40" w:rsidP="0048413F">
            <w:pPr>
              <w:pStyle w:val="NoSpacing"/>
              <w:jc w:val="center"/>
              <w:rPr>
                <w:rFonts w:ascii="Times New Roman" w:eastAsia="DengXian" w:hAnsi="Times New Roman" w:cs="Times New Roman"/>
                <w:sz w:val="16"/>
                <w:szCs w:val="16"/>
              </w:rPr>
            </w:pPr>
            <m:oMathPara>
              <m:oMath>
                <m:f>
                  <m:fPr>
                    <m:ctrlPr>
                      <w:rPr>
                        <w:rFonts w:ascii="Cambria Math" w:hAnsi="Cambria Math" w:cs="Times New Roman"/>
                        <w:i/>
                        <w:sz w:val="16"/>
                        <w:szCs w:val="16"/>
                      </w:rPr>
                    </m:ctrlPr>
                  </m:fPr>
                  <m:num>
                    <m:r>
                      <w:rPr>
                        <w:rFonts w:ascii="Cambria Math" w:hAnsi="Cambria Math" w:cs="Times New Roman"/>
                        <w:sz w:val="16"/>
                        <w:szCs w:val="16"/>
                      </w:rPr>
                      <m:t>NIR-SWIR1</m:t>
                    </m:r>
                  </m:num>
                  <m:den>
                    <m:r>
                      <w:rPr>
                        <w:rFonts w:ascii="Cambria Math" w:hAnsi="Cambria Math" w:cs="Times New Roman"/>
                        <w:sz w:val="16"/>
                        <w:szCs w:val="16"/>
                      </w:rPr>
                      <m:t>NIR+SWIR1</m:t>
                    </m:r>
                  </m:den>
                </m:f>
              </m:oMath>
            </m:oMathPara>
          </w:p>
        </w:tc>
        <w:tc>
          <w:tcPr>
            <w:tcW w:w="2123" w:type="dxa"/>
            <w:vAlign w:val="center"/>
          </w:tcPr>
          <w:p w14:paraId="180EABAF" w14:textId="79BF25F1"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fldChar w:fldCharType="begin"/>
            </w:r>
            <w:r w:rsidR="00DD6183">
              <w:rPr>
                <w:rFonts w:ascii="Times New Roman" w:hAnsi="Times New Roman" w:cs="Times New Roman"/>
                <w:sz w:val="16"/>
                <w:szCs w:val="16"/>
              </w:rPr>
              <w:instrText xml:space="preserve"> ADDIN EN.CITE &lt;EndNote&gt;&lt;Cite AuthorYear="1"&gt;&lt;Author&gt;Gao&lt;/Author&gt;&lt;Year&gt;1996&lt;/Year&gt;&lt;RecNum&gt;4495&lt;/RecNum&gt;&lt;DisplayText&gt;Gao (1996)&lt;/DisplayText&gt;&lt;record&gt;&lt;rec-number&gt;4495&lt;/rec-number&gt;&lt;foreign-keys&gt;&lt;key app="EN" db-id="przrz2xfys0et6es02qx0adprs59z2erxf5t" timestamp="1618504483"&gt;4495&lt;/key&gt;&lt;/foreign-keys&gt;&lt;ref-type name="Journal Article"&gt;17&lt;/ref-type&gt;&lt;contributors&gt;&lt;authors&gt;&lt;author&gt;Gao, Bo-Cai&lt;/author&gt;&lt;/authors&gt;&lt;/contributors&gt;&lt;titles&gt;&lt;title&gt;NDWI—A normalized difference water index for remote sensing of vegetation liquid water from space&lt;/title&gt;&lt;secondary-title&gt;Remote sensing of environment&lt;/secondary-title&gt;&lt;/titles&gt;&lt;periodical&gt;&lt;full-title&gt;Remote Sensing of Environment&lt;/full-title&gt;&lt;/periodical&gt;&lt;pages&gt;257-266&lt;/pages&gt;&lt;volume&gt;58&lt;/volume&gt;&lt;number&gt;3&lt;/number&gt;&lt;dates&gt;&lt;year&gt;1996&lt;/year&gt;&lt;/dates&gt;&lt;isbn&gt;0034-4257&lt;/isbn&gt;&lt;urls&gt;&lt;/urls&gt;&lt;/record&gt;&lt;/Cite&gt;&lt;/EndNote&gt;</w:instrText>
            </w:r>
            <w:r w:rsidRPr="007A39B6">
              <w:rPr>
                <w:rFonts w:ascii="Times New Roman" w:hAnsi="Times New Roman" w:cs="Times New Roman"/>
                <w:sz w:val="16"/>
                <w:szCs w:val="16"/>
              </w:rPr>
              <w:fldChar w:fldCharType="separate"/>
            </w:r>
            <w:r w:rsidR="00DD6183">
              <w:rPr>
                <w:rFonts w:ascii="Times New Roman" w:hAnsi="Times New Roman" w:cs="Times New Roman"/>
                <w:noProof/>
                <w:sz w:val="16"/>
                <w:szCs w:val="16"/>
              </w:rPr>
              <w:t>Gao (1996)</w:t>
            </w:r>
            <w:r w:rsidRPr="007A39B6">
              <w:rPr>
                <w:rFonts w:ascii="Times New Roman" w:hAnsi="Times New Roman" w:cs="Times New Roman"/>
                <w:sz w:val="16"/>
                <w:szCs w:val="16"/>
              </w:rPr>
              <w:fldChar w:fldCharType="end"/>
            </w:r>
          </w:p>
        </w:tc>
      </w:tr>
      <w:tr w:rsidR="00C56196" w:rsidRPr="00F46243" w14:paraId="15F1F9A0" w14:textId="77777777" w:rsidTr="0048413F">
        <w:trPr>
          <w:trHeight w:val="432"/>
        </w:trPr>
        <w:tc>
          <w:tcPr>
            <w:tcW w:w="3455" w:type="dxa"/>
            <w:vAlign w:val="center"/>
          </w:tcPr>
          <w:p w14:paraId="0F4BDC0F"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Normalized Difference Vegetation Index</w:t>
            </w:r>
            <w:r>
              <w:rPr>
                <w:rFonts w:ascii="Times New Roman" w:hAnsi="Times New Roman" w:cs="Times New Roman"/>
                <w:sz w:val="16"/>
                <w:szCs w:val="16"/>
              </w:rPr>
              <w:t xml:space="preserve"> (red)</w:t>
            </w:r>
          </w:p>
        </w:tc>
        <w:tc>
          <w:tcPr>
            <w:tcW w:w="1450" w:type="dxa"/>
            <w:vAlign w:val="center"/>
          </w:tcPr>
          <w:p w14:paraId="6C45D75B"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NDVI</w:t>
            </w:r>
          </w:p>
        </w:tc>
        <w:tc>
          <w:tcPr>
            <w:tcW w:w="2561" w:type="dxa"/>
            <w:vAlign w:val="center"/>
          </w:tcPr>
          <w:p w14:paraId="4E63A8D5" w14:textId="77777777" w:rsidR="00C56196" w:rsidRPr="007A39B6" w:rsidRDefault="00717E40" w:rsidP="0048413F">
            <w:pPr>
              <w:pStyle w:val="NoSpacing"/>
              <w:jc w:val="center"/>
              <w:rPr>
                <w:rFonts w:ascii="Times New Roman" w:eastAsia="DengXian" w:hAnsi="Times New Roman" w:cs="Times New Roman"/>
                <w:sz w:val="16"/>
                <w:szCs w:val="16"/>
              </w:rPr>
            </w:pPr>
            <m:oMathPara>
              <m:oMath>
                <m:f>
                  <m:fPr>
                    <m:ctrlPr>
                      <w:rPr>
                        <w:rFonts w:ascii="Cambria Math" w:hAnsi="Cambria Math" w:cs="Times New Roman"/>
                        <w:i/>
                        <w:sz w:val="16"/>
                        <w:szCs w:val="16"/>
                      </w:rPr>
                    </m:ctrlPr>
                  </m:fPr>
                  <m:num>
                    <m:r>
                      <w:rPr>
                        <w:rFonts w:ascii="Cambria Math" w:hAnsi="Cambria Math" w:cs="Times New Roman"/>
                        <w:sz w:val="16"/>
                        <w:szCs w:val="16"/>
                      </w:rPr>
                      <m:t>NIR-RED</m:t>
                    </m:r>
                  </m:num>
                  <m:den>
                    <m:r>
                      <w:rPr>
                        <w:rFonts w:ascii="Cambria Math" w:hAnsi="Cambria Math" w:cs="Times New Roman"/>
                        <w:sz w:val="16"/>
                        <w:szCs w:val="16"/>
                      </w:rPr>
                      <m:t>NIR+RED</m:t>
                    </m:r>
                  </m:den>
                </m:f>
              </m:oMath>
            </m:oMathPara>
          </w:p>
        </w:tc>
        <w:tc>
          <w:tcPr>
            <w:tcW w:w="2123" w:type="dxa"/>
            <w:vAlign w:val="center"/>
          </w:tcPr>
          <w:p w14:paraId="6050C712" w14:textId="43DE9CAE"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fldChar w:fldCharType="begin"/>
            </w:r>
            <w:r w:rsidR="00DD6183">
              <w:rPr>
                <w:rFonts w:ascii="Times New Roman" w:hAnsi="Times New Roman" w:cs="Times New Roman"/>
                <w:sz w:val="16"/>
                <w:szCs w:val="16"/>
              </w:rPr>
              <w:instrText xml:space="preserve"> ADDIN EN.CITE &lt;EndNote&gt;&lt;Cite AuthorYear="1"&gt;&lt;Author&gt;Rouse&lt;/Author&gt;&lt;Year&gt;1974&lt;/Year&gt;&lt;RecNum&gt;2741&lt;/RecNum&gt;&lt;DisplayText&gt;Rouse et al. (1974)&lt;/DisplayText&gt;&lt;record&gt;&lt;rec-number&gt;2741&lt;/rec-number&gt;&lt;foreign-keys&gt;&lt;key app="EN" db-id="przrz2xfys0et6es02qx0adprs59z2erxf5t" timestamp="0"&gt;2741&lt;/key&gt;&lt;/foreign-keys&gt;&lt;ref-type name="Journal Article"&gt;17&lt;/ref-type&gt;&lt;contributors&gt;&lt;authors&gt;&lt;author&gt;Rouse, JW&lt;/author&gt;&lt;author&gt;Haas, RH&lt;/author&gt;&lt;author&gt;Schell, JA&lt;/author&gt;&lt;author&gt;Deering, DW&lt;/author&gt;&lt;/authors&gt;&lt;/contributors&gt;&lt;titles&gt;&lt;title&gt;Monitoring vegetation systems in the Great Plains with ERTS&lt;/title&gt;&lt;secondary-title&gt;NASA special publication&lt;/secondary-title&gt;&lt;/titles&gt;&lt;pages&gt;309-317&lt;/pages&gt;&lt;volume&gt;351&lt;/volume&gt;&lt;dates&gt;&lt;year&gt;1974&lt;/year&gt;&lt;/dates&gt;&lt;urls&gt;&lt;/urls&gt;&lt;/record&gt;&lt;/Cite&gt;&lt;/EndNote&gt;</w:instrText>
            </w:r>
            <w:r w:rsidRPr="007A39B6">
              <w:rPr>
                <w:rFonts w:ascii="Times New Roman" w:hAnsi="Times New Roman" w:cs="Times New Roman"/>
                <w:sz w:val="16"/>
                <w:szCs w:val="16"/>
              </w:rPr>
              <w:fldChar w:fldCharType="separate"/>
            </w:r>
            <w:r w:rsidR="00DD6183">
              <w:rPr>
                <w:rFonts w:ascii="Times New Roman" w:hAnsi="Times New Roman" w:cs="Times New Roman"/>
                <w:noProof/>
                <w:sz w:val="16"/>
                <w:szCs w:val="16"/>
              </w:rPr>
              <w:t>Rouse et al. (1974)</w:t>
            </w:r>
            <w:r w:rsidRPr="007A39B6">
              <w:rPr>
                <w:rFonts w:ascii="Times New Roman" w:hAnsi="Times New Roman" w:cs="Times New Roman"/>
                <w:sz w:val="16"/>
                <w:szCs w:val="16"/>
              </w:rPr>
              <w:fldChar w:fldCharType="end"/>
            </w:r>
          </w:p>
        </w:tc>
      </w:tr>
      <w:tr w:rsidR="00C56196" w:rsidRPr="00F46243" w14:paraId="6873D9D4" w14:textId="77777777" w:rsidTr="0048413F">
        <w:trPr>
          <w:trHeight w:val="432"/>
        </w:trPr>
        <w:tc>
          <w:tcPr>
            <w:tcW w:w="3455" w:type="dxa"/>
            <w:vAlign w:val="center"/>
          </w:tcPr>
          <w:p w14:paraId="7F021ACE"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Normalized Difference Vegetation Index</w:t>
            </w:r>
            <w:r>
              <w:rPr>
                <w:rFonts w:ascii="Times New Roman" w:hAnsi="Times New Roman" w:cs="Times New Roman"/>
                <w:sz w:val="16"/>
                <w:szCs w:val="16"/>
              </w:rPr>
              <w:t xml:space="preserve"> (green)</w:t>
            </w:r>
          </w:p>
        </w:tc>
        <w:tc>
          <w:tcPr>
            <w:tcW w:w="1450" w:type="dxa"/>
            <w:vAlign w:val="center"/>
          </w:tcPr>
          <w:p w14:paraId="0ECB4D12" w14:textId="77777777" w:rsidR="00C56196" w:rsidRPr="007A39B6" w:rsidRDefault="00C56196" w:rsidP="0048413F">
            <w:pPr>
              <w:pStyle w:val="NoSpacing"/>
              <w:jc w:val="center"/>
              <w:rPr>
                <w:rFonts w:ascii="Times New Roman" w:hAnsi="Times New Roman" w:cs="Times New Roman"/>
                <w:sz w:val="16"/>
                <w:szCs w:val="16"/>
              </w:rPr>
            </w:pPr>
            <w:proofErr w:type="spellStart"/>
            <w:r w:rsidRPr="007A39B6">
              <w:rPr>
                <w:rFonts w:ascii="Times New Roman" w:hAnsi="Times New Roman" w:cs="Times New Roman"/>
                <w:sz w:val="16"/>
                <w:szCs w:val="16"/>
              </w:rPr>
              <w:t>gNDVI</w:t>
            </w:r>
            <w:proofErr w:type="spellEnd"/>
          </w:p>
        </w:tc>
        <w:tc>
          <w:tcPr>
            <w:tcW w:w="2561" w:type="dxa"/>
            <w:vAlign w:val="center"/>
          </w:tcPr>
          <w:p w14:paraId="28586550" w14:textId="77777777" w:rsidR="00C56196" w:rsidRPr="007A39B6" w:rsidRDefault="00717E40" w:rsidP="0048413F">
            <w:pPr>
              <w:pStyle w:val="NoSpacing"/>
              <w:jc w:val="center"/>
              <w:rPr>
                <w:rFonts w:ascii="Times New Roman" w:eastAsia="DengXian" w:hAnsi="Times New Roman" w:cs="Times New Roman"/>
                <w:sz w:val="16"/>
                <w:szCs w:val="16"/>
              </w:rPr>
            </w:pPr>
            <m:oMathPara>
              <m:oMath>
                <m:f>
                  <m:fPr>
                    <m:ctrlPr>
                      <w:rPr>
                        <w:rFonts w:ascii="Cambria Math" w:hAnsi="Cambria Math" w:cs="Times New Roman"/>
                        <w:i/>
                        <w:sz w:val="16"/>
                        <w:szCs w:val="16"/>
                      </w:rPr>
                    </m:ctrlPr>
                  </m:fPr>
                  <m:num>
                    <m:r>
                      <w:rPr>
                        <w:rFonts w:ascii="Cambria Math" w:hAnsi="Cambria Math" w:cs="Times New Roman"/>
                        <w:sz w:val="16"/>
                        <w:szCs w:val="16"/>
                      </w:rPr>
                      <m:t>NIR-GREEN</m:t>
                    </m:r>
                  </m:num>
                  <m:den>
                    <m:r>
                      <w:rPr>
                        <w:rFonts w:ascii="Cambria Math" w:hAnsi="Cambria Math" w:cs="Times New Roman"/>
                        <w:sz w:val="16"/>
                        <w:szCs w:val="16"/>
                      </w:rPr>
                      <m:t>NIR+GREEN</m:t>
                    </m:r>
                  </m:den>
                </m:f>
              </m:oMath>
            </m:oMathPara>
          </w:p>
        </w:tc>
        <w:tc>
          <w:tcPr>
            <w:tcW w:w="2123" w:type="dxa"/>
            <w:vAlign w:val="center"/>
          </w:tcPr>
          <w:p w14:paraId="62336343" w14:textId="5C2F51D0" w:rsidR="00C56196" w:rsidRPr="007A39B6" w:rsidRDefault="00477254" w:rsidP="0048413F">
            <w:pPr>
              <w:pStyle w:val="NoSpacing"/>
              <w:jc w:val="center"/>
              <w:rPr>
                <w:rFonts w:ascii="Times New Roman" w:hAnsi="Times New Roman" w:cs="Times New Roman"/>
                <w:sz w:val="16"/>
                <w:szCs w:val="16"/>
              </w:rPr>
            </w:pPr>
            <w:r>
              <w:rPr>
                <w:rFonts w:ascii="Times New Roman" w:hAnsi="Times New Roman" w:cs="Times New Roman"/>
                <w:sz w:val="16"/>
                <w:szCs w:val="16"/>
              </w:rPr>
              <w:fldChar w:fldCharType="begin"/>
            </w:r>
            <w:r w:rsidR="00DD6183">
              <w:rPr>
                <w:rFonts w:ascii="Times New Roman" w:hAnsi="Times New Roman" w:cs="Times New Roman"/>
                <w:sz w:val="16"/>
                <w:szCs w:val="16"/>
              </w:rPr>
              <w:instrText xml:space="preserve"> ADDIN EN.CITE &lt;EndNote&gt;&lt;Cite AuthorYear="1"&gt;&lt;Author&gt;Gitelson&lt;/Author&gt;&lt;Year&gt;1998&lt;/Year&gt;&lt;RecNum&gt;4645&lt;/RecNum&gt;&lt;DisplayText&gt;Gitelson and Merzlyak (1998)&lt;/DisplayText&gt;&lt;record&gt;&lt;rec-number&gt;4645&lt;/rec-number&gt;&lt;foreign-keys&gt;&lt;key app="EN" db-id="przrz2xfys0et6es02qx0adprs59z2erxf5t" timestamp="1637709383"&gt;4645&lt;/key&gt;&lt;/foreign-keys&gt;&lt;ref-type name="Journal Article"&gt;17&lt;/ref-type&gt;&lt;contributors&gt;&lt;authors&gt;&lt;author&gt;Gitelson, Anatoly A&lt;/author&gt;&lt;author&gt;Merzlyak, Mark N&lt;/author&gt;&lt;/authors&gt;&lt;/contributors&gt;&lt;titles&gt;&lt;title&gt;Remote sensing of chlorophyll concentration in higher plant leaves&lt;/title&gt;&lt;secondary-title&gt;Advances in Space Research&lt;/secondary-title&gt;&lt;/titles&gt;&lt;periodical&gt;&lt;full-title&gt;Advances in Space Research&lt;/full-title&gt;&lt;/periodical&gt;&lt;pages&gt;689-692&lt;/pages&gt;&lt;volume&gt;22&lt;/volume&gt;&lt;number&gt;5&lt;/number&gt;&lt;dates&gt;&lt;year&gt;1998&lt;/year&gt;&lt;/dates&gt;&lt;isbn&gt;0273-1177&lt;/isbn&gt;&lt;urls&gt;&lt;/urls&gt;&lt;/record&gt;&lt;/Cite&gt;&lt;/EndNote&gt;</w:instrText>
            </w:r>
            <w:r>
              <w:rPr>
                <w:rFonts w:ascii="Times New Roman" w:hAnsi="Times New Roman" w:cs="Times New Roman"/>
                <w:sz w:val="16"/>
                <w:szCs w:val="16"/>
              </w:rPr>
              <w:fldChar w:fldCharType="separate"/>
            </w:r>
            <w:r w:rsidR="00DD6183">
              <w:rPr>
                <w:rFonts w:ascii="Times New Roman" w:hAnsi="Times New Roman" w:cs="Times New Roman"/>
                <w:noProof/>
                <w:sz w:val="16"/>
                <w:szCs w:val="16"/>
              </w:rPr>
              <w:t>Gitelson and Merzlyak (1998)</w:t>
            </w:r>
            <w:r>
              <w:rPr>
                <w:rFonts w:ascii="Times New Roman" w:hAnsi="Times New Roman" w:cs="Times New Roman"/>
                <w:sz w:val="16"/>
                <w:szCs w:val="16"/>
              </w:rPr>
              <w:fldChar w:fldCharType="end"/>
            </w:r>
          </w:p>
        </w:tc>
      </w:tr>
      <w:tr w:rsidR="00C56196" w:rsidRPr="00F46243" w14:paraId="35A6F25A" w14:textId="77777777" w:rsidTr="0048413F">
        <w:trPr>
          <w:trHeight w:val="432"/>
        </w:trPr>
        <w:tc>
          <w:tcPr>
            <w:tcW w:w="3455" w:type="dxa"/>
            <w:vAlign w:val="center"/>
          </w:tcPr>
          <w:p w14:paraId="3F7887B6"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Normalized Difference Vegetation Index</w:t>
            </w:r>
            <w:r>
              <w:rPr>
                <w:rFonts w:ascii="Times New Roman" w:hAnsi="Times New Roman" w:cs="Times New Roman"/>
                <w:sz w:val="16"/>
                <w:szCs w:val="16"/>
              </w:rPr>
              <w:t xml:space="preserve"> (kernel)</w:t>
            </w:r>
          </w:p>
        </w:tc>
        <w:tc>
          <w:tcPr>
            <w:tcW w:w="1450" w:type="dxa"/>
            <w:vAlign w:val="center"/>
          </w:tcPr>
          <w:p w14:paraId="0DFB27F6"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kNDVI</w:t>
            </w:r>
          </w:p>
        </w:tc>
        <w:tc>
          <w:tcPr>
            <w:tcW w:w="2561" w:type="dxa"/>
            <w:vAlign w:val="center"/>
          </w:tcPr>
          <w:p w14:paraId="7738CFD9" w14:textId="77777777" w:rsidR="00C56196" w:rsidRPr="007A39B6" w:rsidRDefault="00C56196" w:rsidP="0048413F">
            <w:pPr>
              <w:pStyle w:val="NoSpacing"/>
              <w:jc w:val="center"/>
              <w:rPr>
                <w:rFonts w:ascii="Times New Roman" w:eastAsia="DengXian" w:hAnsi="Times New Roman" w:cs="Times New Roman"/>
                <w:sz w:val="16"/>
                <w:szCs w:val="16"/>
              </w:rPr>
            </w:pPr>
            <m:oMath>
              <m:r>
                <m:rPr>
                  <m:sty m:val="p"/>
                </m:rPr>
                <w:rPr>
                  <w:rFonts w:ascii="Cambria Math" w:hAnsi="Cambria Math" w:cs="Times New Roman"/>
                  <w:sz w:val="16"/>
                  <w:szCs w:val="16"/>
                </w:rPr>
                <m:t>tanh⁡</m:t>
              </m:r>
              <m:r>
                <w:rPr>
                  <w:rFonts w:ascii="Cambria Math" w:hAnsi="Cambria Math" w:cs="Times New Roman"/>
                  <w:sz w:val="16"/>
                  <w:szCs w:val="16"/>
                </w:rPr>
                <m:t>((</m:t>
              </m:r>
              <m:f>
                <m:fPr>
                  <m:ctrlPr>
                    <w:rPr>
                      <w:rFonts w:ascii="Cambria Math" w:hAnsi="Cambria Math" w:cs="Times New Roman"/>
                      <w:i/>
                      <w:sz w:val="16"/>
                      <w:szCs w:val="16"/>
                    </w:rPr>
                  </m:ctrlPr>
                </m:fPr>
                <m:num>
                  <m:r>
                    <w:rPr>
                      <w:rFonts w:ascii="Cambria Math" w:hAnsi="Cambria Math" w:cs="Times New Roman"/>
                      <w:sz w:val="16"/>
                      <w:szCs w:val="16"/>
                    </w:rPr>
                    <m:t>NIR-RED</m:t>
                  </m:r>
                </m:num>
                <m:den>
                  <m:r>
                    <w:rPr>
                      <w:rFonts w:ascii="Cambria Math" w:hAnsi="Cambria Math" w:cs="Times New Roman"/>
                      <w:sz w:val="16"/>
                      <w:szCs w:val="16"/>
                    </w:rPr>
                    <m:t>NIR+RED</m:t>
                  </m:r>
                </m:den>
              </m:f>
            </m:oMath>
            <w:r w:rsidRPr="007A39B6">
              <w:rPr>
                <w:rFonts w:ascii="Times New Roman" w:hAnsi="Times New Roman" w:cs="Times New Roman"/>
                <w:sz w:val="16"/>
                <w:szCs w:val="16"/>
              </w:rPr>
              <w:t>)</w:t>
            </w:r>
            <w:r w:rsidRPr="007A39B6">
              <w:rPr>
                <w:rFonts w:ascii="Times New Roman" w:hAnsi="Times New Roman" w:cs="Times New Roman"/>
                <w:sz w:val="16"/>
                <w:szCs w:val="16"/>
                <w:vertAlign w:val="superscript"/>
              </w:rPr>
              <w:t>2</w:t>
            </w:r>
            <w:r w:rsidRPr="007A39B6">
              <w:rPr>
                <w:rFonts w:ascii="Times New Roman" w:hAnsi="Times New Roman" w:cs="Times New Roman"/>
                <w:sz w:val="16"/>
                <w:szCs w:val="16"/>
              </w:rPr>
              <w:t>)</w:t>
            </w:r>
          </w:p>
        </w:tc>
        <w:tc>
          <w:tcPr>
            <w:tcW w:w="2123" w:type="dxa"/>
            <w:vAlign w:val="center"/>
          </w:tcPr>
          <w:p w14:paraId="598A9C9C" w14:textId="299582B8"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fldChar w:fldCharType="begin"/>
            </w:r>
            <w:r w:rsidR="00DD6183">
              <w:rPr>
                <w:rFonts w:ascii="Times New Roman" w:hAnsi="Times New Roman" w:cs="Times New Roman"/>
                <w:sz w:val="16"/>
                <w:szCs w:val="16"/>
              </w:rPr>
              <w:instrText xml:space="preserve"> ADDIN EN.CITE &lt;EndNote&gt;&lt;Cite AuthorYear="1"&gt;&lt;Author&gt;Camps-Valls&lt;/Author&gt;&lt;Year&gt;2021&lt;/Year&gt;&lt;RecNum&gt;4476&lt;/RecNum&gt;&lt;DisplayText&gt;Camps-Valls et al. (2021)&lt;/DisplayText&gt;&lt;record&gt;&lt;rec-number&gt;4476&lt;/rec-number&gt;&lt;foreign-keys&gt;&lt;key app="EN" db-id="przrz2xfys0et6es02qx0adprs59z2erxf5t" timestamp="1614695877"&gt;4476&lt;/key&gt;&lt;/foreign-keys&gt;&lt;ref-type name="Journal Article"&gt;17&lt;/ref-type&gt;&lt;contributors&gt;&lt;authors&gt;&lt;author&gt;Camps-Valls, Gustau&lt;/author&gt;&lt;author&gt;Campos-Taberner, Manuel&lt;/author&gt;&lt;author&gt;Moreno-Martínez, Álvaro&lt;/author&gt;&lt;author&gt;Walther, Sophia&lt;/author&gt;&lt;author&gt;Duveiller, Grégory&lt;/author&gt;&lt;author&gt;Cescatti, Alessandro&lt;/author&gt;&lt;author&gt;Mahecha, Miguel D&lt;/author&gt;&lt;author&gt;Muñoz-Marí, Jordi&lt;/author&gt;&lt;author&gt;García-Haro, Francisco Javier&lt;/author&gt;&lt;author&gt;Guanter, Luis&lt;/author&gt;&lt;/authors&gt;&lt;/contributors&gt;&lt;titles&gt;&lt;title&gt;A unified vegetation index for quantifying the terrestrial biosphere&lt;/title&gt;&lt;secondary-title&gt;Science Advances&lt;/secondary-title&gt;&lt;/titles&gt;&lt;periodical&gt;&lt;full-title&gt;Science Advances&lt;/full-title&gt;&lt;/periodical&gt;&lt;pages&gt;eabc7447&lt;/pages&gt;&lt;volume&gt;7&lt;/volume&gt;&lt;number&gt;9&lt;/number&gt;&lt;dates&gt;&lt;year&gt;2021&lt;/year&gt;&lt;/dates&gt;&lt;isbn&gt;2375-2548&lt;/isbn&gt;&lt;urls&gt;&lt;/urls&gt;&lt;/record&gt;&lt;/Cite&gt;&lt;/EndNote&gt;</w:instrText>
            </w:r>
            <w:r w:rsidRPr="007A39B6">
              <w:rPr>
                <w:rFonts w:ascii="Times New Roman" w:hAnsi="Times New Roman" w:cs="Times New Roman"/>
                <w:sz w:val="16"/>
                <w:szCs w:val="16"/>
              </w:rPr>
              <w:fldChar w:fldCharType="separate"/>
            </w:r>
            <w:r w:rsidR="00DD6183">
              <w:rPr>
                <w:rFonts w:ascii="Times New Roman" w:hAnsi="Times New Roman" w:cs="Times New Roman"/>
                <w:noProof/>
                <w:sz w:val="16"/>
                <w:szCs w:val="16"/>
              </w:rPr>
              <w:t>Camps-Valls et al. (2021)</w:t>
            </w:r>
            <w:r w:rsidRPr="007A39B6">
              <w:rPr>
                <w:rFonts w:ascii="Times New Roman" w:hAnsi="Times New Roman" w:cs="Times New Roman"/>
                <w:sz w:val="16"/>
                <w:szCs w:val="16"/>
              </w:rPr>
              <w:fldChar w:fldCharType="end"/>
            </w:r>
          </w:p>
        </w:tc>
      </w:tr>
      <w:tr w:rsidR="00C56196" w:rsidRPr="00F46243" w14:paraId="394EDB93" w14:textId="77777777" w:rsidTr="0048413F">
        <w:trPr>
          <w:trHeight w:val="432"/>
        </w:trPr>
        <w:tc>
          <w:tcPr>
            <w:tcW w:w="3455" w:type="dxa"/>
            <w:vAlign w:val="center"/>
          </w:tcPr>
          <w:p w14:paraId="60AC2CD4"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Normalized Difference Water Index</w:t>
            </w:r>
          </w:p>
        </w:tc>
        <w:tc>
          <w:tcPr>
            <w:tcW w:w="1450" w:type="dxa"/>
            <w:vAlign w:val="center"/>
          </w:tcPr>
          <w:p w14:paraId="48409B74"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NDWI</w:t>
            </w:r>
          </w:p>
        </w:tc>
        <w:tc>
          <w:tcPr>
            <w:tcW w:w="2561" w:type="dxa"/>
            <w:vAlign w:val="center"/>
          </w:tcPr>
          <w:p w14:paraId="71989431" w14:textId="77777777" w:rsidR="00C56196" w:rsidRPr="007A39B6" w:rsidRDefault="00717E40" w:rsidP="0048413F">
            <w:pPr>
              <w:pStyle w:val="NoSpacing"/>
              <w:jc w:val="center"/>
              <w:rPr>
                <w:rFonts w:ascii="Times New Roman" w:hAnsi="Times New Roman" w:cs="Times New Roman"/>
                <w:sz w:val="16"/>
                <w:szCs w:val="16"/>
              </w:rPr>
            </w:pPr>
            <m:oMathPara>
              <m:oMath>
                <m:f>
                  <m:fPr>
                    <m:ctrlPr>
                      <w:rPr>
                        <w:rFonts w:ascii="Cambria Math" w:hAnsi="Cambria Math" w:cs="Times New Roman"/>
                        <w:i/>
                        <w:sz w:val="16"/>
                        <w:szCs w:val="16"/>
                      </w:rPr>
                    </m:ctrlPr>
                  </m:fPr>
                  <m:num>
                    <m:r>
                      <w:rPr>
                        <w:rFonts w:ascii="Cambria Math" w:hAnsi="Cambria Math" w:cs="Times New Roman"/>
                        <w:sz w:val="16"/>
                        <w:szCs w:val="16"/>
                      </w:rPr>
                      <m:t>GREEN-NIR</m:t>
                    </m:r>
                  </m:num>
                  <m:den>
                    <m:r>
                      <w:rPr>
                        <w:rFonts w:ascii="Cambria Math" w:hAnsi="Cambria Math" w:cs="Times New Roman"/>
                        <w:sz w:val="16"/>
                        <w:szCs w:val="16"/>
                      </w:rPr>
                      <m:t>GREEN+NIR</m:t>
                    </m:r>
                  </m:den>
                </m:f>
              </m:oMath>
            </m:oMathPara>
          </w:p>
        </w:tc>
        <w:tc>
          <w:tcPr>
            <w:tcW w:w="2123" w:type="dxa"/>
            <w:vAlign w:val="center"/>
          </w:tcPr>
          <w:p w14:paraId="057A20F4" w14:textId="58B401BC"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fldChar w:fldCharType="begin"/>
            </w:r>
            <w:r w:rsidR="00DD6183">
              <w:rPr>
                <w:rFonts w:ascii="Times New Roman" w:hAnsi="Times New Roman" w:cs="Times New Roman"/>
                <w:sz w:val="16"/>
                <w:szCs w:val="16"/>
              </w:rPr>
              <w:instrText xml:space="preserve"> ADDIN EN.CITE &lt;EndNote&gt;&lt;Cite AuthorYear="1"&gt;&lt;Author&gt;McFeeters&lt;/Author&gt;&lt;Year&gt;1996&lt;/Year&gt;&lt;RecNum&gt;3699&lt;/RecNum&gt;&lt;DisplayText&gt;McFeeters (1996)&lt;/DisplayText&gt;&lt;record&gt;&lt;rec-number&gt;3699&lt;/rec-number&gt;&lt;foreign-keys&gt;&lt;key app="EN" db-id="przrz2xfys0et6es02qx0adprs59z2erxf5t" timestamp="1535756598"&gt;3699&lt;/key&gt;&lt;/foreign-keys&gt;&lt;ref-type name="Journal Article"&gt;17&lt;/ref-type&gt;&lt;contributors&gt;&lt;authors&gt;&lt;author&gt;McFeeters, Stuart K&lt;/author&gt;&lt;/authors&gt;&lt;/contributors&gt;&lt;titles&gt;&lt;title&gt;The use of the Normalized Difference Water Index (NDWI) in the delineation of open water features&lt;/title&gt;&lt;secondary-title&gt;International journal of remote sensing&lt;/secondary-title&gt;&lt;/titles&gt;&lt;periodical&gt;&lt;full-title&gt;International Journal of Remote Sensing&lt;/full-title&gt;&lt;/periodical&gt;&lt;pages&gt;1425-1432&lt;/pages&gt;&lt;volume&gt;17&lt;/volume&gt;&lt;number&gt;7&lt;/number&gt;&lt;dates&gt;&lt;year&gt;1996&lt;/year&gt;&lt;/dates&gt;&lt;isbn&gt;0143-1161&lt;/isbn&gt;&lt;urls&gt;&lt;/urls&gt;&lt;/record&gt;&lt;/Cite&gt;&lt;/EndNote&gt;</w:instrText>
            </w:r>
            <w:r w:rsidRPr="007A39B6">
              <w:rPr>
                <w:rFonts w:ascii="Times New Roman" w:hAnsi="Times New Roman" w:cs="Times New Roman"/>
                <w:sz w:val="16"/>
                <w:szCs w:val="16"/>
              </w:rPr>
              <w:fldChar w:fldCharType="separate"/>
            </w:r>
            <w:r w:rsidR="00DD6183">
              <w:rPr>
                <w:rFonts w:ascii="Times New Roman" w:hAnsi="Times New Roman" w:cs="Times New Roman"/>
                <w:noProof/>
                <w:sz w:val="16"/>
                <w:szCs w:val="16"/>
              </w:rPr>
              <w:t>McFeeters (1996)</w:t>
            </w:r>
            <w:r w:rsidRPr="007A39B6">
              <w:rPr>
                <w:rFonts w:ascii="Times New Roman" w:hAnsi="Times New Roman" w:cs="Times New Roman"/>
                <w:sz w:val="16"/>
                <w:szCs w:val="16"/>
              </w:rPr>
              <w:fldChar w:fldCharType="end"/>
            </w:r>
          </w:p>
        </w:tc>
      </w:tr>
      <w:tr w:rsidR="00C56196" w:rsidRPr="00F46243" w14:paraId="47C56172" w14:textId="77777777" w:rsidTr="0048413F">
        <w:trPr>
          <w:trHeight w:val="432"/>
        </w:trPr>
        <w:tc>
          <w:tcPr>
            <w:tcW w:w="3455" w:type="dxa"/>
            <w:vAlign w:val="center"/>
          </w:tcPr>
          <w:p w14:paraId="214A7351"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Plant Senescence Reflectance Index</w:t>
            </w:r>
          </w:p>
        </w:tc>
        <w:tc>
          <w:tcPr>
            <w:tcW w:w="1450" w:type="dxa"/>
            <w:vAlign w:val="center"/>
          </w:tcPr>
          <w:p w14:paraId="4036A6E5"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PSRI</w:t>
            </w:r>
          </w:p>
        </w:tc>
        <w:tc>
          <w:tcPr>
            <w:tcW w:w="2561" w:type="dxa"/>
            <w:vAlign w:val="center"/>
          </w:tcPr>
          <w:p w14:paraId="0BAD6913" w14:textId="77777777" w:rsidR="00C56196" w:rsidRPr="007A39B6" w:rsidRDefault="00717E40" w:rsidP="0048413F">
            <w:pPr>
              <w:pStyle w:val="NoSpacing"/>
              <w:jc w:val="center"/>
              <w:rPr>
                <w:rFonts w:ascii="Times New Roman" w:hAnsi="Times New Roman" w:cs="Times New Roman"/>
                <w:sz w:val="16"/>
                <w:szCs w:val="16"/>
              </w:rPr>
            </w:pPr>
            <m:oMathPara>
              <m:oMath>
                <m:f>
                  <m:fPr>
                    <m:ctrlPr>
                      <w:rPr>
                        <w:rFonts w:ascii="Cambria Math" w:hAnsi="Cambria Math" w:cs="Times New Roman"/>
                        <w:i/>
                        <w:sz w:val="16"/>
                        <w:szCs w:val="16"/>
                      </w:rPr>
                    </m:ctrlPr>
                  </m:fPr>
                  <m:num>
                    <m:r>
                      <w:rPr>
                        <w:rFonts w:ascii="Cambria Math" w:hAnsi="Cambria Math" w:cs="Times New Roman"/>
                        <w:sz w:val="16"/>
                        <w:szCs w:val="16"/>
                      </w:rPr>
                      <m:t>RED-BLUE</m:t>
                    </m:r>
                  </m:num>
                  <m:den>
                    <m:r>
                      <w:rPr>
                        <w:rFonts w:ascii="Cambria Math" w:hAnsi="Cambria Math" w:cs="Times New Roman"/>
                        <w:sz w:val="16"/>
                        <w:szCs w:val="16"/>
                      </w:rPr>
                      <m:t>NIR</m:t>
                    </m:r>
                  </m:den>
                </m:f>
              </m:oMath>
            </m:oMathPara>
          </w:p>
        </w:tc>
        <w:tc>
          <w:tcPr>
            <w:tcW w:w="2123" w:type="dxa"/>
            <w:vAlign w:val="center"/>
          </w:tcPr>
          <w:p w14:paraId="16A4B521" w14:textId="307AA938" w:rsidR="00C56196" w:rsidRPr="007A39B6" w:rsidRDefault="00477254" w:rsidP="0048413F">
            <w:pPr>
              <w:pStyle w:val="NoSpacing"/>
              <w:jc w:val="center"/>
              <w:rPr>
                <w:rFonts w:ascii="Times New Roman" w:hAnsi="Times New Roman" w:cs="Times New Roman"/>
                <w:sz w:val="16"/>
                <w:szCs w:val="16"/>
                <w:highlight w:val="yellow"/>
              </w:rPr>
            </w:pPr>
            <w:r w:rsidRPr="00477254">
              <w:rPr>
                <w:rFonts w:ascii="Times New Roman" w:hAnsi="Times New Roman" w:cs="Times New Roman"/>
                <w:sz w:val="16"/>
                <w:szCs w:val="16"/>
              </w:rPr>
              <w:fldChar w:fldCharType="begin"/>
            </w:r>
            <w:r w:rsidR="00DD6183">
              <w:rPr>
                <w:rFonts w:ascii="Times New Roman" w:hAnsi="Times New Roman" w:cs="Times New Roman"/>
                <w:sz w:val="16"/>
                <w:szCs w:val="16"/>
              </w:rPr>
              <w:instrText xml:space="preserve"> ADDIN EN.CITE &lt;EndNote&gt;&lt;Cite AuthorYear="1"&gt;&lt;Author&gt;Merzlyak&lt;/Author&gt;&lt;Year&gt;1999&lt;/Year&gt;&lt;RecNum&gt;4646&lt;/RecNum&gt;&lt;DisplayText&gt;Merzlyak et al. (1999)&lt;/DisplayText&gt;&lt;record&gt;&lt;rec-number&gt;4646&lt;/rec-number&gt;&lt;foreign-keys&gt;&lt;key app="EN" db-id="przrz2xfys0et6es02qx0adprs59z2erxf5t" timestamp="1637709492"&gt;4646&lt;/key&gt;&lt;/foreign-keys&gt;&lt;ref-type name="Journal Article"&gt;17&lt;/ref-type&gt;&lt;contributors&gt;&lt;authors&gt;&lt;author&gt;Merzlyak, Mark N&lt;/author&gt;&lt;author&gt;Gitelson, Anatoly A&lt;/author&gt;&lt;author&gt;Chivkunova, Olga B&lt;/author&gt;&lt;author&gt;Rakitin, Victo</w:instrText>
            </w:r>
            <w:r w:rsidR="00DD6183">
              <w:rPr>
                <w:rFonts w:ascii="Times New Roman" w:hAnsi="Times New Roman" w:cs="Times New Roman" w:hint="eastAsia"/>
                <w:sz w:val="16"/>
                <w:szCs w:val="16"/>
              </w:rPr>
              <w:instrText>r Yu&lt;/author&gt;&lt;/authors&gt;&lt;/contributors&gt;&lt;titles&gt;&lt;title&gt;Non</w:instrText>
            </w:r>
            <w:r w:rsidR="00DD6183">
              <w:rPr>
                <w:rFonts w:ascii="Times New Roman" w:hAnsi="Times New Roman" w:cs="Times New Roman" w:hint="eastAsia"/>
                <w:sz w:val="16"/>
                <w:szCs w:val="16"/>
              </w:rPr>
              <w:instrText>‐</w:instrText>
            </w:r>
            <w:r w:rsidR="00DD6183">
              <w:rPr>
                <w:rFonts w:ascii="Times New Roman" w:hAnsi="Times New Roman" w:cs="Times New Roman" w:hint="eastAsia"/>
                <w:sz w:val="16"/>
                <w:szCs w:val="16"/>
              </w:rPr>
              <w:instrText>destructive optical detection of pigment changes during leaf senescence and fruit ripening&lt;/title&gt;&lt;secondary-title&gt;Physiologia plantarum&lt;/secondary-title&gt;&lt;/titles&gt;&lt;periodical&gt;&lt;full-title&gt;Physiologia</w:instrText>
            </w:r>
            <w:r w:rsidR="00DD6183">
              <w:rPr>
                <w:rFonts w:ascii="Times New Roman" w:hAnsi="Times New Roman" w:cs="Times New Roman"/>
                <w:sz w:val="16"/>
                <w:szCs w:val="16"/>
              </w:rPr>
              <w:instrText xml:space="preserve"> plantarum&lt;/full-title&gt;&lt;/periodical&gt;&lt;pages&gt;135-141&lt;/pages&gt;&lt;volume&gt;106&lt;/volume&gt;&lt;number&gt;1&lt;/number&gt;&lt;dates&gt;&lt;year&gt;1999&lt;/year&gt;&lt;/dates&gt;&lt;isbn&gt;0031-9317&lt;/isbn&gt;&lt;urls&gt;&lt;/urls&gt;&lt;/record&gt;&lt;/Cite&gt;&lt;/EndNote&gt;</w:instrText>
            </w:r>
            <w:r w:rsidRPr="00477254">
              <w:rPr>
                <w:rFonts w:ascii="Times New Roman" w:hAnsi="Times New Roman" w:cs="Times New Roman"/>
                <w:sz w:val="16"/>
                <w:szCs w:val="16"/>
              </w:rPr>
              <w:fldChar w:fldCharType="separate"/>
            </w:r>
            <w:r w:rsidR="00DD6183">
              <w:rPr>
                <w:rFonts w:ascii="Times New Roman" w:hAnsi="Times New Roman" w:cs="Times New Roman"/>
                <w:noProof/>
                <w:sz w:val="16"/>
                <w:szCs w:val="16"/>
              </w:rPr>
              <w:t>Merzlyak et al. (1999)</w:t>
            </w:r>
            <w:r w:rsidRPr="00477254">
              <w:rPr>
                <w:rFonts w:ascii="Times New Roman" w:hAnsi="Times New Roman" w:cs="Times New Roman"/>
                <w:sz w:val="16"/>
                <w:szCs w:val="16"/>
              </w:rPr>
              <w:fldChar w:fldCharType="end"/>
            </w:r>
          </w:p>
        </w:tc>
      </w:tr>
      <w:tr w:rsidR="00C56196" w:rsidRPr="00F46243" w14:paraId="0C06863A" w14:textId="77777777" w:rsidTr="0048413F">
        <w:trPr>
          <w:trHeight w:val="432"/>
        </w:trPr>
        <w:tc>
          <w:tcPr>
            <w:tcW w:w="3455" w:type="dxa"/>
            <w:vAlign w:val="center"/>
          </w:tcPr>
          <w:p w14:paraId="7A381D90"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Soil Adjusted Vegetation Index</w:t>
            </w:r>
          </w:p>
        </w:tc>
        <w:tc>
          <w:tcPr>
            <w:tcW w:w="1450" w:type="dxa"/>
            <w:vAlign w:val="center"/>
          </w:tcPr>
          <w:p w14:paraId="55D324A2"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SAVI</w:t>
            </w:r>
          </w:p>
        </w:tc>
        <w:tc>
          <w:tcPr>
            <w:tcW w:w="2561" w:type="dxa"/>
            <w:vAlign w:val="center"/>
          </w:tcPr>
          <w:p w14:paraId="2031367E"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 xml:space="preserve">1.5 * </w:t>
            </w:r>
            <m:oMath>
              <m:f>
                <m:fPr>
                  <m:ctrlPr>
                    <w:rPr>
                      <w:rFonts w:ascii="Cambria Math" w:hAnsi="Cambria Math" w:cs="Times New Roman"/>
                      <w:i/>
                      <w:sz w:val="16"/>
                      <w:szCs w:val="16"/>
                    </w:rPr>
                  </m:ctrlPr>
                </m:fPr>
                <m:num>
                  <m:r>
                    <w:rPr>
                      <w:rFonts w:ascii="Cambria Math" w:hAnsi="Cambria Math" w:cs="Times New Roman"/>
                      <w:sz w:val="16"/>
                      <w:szCs w:val="16"/>
                    </w:rPr>
                    <m:t>SWIR1-RED</m:t>
                  </m:r>
                </m:num>
                <m:den>
                  <m:r>
                    <w:rPr>
                      <w:rFonts w:ascii="Cambria Math" w:hAnsi="Cambria Math" w:cs="Times New Roman"/>
                      <w:sz w:val="16"/>
                      <w:szCs w:val="16"/>
                    </w:rPr>
                    <m:t>SWIR1+RED*0.5</m:t>
                  </m:r>
                </m:den>
              </m:f>
              <m:r>
                <w:rPr>
                  <w:rFonts w:ascii="Cambria Math" w:hAnsi="Cambria Math" w:cs="Times New Roman"/>
                  <w:sz w:val="16"/>
                  <w:szCs w:val="16"/>
                </w:rPr>
                <m:t>-</m:t>
              </m:r>
              <m:f>
                <m:fPr>
                  <m:ctrlPr>
                    <w:rPr>
                      <w:rFonts w:ascii="Cambria Math" w:hAnsi="Cambria Math" w:cs="Times New Roman"/>
                      <w:i/>
                      <w:sz w:val="16"/>
                      <w:szCs w:val="16"/>
                    </w:rPr>
                  </m:ctrlPr>
                </m:fPr>
                <m:num>
                  <m:r>
                    <w:rPr>
                      <w:rFonts w:ascii="Cambria Math" w:hAnsi="Cambria Math" w:cs="Times New Roman"/>
                      <w:sz w:val="16"/>
                      <w:szCs w:val="16"/>
                    </w:rPr>
                    <m:t>SWIR2</m:t>
                  </m:r>
                </m:num>
                <m:den>
                  <m:r>
                    <w:rPr>
                      <w:rFonts w:ascii="Cambria Math" w:hAnsi="Cambria Math" w:cs="Times New Roman"/>
                      <w:sz w:val="16"/>
                      <w:szCs w:val="16"/>
                    </w:rPr>
                    <m:t>2</m:t>
                  </m:r>
                </m:den>
              </m:f>
            </m:oMath>
          </w:p>
        </w:tc>
        <w:tc>
          <w:tcPr>
            <w:tcW w:w="2123" w:type="dxa"/>
            <w:vAlign w:val="center"/>
          </w:tcPr>
          <w:p w14:paraId="1B0438DF" w14:textId="710100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fldChar w:fldCharType="begin"/>
            </w:r>
            <w:r w:rsidR="00DD6183">
              <w:rPr>
                <w:rFonts w:ascii="Times New Roman" w:hAnsi="Times New Roman" w:cs="Times New Roman"/>
                <w:sz w:val="16"/>
                <w:szCs w:val="16"/>
              </w:rPr>
              <w:instrText xml:space="preserve"> ADDIN EN.CITE &lt;EndNote&gt;&lt;Cite AuthorYear="1"&gt;&lt;Author&gt;Huete&lt;/Author&gt;&lt;Year&gt;1988&lt;/Year&gt;&lt;RecNum&gt;3408&lt;/RecNum&gt;&lt;DisplayText&gt;Huete (1988)&lt;/DisplayText&gt;&lt;record&gt;&lt;rec-number&gt;3408&lt;/rec-number&gt;&lt;foreign-keys&gt;&lt;key app="EN" db-id="przrz2xfys0et6es02qx0adprs59z2erxf5t" timestamp="0"&gt;3408&lt;/key&gt;&lt;/foreign-keys&gt;&lt;ref-type name="Journal Article"&gt;17&lt;/ref-type&gt;&lt;contributors&gt;&lt;authors&gt;&lt;author&gt;Huete, Alfredo R&lt;/author&gt;&lt;/authors&gt;&lt;/contributors&gt;&lt;titles&gt;&lt;title&gt;A soil-adjusted vegetation index (SAVI)&lt;/title&gt;&lt;secondary-title&gt;Remote Sensing of Environment&lt;/secondary-title&gt;&lt;/titles&gt;&lt;periodical&gt;&lt;full-title&gt;Remote Sensing of Environment&lt;/full-title&gt;&lt;/periodical&gt;&lt;pages&gt;295-309&lt;/pages&gt;&lt;volume&gt;25&lt;/volume&gt;&lt;number&gt;3&lt;/number&gt;&lt;dates&gt;&lt;year&gt;1988&lt;/year&gt;&lt;/dates&gt;&lt;isbn&gt;0034-4257&lt;/isbn&gt;&lt;urls&gt;&lt;/urls&gt;&lt;/record&gt;&lt;/Cite&gt;&lt;/EndNote&gt;</w:instrText>
            </w:r>
            <w:r w:rsidRPr="007A39B6">
              <w:rPr>
                <w:rFonts w:ascii="Times New Roman" w:hAnsi="Times New Roman" w:cs="Times New Roman"/>
                <w:sz w:val="16"/>
                <w:szCs w:val="16"/>
              </w:rPr>
              <w:fldChar w:fldCharType="separate"/>
            </w:r>
            <w:r w:rsidR="00DD6183">
              <w:rPr>
                <w:rFonts w:ascii="Times New Roman" w:hAnsi="Times New Roman" w:cs="Times New Roman"/>
                <w:noProof/>
                <w:sz w:val="16"/>
                <w:szCs w:val="16"/>
              </w:rPr>
              <w:t>Huete (1988)</w:t>
            </w:r>
            <w:r w:rsidRPr="007A39B6">
              <w:rPr>
                <w:rFonts w:ascii="Times New Roman" w:hAnsi="Times New Roman" w:cs="Times New Roman"/>
                <w:sz w:val="16"/>
                <w:szCs w:val="16"/>
              </w:rPr>
              <w:fldChar w:fldCharType="end"/>
            </w:r>
          </w:p>
        </w:tc>
      </w:tr>
      <w:tr w:rsidR="00C56196" w:rsidRPr="00F46243" w14:paraId="567ABEF8" w14:textId="77777777" w:rsidTr="0048413F">
        <w:trPr>
          <w:trHeight w:val="432"/>
        </w:trPr>
        <w:tc>
          <w:tcPr>
            <w:tcW w:w="3455" w:type="dxa"/>
            <w:vAlign w:val="center"/>
          </w:tcPr>
          <w:p w14:paraId="71580FEC"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Soil Adjusted Total Vegetation Index</w:t>
            </w:r>
          </w:p>
        </w:tc>
        <w:tc>
          <w:tcPr>
            <w:tcW w:w="1450" w:type="dxa"/>
            <w:vAlign w:val="center"/>
          </w:tcPr>
          <w:p w14:paraId="5A67BB0E"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SATVI</w:t>
            </w:r>
          </w:p>
        </w:tc>
        <w:tc>
          <w:tcPr>
            <w:tcW w:w="2561" w:type="dxa"/>
            <w:vAlign w:val="center"/>
          </w:tcPr>
          <w:p w14:paraId="587FFEB2" w14:textId="77777777" w:rsidR="00C56196" w:rsidRPr="007A39B6" w:rsidRDefault="00717E40" w:rsidP="0048413F">
            <w:pPr>
              <w:pStyle w:val="NoSpacing"/>
              <w:jc w:val="center"/>
              <w:rPr>
                <w:rFonts w:ascii="Times New Roman" w:hAnsi="Times New Roman" w:cs="Times New Roman"/>
                <w:sz w:val="16"/>
                <w:szCs w:val="16"/>
              </w:rPr>
            </w:pPr>
            <m:oMathPara>
              <m:oMath>
                <m:f>
                  <m:fPr>
                    <m:ctrlPr>
                      <w:rPr>
                        <w:rFonts w:ascii="Cambria Math" w:hAnsi="Cambria Math" w:cs="Times New Roman"/>
                        <w:i/>
                        <w:sz w:val="16"/>
                        <w:szCs w:val="16"/>
                      </w:rPr>
                    </m:ctrlPr>
                  </m:fPr>
                  <m:num>
                    <m:r>
                      <w:rPr>
                        <w:rFonts w:ascii="Cambria Math" w:hAnsi="Cambria Math" w:cs="Times New Roman"/>
                        <w:sz w:val="16"/>
                        <w:szCs w:val="16"/>
                      </w:rPr>
                      <m:t>1.5 (NIR-RED)</m:t>
                    </m:r>
                  </m:num>
                  <m:den>
                    <m:r>
                      <w:rPr>
                        <w:rFonts w:ascii="Cambria Math" w:hAnsi="Cambria Math" w:cs="Times New Roman"/>
                        <w:sz w:val="16"/>
                        <w:szCs w:val="16"/>
                      </w:rPr>
                      <m:t>NIR+RED+0.5</m:t>
                    </m:r>
                  </m:den>
                </m:f>
              </m:oMath>
            </m:oMathPara>
          </w:p>
        </w:tc>
        <w:tc>
          <w:tcPr>
            <w:tcW w:w="2123" w:type="dxa"/>
            <w:vAlign w:val="center"/>
          </w:tcPr>
          <w:p w14:paraId="415AE11C" w14:textId="733161C7" w:rsidR="00C56196" w:rsidRPr="00FF75E9" w:rsidRDefault="00477254" w:rsidP="0048413F">
            <w:pPr>
              <w:pStyle w:val="NoSpacing"/>
              <w:jc w:val="center"/>
              <w:rPr>
                <w:rFonts w:ascii="Times New Roman" w:hAnsi="Times New Roman" w:cs="Times New Roman"/>
                <w:sz w:val="16"/>
                <w:szCs w:val="16"/>
              </w:rPr>
            </w:pPr>
            <w:r w:rsidRPr="00FF75E9">
              <w:rPr>
                <w:rFonts w:ascii="Times New Roman" w:hAnsi="Times New Roman" w:cs="Times New Roman"/>
                <w:sz w:val="16"/>
                <w:szCs w:val="16"/>
              </w:rPr>
              <w:fldChar w:fldCharType="begin"/>
            </w:r>
            <w:r w:rsidR="00DD6183">
              <w:rPr>
                <w:rFonts w:ascii="Times New Roman" w:hAnsi="Times New Roman" w:cs="Times New Roman"/>
                <w:sz w:val="16"/>
                <w:szCs w:val="16"/>
              </w:rPr>
              <w:instrText xml:space="preserve"> ADDIN EN.CITE &lt;EndNote&gt;&lt;Cite AuthorYear="1"&gt;&lt;Author&gt;Marsett&lt;/Author&gt;&lt;Year&gt;2006&lt;/Year&gt;&lt;RecNum&gt;4647&lt;/RecNum&gt;&lt;DisplayText&gt;Marsett et al. (2006)&lt;/DisplayText&gt;&lt;record&gt;&lt;rec-number&gt;4647&lt;/rec-number&gt;&lt;foreign-keys&gt;&lt;key app="EN" db-id="przrz2xfys0et6es02qx0adprs59z2erxf5t" timestamp="1637709597"&gt;4647&lt;/key&gt;&lt;/foreign-keys&gt;&lt;ref-type name="Journal Article"&gt;17&lt;/ref-type&gt;&lt;contributors&gt;&lt;authors&gt;&lt;author&gt;Marsett, Robert C&lt;/author&gt;&lt;author&gt;Qi, Jiaguo&lt;/author&gt;&lt;author&gt;Heilman, Philip&lt;/author&gt;&lt;author&gt;Biedenbender, Sharon H&lt;/author&gt;&lt;author&gt;Watson, M Carolyn&lt;/author&gt;&lt;author&gt;Amer, Saud&lt;/author&gt;&lt;author&gt;Weltz, Mark&lt;/author&gt;&lt;author&gt;Goodrich, David&lt;/author&gt;&lt;author&gt;Marsett, Roseann&lt;/author&gt;&lt;/authors&gt;&lt;/contributors&gt;&lt;titles&gt;&lt;title&gt;Remote sensing for grassland management in the arid southwest&lt;/title&gt;&lt;secondary-title&gt;Rangeland Ecology &amp;amp; Management&lt;/secondary-title&gt;&lt;/titles&gt;&lt;periodical&gt;&lt;full-title&gt;Rangeland Ecology &amp;amp; Management&lt;/full-title&gt;&lt;/periodical&gt;&lt;pages&gt;530-540&lt;/pages&gt;&lt;volume&gt;59&lt;/volume&gt;&lt;number&gt;5&lt;/number&gt;&lt;dates&gt;&lt;year&gt;2006&lt;/year&gt;&lt;/dates&gt;&lt;isbn&gt;1550-7424&lt;/isbn&gt;&lt;urls&gt;&lt;/urls&gt;&lt;/record&gt;&lt;/Cite&gt;&lt;/EndNote&gt;</w:instrText>
            </w:r>
            <w:r w:rsidRPr="00FF75E9">
              <w:rPr>
                <w:rFonts w:ascii="Times New Roman" w:hAnsi="Times New Roman" w:cs="Times New Roman"/>
                <w:sz w:val="16"/>
                <w:szCs w:val="16"/>
              </w:rPr>
              <w:fldChar w:fldCharType="separate"/>
            </w:r>
            <w:r w:rsidR="00DD6183">
              <w:rPr>
                <w:rFonts w:ascii="Times New Roman" w:hAnsi="Times New Roman" w:cs="Times New Roman"/>
                <w:noProof/>
                <w:sz w:val="16"/>
                <w:szCs w:val="16"/>
              </w:rPr>
              <w:t>Marsett et al. (2006)</w:t>
            </w:r>
            <w:r w:rsidRPr="00FF75E9">
              <w:rPr>
                <w:rFonts w:ascii="Times New Roman" w:hAnsi="Times New Roman" w:cs="Times New Roman"/>
                <w:sz w:val="16"/>
                <w:szCs w:val="16"/>
              </w:rPr>
              <w:fldChar w:fldCharType="end"/>
            </w:r>
          </w:p>
        </w:tc>
      </w:tr>
      <w:tr w:rsidR="00C56196" w:rsidRPr="00F46243" w14:paraId="16293B52" w14:textId="77777777" w:rsidTr="0048413F">
        <w:trPr>
          <w:trHeight w:val="432"/>
        </w:trPr>
        <w:tc>
          <w:tcPr>
            <w:tcW w:w="3455" w:type="dxa"/>
            <w:vAlign w:val="center"/>
          </w:tcPr>
          <w:p w14:paraId="3DFD1B18"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Wide Dynamic Range Vegetation Index</w:t>
            </w:r>
          </w:p>
        </w:tc>
        <w:tc>
          <w:tcPr>
            <w:tcW w:w="1450" w:type="dxa"/>
            <w:vAlign w:val="center"/>
          </w:tcPr>
          <w:p w14:paraId="320529E2"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WDRVI</w:t>
            </w:r>
          </w:p>
        </w:tc>
        <w:tc>
          <w:tcPr>
            <w:tcW w:w="2561" w:type="dxa"/>
            <w:vAlign w:val="center"/>
          </w:tcPr>
          <w:p w14:paraId="0B24857E" w14:textId="77777777" w:rsidR="00C56196" w:rsidRPr="007A39B6" w:rsidRDefault="00717E40" w:rsidP="0048413F">
            <w:pPr>
              <w:pStyle w:val="NoSpacing"/>
              <w:jc w:val="center"/>
              <w:rPr>
                <w:rFonts w:ascii="Times New Roman" w:hAnsi="Times New Roman" w:cs="Times New Roman"/>
                <w:sz w:val="16"/>
                <w:szCs w:val="16"/>
              </w:rPr>
            </w:pPr>
            <m:oMathPara>
              <m:oMath>
                <m:f>
                  <m:fPr>
                    <m:ctrlPr>
                      <w:rPr>
                        <w:rFonts w:ascii="Cambria Math" w:hAnsi="Cambria Math" w:cs="Times New Roman"/>
                        <w:i/>
                        <w:sz w:val="16"/>
                        <w:szCs w:val="16"/>
                      </w:rPr>
                    </m:ctrlPr>
                  </m:fPr>
                  <m:num>
                    <m:r>
                      <w:rPr>
                        <w:rFonts w:ascii="Cambria Math" w:hAnsi="Cambria Math" w:cs="Times New Roman"/>
                        <w:sz w:val="16"/>
                        <w:szCs w:val="16"/>
                      </w:rPr>
                      <m:t>NIR-RED</m:t>
                    </m:r>
                  </m:num>
                  <m:den>
                    <m:r>
                      <w:rPr>
                        <w:rFonts w:ascii="Cambria Math" w:hAnsi="Cambria Math" w:cs="Times New Roman"/>
                        <w:sz w:val="16"/>
                        <w:szCs w:val="16"/>
                      </w:rPr>
                      <m:t>0.2* NIR+RED</m:t>
                    </m:r>
                  </m:den>
                </m:f>
              </m:oMath>
            </m:oMathPara>
          </w:p>
        </w:tc>
        <w:tc>
          <w:tcPr>
            <w:tcW w:w="2123" w:type="dxa"/>
            <w:vAlign w:val="center"/>
          </w:tcPr>
          <w:p w14:paraId="1321E3B4"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fldChar w:fldCharType="begin"/>
            </w:r>
            <w:r w:rsidRPr="007A39B6">
              <w:rPr>
                <w:rFonts w:ascii="Times New Roman" w:hAnsi="Times New Roman" w:cs="Times New Roman"/>
                <w:sz w:val="16"/>
                <w:szCs w:val="16"/>
              </w:rPr>
              <w:instrText xml:space="preserve"> ADDIN EN.CITE &lt;EndNote&gt;&lt;Cite&gt;&lt;Author&gt;Gitelson&lt;/Author&gt;&lt;Year&gt;2004&lt;/Year&gt;&lt;RecNum&gt;4501&lt;/RecNum&gt;&lt;DisplayText&gt;(Gitelson 2004)&lt;/DisplayText&gt;&lt;record&gt;&lt;rec-number&gt;4501&lt;/rec-number&gt;&lt;foreign-keys&gt;&lt;key app="EN" db-id="przrz2xfys0et6es02qx0adprs59z2erxf5t" timestamp="1618936452"&gt;4501&lt;/key&gt;&lt;/foreign-keys&gt;&lt;ref-type name="Journal Article"&gt;17&lt;/ref-type&gt;&lt;contributors&gt;&lt;authors&gt;&lt;author&gt;Gitelson, Anatoly A&lt;/author&gt;&lt;/authors&gt;&lt;/contributors&gt;&lt;titles&gt;&lt;title&gt;Wide dynamic range vegetation index for remote quantification of biophysical characteristics of vegetation&lt;/title&gt;&lt;secondary-title&gt;Journal of plant physiology&lt;/secondary-title&gt;&lt;/titles&gt;&lt;periodical&gt;&lt;full-title&gt;Journal of plant physiology&lt;/full-title&gt;&lt;/periodical&gt;&lt;pages&gt;165-173&lt;/pages&gt;&lt;volume&gt;161&lt;/volume&gt;&lt;number&gt;2&lt;/number&gt;&lt;dates&gt;&lt;year&gt;2004&lt;/year&gt;&lt;/dates&gt;&lt;isbn&gt;0176-1617&lt;/isbn&gt;&lt;urls&gt;&lt;/urls&gt;&lt;/record&gt;&lt;/Cite&gt;&lt;/EndNote&gt;</w:instrText>
            </w:r>
            <w:r w:rsidRPr="007A39B6">
              <w:rPr>
                <w:rFonts w:ascii="Times New Roman" w:hAnsi="Times New Roman" w:cs="Times New Roman"/>
                <w:sz w:val="16"/>
                <w:szCs w:val="16"/>
              </w:rPr>
              <w:fldChar w:fldCharType="separate"/>
            </w:r>
            <w:r w:rsidRPr="007A39B6">
              <w:rPr>
                <w:rFonts w:ascii="Times New Roman" w:hAnsi="Times New Roman" w:cs="Times New Roman"/>
                <w:noProof/>
                <w:sz w:val="16"/>
                <w:szCs w:val="16"/>
              </w:rPr>
              <w:t>(Gitelson 2004)</w:t>
            </w:r>
            <w:r w:rsidRPr="007A39B6">
              <w:rPr>
                <w:rFonts w:ascii="Times New Roman" w:hAnsi="Times New Roman" w:cs="Times New Roman"/>
                <w:sz w:val="16"/>
                <w:szCs w:val="16"/>
              </w:rPr>
              <w:fldChar w:fldCharType="end"/>
            </w:r>
          </w:p>
        </w:tc>
      </w:tr>
    </w:tbl>
    <w:p w14:paraId="46D584D7" w14:textId="77777777" w:rsidR="00C56196" w:rsidRPr="00995E10" w:rsidRDefault="00C56196" w:rsidP="00C56196">
      <w:pPr>
        <w:pStyle w:val="NoSpacing"/>
        <w:rPr>
          <w:rFonts w:ascii="Times New Roman" w:hAnsi="Times New Roman" w:cs="Times New Roman"/>
          <w:sz w:val="20"/>
          <w:szCs w:val="20"/>
        </w:rPr>
      </w:pPr>
    </w:p>
    <w:p w14:paraId="085613F6" w14:textId="5F668E8E" w:rsidR="00C56196" w:rsidRPr="00B16CB2" w:rsidRDefault="00C56196" w:rsidP="00C56196">
      <w:pPr>
        <w:pStyle w:val="Heading2"/>
      </w:pPr>
      <w:r w:rsidRPr="00B16CB2">
        <w:t xml:space="preserve">Cross-calibrate spectral </w:t>
      </w:r>
      <w:r w:rsidR="00464755">
        <w:t>band</w:t>
      </w:r>
      <w:r w:rsidRPr="00B16CB2">
        <w:t xml:space="preserve"> or index across sensors using </w:t>
      </w:r>
      <w:proofErr w:type="spellStart"/>
      <w:r w:rsidRPr="00B16CB2">
        <w:t>lsat_calibrate_rf</w:t>
      </w:r>
      <w:proofErr w:type="spellEnd"/>
      <w:r w:rsidRPr="00B16CB2">
        <w:t>()</w:t>
      </w:r>
    </w:p>
    <w:p w14:paraId="7303B42C" w14:textId="2D1973DD" w:rsidR="007435E8" w:rsidRDefault="00C56196" w:rsidP="00B73109">
      <w:pPr>
        <w:pStyle w:val="NoSpacing"/>
        <w:rPr>
          <w:rFonts w:ascii="Times New Roman" w:hAnsi="Times New Roman" w:cs="Times New Roman"/>
          <w:sz w:val="24"/>
          <w:szCs w:val="24"/>
        </w:rPr>
      </w:pPr>
      <w:r w:rsidRPr="00CA364C">
        <w:rPr>
          <w:rFonts w:ascii="Times New Roman" w:hAnsi="Times New Roman" w:cs="Times New Roman"/>
          <w:sz w:val="24"/>
          <w:szCs w:val="24"/>
        </w:rPr>
        <w:t xml:space="preserve">The function </w:t>
      </w:r>
      <w:proofErr w:type="spellStart"/>
      <w:r w:rsidRPr="00084ABC">
        <w:rPr>
          <w:rFonts w:ascii="Times New Roman" w:hAnsi="Times New Roman" w:cs="Times New Roman"/>
          <w:i/>
          <w:iCs/>
          <w:sz w:val="24"/>
          <w:szCs w:val="24"/>
        </w:rPr>
        <w:t>lsat_calibrate_rf</w:t>
      </w:r>
      <w:proofErr w:type="spellEnd"/>
      <w:r w:rsidRPr="00084ABC">
        <w:rPr>
          <w:rFonts w:ascii="Times New Roman" w:hAnsi="Times New Roman" w:cs="Times New Roman"/>
          <w:i/>
          <w:iCs/>
          <w:sz w:val="24"/>
          <w:szCs w:val="24"/>
        </w:rPr>
        <w:t>()</w:t>
      </w:r>
      <w:r>
        <w:rPr>
          <w:rFonts w:ascii="Times New Roman" w:hAnsi="Times New Roman" w:cs="Times New Roman"/>
          <w:sz w:val="24"/>
          <w:szCs w:val="24"/>
        </w:rPr>
        <w:t xml:space="preserve"> </w:t>
      </w:r>
      <w:r w:rsidRPr="00CA364C">
        <w:rPr>
          <w:rFonts w:ascii="Times New Roman" w:hAnsi="Times New Roman" w:cs="Times New Roman"/>
          <w:sz w:val="24"/>
          <w:szCs w:val="24"/>
        </w:rPr>
        <w:t>will calibrate</w:t>
      </w:r>
      <w:r>
        <w:rPr>
          <w:rFonts w:ascii="Times New Roman" w:hAnsi="Times New Roman" w:cs="Times New Roman"/>
          <w:sz w:val="24"/>
          <w:szCs w:val="24"/>
        </w:rPr>
        <w:t xml:space="preserve"> </w:t>
      </w:r>
      <w:r w:rsidRPr="00CA364C">
        <w:rPr>
          <w:rFonts w:ascii="Times New Roman" w:hAnsi="Times New Roman" w:cs="Times New Roman"/>
          <w:sz w:val="24"/>
          <w:szCs w:val="24"/>
        </w:rPr>
        <w:t>individual bands or spectral indices from Landsat 5</w:t>
      </w:r>
      <w:r w:rsidR="00ED3DD6">
        <w:rPr>
          <w:rFonts w:ascii="Times New Roman" w:hAnsi="Times New Roman" w:cs="Times New Roman"/>
          <w:sz w:val="24"/>
          <w:szCs w:val="24"/>
        </w:rPr>
        <w:t xml:space="preserve"> TM and Landsat 8 ETM+ </w:t>
      </w:r>
      <w:r w:rsidRPr="00CA364C">
        <w:rPr>
          <w:rFonts w:ascii="Times New Roman" w:hAnsi="Times New Roman" w:cs="Times New Roman"/>
          <w:sz w:val="24"/>
          <w:szCs w:val="24"/>
        </w:rPr>
        <w:t>to match Landsat</w:t>
      </w:r>
      <w:r>
        <w:rPr>
          <w:rFonts w:ascii="Times New Roman" w:hAnsi="Times New Roman" w:cs="Times New Roman"/>
          <w:sz w:val="24"/>
          <w:szCs w:val="24"/>
        </w:rPr>
        <w:t xml:space="preserve"> </w:t>
      </w:r>
      <w:r w:rsidRPr="00CA364C">
        <w:rPr>
          <w:rFonts w:ascii="Times New Roman" w:hAnsi="Times New Roman" w:cs="Times New Roman"/>
          <w:sz w:val="24"/>
          <w:szCs w:val="24"/>
        </w:rPr>
        <w:t>7</w:t>
      </w:r>
      <w:r w:rsidR="00ED3DD6">
        <w:rPr>
          <w:rFonts w:ascii="Times New Roman" w:hAnsi="Times New Roman" w:cs="Times New Roman"/>
          <w:sz w:val="24"/>
          <w:szCs w:val="24"/>
        </w:rPr>
        <w:t xml:space="preserve"> ETM using random forest models</w:t>
      </w:r>
      <w:r w:rsidR="001F4EE2">
        <w:rPr>
          <w:rFonts w:ascii="Times New Roman" w:hAnsi="Times New Roman" w:cs="Times New Roman"/>
          <w:sz w:val="24"/>
          <w:szCs w:val="24"/>
        </w:rPr>
        <w:t xml:space="preserve"> following the approach developed by </w:t>
      </w:r>
      <w:r w:rsidR="001F4EE2">
        <w:rPr>
          <w:rFonts w:ascii="Times New Roman" w:hAnsi="Times New Roman" w:cs="Times New Roman"/>
          <w:sz w:val="24"/>
          <w:szCs w:val="24"/>
        </w:rPr>
        <w:fldChar w:fldCharType="begin"/>
      </w:r>
      <w:r w:rsidR="001F4EE2">
        <w:rPr>
          <w:rFonts w:ascii="Times New Roman" w:hAnsi="Times New Roman" w:cs="Times New Roman"/>
          <w:sz w:val="24"/>
          <w:szCs w:val="24"/>
        </w:rPr>
        <w:instrText xml:space="preserve"> ADDIN EN.CITE &lt;EndNote&gt;&lt;Cite AuthorYear="1"&gt;&lt;Author&gt;Berner&lt;/Author&gt;&lt;Year&gt;2020&lt;/Year&gt;&lt;RecNum&gt;3755&lt;/RecNum&gt;&lt;DisplayText&gt;Berner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https://doi.org/10.1038/s41467-020-18479-5&lt;/electronic-resource-num&gt;&lt;/record&gt;&lt;/Cite&gt;&lt;/EndNote&gt;</w:instrText>
      </w:r>
      <w:r w:rsidR="001F4EE2">
        <w:rPr>
          <w:rFonts w:ascii="Times New Roman" w:hAnsi="Times New Roman" w:cs="Times New Roman"/>
          <w:sz w:val="24"/>
          <w:szCs w:val="24"/>
        </w:rPr>
        <w:fldChar w:fldCharType="separate"/>
      </w:r>
      <w:r w:rsidR="001F4EE2">
        <w:rPr>
          <w:rFonts w:ascii="Times New Roman" w:hAnsi="Times New Roman" w:cs="Times New Roman"/>
          <w:noProof/>
          <w:sz w:val="24"/>
          <w:szCs w:val="24"/>
        </w:rPr>
        <w:t>Berner et al. (2020)</w:t>
      </w:r>
      <w:r w:rsidR="001F4EE2">
        <w:rPr>
          <w:rFonts w:ascii="Times New Roman" w:hAnsi="Times New Roman" w:cs="Times New Roman"/>
          <w:sz w:val="24"/>
          <w:szCs w:val="24"/>
        </w:rPr>
        <w:fldChar w:fldCharType="end"/>
      </w:r>
      <w:r w:rsidR="001F4EE2">
        <w:rPr>
          <w:rFonts w:ascii="Times New Roman" w:hAnsi="Times New Roman" w:cs="Times New Roman"/>
          <w:sz w:val="24"/>
          <w:szCs w:val="24"/>
        </w:rPr>
        <w:t xml:space="preserve">. </w:t>
      </w:r>
      <w:r w:rsidR="00B73109">
        <w:rPr>
          <w:rFonts w:ascii="Times New Roman" w:hAnsi="Times New Roman" w:cs="Times New Roman"/>
          <w:sz w:val="24"/>
          <w:szCs w:val="24"/>
        </w:rPr>
        <w:t xml:space="preserve">Further cross-sensor calibration is needed </w:t>
      </w:r>
      <w:r>
        <w:rPr>
          <w:rFonts w:ascii="Times New Roman" w:hAnsi="Times New Roman" w:cs="Times New Roman"/>
          <w:sz w:val="24"/>
          <w:szCs w:val="24"/>
        </w:rPr>
        <w:t>because t</w:t>
      </w:r>
      <w:r w:rsidRPr="00CA364C">
        <w:rPr>
          <w:rFonts w:ascii="Times New Roman" w:hAnsi="Times New Roman" w:cs="Times New Roman"/>
          <w:sz w:val="24"/>
          <w:szCs w:val="24"/>
        </w:rPr>
        <w:t xml:space="preserve">here are systematic differences in </w:t>
      </w:r>
      <w:r>
        <w:rPr>
          <w:rFonts w:ascii="Times New Roman" w:hAnsi="Times New Roman" w:cs="Times New Roman"/>
          <w:sz w:val="24"/>
          <w:szCs w:val="24"/>
        </w:rPr>
        <w:t xml:space="preserve">individual bands </w:t>
      </w:r>
      <w:r w:rsidRPr="00CA364C">
        <w:rPr>
          <w:rFonts w:ascii="Times New Roman" w:hAnsi="Times New Roman" w:cs="Times New Roman"/>
          <w:sz w:val="24"/>
          <w:szCs w:val="24"/>
        </w:rPr>
        <w:t xml:space="preserve">and </w:t>
      </w:r>
      <w:r>
        <w:rPr>
          <w:rFonts w:ascii="Times New Roman" w:hAnsi="Times New Roman" w:cs="Times New Roman"/>
          <w:sz w:val="24"/>
          <w:szCs w:val="24"/>
        </w:rPr>
        <w:t xml:space="preserve">spectral </w:t>
      </w:r>
      <w:r w:rsidRPr="00CA364C">
        <w:rPr>
          <w:rFonts w:ascii="Times New Roman" w:hAnsi="Times New Roman" w:cs="Times New Roman"/>
          <w:sz w:val="24"/>
          <w:szCs w:val="24"/>
        </w:rPr>
        <w:t>indices among Landsat sensors</w:t>
      </w:r>
      <w:r>
        <w:rPr>
          <w:rFonts w:ascii="Times New Roman" w:hAnsi="Times New Roman" w:cs="Times New Roman"/>
          <w:sz w:val="24"/>
          <w:szCs w:val="24"/>
        </w:rPr>
        <w:t xml:space="preserve"> that </w:t>
      </w:r>
      <w:r w:rsidR="00B73109">
        <w:rPr>
          <w:rFonts w:ascii="Times New Roman" w:hAnsi="Times New Roman" w:cs="Times New Roman"/>
          <w:sz w:val="24"/>
          <w:szCs w:val="24"/>
        </w:rPr>
        <w:t xml:space="preserve">must </w:t>
      </w:r>
      <w:r>
        <w:rPr>
          <w:rFonts w:ascii="Times New Roman" w:hAnsi="Times New Roman" w:cs="Times New Roman"/>
          <w:sz w:val="24"/>
          <w:szCs w:val="24"/>
        </w:rPr>
        <w:t>be addressed when combining data from multiple sensors</w:t>
      </w:r>
      <w:r w:rsidR="00ED3DD6">
        <w:rPr>
          <w:rFonts w:ascii="Times New Roman" w:hAnsi="Times New Roman" w:cs="Times New Roman"/>
          <w:sz w:val="24"/>
          <w:szCs w:val="24"/>
        </w:rPr>
        <w:t xml:space="preserve"> </w:t>
      </w:r>
      <w:r w:rsidR="00ED3DD6">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bC4gMjAxNiwgQmVybmVyIGV0IGFsLiAyMDIwLCBCZXJuZXIgYW5kIEdvZXR6IDIwMjIpPC9EaXNw
bGF5VGV4dD48cmVjb3JkPjxyZWMtbnVtYmVyPjM1OTA8L3JlYy1udW1iZXI+PGZvcmVpZ24ta2V5
cz48a2V5IGFwcD0iRU4iIGRiLWlkPSJwcnpyejJ4ZnlzMGV0NmVzMDJxeDBhZHByczU5ejJlcnhm
NXQiIHRpbWVzdGFtcD0iMTUxOTMzMTI1MCI+MzU5MDwva2V5PjwvZm9yZWlnbi1rZXlzPjxyZWYt
dHlwZSBuYW1lPSJKb3VybmFsIEFydGljbGUiPjE3PC9yZWYtdHlwZT48Y29udHJpYnV0b3JzPjxh
dXRob3JzPjxhdXRob3I+Um95LCBELiBQLjwvYXV0aG9yPjxhdXRob3I+S292YWxza3l5LCBWLjwv
YXV0aG9yPjxhdXRob3I+WmhhbmcsIEguIEsuPC9hdXRob3I+PGF1dGhvcj5WZXJtb3RlLCBFLiBG
LjwvYXV0aG9yPjxhdXRob3I+WWFuLCBMLjwvYXV0aG9yPjxhdXRob3I+S3VtYXIsIFMuIFMuPC9h
dXRob3I+PGF1dGhvcj5FZ29yb3YsIEEuPC9hdXRob3I+PC9hdXRob3JzPjwvY29udHJpYnV0b3Jz
Pjx0aXRsZXM+PHRpdGxlPkNoYXJhY3Rlcml6YXRpb24gb2YgTGFuZHNhdC03IHRvIExhbmRzYXQt
OCByZWZsZWN0aXZlIHdhdmVsZW5ndGggYW5kIG5vcm1hbGl6ZWQgZGlmZmVyZW5jZSB2ZWdldGF0
aW9uIGluZGV4IGNvbnRpbnVpdHk8L3RpdGxlPjxzZWNvbmRhcnktdGl0bGU+UmVtb3RlIFNlbnNp
bmcgb2YgRW52aXJvbm1lbnQ8L3NlY29uZGFyeS10aXRsZT48L3RpdGxlcz48cGVyaW9kaWNhbD48
ZnVsbC10aXRsZT5SZW1vdGUgU2Vuc2luZyBvZiBFbnZpcm9ubWVudDwvZnVsbC10aXRsZT48L3Bl
cmlvZGljYWw+PHBhZ2VzPjU3LTcwPC9wYWdlcz48dm9sdW1lPjE4NTwvdm9sdW1lPjxrZXl3b3Jk
cz48a2V5d29yZD5MYW5kc2F0PC9rZXl3b3JkPjxrZXl3b3JkPkNvbnRpbnVpdHk8L2tleXdvcmQ+
PGtleXdvcmQ+UmVmbGVjdGFuY2U8L2tleXdvcmQ+PGtleXdvcmQ+TmR2aTwva2V5d29yZD48a2V5
d29yZD5PTEk8L2tleXdvcmQ+PGtleXdvcmQ+RVRNKzwva2V5d29yZD48L2tleXdvcmRzPjxkYXRl
cz48eWVhcj4yMDE2PC95ZWFyPjxwdWItZGF0ZXM+PGRhdGU+MjAxNi8xMS8wMS88L2RhdGU+PC9w
dWItZGF0ZXM+PC9kYXRlcz48aXNibj4wMDM0LTQyNTc8L2lzYm4+PHVybHM+PHJlbGF0ZWQtdXJs
cz48dXJsPmh0dHA6Ly93d3cuc2NpZW5jZWRpcmVjdC5jb20vc2NpZW5jZS9hcnRpY2xlL3BpaS9T
MDAzNDQyNTcxNTMwMjQ1NTwvdXJsPjwvcmVsYXRlZC11cmxzPjwvdXJscz48ZWxlY3Ryb25pYy1y
ZXNvdXJjZS1udW0+aHR0cHM6Ly9kb2kub3JnLzEwLjEwMTYvai5yc2UuMjAxNS4xMi4wMjQ8L2Vs
ZWN0cm9uaWMtcmVzb3VyY2UtbnVtPjwvcmVjb3JkPjwvQ2l0ZT48Q2l0ZT48QXV0aG9yPkp1PC9B
dXRob3I+PFllYXI+MjAxNjwvWWVhcj48UmVjTnVtPjMyMzU8L1JlY051bT48cmVjb3JkPjxyZWMt
bnVtYmVyPjMyMzU8L3JlYy1udW1iZXI+PGZvcmVpZ24ta2V5cz48a2V5IGFwcD0iRU4iIGRiLWlk
PSJwcnpyejJ4ZnlzMGV0NmVzMDJxeDBhZHByczU5ejJlcnhmNXQiIHRpbWVzdGFtcD0iMCI+MzIz
NTwva2V5PjwvZm9yZWlnbi1rZXlzPjxyZWYtdHlwZSBuYW1lPSJKb3VybmFsIEFydGljbGUiPjE3
PC9yZWYtdHlwZT48Y29udHJpYnV0b3JzPjxhdXRob3JzPjxhdXRob3I+SnUsIEp1bmNoYW5nPC9h
dXRob3I+PGF1dGhvcj5NYXNlaywgSmVmZnJleSBHPC9hdXRob3I+PC9hdXRob3JzPjwvY29udHJp
YnV0b3JzPjx0aXRsZXM+PHRpdGxlPlRoZSB2ZWdldGF0aW9uIGdyZWVubmVzcyB0cmVuZCBpbiBD
YW5hZGEgYW5kIFVTIEFsYXNrYSBmcm9tIDE5ODTigJMyMDEyIExhbmRzYXQgZGF0YTwvdGl0bGU+
PHNlY29uZGFyeS10aXRsZT5SZW1vdGUgU2Vuc2luZyBvZiBFbnZpcm9ubWVudDwvc2Vjb25kYXJ5
LXRpdGxlPjwvdGl0bGVzPjxwZXJpb2RpY2FsPjxmdWxsLXRpdGxlPlJlbW90ZSBTZW5zaW5nIG9m
IEVudmlyb25tZW50PC9mdWxsLXRpdGxlPjwvcGVyaW9kaWNhbD48cGFnZXM+MS0xNjwvcGFnZXM+
PHZvbHVtZT4xNzY8L3ZvbHVtZT48ZGF0ZXM+PHllYXI+MjAxNjwveWVhcj48L2RhdGVzPjxpc2Ju
PjAwMzQtNDI1NzwvaXNibj48dXJscz48L3VybHM+PC9yZWNvcmQ+PC9DaXRlPjxDaXRlPjxBdXRo
b3I+QmVybmVyPC9BdXRob3I+PFllYXI+MjAyMjwvWWVhcj48UmVjTnVtPjQ0NjA8L1JlY051bT48
cmVjb3JkPjxyZWMtbnVtYmVyPjQ0NjA8L3JlYy1udW1iZXI+PGZvcmVpZ24ta2V5cz48a2V5IGFw
cD0iRU4iIGRiLWlkPSJwcnpyejJ4ZnlzMGV0NmVzMDJxeDBhZHByczU5ejJlcnhmNXQiIHRpbWVz
dGFtcD0iMTYxMzQxMDI4NiI+NDQ2MDwva2V5PjwvZm9yZWlnbi1rZXlzPjxyZWYtdHlwZSBuYW1l
PSJKb3VybmFsIEFydGljbGUiPjE3PC9yZWYtdHlwZT48Y29udHJpYnV0b3JzPjxhdXRob3JzPjxh
dXRob3I+QmVybmVyLCBMLlQuPC9hdXRob3I+PGF1dGhvcj5Hb2V0eiwgUy5KLjwvYXV0aG9yPjwv
YXV0aG9ycz48L2NvbnRyaWJ1dG9ycz48dGl0bGVzPjx0aXRsZT5TYXRlbGxpdGUgb2JzZXJ2YXRp
b25zIGRvY3VtZW50IHRyZW5kcyBjb25zaXN0ZW50IHdpdGggYSBib3JlYWwgZm9yZXN0IGJpb21l
IHNoaWZ0PC90aXRsZT48c2Vjb25kYXJ5LXRpdGxlPkdsb2JhbCBDaGFuZ2UgQmlvbG9neTwvc2Vj
b25kYXJ5LXRpdGxlPjwvdGl0bGVzPjxwZXJpb2RpY2FsPjxmdWxsLXRpdGxlPkdsb2JhbCBDaGFu
Z2UgQmlvbG9neTwvZnVsbC10aXRsZT48L3BlcmlvZGljYWw+PHBhZ2VzPkluIFByZXNzPC9wYWdl
cz48ZGF0ZXM+PHllYXI+MjAyMjwveWVhcj48L2RhdGVzPjx1cmxzPjwvdXJscz48L3JlY29yZD48
L0NpdGU+PENpdGU+PEF1dGhvcj5CZXJuZXI8L0F1dGhvcj48WWVhcj4yMDIwPC9ZZWFyPjxSZWNO
dW0+Mzc1NTwvUmVjTnVtPjxyZWNvcmQ+PHJlYy1udW1iZXI+Mzc1NTwvcmVjLW51bWJlcj48Zm9y
ZWlnbi1rZXlzPjxrZXkgYXBwPSJFTiIgZGItaWQ9InByenJ6MnhmeXMwZXQ2ZXMwMnF4MGFkcHJz
NTl6MmVyeGY1dCIgdGltZXN0YW1wPSIxNTQzNTEyNjM4Ij4zNzU1PC9rZXk+PC9mb3JlaWduLWtl
eXM+PHJlZi10eXBlIG5hbWU9IkpvdXJuYWwgQXJ0aWNsZSI+MTc8L3JlZi10eXBlPjxjb250cmli
dXRvcnM+PGF1dGhvcnM+PGF1dGhvcj5CZXJuZXIsIEwuVC48L2F1dGhvcj48YXV0aG9yPk1hc3Nl
eSwgUi48L2F1dGhvcj48YXV0aG9yPkphbnR6LCBQLjwvYXV0aG9yPjxhdXRob3I+Rm9yYmVzLCBC
LkMuPC9hdXRob3I+PGF1dGhvcj5NYWNpYXMtRmF1cmlhLCBNLjwvYXV0aG9yPjxhdXRob3I+TXll
cnMtU21pdGgsIEkuIEguPC9hdXRob3I+PGF1dGhvcj5LdW1wdWxhLCBUaW1vPC9hdXRob3I+PGF1
dGhvcj5HYXV0aGllciwgRy48L2F1dGhvcj48YXV0aG9yPkFuZHJldS1IYXlsZXMsIEwuPC9hdXRo
b3I+PGF1dGhvcj5HYWdsaW90aSwgQi48L2F1dGhvcj48YXV0aG9yPkJ1cm5zLCBQLkouPC9hdXRo
b3I+PGF1dGhvcj5aZXR0ZXJiZXJnLCBQLjwvYXV0aG9yPjxhdXRob3I+RCZhcG9zO0Fycmlnbywg
Ui48L2F1dGhvcj48YXV0aG9yPkdvZXR6LCBTLkouPC9hdXRob3I+PC9hdXRob3JzPjwvY29udHJp
YnV0b3JzPjx0aXRsZXM+PHRpdGxlPlN1bW1lciB3YXJtaW5nIGV4cGxhaW5zIHdpZGVzcHJlYWQg
YnV0IG5vdCB1bmlmb3JtIGdyZWVuaW5nIGluIHRoZSBBcmN0aWMgdHVuZHJhIGJpb21lPC90aXRs
ZT48c2Vjb25kYXJ5LXRpdGxlPk5hdHVyZSBDb21tdW5pY2F0aW9uczwvc2Vjb25kYXJ5LXRpdGxl
PjwvdGl0bGVzPjxwZXJpb2RpY2FsPjxmdWxsLXRpdGxlPk5hdHVyZSBjb21tdW5pY2F0aW9uczwv
ZnVsbC10aXRsZT48L3BlcmlvZGljYWw+PHBhZ2VzPjQ2MjE8L3BhZ2VzPjx2b2x1bWU+MTE8L3Zv
bHVtZT48ZGF0ZXM+PHllYXI+MjAyMDwveWVhcj48L2RhdGVzPjx1cmxzPjwvdXJscz48ZWxlY3Ry
b25pYy1yZXNvdXJjZS1udW0+aHR0cHM6Ly9kb2kub3JnLzEwLjEwMzgvczQxNDY3LTAyMC0xODQ3
OS01PC9lbGVjdHJvbmljLXJlc291cmNlLW51bT48L3JlY29yZD48L0NpdGU+PC9FbmROb3RlPn==
</w:fldData>
        </w:fldChar>
      </w:r>
      <w:r w:rsidR="00B73109">
        <w:rPr>
          <w:rFonts w:ascii="Times New Roman" w:hAnsi="Times New Roman" w:cs="Times New Roman"/>
          <w:sz w:val="24"/>
          <w:szCs w:val="24"/>
        </w:rPr>
        <w:instrText xml:space="preserve"> ADDIN EN.CITE </w:instrText>
      </w:r>
      <w:r w:rsidR="00B73109">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bC4gMjAxNiwgQmVybmVyIGV0IGFsLiAyMDIwLCBCZXJuZXIgYW5kIEdvZXR6IDIwMjIpPC9EaXNw
bGF5VGV4dD48cmVjb3JkPjxyZWMtbnVtYmVyPjM1OTA8L3JlYy1udW1iZXI+PGZvcmVpZ24ta2V5
cz48a2V5IGFwcD0iRU4iIGRiLWlkPSJwcnpyejJ4ZnlzMGV0NmVzMDJxeDBhZHByczU5ejJlcnhm
NXQiIHRpbWVzdGFtcD0iMTUxOTMzMTI1MCI+MzU5MDwva2V5PjwvZm9yZWlnbi1rZXlzPjxyZWYt
dHlwZSBuYW1lPSJKb3VybmFsIEFydGljbGUiPjE3PC9yZWYtdHlwZT48Y29udHJpYnV0b3JzPjxh
dXRob3JzPjxhdXRob3I+Um95LCBELiBQLjwvYXV0aG9yPjxhdXRob3I+S292YWxza3l5LCBWLjwv
YXV0aG9yPjxhdXRob3I+WmhhbmcsIEguIEsuPC9hdXRob3I+PGF1dGhvcj5WZXJtb3RlLCBFLiBG
LjwvYXV0aG9yPjxhdXRob3I+WWFuLCBMLjwvYXV0aG9yPjxhdXRob3I+S3VtYXIsIFMuIFMuPC9h
dXRob3I+PGF1dGhvcj5FZ29yb3YsIEEuPC9hdXRob3I+PC9hdXRob3JzPjwvY29udHJpYnV0b3Jz
Pjx0aXRsZXM+PHRpdGxlPkNoYXJhY3Rlcml6YXRpb24gb2YgTGFuZHNhdC03IHRvIExhbmRzYXQt
OCByZWZsZWN0aXZlIHdhdmVsZW5ndGggYW5kIG5vcm1hbGl6ZWQgZGlmZmVyZW5jZSB2ZWdldGF0
aW9uIGluZGV4IGNvbnRpbnVpdHk8L3RpdGxlPjxzZWNvbmRhcnktdGl0bGU+UmVtb3RlIFNlbnNp
bmcgb2YgRW52aXJvbm1lbnQ8L3NlY29uZGFyeS10aXRsZT48L3RpdGxlcz48cGVyaW9kaWNhbD48
ZnVsbC10aXRsZT5SZW1vdGUgU2Vuc2luZyBvZiBFbnZpcm9ubWVudDwvZnVsbC10aXRsZT48L3Bl
cmlvZGljYWw+PHBhZ2VzPjU3LTcwPC9wYWdlcz48dm9sdW1lPjE4NTwvdm9sdW1lPjxrZXl3b3Jk
cz48a2V5d29yZD5MYW5kc2F0PC9rZXl3b3JkPjxrZXl3b3JkPkNvbnRpbnVpdHk8L2tleXdvcmQ+
PGtleXdvcmQ+UmVmbGVjdGFuY2U8L2tleXdvcmQ+PGtleXdvcmQ+TmR2aTwva2V5d29yZD48a2V5
d29yZD5PTEk8L2tleXdvcmQ+PGtleXdvcmQ+RVRNKzwva2V5d29yZD48L2tleXdvcmRzPjxkYXRl
cz48eWVhcj4yMDE2PC95ZWFyPjxwdWItZGF0ZXM+PGRhdGU+MjAxNi8xMS8wMS88L2RhdGU+PC9w
dWItZGF0ZXM+PC9kYXRlcz48aXNibj4wMDM0LTQyNTc8L2lzYm4+PHVybHM+PHJlbGF0ZWQtdXJs
cz48dXJsPmh0dHA6Ly93d3cuc2NpZW5jZWRpcmVjdC5jb20vc2NpZW5jZS9hcnRpY2xlL3BpaS9T
MDAzNDQyNTcxNTMwMjQ1NTwvdXJsPjwvcmVsYXRlZC11cmxzPjwvdXJscz48ZWxlY3Ryb25pYy1y
ZXNvdXJjZS1udW0+aHR0cHM6Ly9kb2kub3JnLzEwLjEwMTYvai5yc2UuMjAxNS4xMi4wMjQ8L2Vs
ZWN0cm9uaWMtcmVzb3VyY2UtbnVtPjwvcmVjb3JkPjwvQ2l0ZT48Q2l0ZT48QXV0aG9yPkp1PC9B
dXRob3I+PFllYXI+MjAxNjwvWWVhcj48UmVjTnVtPjMyMzU8L1JlY051bT48cmVjb3JkPjxyZWMt
bnVtYmVyPjMyMzU8L3JlYy1udW1iZXI+PGZvcmVpZ24ta2V5cz48a2V5IGFwcD0iRU4iIGRiLWlk
PSJwcnpyejJ4ZnlzMGV0NmVzMDJxeDBhZHByczU5ejJlcnhmNXQiIHRpbWVzdGFtcD0iMCI+MzIz
NTwva2V5PjwvZm9yZWlnbi1rZXlzPjxyZWYtdHlwZSBuYW1lPSJKb3VybmFsIEFydGljbGUiPjE3
PC9yZWYtdHlwZT48Y29udHJpYnV0b3JzPjxhdXRob3JzPjxhdXRob3I+SnUsIEp1bmNoYW5nPC9h
dXRob3I+PGF1dGhvcj5NYXNlaywgSmVmZnJleSBHPC9hdXRob3I+PC9hdXRob3JzPjwvY29udHJp
YnV0b3JzPjx0aXRsZXM+PHRpdGxlPlRoZSB2ZWdldGF0aW9uIGdyZWVubmVzcyB0cmVuZCBpbiBD
YW5hZGEgYW5kIFVTIEFsYXNrYSBmcm9tIDE5ODTigJMyMDEyIExhbmRzYXQgZGF0YTwvdGl0bGU+
PHNlY29uZGFyeS10aXRsZT5SZW1vdGUgU2Vuc2luZyBvZiBFbnZpcm9ubWVudDwvc2Vjb25kYXJ5
LXRpdGxlPjwvdGl0bGVzPjxwZXJpb2RpY2FsPjxmdWxsLXRpdGxlPlJlbW90ZSBTZW5zaW5nIG9m
IEVudmlyb25tZW50PC9mdWxsLXRpdGxlPjwvcGVyaW9kaWNhbD48cGFnZXM+MS0xNjwvcGFnZXM+
PHZvbHVtZT4xNzY8L3ZvbHVtZT48ZGF0ZXM+PHllYXI+MjAxNjwveWVhcj48L2RhdGVzPjxpc2Ju
PjAwMzQtNDI1NzwvaXNibj48dXJscz48L3VybHM+PC9yZWNvcmQ+PC9DaXRlPjxDaXRlPjxBdXRo
b3I+QmVybmVyPC9BdXRob3I+PFllYXI+MjAyMjwvWWVhcj48UmVjTnVtPjQ0NjA8L1JlY051bT48
cmVjb3JkPjxyZWMtbnVtYmVyPjQ0NjA8L3JlYy1udW1iZXI+PGZvcmVpZ24ta2V5cz48a2V5IGFw
cD0iRU4iIGRiLWlkPSJwcnpyejJ4ZnlzMGV0NmVzMDJxeDBhZHByczU5ejJlcnhmNXQiIHRpbWVz
dGFtcD0iMTYxMzQxMDI4NiI+NDQ2MDwva2V5PjwvZm9yZWlnbi1rZXlzPjxyZWYtdHlwZSBuYW1l
PSJKb3VybmFsIEFydGljbGUiPjE3PC9yZWYtdHlwZT48Y29udHJpYnV0b3JzPjxhdXRob3JzPjxh
dXRob3I+QmVybmVyLCBMLlQuPC9hdXRob3I+PGF1dGhvcj5Hb2V0eiwgUy5KLjwvYXV0aG9yPjwv
YXV0aG9ycz48L2NvbnRyaWJ1dG9ycz48dGl0bGVzPjx0aXRsZT5TYXRlbGxpdGUgb2JzZXJ2YXRp
b25zIGRvY3VtZW50IHRyZW5kcyBjb25zaXN0ZW50IHdpdGggYSBib3JlYWwgZm9yZXN0IGJpb21l
IHNoaWZ0PC90aXRsZT48c2Vjb25kYXJ5LXRpdGxlPkdsb2JhbCBDaGFuZ2UgQmlvbG9neTwvc2Vj
b25kYXJ5LXRpdGxlPjwvdGl0bGVzPjxwZXJpb2RpY2FsPjxmdWxsLXRpdGxlPkdsb2JhbCBDaGFu
Z2UgQmlvbG9neTwvZnVsbC10aXRsZT48L3BlcmlvZGljYWw+PHBhZ2VzPkluIFByZXNzPC9wYWdl
cz48ZGF0ZXM+PHllYXI+MjAyMjwveWVhcj48L2RhdGVzPjx1cmxzPjwvdXJscz48L3JlY29yZD48
L0NpdGU+PENpdGU+PEF1dGhvcj5CZXJuZXI8L0F1dGhvcj48WWVhcj4yMDIwPC9ZZWFyPjxSZWNO
dW0+Mzc1NTwvUmVjTnVtPjxyZWNvcmQ+PHJlYy1udW1iZXI+Mzc1NTwvcmVjLW51bWJlcj48Zm9y
ZWlnbi1rZXlzPjxrZXkgYXBwPSJFTiIgZGItaWQ9InByenJ6MnhmeXMwZXQ2ZXMwMnF4MGFkcHJz
NTl6MmVyeGY1dCIgdGltZXN0YW1wPSIxNTQzNTEyNjM4Ij4zNzU1PC9rZXk+PC9mb3JlaWduLWtl
eXM+PHJlZi10eXBlIG5hbWU9IkpvdXJuYWwgQXJ0aWNsZSI+MTc8L3JlZi10eXBlPjxjb250cmli
dXRvcnM+PGF1dGhvcnM+PGF1dGhvcj5CZXJuZXIsIEwuVC48L2F1dGhvcj48YXV0aG9yPk1hc3Nl
eSwgUi48L2F1dGhvcj48YXV0aG9yPkphbnR6LCBQLjwvYXV0aG9yPjxhdXRob3I+Rm9yYmVzLCBC
LkMuPC9hdXRob3I+PGF1dGhvcj5NYWNpYXMtRmF1cmlhLCBNLjwvYXV0aG9yPjxhdXRob3I+TXll
cnMtU21pdGgsIEkuIEguPC9hdXRob3I+PGF1dGhvcj5LdW1wdWxhLCBUaW1vPC9hdXRob3I+PGF1
dGhvcj5HYXV0aGllciwgRy48L2F1dGhvcj48YXV0aG9yPkFuZHJldS1IYXlsZXMsIEwuPC9hdXRo
b3I+PGF1dGhvcj5HYWdsaW90aSwgQi48L2F1dGhvcj48YXV0aG9yPkJ1cm5zLCBQLkouPC9hdXRo
b3I+PGF1dGhvcj5aZXR0ZXJiZXJnLCBQLjwvYXV0aG9yPjxhdXRob3I+RCZhcG9zO0Fycmlnbywg
Ui48L2F1dGhvcj48YXV0aG9yPkdvZXR6LCBTLkouPC9hdXRob3I+PC9hdXRob3JzPjwvY29udHJp
YnV0b3JzPjx0aXRsZXM+PHRpdGxlPlN1bW1lciB3YXJtaW5nIGV4cGxhaW5zIHdpZGVzcHJlYWQg
YnV0IG5vdCB1bmlmb3JtIGdyZWVuaW5nIGluIHRoZSBBcmN0aWMgdHVuZHJhIGJpb21lPC90aXRs
ZT48c2Vjb25kYXJ5LXRpdGxlPk5hdHVyZSBDb21tdW5pY2F0aW9uczwvc2Vjb25kYXJ5LXRpdGxl
PjwvdGl0bGVzPjxwZXJpb2RpY2FsPjxmdWxsLXRpdGxlPk5hdHVyZSBjb21tdW5pY2F0aW9uczwv
ZnVsbC10aXRsZT48L3BlcmlvZGljYWw+PHBhZ2VzPjQ2MjE8L3BhZ2VzPjx2b2x1bWU+MTE8L3Zv
bHVtZT48ZGF0ZXM+PHllYXI+MjAyMDwveWVhcj48L2RhdGVzPjx1cmxzPjwvdXJscz48ZWxlY3Ry
b25pYy1yZXNvdXJjZS1udW0+aHR0cHM6Ly9kb2kub3JnLzEwLjEwMzgvczQxNDY3LTAyMC0xODQ3
OS01PC9lbGVjdHJvbmljLXJlc291cmNlLW51bT48L3JlY29yZD48L0NpdGU+PC9FbmROb3RlPn==
</w:fldData>
        </w:fldChar>
      </w:r>
      <w:r w:rsidR="00B73109">
        <w:rPr>
          <w:rFonts w:ascii="Times New Roman" w:hAnsi="Times New Roman" w:cs="Times New Roman"/>
          <w:sz w:val="24"/>
          <w:szCs w:val="24"/>
        </w:rPr>
        <w:instrText xml:space="preserve"> ADDIN EN.CITE.DATA </w:instrText>
      </w:r>
      <w:r w:rsidR="00B73109">
        <w:rPr>
          <w:rFonts w:ascii="Times New Roman" w:hAnsi="Times New Roman" w:cs="Times New Roman"/>
          <w:sz w:val="24"/>
          <w:szCs w:val="24"/>
        </w:rPr>
      </w:r>
      <w:r w:rsidR="00B73109">
        <w:rPr>
          <w:rFonts w:ascii="Times New Roman" w:hAnsi="Times New Roman" w:cs="Times New Roman"/>
          <w:sz w:val="24"/>
          <w:szCs w:val="24"/>
        </w:rPr>
        <w:fldChar w:fldCharType="end"/>
      </w:r>
      <w:r w:rsidR="00ED3DD6">
        <w:rPr>
          <w:rFonts w:ascii="Times New Roman" w:hAnsi="Times New Roman" w:cs="Times New Roman"/>
          <w:sz w:val="24"/>
          <w:szCs w:val="24"/>
        </w:rPr>
      </w:r>
      <w:r w:rsidR="00ED3DD6">
        <w:rPr>
          <w:rFonts w:ascii="Times New Roman" w:hAnsi="Times New Roman" w:cs="Times New Roman"/>
          <w:sz w:val="24"/>
          <w:szCs w:val="24"/>
        </w:rPr>
        <w:fldChar w:fldCharType="separate"/>
      </w:r>
      <w:r w:rsidR="00B73109">
        <w:rPr>
          <w:rFonts w:ascii="Times New Roman" w:hAnsi="Times New Roman" w:cs="Times New Roman"/>
          <w:noProof/>
          <w:sz w:val="24"/>
          <w:szCs w:val="24"/>
        </w:rPr>
        <w:t>(Ju and Masek 2016, Roy et al. 2016, Berner et al. 2020, Berner and Goetz 2022)</w:t>
      </w:r>
      <w:r w:rsidR="00ED3DD6">
        <w:rPr>
          <w:rFonts w:ascii="Times New Roman" w:hAnsi="Times New Roman" w:cs="Times New Roman"/>
          <w:sz w:val="24"/>
          <w:szCs w:val="24"/>
        </w:rPr>
        <w:fldChar w:fldCharType="end"/>
      </w:r>
      <w:r>
        <w:rPr>
          <w:rFonts w:ascii="Times New Roman" w:hAnsi="Times New Roman" w:cs="Times New Roman"/>
          <w:sz w:val="24"/>
          <w:szCs w:val="24"/>
        </w:rPr>
        <w:t xml:space="preserve">. </w:t>
      </w:r>
      <w:r w:rsidR="00B73109">
        <w:rPr>
          <w:rFonts w:ascii="Times New Roman" w:hAnsi="Times New Roman" w:cs="Times New Roman"/>
          <w:sz w:val="24"/>
          <w:szCs w:val="24"/>
        </w:rPr>
        <w:t>Here, t</w:t>
      </w:r>
      <w:r w:rsidR="00ED3DD6">
        <w:rPr>
          <w:rFonts w:ascii="Times New Roman" w:hAnsi="Times New Roman" w:cs="Times New Roman"/>
          <w:sz w:val="24"/>
          <w:szCs w:val="24"/>
        </w:rPr>
        <w:t xml:space="preserve">he </w:t>
      </w:r>
      <w:r w:rsidRPr="00CA364C">
        <w:rPr>
          <w:rFonts w:ascii="Times New Roman" w:hAnsi="Times New Roman" w:cs="Times New Roman"/>
          <w:sz w:val="24"/>
          <w:szCs w:val="24"/>
        </w:rPr>
        <w:t xml:space="preserve">Landsat 7 </w:t>
      </w:r>
      <w:r w:rsidR="00ED3DD6">
        <w:rPr>
          <w:rFonts w:ascii="Times New Roman" w:hAnsi="Times New Roman" w:cs="Times New Roman"/>
          <w:sz w:val="24"/>
          <w:szCs w:val="24"/>
        </w:rPr>
        <w:t xml:space="preserve">ETM </w:t>
      </w:r>
      <w:r w:rsidRPr="00CA364C">
        <w:rPr>
          <w:rFonts w:ascii="Times New Roman" w:hAnsi="Times New Roman" w:cs="Times New Roman"/>
          <w:sz w:val="24"/>
          <w:szCs w:val="24"/>
        </w:rPr>
        <w:t>is used as a benchmark because it temporally overlaps with</w:t>
      </w:r>
      <w:r>
        <w:rPr>
          <w:rFonts w:ascii="Times New Roman" w:hAnsi="Times New Roman" w:cs="Times New Roman"/>
          <w:sz w:val="24"/>
          <w:szCs w:val="24"/>
        </w:rPr>
        <w:t xml:space="preserve"> </w:t>
      </w:r>
      <w:r w:rsidRPr="00CA364C">
        <w:rPr>
          <w:rFonts w:ascii="Times New Roman" w:hAnsi="Times New Roman" w:cs="Times New Roman"/>
          <w:sz w:val="24"/>
          <w:szCs w:val="24"/>
        </w:rPr>
        <w:t>the other two sensors. Cross-calibration can only be performed on one</w:t>
      </w:r>
      <w:r>
        <w:rPr>
          <w:rFonts w:ascii="Times New Roman" w:hAnsi="Times New Roman" w:cs="Times New Roman"/>
          <w:sz w:val="24"/>
          <w:szCs w:val="24"/>
        </w:rPr>
        <w:t xml:space="preserve"> </w:t>
      </w:r>
      <w:r w:rsidRPr="00CA364C">
        <w:rPr>
          <w:rFonts w:ascii="Times New Roman" w:hAnsi="Times New Roman" w:cs="Times New Roman"/>
          <w:sz w:val="24"/>
          <w:szCs w:val="24"/>
        </w:rPr>
        <w:t>band or spectral index at a time and requires having data from 100s to</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preferably many 1,000s of </w:t>
      </w:r>
      <w:r w:rsidR="000E2A56">
        <w:rPr>
          <w:rFonts w:ascii="Times New Roman" w:hAnsi="Times New Roman" w:cs="Times New Roman"/>
          <w:sz w:val="24"/>
          <w:szCs w:val="24"/>
        </w:rPr>
        <w:t>sample location</w:t>
      </w:r>
      <w:r w:rsidR="00ED3DD6">
        <w:rPr>
          <w:rFonts w:ascii="Times New Roman" w:hAnsi="Times New Roman" w:cs="Times New Roman"/>
          <w:sz w:val="24"/>
          <w:szCs w:val="24"/>
        </w:rPr>
        <w:t xml:space="preserve">s to train the random forest models. There is an option for users to train the random forest models using pre-processed Landsat data from </w:t>
      </w:r>
      <w:r w:rsidR="002C1AC5">
        <w:rPr>
          <w:rFonts w:ascii="Times New Roman" w:hAnsi="Times New Roman" w:cs="Times New Roman"/>
          <w:sz w:val="24"/>
          <w:szCs w:val="24"/>
        </w:rPr>
        <w:t xml:space="preserve">~6000 </w:t>
      </w:r>
      <w:r w:rsidR="00B73109">
        <w:rPr>
          <w:rFonts w:ascii="Times New Roman" w:hAnsi="Times New Roman" w:cs="Times New Roman"/>
          <w:sz w:val="24"/>
          <w:szCs w:val="24"/>
        </w:rPr>
        <w:t xml:space="preserve">randomly </w:t>
      </w:r>
      <w:r w:rsidR="00ED3DD6">
        <w:rPr>
          <w:rFonts w:ascii="Times New Roman" w:hAnsi="Times New Roman" w:cs="Times New Roman"/>
          <w:sz w:val="24"/>
          <w:szCs w:val="24"/>
        </w:rPr>
        <w:t>sample</w:t>
      </w:r>
      <w:r w:rsidR="00B73109">
        <w:rPr>
          <w:rFonts w:ascii="Times New Roman" w:hAnsi="Times New Roman" w:cs="Times New Roman"/>
          <w:sz w:val="24"/>
          <w:szCs w:val="24"/>
        </w:rPr>
        <w:t>d</w:t>
      </w:r>
      <w:r w:rsidR="00ED3DD6">
        <w:rPr>
          <w:rFonts w:ascii="Times New Roman" w:hAnsi="Times New Roman" w:cs="Times New Roman"/>
          <w:sz w:val="24"/>
          <w:szCs w:val="24"/>
        </w:rPr>
        <w:t xml:space="preserve"> locations across the Arctic – Boreal domain. </w:t>
      </w:r>
    </w:p>
    <w:p w14:paraId="73789C00" w14:textId="63B2304D" w:rsidR="007435E8" w:rsidRDefault="007C1180" w:rsidP="00B73109">
      <w:pPr>
        <w:pStyle w:val="NoSpacing"/>
        <w:ind w:firstLine="720"/>
        <w:rPr>
          <w:rFonts w:ascii="Times New Roman" w:hAnsi="Times New Roman" w:cs="Times New Roman"/>
          <w:sz w:val="24"/>
          <w:szCs w:val="24"/>
        </w:rPr>
      </w:pPr>
      <w:r>
        <w:rPr>
          <w:rFonts w:ascii="Times New Roman" w:hAnsi="Times New Roman" w:cs="Times New Roman"/>
          <w:sz w:val="24"/>
          <w:szCs w:val="24"/>
        </w:rPr>
        <w:t>T</w:t>
      </w:r>
      <w:r w:rsidR="00C56196" w:rsidRPr="00CA364C">
        <w:rPr>
          <w:rFonts w:ascii="Times New Roman" w:hAnsi="Times New Roman" w:cs="Times New Roman"/>
          <w:sz w:val="24"/>
          <w:szCs w:val="24"/>
        </w:rPr>
        <w:t xml:space="preserve">he </w:t>
      </w:r>
      <w:r>
        <w:rPr>
          <w:rFonts w:ascii="Times New Roman" w:hAnsi="Times New Roman" w:cs="Times New Roman"/>
          <w:sz w:val="24"/>
          <w:szCs w:val="24"/>
        </w:rPr>
        <w:t xml:space="preserve">overall </w:t>
      </w:r>
      <w:r w:rsidR="00C56196" w:rsidRPr="00CA364C">
        <w:rPr>
          <w:rFonts w:ascii="Times New Roman" w:hAnsi="Times New Roman" w:cs="Times New Roman"/>
          <w:sz w:val="24"/>
          <w:szCs w:val="24"/>
        </w:rPr>
        <w:t>approach involves</w:t>
      </w:r>
      <w:r w:rsidR="00C56196">
        <w:rPr>
          <w:rFonts w:ascii="Times New Roman" w:hAnsi="Times New Roman" w:cs="Times New Roman"/>
          <w:sz w:val="24"/>
          <w:szCs w:val="24"/>
        </w:rPr>
        <w:t xml:space="preserve"> </w:t>
      </w:r>
      <w:r w:rsidR="00C56196" w:rsidRPr="00CA364C">
        <w:rPr>
          <w:rFonts w:ascii="Times New Roman" w:hAnsi="Times New Roman" w:cs="Times New Roman"/>
          <w:sz w:val="24"/>
          <w:szCs w:val="24"/>
        </w:rPr>
        <w:t xml:space="preserve">determining the </w:t>
      </w:r>
      <w:r w:rsidR="00B73109">
        <w:rPr>
          <w:rFonts w:ascii="Times New Roman" w:hAnsi="Times New Roman" w:cs="Times New Roman"/>
          <w:sz w:val="24"/>
          <w:szCs w:val="24"/>
        </w:rPr>
        <w:t xml:space="preserve">median spectral </w:t>
      </w:r>
      <w:r w:rsidR="00C56196" w:rsidRPr="00CA364C">
        <w:rPr>
          <w:rFonts w:ascii="Times New Roman" w:hAnsi="Times New Roman" w:cs="Times New Roman"/>
          <w:sz w:val="24"/>
          <w:szCs w:val="24"/>
        </w:rPr>
        <w:t xml:space="preserve">reflectance at a </w:t>
      </w:r>
      <w:r w:rsidR="00464755">
        <w:rPr>
          <w:rFonts w:ascii="Times New Roman" w:hAnsi="Times New Roman" w:cs="Times New Roman"/>
          <w:sz w:val="24"/>
          <w:szCs w:val="24"/>
        </w:rPr>
        <w:t>sample location</w:t>
      </w:r>
      <w:r w:rsidR="00C56196" w:rsidRPr="00CA364C">
        <w:rPr>
          <w:rFonts w:ascii="Times New Roman" w:hAnsi="Times New Roman" w:cs="Times New Roman"/>
          <w:sz w:val="24"/>
          <w:szCs w:val="24"/>
        </w:rPr>
        <w:t xml:space="preserve"> during a portion of the</w:t>
      </w:r>
      <w:r w:rsidR="00C56196">
        <w:rPr>
          <w:rFonts w:ascii="Times New Roman" w:hAnsi="Times New Roman" w:cs="Times New Roman"/>
          <w:sz w:val="24"/>
          <w:szCs w:val="24"/>
        </w:rPr>
        <w:t xml:space="preserve"> </w:t>
      </w:r>
      <w:r w:rsidR="00C56196" w:rsidRPr="00CA364C">
        <w:rPr>
          <w:rFonts w:ascii="Times New Roman" w:hAnsi="Times New Roman" w:cs="Times New Roman"/>
          <w:sz w:val="24"/>
          <w:szCs w:val="24"/>
        </w:rPr>
        <w:t xml:space="preserve">growing season using Landsat 7 and Landsat 5/8 data that were </w:t>
      </w:r>
      <w:r w:rsidR="00C56196" w:rsidRPr="00CA364C">
        <w:rPr>
          <w:rFonts w:ascii="Times New Roman" w:hAnsi="Times New Roman" w:cs="Times New Roman"/>
          <w:sz w:val="24"/>
          <w:szCs w:val="24"/>
        </w:rPr>
        <w:lastRenderedPageBreak/>
        <w:t>collected</w:t>
      </w:r>
      <w:r w:rsidR="00C56196">
        <w:rPr>
          <w:rFonts w:ascii="Times New Roman" w:hAnsi="Times New Roman" w:cs="Times New Roman"/>
          <w:sz w:val="24"/>
          <w:szCs w:val="24"/>
        </w:rPr>
        <w:t xml:space="preserve"> </w:t>
      </w:r>
      <w:r w:rsidR="00C56196" w:rsidRPr="00CA364C">
        <w:rPr>
          <w:rFonts w:ascii="Times New Roman" w:hAnsi="Times New Roman" w:cs="Times New Roman"/>
          <w:sz w:val="24"/>
          <w:szCs w:val="24"/>
        </w:rPr>
        <w:t>the same years. A</w:t>
      </w:r>
      <w:r w:rsidR="00C56196">
        <w:rPr>
          <w:rFonts w:ascii="Times New Roman" w:hAnsi="Times New Roman" w:cs="Times New Roman"/>
          <w:sz w:val="24"/>
          <w:szCs w:val="24"/>
        </w:rPr>
        <w:t xml:space="preserve"> </w:t>
      </w:r>
      <w:r>
        <w:rPr>
          <w:rFonts w:ascii="Times New Roman" w:hAnsi="Times New Roman" w:cs="Times New Roman"/>
          <w:sz w:val="24"/>
          <w:szCs w:val="24"/>
        </w:rPr>
        <w:t>r</w:t>
      </w:r>
      <w:r w:rsidR="00C56196" w:rsidRPr="00CA364C">
        <w:rPr>
          <w:rFonts w:ascii="Times New Roman" w:hAnsi="Times New Roman" w:cs="Times New Roman"/>
          <w:sz w:val="24"/>
          <w:szCs w:val="24"/>
        </w:rPr>
        <w:t xml:space="preserve">andom </w:t>
      </w:r>
      <w:r>
        <w:rPr>
          <w:rFonts w:ascii="Times New Roman" w:hAnsi="Times New Roman" w:cs="Times New Roman"/>
          <w:sz w:val="24"/>
          <w:szCs w:val="24"/>
        </w:rPr>
        <w:t>f</w:t>
      </w:r>
      <w:r w:rsidR="00C56196" w:rsidRPr="00CA364C">
        <w:rPr>
          <w:rFonts w:ascii="Times New Roman" w:hAnsi="Times New Roman" w:cs="Times New Roman"/>
          <w:sz w:val="24"/>
          <w:szCs w:val="24"/>
        </w:rPr>
        <w:t>orest model is then trained to predict Landsat</w:t>
      </w:r>
      <w:r w:rsidR="00C56196">
        <w:rPr>
          <w:rFonts w:ascii="Times New Roman" w:hAnsi="Times New Roman" w:cs="Times New Roman"/>
          <w:sz w:val="24"/>
          <w:szCs w:val="24"/>
        </w:rPr>
        <w:t xml:space="preserve"> </w:t>
      </w:r>
      <w:r w:rsidR="00C56196" w:rsidRPr="00CA364C">
        <w:rPr>
          <w:rFonts w:ascii="Times New Roman" w:hAnsi="Times New Roman" w:cs="Times New Roman"/>
          <w:sz w:val="24"/>
          <w:szCs w:val="24"/>
        </w:rPr>
        <w:t>7 reflectance from Landsat 5/8</w:t>
      </w:r>
      <w:r w:rsidR="00C56196">
        <w:rPr>
          <w:rFonts w:ascii="Times New Roman" w:hAnsi="Times New Roman" w:cs="Times New Roman"/>
          <w:sz w:val="24"/>
          <w:szCs w:val="24"/>
        </w:rPr>
        <w:t xml:space="preserve"> </w:t>
      </w:r>
      <w:r w:rsidR="00C56196" w:rsidRPr="00CA364C">
        <w:rPr>
          <w:rFonts w:ascii="Times New Roman" w:hAnsi="Times New Roman" w:cs="Times New Roman"/>
          <w:sz w:val="24"/>
          <w:szCs w:val="24"/>
        </w:rPr>
        <w:t>reflectance</w:t>
      </w:r>
      <w:r w:rsidR="00CA32D4">
        <w:rPr>
          <w:rFonts w:ascii="Times New Roman" w:hAnsi="Times New Roman" w:cs="Times New Roman"/>
          <w:sz w:val="24"/>
          <w:szCs w:val="24"/>
        </w:rPr>
        <w:t>.</w:t>
      </w:r>
      <w:r w:rsidR="003A652A">
        <w:rPr>
          <w:rFonts w:ascii="Times New Roman" w:hAnsi="Times New Roman" w:cs="Times New Roman"/>
          <w:sz w:val="24"/>
          <w:szCs w:val="24"/>
        </w:rPr>
        <w:t xml:space="preserve"> </w:t>
      </w:r>
      <w:r w:rsidR="00933678">
        <w:rPr>
          <w:rFonts w:ascii="Times New Roman" w:hAnsi="Times New Roman" w:cs="Times New Roman"/>
          <w:sz w:val="24"/>
          <w:szCs w:val="24"/>
        </w:rPr>
        <w:t>Random forest models are</w:t>
      </w:r>
      <w:r w:rsidR="003A652A">
        <w:rPr>
          <w:rFonts w:ascii="Times New Roman" w:hAnsi="Times New Roman" w:cs="Times New Roman"/>
          <w:sz w:val="24"/>
          <w:szCs w:val="24"/>
        </w:rPr>
        <w:t xml:space="preserve"> ensembles of regression trees </w:t>
      </w:r>
      <w:r w:rsidR="003A652A">
        <w:rPr>
          <w:rFonts w:ascii="Times New Roman" w:hAnsi="Times New Roman" w:cs="Times New Roman"/>
          <w:sz w:val="24"/>
          <w:szCs w:val="24"/>
        </w:rPr>
        <w:fldChar w:fldCharType="begin"/>
      </w:r>
      <w:r w:rsidR="003A652A">
        <w:rPr>
          <w:rFonts w:ascii="Times New Roman" w:hAnsi="Times New Roman" w:cs="Times New Roman"/>
          <w:sz w:val="24"/>
          <w:szCs w:val="24"/>
        </w:rPr>
        <w:instrText xml:space="preserve"> ADDIN EN.CITE &lt;EndNote&gt;&lt;Cite&gt;&lt;Author&gt;Breiman&lt;/Author&gt;&lt;Year&gt;2001&lt;/Year&gt;&lt;RecNum&gt;998&lt;/RecNum&gt;&lt;DisplayText&gt;(Breiman 2001)&lt;/DisplayText&gt;&lt;record&gt;&lt;rec-number&gt;998&lt;/rec-number&gt;&lt;foreign-keys&gt;&lt;key app="EN" db-id="przrz2xfys0et6es02qx0adprs59z2erxf5t" timestamp="0"&gt;998&lt;/key&gt;&lt;/foreign-keys&gt;&lt;ref-type name="Journal Article"&gt;17&lt;/ref-type&gt;&lt;contributors&gt;&lt;authors&gt;&lt;author&gt;Breiman, L.&lt;/author&gt;&lt;/authors&gt;&lt;/contributors&gt;&lt;titles&gt;&lt;title&gt;Random Forests&lt;/title&gt;&lt;secondary-title&gt;Machine Learning&lt;/secondary-title&gt;&lt;/titles&gt;&lt;pages&gt;5-32&lt;/pages&gt;&lt;volume&gt;45&lt;/volume&gt;&lt;section&gt;5&lt;/section&gt;&lt;dates&gt;&lt;year&gt;2001&lt;/year&gt;&lt;/dates&gt;&lt;urls&gt;&lt;/urls&gt;&lt;/record&gt;&lt;/Cite&gt;&lt;/EndNote&gt;</w:instrText>
      </w:r>
      <w:r w:rsidR="003A652A">
        <w:rPr>
          <w:rFonts w:ascii="Times New Roman" w:hAnsi="Times New Roman" w:cs="Times New Roman"/>
          <w:sz w:val="24"/>
          <w:szCs w:val="24"/>
        </w:rPr>
        <w:fldChar w:fldCharType="separate"/>
      </w:r>
      <w:r w:rsidR="003A652A">
        <w:rPr>
          <w:rFonts w:ascii="Times New Roman" w:hAnsi="Times New Roman" w:cs="Times New Roman"/>
          <w:noProof/>
          <w:sz w:val="24"/>
          <w:szCs w:val="24"/>
        </w:rPr>
        <w:t>(Breiman 2001)</w:t>
      </w:r>
      <w:r w:rsidR="003A652A">
        <w:rPr>
          <w:rFonts w:ascii="Times New Roman" w:hAnsi="Times New Roman" w:cs="Times New Roman"/>
          <w:sz w:val="24"/>
          <w:szCs w:val="24"/>
        </w:rPr>
        <w:fldChar w:fldCharType="end"/>
      </w:r>
      <w:r w:rsidR="003A652A">
        <w:rPr>
          <w:rFonts w:ascii="Times New Roman" w:hAnsi="Times New Roman" w:cs="Times New Roman"/>
          <w:sz w:val="24"/>
          <w:szCs w:val="24"/>
        </w:rPr>
        <w:t xml:space="preserve"> that here are </w:t>
      </w:r>
      <w:r w:rsidR="00CA32D4">
        <w:rPr>
          <w:rFonts w:ascii="Times New Roman" w:hAnsi="Times New Roman" w:cs="Times New Roman"/>
          <w:sz w:val="24"/>
          <w:szCs w:val="24"/>
        </w:rPr>
        <w:t xml:space="preserve">trained using a fast implementation provided by the </w:t>
      </w:r>
      <w:r w:rsidR="00CA32D4" w:rsidRPr="00CA32D4">
        <w:rPr>
          <w:rFonts w:ascii="Times New Roman" w:hAnsi="Times New Roman" w:cs="Times New Roman"/>
          <w:i/>
          <w:iCs/>
          <w:sz w:val="24"/>
          <w:szCs w:val="24"/>
        </w:rPr>
        <w:t>ranger</w:t>
      </w:r>
      <w:r w:rsidR="00CA32D4">
        <w:rPr>
          <w:rFonts w:ascii="Times New Roman" w:hAnsi="Times New Roman" w:cs="Times New Roman"/>
          <w:sz w:val="24"/>
          <w:szCs w:val="24"/>
        </w:rPr>
        <w:t xml:space="preserve"> package </w:t>
      </w:r>
      <w:r w:rsidR="00CA32D4">
        <w:rPr>
          <w:rFonts w:ascii="Times New Roman" w:hAnsi="Times New Roman" w:cs="Times New Roman"/>
          <w:sz w:val="24"/>
          <w:szCs w:val="24"/>
        </w:rPr>
        <w:fldChar w:fldCharType="begin"/>
      </w:r>
      <w:r w:rsidR="00CA32D4">
        <w:rPr>
          <w:rFonts w:ascii="Times New Roman" w:hAnsi="Times New Roman" w:cs="Times New Roman"/>
          <w:sz w:val="24"/>
          <w:szCs w:val="24"/>
        </w:rPr>
        <w:instrText xml:space="preserve"> ADDIN EN.CITE &lt;EndNote&gt;&lt;Cite&gt;&lt;Author&gt;Wright&lt;/Author&gt;&lt;Year&gt;2017&lt;/Year&gt;&lt;RecNum&gt;3737&lt;/RecNum&gt;&lt;DisplayText&gt;(Wright and Ziegler 2017)&lt;/DisplayText&gt;&lt;record&gt;&lt;rec-number&gt;3737&lt;/rec-number&gt;&lt;foreign-keys&gt;&lt;key app="EN" db-id="przrz2xfys0et6es02qx0adprs59z2erxf5t" timestamp="1541810266"&gt;3737&lt;/key&gt;&lt;/foreign-keys&gt;&lt;ref-type name="Journal Article"&gt;17&lt;/ref-type&gt;&lt;contributors&gt;&lt;authors&gt;&lt;author&gt;Wright, Marvin N&lt;/author&gt;&lt;author&gt;Ziegler, Andreas&lt;/author&gt;&lt;/authors&gt;&lt;/contributors&gt;&lt;titles&gt;&lt;title&gt;Ranger: a fast implementation of random forests for high dimensional data in C++ and R&lt;/title&gt;&lt;secondary-title&gt;Journal of Statistical Software&lt;/secondary-title&gt;&lt;/titles&gt;&lt;periodical&gt;&lt;full-title&gt;Journal of statistical software&lt;/full-title&gt;&lt;/periodical&gt;&lt;pages&gt;1-17&lt;/pages&gt;&lt;volume&gt;77&lt;/volume&gt;&lt;number&gt;1&lt;/number&gt;&lt;dates&gt;&lt;year&gt;2017&lt;/year&gt;&lt;/dates&gt;&lt;urls&gt;&lt;/urls&gt;&lt;electronic-resource-num&gt; 10.18637/jss.v077.i01&lt;/electronic-resource-num&gt;&lt;/record&gt;&lt;/Cite&gt;&lt;/EndNote&gt;</w:instrText>
      </w:r>
      <w:r w:rsidR="00CA32D4">
        <w:rPr>
          <w:rFonts w:ascii="Times New Roman" w:hAnsi="Times New Roman" w:cs="Times New Roman"/>
          <w:sz w:val="24"/>
          <w:szCs w:val="24"/>
        </w:rPr>
        <w:fldChar w:fldCharType="separate"/>
      </w:r>
      <w:r w:rsidR="00CA32D4">
        <w:rPr>
          <w:rFonts w:ascii="Times New Roman" w:hAnsi="Times New Roman" w:cs="Times New Roman"/>
          <w:noProof/>
          <w:sz w:val="24"/>
          <w:szCs w:val="24"/>
        </w:rPr>
        <w:t>(Wright and Ziegler 2017)</w:t>
      </w:r>
      <w:r w:rsidR="00CA32D4">
        <w:rPr>
          <w:rFonts w:ascii="Times New Roman" w:hAnsi="Times New Roman" w:cs="Times New Roman"/>
          <w:sz w:val="24"/>
          <w:szCs w:val="24"/>
        </w:rPr>
        <w:fldChar w:fldCharType="end"/>
      </w:r>
      <w:r w:rsidR="00CA32D4">
        <w:rPr>
          <w:rFonts w:ascii="Times New Roman" w:hAnsi="Times New Roman" w:cs="Times New Roman"/>
          <w:sz w:val="24"/>
          <w:szCs w:val="24"/>
        </w:rPr>
        <w:t xml:space="preserve">. </w:t>
      </w:r>
      <w:r w:rsidR="00C56196" w:rsidRPr="00CA364C">
        <w:rPr>
          <w:rFonts w:ascii="Times New Roman" w:hAnsi="Times New Roman" w:cs="Times New Roman"/>
          <w:sz w:val="24"/>
          <w:szCs w:val="24"/>
        </w:rPr>
        <w:t xml:space="preserve">If </w:t>
      </w:r>
      <w:r>
        <w:rPr>
          <w:rFonts w:ascii="Times New Roman" w:hAnsi="Times New Roman" w:cs="Times New Roman"/>
          <w:sz w:val="24"/>
          <w:szCs w:val="24"/>
        </w:rPr>
        <w:t xml:space="preserve">the user’s dataset </w:t>
      </w:r>
      <w:r w:rsidR="00C56196" w:rsidRPr="00CA364C">
        <w:rPr>
          <w:rFonts w:ascii="Times New Roman" w:hAnsi="Times New Roman" w:cs="Times New Roman"/>
          <w:sz w:val="24"/>
          <w:szCs w:val="24"/>
        </w:rPr>
        <w:t>include</w:t>
      </w:r>
      <w:r>
        <w:rPr>
          <w:rFonts w:ascii="Times New Roman" w:hAnsi="Times New Roman" w:cs="Times New Roman"/>
          <w:sz w:val="24"/>
          <w:szCs w:val="24"/>
        </w:rPr>
        <w:t>s</w:t>
      </w:r>
      <w:r w:rsidR="00C56196" w:rsidRPr="00CA364C">
        <w:rPr>
          <w:rFonts w:ascii="Times New Roman" w:hAnsi="Times New Roman" w:cs="Times New Roman"/>
          <w:sz w:val="24"/>
          <w:szCs w:val="24"/>
        </w:rPr>
        <w:t xml:space="preserve"> both</w:t>
      </w:r>
      <w:r w:rsidR="00C56196">
        <w:rPr>
          <w:rFonts w:ascii="Times New Roman" w:hAnsi="Times New Roman" w:cs="Times New Roman"/>
          <w:sz w:val="24"/>
          <w:szCs w:val="24"/>
        </w:rPr>
        <w:t xml:space="preserve"> </w:t>
      </w:r>
      <w:r w:rsidR="00C56196" w:rsidRPr="00CA364C">
        <w:rPr>
          <w:rFonts w:ascii="Times New Roman" w:hAnsi="Times New Roman" w:cs="Times New Roman"/>
          <w:sz w:val="24"/>
          <w:szCs w:val="24"/>
        </w:rPr>
        <w:t xml:space="preserve">Landsat 5 and 8, then the function will train a </w:t>
      </w:r>
      <w:r>
        <w:rPr>
          <w:rFonts w:ascii="Times New Roman" w:hAnsi="Times New Roman" w:cs="Times New Roman"/>
          <w:sz w:val="24"/>
          <w:szCs w:val="24"/>
        </w:rPr>
        <w:t>r</w:t>
      </w:r>
      <w:r w:rsidR="00C56196" w:rsidRPr="00CA364C">
        <w:rPr>
          <w:rFonts w:ascii="Times New Roman" w:hAnsi="Times New Roman" w:cs="Times New Roman"/>
          <w:sz w:val="24"/>
          <w:szCs w:val="24"/>
        </w:rPr>
        <w:t>andom</w:t>
      </w:r>
      <w:r w:rsidR="00C56196">
        <w:rPr>
          <w:rFonts w:ascii="Times New Roman" w:hAnsi="Times New Roman" w:cs="Times New Roman"/>
          <w:sz w:val="24"/>
          <w:szCs w:val="24"/>
        </w:rPr>
        <w:t xml:space="preserve"> </w:t>
      </w:r>
      <w:r>
        <w:rPr>
          <w:rFonts w:ascii="Times New Roman" w:hAnsi="Times New Roman" w:cs="Times New Roman"/>
          <w:sz w:val="24"/>
          <w:szCs w:val="24"/>
        </w:rPr>
        <w:t>f</w:t>
      </w:r>
      <w:r w:rsidR="00C56196" w:rsidRPr="00CA364C">
        <w:rPr>
          <w:rFonts w:ascii="Times New Roman" w:hAnsi="Times New Roman" w:cs="Times New Roman"/>
          <w:sz w:val="24"/>
          <w:szCs w:val="24"/>
        </w:rPr>
        <w:t>orest model for</w:t>
      </w:r>
      <w:r w:rsidR="00C56196">
        <w:rPr>
          <w:rFonts w:ascii="Times New Roman" w:hAnsi="Times New Roman" w:cs="Times New Roman"/>
          <w:sz w:val="24"/>
          <w:szCs w:val="24"/>
        </w:rPr>
        <w:t xml:space="preserve"> </w:t>
      </w:r>
      <w:r w:rsidR="00C56196" w:rsidRPr="00CA364C">
        <w:rPr>
          <w:rFonts w:ascii="Times New Roman" w:hAnsi="Times New Roman" w:cs="Times New Roman"/>
          <w:sz w:val="24"/>
          <w:szCs w:val="24"/>
        </w:rPr>
        <w:t>each sensor.</w:t>
      </w:r>
      <w:r w:rsidR="004238DB">
        <w:rPr>
          <w:rFonts w:ascii="Times New Roman" w:hAnsi="Times New Roman" w:cs="Times New Roman"/>
          <w:sz w:val="24"/>
          <w:szCs w:val="24"/>
        </w:rPr>
        <w:t xml:space="preserve"> </w:t>
      </w:r>
      <w:r w:rsidR="00112D08">
        <w:rPr>
          <w:rFonts w:ascii="Times New Roman" w:hAnsi="Times New Roman" w:cs="Times New Roman"/>
          <w:sz w:val="24"/>
          <w:szCs w:val="24"/>
        </w:rPr>
        <w:t xml:space="preserve">The function evaluates model performance using both </w:t>
      </w:r>
      <w:r w:rsidR="004238DB">
        <w:rPr>
          <w:rFonts w:ascii="Times New Roman" w:hAnsi="Times New Roman" w:cs="Times New Roman"/>
          <w:sz w:val="24"/>
          <w:szCs w:val="24"/>
        </w:rPr>
        <w:t xml:space="preserve">out-of-bag and cross-validated approaches. Please see </w:t>
      </w:r>
      <w:r w:rsidR="004238DB">
        <w:rPr>
          <w:rFonts w:ascii="Times New Roman" w:hAnsi="Times New Roman" w:cs="Times New Roman"/>
          <w:sz w:val="24"/>
          <w:szCs w:val="24"/>
        </w:rPr>
        <w:fldChar w:fldCharType="begin"/>
      </w:r>
      <w:r w:rsidR="004238DB">
        <w:rPr>
          <w:rFonts w:ascii="Times New Roman" w:hAnsi="Times New Roman" w:cs="Times New Roman"/>
          <w:sz w:val="24"/>
          <w:szCs w:val="24"/>
        </w:rPr>
        <w:instrText xml:space="preserve"> ADDIN EN.CITE &lt;EndNote&gt;&lt;Cite AuthorYear="1"&gt;&lt;Author&gt;Berner&lt;/Author&gt;&lt;Year&gt;2020&lt;/Year&gt;&lt;RecNum&gt;3755&lt;/RecNum&gt;&lt;DisplayText&gt;Berner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https://doi.org/10.1038/s41467-020-18479-5&lt;/electronic-resource-num&gt;&lt;/record&gt;&lt;/Cite&gt;&lt;/EndNote&gt;</w:instrText>
      </w:r>
      <w:r w:rsidR="004238DB">
        <w:rPr>
          <w:rFonts w:ascii="Times New Roman" w:hAnsi="Times New Roman" w:cs="Times New Roman"/>
          <w:sz w:val="24"/>
          <w:szCs w:val="24"/>
        </w:rPr>
        <w:fldChar w:fldCharType="separate"/>
      </w:r>
      <w:r w:rsidR="004238DB">
        <w:rPr>
          <w:rFonts w:ascii="Times New Roman" w:hAnsi="Times New Roman" w:cs="Times New Roman"/>
          <w:noProof/>
          <w:sz w:val="24"/>
          <w:szCs w:val="24"/>
        </w:rPr>
        <w:t>Berner et al. (2020)</w:t>
      </w:r>
      <w:r w:rsidR="004238DB">
        <w:rPr>
          <w:rFonts w:ascii="Times New Roman" w:hAnsi="Times New Roman" w:cs="Times New Roman"/>
          <w:sz w:val="24"/>
          <w:szCs w:val="24"/>
        </w:rPr>
        <w:fldChar w:fldCharType="end"/>
      </w:r>
      <w:r w:rsidR="004238DB">
        <w:rPr>
          <w:rFonts w:ascii="Times New Roman" w:hAnsi="Times New Roman" w:cs="Times New Roman"/>
          <w:sz w:val="24"/>
          <w:szCs w:val="24"/>
        </w:rPr>
        <w:t xml:space="preserve"> for further details.  </w:t>
      </w:r>
    </w:p>
    <w:p w14:paraId="1AC03B70" w14:textId="53462753" w:rsidR="00C56196" w:rsidRDefault="005556EC" w:rsidP="00112D08">
      <w:pPr>
        <w:pStyle w:val="NoSpacing"/>
        <w:ind w:firstLine="720"/>
        <w:rPr>
          <w:rFonts w:ascii="Consolas" w:hAnsi="Consolas" w:cs="Times New Roman"/>
          <w:sz w:val="20"/>
          <w:szCs w:val="20"/>
        </w:rPr>
      </w:pPr>
      <w:r>
        <w:rPr>
          <w:rFonts w:ascii="Times New Roman" w:hAnsi="Times New Roman" w:cs="Times New Roman"/>
          <w:sz w:val="24"/>
          <w:szCs w:val="24"/>
        </w:rPr>
        <w:t xml:space="preserve">The main </w:t>
      </w:r>
      <w:r w:rsidR="007435E8" w:rsidRPr="007C40D8">
        <w:rPr>
          <w:rFonts w:ascii="Times New Roman" w:hAnsi="Times New Roman" w:cs="Times New Roman"/>
          <w:sz w:val="24"/>
          <w:szCs w:val="24"/>
        </w:rPr>
        <w:t>input</w:t>
      </w:r>
      <w:r w:rsidR="007435E8">
        <w:rPr>
          <w:rFonts w:ascii="Times New Roman" w:hAnsi="Times New Roman" w:cs="Times New Roman"/>
          <w:i/>
          <w:iCs/>
          <w:sz w:val="24"/>
          <w:szCs w:val="24"/>
        </w:rPr>
        <w:t xml:space="preserve"> </w:t>
      </w:r>
      <w:r w:rsidRPr="005556EC">
        <w:rPr>
          <w:rFonts w:ascii="Times New Roman" w:hAnsi="Times New Roman" w:cs="Times New Roman"/>
          <w:sz w:val="24"/>
          <w:szCs w:val="24"/>
        </w:rPr>
        <w:t xml:space="preserve">to </w:t>
      </w:r>
      <w:proofErr w:type="spellStart"/>
      <w:r w:rsidR="007435E8" w:rsidRPr="001813F3">
        <w:rPr>
          <w:rFonts w:ascii="Times New Roman" w:hAnsi="Times New Roman" w:cs="Times New Roman"/>
          <w:i/>
          <w:iCs/>
          <w:sz w:val="24"/>
          <w:szCs w:val="24"/>
        </w:rPr>
        <w:t>lsat_calibrate_rf</w:t>
      </w:r>
      <w:proofErr w:type="spellEnd"/>
      <w:r w:rsidR="007435E8" w:rsidRPr="001813F3">
        <w:rPr>
          <w:rFonts w:ascii="Times New Roman" w:hAnsi="Times New Roman" w:cs="Times New Roman"/>
          <w:i/>
          <w:iCs/>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 xml:space="preserve">is </w:t>
      </w:r>
      <w:r w:rsidR="007435E8" w:rsidRPr="007C40D8">
        <w:rPr>
          <w:rFonts w:ascii="Times New Roman" w:hAnsi="Times New Roman" w:cs="Times New Roman"/>
          <w:sz w:val="24"/>
          <w:szCs w:val="24"/>
        </w:rPr>
        <w:t>a</w:t>
      </w:r>
      <w:r w:rsidR="007435E8">
        <w:rPr>
          <w:rFonts w:ascii="Times New Roman" w:hAnsi="Times New Roman" w:cs="Times New Roman"/>
          <w:i/>
          <w:iCs/>
          <w:sz w:val="24"/>
          <w:szCs w:val="24"/>
        </w:rPr>
        <w:t xml:space="preserve"> </w:t>
      </w:r>
      <w:proofErr w:type="spellStart"/>
      <w:r w:rsidR="00193181" w:rsidRPr="00193181">
        <w:rPr>
          <w:rFonts w:ascii="Times New Roman" w:hAnsi="Times New Roman" w:cs="Times New Roman"/>
          <w:i/>
          <w:iCs/>
          <w:sz w:val="24"/>
          <w:szCs w:val="24"/>
        </w:rPr>
        <w:t>data.table</w:t>
      </w:r>
      <w:proofErr w:type="spellEnd"/>
      <w:r w:rsidR="007435E8" w:rsidRPr="007C40D8">
        <w:rPr>
          <w:rFonts w:ascii="Times New Roman" w:hAnsi="Times New Roman" w:cs="Times New Roman"/>
          <w:sz w:val="24"/>
          <w:szCs w:val="24"/>
        </w:rPr>
        <w:t xml:space="preserve"> of </w:t>
      </w:r>
      <w:r w:rsidR="007435E8">
        <w:rPr>
          <w:rFonts w:ascii="Times New Roman" w:hAnsi="Times New Roman" w:cs="Times New Roman"/>
          <w:sz w:val="24"/>
          <w:szCs w:val="24"/>
        </w:rPr>
        <w:t xml:space="preserve">Landsat records for </w:t>
      </w:r>
      <w:r w:rsidR="000E2A56">
        <w:rPr>
          <w:rFonts w:ascii="Times New Roman" w:hAnsi="Times New Roman" w:cs="Times New Roman"/>
          <w:sz w:val="24"/>
          <w:szCs w:val="24"/>
        </w:rPr>
        <w:t>sample location</w:t>
      </w:r>
      <w:r w:rsidR="007435E8">
        <w:rPr>
          <w:rFonts w:ascii="Times New Roman" w:hAnsi="Times New Roman" w:cs="Times New Roman"/>
          <w:sz w:val="24"/>
          <w:szCs w:val="24"/>
        </w:rPr>
        <w:t>s and a string specifying the name of the band or spectral index to be cross-calibrated.</w:t>
      </w:r>
      <w:r w:rsidR="00C56196" w:rsidRPr="00CA364C">
        <w:rPr>
          <w:rFonts w:ascii="Times New Roman" w:hAnsi="Times New Roman" w:cs="Times New Roman"/>
          <w:sz w:val="24"/>
          <w:szCs w:val="24"/>
        </w:rPr>
        <w:t xml:space="preserve"> By default, </w:t>
      </w:r>
      <w:proofErr w:type="spellStart"/>
      <w:r w:rsidR="00C56196" w:rsidRPr="001813F3">
        <w:rPr>
          <w:rFonts w:ascii="Times New Roman" w:hAnsi="Times New Roman" w:cs="Times New Roman"/>
          <w:i/>
          <w:iCs/>
          <w:sz w:val="24"/>
          <w:szCs w:val="24"/>
        </w:rPr>
        <w:t>lsat_calibrate_rf</w:t>
      </w:r>
      <w:proofErr w:type="spellEnd"/>
      <w:r w:rsidR="00C56196" w:rsidRPr="001813F3">
        <w:rPr>
          <w:rFonts w:ascii="Times New Roman" w:hAnsi="Times New Roman" w:cs="Times New Roman"/>
          <w:i/>
          <w:iCs/>
          <w:sz w:val="24"/>
          <w:szCs w:val="24"/>
        </w:rPr>
        <w:t>()</w:t>
      </w:r>
      <w:r w:rsidR="00C56196" w:rsidRPr="00CA364C">
        <w:rPr>
          <w:rFonts w:ascii="Times New Roman" w:hAnsi="Times New Roman" w:cs="Times New Roman"/>
          <w:sz w:val="24"/>
          <w:szCs w:val="24"/>
        </w:rPr>
        <w:t xml:space="preserve"> will </w:t>
      </w:r>
      <w:r w:rsidR="00E74E5C">
        <w:rPr>
          <w:rFonts w:ascii="Times New Roman" w:hAnsi="Times New Roman" w:cs="Times New Roman"/>
          <w:sz w:val="24"/>
          <w:szCs w:val="24"/>
        </w:rPr>
        <w:t xml:space="preserve">return a </w:t>
      </w:r>
      <w:r w:rsidR="00193181" w:rsidRPr="00193181">
        <w:rPr>
          <w:rFonts w:ascii="Times New Roman" w:hAnsi="Times New Roman" w:cs="Times New Roman"/>
          <w:i/>
          <w:iCs/>
          <w:sz w:val="24"/>
          <w:szCs w:val="24"/>
        </w:rPr>
        <w:t>data.table</w:t>
      </w:r>
      <w:r w:rsidR="00E74E5C">
        <w:rPr>
          <w:rFonts w:ascii="Times New Roman" w:hAnsi="Times New Roman" w:cs="Times New Roman"/>
          <w:sz w:val="24"/>
          <w:szCs w:val="24"/>
        </w:rPr>
        <w:t xml:space="preserve"> with </w:t>
      </w:r>
      <w:r w:rsidR="00C56196" w:rsidRPr="00CA364C">
        <w:rPr>
          <w:rFonts w:ascii="Times New Roman" w:hAnsi="Times New Roman" w:cs="Times New Roman"/>
          <w:sz w:val="24"/>
          <w:szCs w:val="24"/>
        </w:rPr>
        <w:t>a new column</w:t>
      </w:r>
      <w:r w:rsidR="00C56196">
        <w:rPr>
          <w:rFonts w:ascii="Times New Roman" w:hAnsi="Times New Roman" w:cs="Times New Roman"/>
          <w:sz w:val="24"/>
          <w:szCs w:val="24"/>
        </w:rPr>
        <w:t xml:space="preserve"> </w:t>
      </w:r>
      <w:r w:rsidR="00EC0D09">
        <w:rPr>
          <w:rFonts w:ascii="Times New Roman" w:hAnsi="Times New Roman" w:cs="Times New Roman"/>
          <w:sz w:val="24"/>
          <w:szCs w:val="24"/>
        </w:rPr>
        <w:t xml:space="preserve">containing </w:t>
      </w:r>
      <w:r w:rsidR="00C56196" w:rsidRPr="00CA364C">
        <w:rPr>
          <w:rFonts w:ascii="Times New Roman" w:hAnsi="Times New Roman" w:cs="Times New Roman"/>
          <w:sz w:val="24"/>
          <w:szCs w:val="24"/>
        </w:rPr>
        <w:t>the</w:t>
      </w:r>
      <w:r w:rsidR="00C56196">
        <w:rPr>
          <w:rFonts w:ascii="Times New Roman" w:hAnsi="Times New Roman" w:cs="Times New Roman"/>
          <w:sz w:val="24"/>
          <w:szCs w:val="24"/>
        </w:rPr>
        <w:t xml:space="preserve"> </w:t>
      </w:r>
      <w:r w:rsidR="00C56196" w:rsidRPr="00CA364C">
        <w:rPr>
          <w:rFonts w:ascii="Times New Roman" w:hAnsi="Times New Roman" w:cs="Times New Roman"/>
          <w:sz w:val="24"/>
          <w:szCs w:val="24"/>
        </w:rPr>
        <w:t>cross-calibrated data</w:t>
      </w:r>
      <w:r w:rsidR="00C56196">
        <w:rPr>
          <w:rFonts w:ascii="Times New Roman" w:hAnsi="Times New Roman" w:cs="Times New Roman"/>
          <w:sz w:val="24"/>
          <w:szCs w:val="24"/>
        </w:rPr>
        <w:t xml:space="preserve">. </w:t>
      </w:r>
      <w:r w:rsidR="00C56196" w:rsidRPr="00CA364C">
        <w:rPr>
          <w:rFonts w:ascii="Times New Roman" w:hAnsi="Times New Roman" w:cs="Times New Roman"/>
          <w:sz w:val="24"/>
          <w:szCs w:val="24"/>
        </w:rPr>
        <w:t>The function create</w:t>
      </w:r>
      <w:r w:rsidR="007C1180">
        <w:rPr>
          <w:rFonts w:ascii="Times New Roman" w:hAnsi="Times New Roman" w:cs="Times New Roman"/>
          <w:sz w:val="24"/>
          <w:szCs w:val="24"/>
        </w:rPr>
        <w:t>s</w:t>
      </w:r>
      <w:r w:rsidR="00C56196" w:rsidRPr="00CA364C">
        <w:rPr>
          <w:rFonts w:ascii="Times New Roman" w:hAnsi="Times New Roman" w:cs="Times New Roman"/>
          <w:sz w:val="24"/>
          <w:szCs w:val="24"/>
        </w:rPr>
        <w:t xml:space="preserve"> a</w:t>
      </w:r>
      <w:r w:rsidR="002E0BED">
        <w:rPr>
          <w:rFonts w:ascii="Times New Roman" w:hAnsi="Times New Roman" w:cs="Times New Roman"/>
          <w:sz w:val="24"/>
          <w:szCs w:val="24"/>
        </w:rPr>
        <w:t xml:space="preserve"> user-specified</w:t>
      </w:r>
      <w:r w:rsidR="00C56196">
        <w:rPr>
          <w:rFonts w:ascii="Times New Roman" w:hAnsi="Times New Roman" w:cs="Times New Roman"/>
          <w:sz w:val="24"/>
          <w:szCs w:val="24"/>
        </w:rPr>
        <w:t xml:space="preserve"> </w:t>
      </w:r>
      <w:r w:rsidR="00C56196" w:rsidRPr="00CA364C">
        <w:rPr>
          <w:rFonts w:ascii="Times New Roman" w:hAnsi="Times New Roman" w:cs="Times New Roman"/>
          <w:sz w:val="24"/>
          <w:szCs w:val="24"/>
        </w:rPr>
        <w:t xml:space="preserve">output directory that contains (1) trained </w:t>
      </w:r>
      <w:r w:rsidR="007C1180">
        <w:rPr>
          <w:rFonts w:ascii="Times New Roman" w:hAnsi="Times New Roman" w:cs="Times New Roman"/>
          <w:sz w:val="24"/>
          <w:szCs w:val="24"/>
        </w:rPr>
        <w:t>r</w:t>
      </w:r>
      <w:r w:rsidR="00C56196" w:rsidRPr="00CA364C">
        <w:rPr>
          <w:rFonts w:ascii="Times New Roman" w:hAnsi="Times New Roman" w:cs="Times New Roman"/>
          <w:sz w:val="24"/>
          <w:szCs w:val="24"/>
        </w:rPr>
        <w:t xml:space="preserve">andom </w:t>
      </w:r>
      <w:r w:rsidR="007C1180">
        <w:rPr>
          <w:rFonts w:ascii="Times New Roman" w:hAnsi="Times New Roman" w:cs="Times New Roman"/>
          <w:sz w:val="24"/>
          <w:szCs w:val="24"/>
        </w:rPr>
        <w:t>f</w:t>
      </w:r>
      <w:r w:rsidR="00C56196" w:rsidRPr="00CA364C">
        <w:rPr>
          <w:rFonts w:ascii="Times New Roman" w:hAnsi="Times New Roman" w:cs="Times New Roman"/>
          <w:sz w:val="24"/>
          <w:szCs w:val="24"/>
        </w:rPr>
        <w:t>orest models, (2) a</w:t>
      </w:r>
      <w:r w:rsidR="00C56196">
        <w:rPr>
          <w:rFonts w:ascii="Times New Roman" w:hAnsi="Times New Roman" w:cs="Times New Roman"/>
          <w:sz w:val="24"/>
          <w:szCs w:val="24"/>
        </w:rPr>
        <w:t xml:space="preserve"> </w:t>
      </w:r>
      <w:r w:rsidR="007C1180">
        <w:rPr>
          <w:rFonts w:ascii="Times New Roman" w:hAnsi="Times New Roman" w:cs="Times New Roman"/>
          <w:sz w:val="24"/>
          <w:szCs w:val="24"/>
        </w:rPr>
        <w:t xml:space="preserve">CSV file with </w:t>
      </w:r>
      <w:r w:rsidR="00C56196" w:rsidRPr="00CA364C">
        <w:rPr>
          <w:rFonts w:ascii="Times New Roman" w:hAnsi="Times New Roman" w:cs="Times New Roman"/>
          <w:sz w:val="24"/>
          <w:szCs w:val="24"/>
        </w:rPr>
        <w:t>model</w:t>
      </w:r>
      <w:r w:rsidR="00C56196">
        <w:rPr>
          <w:rFonts w:ascii="Times New Roman" w:hAnsi="Times New Roman" w:cs="Times New Roman"/>
          <w:sz w:val="24"/>
          <w:szCs w:val="24"/>
        </w:rPr>
        <w:t xml:space="preserve"> </w:t>
      </w:r>
      <w:r w:rsidR="00C56196" w:rsidRPr="00CA364C">
        <w:rPr>
          <w:rFonts w:ascii="Times New Roman" w:hAnsi="Times New Roman" w:cs="Times New Roman"/>
          <w:sz w:val="24"/>
          <w:szCs w:val="24"/>
        </w:rPr>
        <w:t>evaluation metrics, and (3) a multi-panel figure</w:t>
      </w:r>
      <w:r w:rsidR="00C56196">
        <w:rPr>
          <w:rFonts w:ascii="Times New Roman" w:hAnsi="Times New Roman" w:cs="Times New Roman"/>
          <w:sz w:val="24"/>
          <w:szCs w:val="24"/>
        </w:rPr>
        <w:t xml:space="preserve"> </w:t>
      </w:r>
      <w:r w:rsidR="00C56196" w:rsidRPr="00CA364C">
        <w:rPr>
          <w:rFonts w:ascii="Times New Roman" w:hAnsi="Times New Roman" w:cs="Times New Roman"/>
          <w:sz w:val="24"/>
          <w:szCs w:val="24"/>
        </w:rPr>
        <w:t>comparing sensors pre- and post-calibration.</w:t>
      </w:r>
      <w:r w:rsidR="00E74E5C">
        <w:rPr>
          <w:rFonts w:ascii="Times New Roman" w:hAnsi="Times New Roman" w:cs="Times New Roman"/>
          <w:sz w:val="24"/>
          <w:szCs w:val="24"/>
        </w:rPr>
        <w:t xml:space="preserve"> </w:t>
      </w:r>
      <w:r w:rsidR="002E0BED">
        <w:rPr>
          <w:rFonts w:ascii="Times New Roman" w:hAnsi="Times New Roman" w:cs="Times New Roman"/>
          <w:sz w:val="24"/>
          <w:szCs w:val="24"/>
        </w:rPr>
        <w:t xml:space="preserve">Furthermore, model evaluation metrics are returned to the console and the </w:t>
      </w:r>
      <w:r w:rsidR="00AB01B7">
        <w:rPr>
          <w:rFonts w:ascii="Times New Roman" w:hAnsi="Times New Roman" w:cs="Times New Roman"/>
          <w:sz w:val="24"/>
          <w:szCs w:val="24"/>
        </w:rPr>
        <w:t xml:space="preserve">figure </w:t>
      </w:r>
      <w:r w:rsidR="002E0BED">
        <w:rPr>
          <w:rFonts w:ascii="Times New Roman" w:hAnsi="Times New Roman" w:cs="Times New Roman"/>
          <w:sz w:val="24"/>
          <w:szCs w:val="24"/>
        </w:rPr>
        <w:t xml:space="preserve">plotted in the </w:t>
      </w:r>
      <w:r w:rsidR="00AB01B7">
        <w:rPr>
          <w:rFonts w:ascii="Times New Roman" w:hAnsi="Times New Roman" w:cs="Times New Roman"/>
          <w:sz w:val="24"/>
          <w:szCs w:val="24"/>
        </w:rPr>
        <w:t>active graphics device.</w:t>
      </w:r>
      <w:r w:rsidR="00EC62C5">
        <w:rPr>
          <w:rFonts w:ascii="Times New Roman" w:hAnsi="Times New Roman" w:cs="Times New Roman"/>
          <w:sz w:val="24"/>
          <w:szCs w:val="24"/>
        </w:rPr>
        <w:t xml:space="preserve"> </w:t>
      </w:r>
      <w:r w:rsidR="00C56196" w:rsidRPr="00CA364C">
        <w:rPr>
          <w:rFonts w:ascii="Times New Roman" w:hAnsi="Times New Roman" w:cs="Times New Roman"/>
          <w:sz w:val="24"/>
          <w:szCs w:val="24"/>
        </w:rPr>
        <w:t xml:space="preserve">If </w:t>
      </w:r>
      <w:r w:rsidR="007C1180">
        <w:rPr>
          <w:rFonts w:ascii="Times New Roman" w:hAnsi="Times New Roman" w:cs="Times New Roman"/>
          <w:sz w:val="24"/>
          <w:szCs w:val="24"/>
        </w:rPr>
        <w:t xml:space="preserve">the </w:t>
      </w:r>
      <w:r w:rsidR="00C56196" w:rsidRPr="00CA364C">
        <w:rPr>
          <w:rFonts w:ascii="Times New Roman" w:hAnsi="Times New Roman" w:cs="Times New Roman"/>
          <w:sz w:val="24"/>
          <w:szCs w:val="24"/>
        </w:rPr>
        <w:t xml:space="preserve">default setting </w:t>
      </w:r>
      <w:r w:rsidR="007C1180">
        <w:rPr>
          <w:rFonts w:ascii="Times New Roman" w:hAnsi="Times New Roman" w:cs="Times New Roman"/>
          <w:sz w:val="24"/>
          <w:szCs w:val="24"/>
        </w:rPr>
        <w:t xml:space="preserve">to </w:t>
      </w:r>
      <w:r w:rsidR="00C56196" w:rsidRPr="00CA364C">
        <w:rPr>
          <w:rFonts w:ascii="Times New Roman" w:hAnsi="Times New Roman" w:cs="Times New Roman"/>
          <w:sz w:val="24"/>
          <w:szCs w:val="24"/>
        </w:rPr>
        <w:t>add a new column with the</w:t>
      </w:r>
      <w:r w:rsidR="00C56196">
        <w:rPr>
          <w:rFonts w:ascii="Times New Roman" w:hAnsi="Times New Roman" w:cs="Times New Roman"/>
          <w:sz w:val="24"/>
          <w:szCs w:val="24"/>
        </w:rPr>
        <w:t xml:space="preserve"> </w:t>
      </w:r>
      <w:r w:rsidR="00C56196" w:rsidRPr="00CA364C">
        <w:rPr>
          <w:rFonts w:ascii="Times New Roman" w:hAnsi="Times New Roman" w:cs="Times New Roman"/>
          <w:sz w:val="24"/>
          <w:szCs w:val="24"/>
        </w:rPr>
        <w:t>cross-calibrated data</w:t>
      </w:r>
      <w:r w:rsidR="007C1180">
        <w:rPr>
          <w:rFonts w:ascii="Times New Roman" w:hAnsi="Times New Roman" w:cs="Times New Roman"/>
          <w:sz w:val="24"/>
          <w:szCs w:val="24"/>
        </w:rPr>
        <w:t xml:space="preserve"> is used</w:t>
      </w:r>
      <w:r w:rsidR="00C56196" w:rsidRPr="00CA364C">
        <w:rPr>
          <w:rFonts w:ascii="Times New Roman" w:hAnsi="Times New Roman" w:cs="Times New Roman"/>
          <w:sz w:val="24"/>
          <w:szCs w:val="24"/>
        </w:rPr>
        <w:t>, then either use those data in the</w:t>
      </w:r>
      <w:r w:rsidR="00C56196">
        <w:rPr>
          <w:rFonts w:ascii="Times New Roman" w:hAnsi="Times New Roman" w:cs="Times New Roman"/>
          <w:sz w:val="24"/>
          <w:szCs w:val="24"/>
        </w:rPr>
        <w:t xml:space="preserve"> </w:t>
      </w:r>
      <w:r w:rsidR="00C56196" w:rsidRPr="00CA364C">
        <w:rPr>
          <w:rFonts w:ascii="Times New Roman" w:hAnsi="Times New Roman" w:cs="Times New Roman"/>
          <w:sz w:val="24"/>
          <w:szCs w:val="24"/>
        </w:rPr>
        <w:t xml:space="preserve">subsequent functions (e.g., </w:t>
      </w:r>
      <w:proofErr w:type="spellStart"/>
      <w:r w:rsidR="00C56196" w:rsidRPr="00CA364C">
        <w:rPr>
          <w:rFonts w:ascii="Times New Roman" w:hAnsi="Times New Roman" w:cs="Times New Roman"/>
          <w:sz w:val="24"/>
          <w:szCs w:val="24"/>
        </w:rPr>
        <w:t>ndvi.xcal</w:t>
      </w:r>
      <w:proofErr w:type="spellEnd"/>
      <w:r w:rsidR="00C56196" w:rsidRPr="00CA364C">
        <w:rPr>
          <w:rFonts w:ascii="Times New Roman" w:hAnsi="Times New Roman" w:cs="Times New Roman"/>
          <w:sz w:val="24"/>
          <w:szCs w:val="24"/>
        </w:rPr>
        <w:t>) or, once satisfied, manually</w:t>
      </w:r>
      <w:r w:rsidR="00C56196">
        <w:rPr>
          <w:rFonts w:ascii="Times New Roman" w:hAnsi="Times New Roman" w:cs="Times New Roman"/>
          <w:sz w:val="24"/>
          <w:szCs w:val="24"/>
        </w:rPr>
        <w:t xml:space="preserve"> </w:t>
      </w:r>
      <w:r w:rsidR="00C56196" w:rsidRPr="00CA364C">
        <w:rPr>
          <w:rFonts w:ascii="Times New Roman" w:hAnsi="Times New Roman" w:cs="Times New Roman"/>
          <w:sz w:val="24"/>
          <w:szCs w:val="24"/>
        </w:rPr>
        <w:t>overwrite the uncalibrated data to simplify subsequent column name</w:t>
      </w:r>
      <w:r w:rsidR="00C56196">
        <w:rPr>
          <w:rFonts w:ascii="Times New Roman" w:hAnsi="Times New Roman" w:cs="Times New Roman"/>
          <w:sz w:val="24"/>
          <w:szCs w:val="24"/>
        </w:rPr>
        <w:t>s</w:t>
      </w:r>
      <w:r w:rsidR="007C1180">
        <w:rPr>
          <w:rFonts w:ascii="Times New Roman" w:hAnsi="Times New Roman" w:cs="Times New Roman"/>
          <w:sz w:val="24"/>
          <w:szCs w:val="24"/>
        </w:rPr>
        <w:t>.</w:t>
      </w:r>
      <w:r w:rsidR="00C56196">
        <w:rPr>
          <w:rFonts w:ascii="Times New Roman" w:hAnsi="Times New Roman" w:cs="Times New Roman"/>
          <w:sz w:val="24"/>
          <w:szCs w:val="24"/>
        </w:rPr>
        <w:t xml:space="preserve"> </w:t>
      </w:r>
    </w:p>
    <w:p w14:paraId="69AD0C5F" w14:textId="77777777" w:rsidR="000B55F0" w:rsidRDefault="000B55F0" w:rsidP="00C56196">
      <w:pPr>
        <w:pStyle w:val="NoSpacing"/>
        <w:rPr>
          <w:rFonts w:ascii="Consolas" w:hAnsi="Consolas" w:cs="Times New Roman"/>
          <w:sz w:val="20"/>
          <w:szCs w:val="20"/>
        </w:rPr>
      </w:pPr>
    </w:p>
    <w:p w14:paraId="549AA100" w14:textId="68878A7B" w:rsidR="00B078BE" w:rsidRDefault="00C56196" w:rsidP="00CF16BB">
      <w:pPr>
        <w:pStyle w:val="Heading2"/>
        <w:rPr>
          <w:rFonts w:cs="Times New Roman"/>
          <w:szCs w:val="24"/>
        </w:rPr>
      </w:pPr>
      <w:r w:rsidRPr="00381CED">
        <w:t xml:space="preserve">Fit phenological curves to vegetation greenness time series using </w:t>
      </w:r>
      <w:proofErr w:type="spellStart"/>
      <w:r w:rsidRPr="00381CED">
        <w:t>lsat_fit_phenological_curves</w:t>
      </w:r>
      <w:proofErr w:type="spellEnd"/>
      <w:r w:rsidRPr="00381CED">
        <w:t>()</w:t>
      </w:r>
    </w:p>
    <w:p w14:paraId="3F29C477" w14:textId="77777777" w:rsidR="000D05AD" w:rsidRDefault="00B078BE" w:rsidP="00C56196">
      <w:pPr>
        <w:pStyle w:val="NoSpacing"/>
        <w:rPr>
          <w:rFonts w:ascii="Times New Roman" w:hAnsi="Times New Roman" w:cs="Times New Roman"/>
          <w:sz w:val="24"/>
          <w:szCs w:val="24"/>
        </w:rPr>
      </w:pPr>
      <w:r w:rsidRPr="00CA364C">
        <w:rPr>
          <w:rFonts w:ascii="Times New Roman" w:hAnsi="Times New Roman" w:cs="Times New Roman"/>
          <w:sz w:val="24"/>
          <w:szCs w:val="24"/>
        </w:rPr>
        <w:t xml:space="preserve">The function </w:t>
      </w:r>
      <w:proofErr w:type="spellStart"/>
      <w:r w:rsidRPr="00381CED">
        <w:rPr>
          <w:rFonts w:ascii="Times New Roman" w:hAnsi="Times New Roman" w:cs="Times New Roman"/>
          <w:i/>
          <w:iCs/>
          <w:sz w:val="24"/>
          <w:szCs w:val="24"/>
        </w:rPr>
        <w:t>lsat_fit_phenological_curves</w:t>
      </w:r>
      <w:proofErr w:type="spellEnd"/>
      <w:r w:rsidRPr="00381CED">
        <w:rPr>
          <w:rFonts w:ascii="Times New Roman" w:hAnsi="Times New Roman" w:cs="Times New Roman"/>
          <w:i/>
          <w:iCs/>
          <w:sz w:val="24"/>
          <w:szCs w:val="24"/>
        </w:rPr>
        <w:t>()</w:t>
      </w:r>
      <w:r>
        <w:rPr>
          <w:rFonts w:ascii="Times New Roman" w:hAnsi="Times New Roman" w:cs="Times New Roman"/>
          <w:sz w:val="24"/>
          <w:szCs w:val="24"/>
        </w:rPr>
        <w:t xml:space="preserve"> provides information on the phenological timing of </w:t>
      </w:r>
      <w:r w:rsidR="004420F8">
        <w:rPr>
          <w:rFonts w:ascii="Times New Roman" w:hAnsi="Times New Roman" w:cs="Times New Roman"/>
          <w:sz w:val="24"/>
          <w:szCs w:val="24"/>
        </w:rPr>
        <w:t>every</w:t>
      </w:r>
      <w:r>
        <w:rPr>
          <w:rFonts w:ascii="Times New Roman" w:hAnsi="Times New Roman" w:cs="Times New Roman"/>
          <w:sz w:val="24"/>
          <w:szCs w:val="24"/>
        </w:rPr>
        <w:t xml:space="preserve"> Landsat observation relative to multi-year estimate</w:t>
      </w:r>
      <w:r w:rsidR="000D05AD">
        <w:rPr>
          <w:rFonts w:ascii="Times New Roman" w:hAnsi="Times New Roman" w:cs="Times New Roman"/>
          <w:sz w:val="24"/>
          <w:szCs w:val="24"/>
        </w:rPr>
        <w:t>s</w:t>
      </w:r>
      <w:r>
        <w:rPr>
          <w:rFonts w:ascii="Times New Roman" w:hAnsi="Times New Roman" w:cs="Times New Roman"/>
          <w:sz w:val="24"/>
          <w:szCs w:val="24"/>
        </w:rPr>
        <w:t xml:space="preserve"> of annual maximum vegetation greenness at </w:t>
      </w:r>
      <w:r w:rsidR="004420F8">
        <w:rPr>
          <w:rFonts w:ascii="Times New Roman" w:hAnsi="Times New Roman" w:cs="Times New Roman"/>
          <w:sz w:val="24"/>
          <w:szCs w:val="24"/>
        </w:rPr>
        <w:t xml:space="preserve">each </w:t>
      </w:r>
      <w:r>
        <w:rPr>
          <w:rFonts w:ascii="Times New Roman" w:hAnsi="Times New Roman" w:cs="Times New Roman"/>
          <w:sz w:val="24"/>
          <w:szCs w:val="24"/>
        </w:rPr>
        <w:t xml:space="preserve">sample location. Specifically, the function </w:t>
      </w:r>
      <w:r w:rsidR="004420F8">
        <w:rPr>
          <w:rFonts w:ascii="Times New Roman" w:hAnsi="Times New Roman" w:cs="Times New Roman"/>
          <w:sz w:val="24"/>
          <w:szCs w:val="24"/>
        </w:rPr>
        <w:t xml:space="preserve">models </w:t>
      </w:r>
      <w:r w:rsidR="004420F8" w:rsidRPr="00CA364C">
        <w:rPr>
          <w:rFonts w:ascii="Times New Roman" w:hAnsi="Times New Roman" w:cs="Times New Roman"/>
          <w:sz w:val="24"/>
          <w:szCs w:val="24"/>
        </w:rPr>
        <w:t>seasonal</w:t>
      </w:r>
      <w:r w:rsidR="004420F8">
        <w:rPr>
          <w:rFonts w:ascii="Times New Roman" w:hAnsi="Times New Roman" w:cs="Times New Roman"/>
          <w:sz w:val="24"/>
          <w:szCs w:val="24"/>
        </w:rPr>
        <w:t xml:space="preserve"> </w:t>
      </w:r>
      <w:r w:rsidR="004420F8" w:rsidRPr="00CA364C">
        <w:rPr>
          <w:rFonts w:ascii="Times New Roman" w:hAnsi="Times New Roman" w:cs="Times New Roman"/>
          <w:sz w:val="24"/>
          <w:szCs w:val="24"/>
        </w:rPr>
        <w:t xml:space="preserve">land surface phenology at each </w:t>
      </w:r>
      <w:r w:rsidR="004420F8">
        <w:rPr>
          <w:rFonts w:ascii="Times New Roman" w:hAnsi="Times New Roman" w:cs="Times New Roman"/>
          <w:sz w:val="24"/>
          <w:szCs w:val="24"/>
        </w:rPr>
        <w:t>sample location</w:t>
      </w:r>
      <w:r w:rsidR="004420F8" w:rsidRPr="00CA364C">
        <w:rPr>
          <w:rFonts w:ascii="Times New Roman" w:hAnsi="Times New Roman" w:cs="Times New Roman"/>
          <w:sz w:val="24"/>
          <w:szCs w:val="24"/>
        </w:rPr>
        <w:t xml:space="preserve"> using </w:t>
      </w:r>
      <w:r w:rsidR="004420F8">
        <w:rPr>
          <w:rFonts w:ascii="Times New Roman" w:hAnsi="Times New Roman" w:cs="Times New Roman"/>
          <w:sz w:val="24"/>
          <w:szCs w:val="24"/>
        </w:rPr>
        <w:t xml:space="preserve">flexibly cubic splines iteratively fit to </w:t>
      </w:r>
      <w:r w:rsidR="004420F8" w:rsidRPr="00CA364C">
        <w:rPr>
          <w:rFonts w:ascii="Times New Roman" w:hAnsi="Times New Roman" w:cs="Times New Roman"/>
          <w:sz w:val="24"/>
          <w:szCs w:val="24"/>
        </w:rPr>
        <w:t>vegetation greenness</w:t>
      </w:r>
      <w:r w:rsidR="004420F8">
        <w:rPr>
          <w:rFonts w:ascii="Times New Roman" w:hAnsi="Times New Roman" w:cs="Times New Roman"/>
          <w:sz w:val="24"/>
          <w:szCs w:val="24"/>
        </w:rPr>
        <w:t xml:space="preserve"> </w:t>
      </w:r>
      <w:r w:rsidR="004420F8" w:rsidRPr="00CA364C">
        <w:rPr>
          <w:rFonts w:ascii="Times New Roman" w:hAnsi="Times New Roman" w:cs="Times New Roman"/>
          <w:sz w:val="24"/>
          <w:szCs w:val="24"/>
        </w:rPr>
        <w:t>(e.g., NDVI) time series</w:t>
      </w:r>
      <w:r w:rsidR="004420F8">
        <w:rPr>
          <w:rFonts w:ascii="Times New Roman" w:hAnsi="Times New Roman" w:cs="Times New Roman"/>
          <w:sz w:val="24"/>
          <w:szCs w:val="24"/>
        </w:rPr>
        <w:t xml:space="preserve"> </w:t>
      </w:r>
      <w:r w:rsidR="0028798F">
        <w:rPr>
          <w:rFonts w:ascii="Times New Roman" w:hAnsi="Times New Roman" w:cs="Times New Roman"/>
          <w:sz w:val="24"/>
          <w:szCs w:val="24"/>
        </w:rPr>
        <w:t>within</w:t>
      </w:r>
      <w:r w:rsidR="004420F8">
        <w:rPr>
          <w:rFonts w:ascii="Times New Roman" w:hAnsi="Times New Roman" w:cs="Times New Roman"/>
          <w:sz w:val="24"/>
          <w:szCs w:val="24"/>
        </w:rPr>
        <w:t xml:space="preserve"> successive moving-windows.</w:t>
      </w:r>
      <w:r w:rsidR="000D05AD">
        <w:rPr>
          <w:rFonts w:ascii="Times New Roman" w:hAnsi="Times New Roman" w:cs="Times New Roman"/>
          <w:sz w:val="24"/>
          <w:szCs w:val="24"/>
        </w:rPr>
        <w:t xml:space="preserve"> The magnitude and timing of annual maximum vegetation greenness are determined for each time period by first pooling observations over years within each moving-window and then fitting cubic splines to observations that have been sorted by day of year. </w:t>
      </w:r>
      <w:r w:rsidR="00F40EB0">
        <w:rPr>
          <w:rFonts w:ascii="Times New Roman" w:hAnsi="Times New Roman" w:cs="Times New Roman"/>
          <w:sz w:val="24"/>
          <w:szCs w:val="24"/>
        </w:rPr>
        <w:t xml:space="preserve">For each time period, a cubic spline is initially fit </w:t>
      </w:r>
      <w:r w:rsidR="0028798F">
        <w:rPr>
          <w:rFonts w:ascii="Times New Roman" w:hAnsi="Times New Roman" w:cs="Times New Roman"/>
          <w:sz w:val="24"/>
          <w:szCs w:val="24"/>
        </w:rPr>
        <w:t xml:space="preserve">that </w:t>
      </w:r>
      <w:r w:rsidR="00F40EB0">
        <w:rPr>
          <w:rFonts w:ascii="Times New Roman" w:hAnsi="Times New Roman" w:cs="Times New Roman"/>
          <w:sz w:val="24"/>
          <w:szCs w:val="24"/>
        </w:rPr>
        <w:t>describe</w:t>
      </w:r>
      <w:r w:rsidR="0028798F">
        <w:rPr>
          <w:rFonts w:ascii="Times New Roman" w:hAnsi="Times New Roman" w:cs="Times New Roman"/>
          <w:sz w:val="24"/>
          <w:szCs w:val="24"/>
        </w:rPr>
        <w:t>s</w:t>
      </w:r>
      <w:r w:rsidR="00F40EB0">
        <w:rPr>
          <w:rFonts w:ascii="Times New Roman" w:hAnsi="Times New Roman" w:cs="Times New Roman"/>
          <w:sz w:val="24"/>
          <w:szCs w:val="24"/>
        </w:rPr>
        <w:t xml:space="preserve"> vegetation greenness </w:t>
      </w:r>
      <w:r w:rsidR="0028798F">
        <w:rPr>
          <w:rFonts w:ascii="Times New Roman" w:hAnsi="Times New Roman" w:cs="Times New Roman"/>
          <w:sz w:val="24"/>
          <w:szCs w:val="24"/>
        </w:rPr>
        <w:t xml:space="preserve">for each </w:t>
      </w:r>
      <w:r w:rsidR="00F40EB0">
        <w:rPr>
          <w:rFonts w:ascii="Times New Roman" w:hAnsi="Times New Roman" w:cs="Times New Roman"/>
          <w:sz w:val="24"/>
          <w:szCs w:val="24"/>
        </w:rPr>
        <w:t>day of year</w:t>
      </w:r>
      <w:r w:rsidR="0028798F">
        <w:rPr>
          <w:rFonts w:ascii="Times New Roman" w:hAnsi="Times New Roman" w:cs="Times New Roman"/>
          <w:sz w:val="24"/>
          <w:szCs w:val="24"/>
        </w:rPr>
        <w:t xml:space="preserve"> during the growing season. To screen outliers, each observation of vegetation greenness is compared against the model fitted values for that day of year and if the deviation is greater than a user-specified difference (default is a 30% difference), then the observation is removed, and the cubic spline is re-fit. This is repeated until no observations exceed the user-specified threshold.</w:t>
      </w:r>
      <w:r w:rsidR="007D6C37">
        <w:rPr>
          <w:rFonts w:ascii="Times New Roman" w:hAnsi="Times New Roman" w:cs="Times New Roman"/>
          <w:sz w:val="24"/>
          <w:szCs w:val="24"/>
        </w:rPr>
        <w:t xml:space="preserve"> </w:t>
      </w:r>
      <w:r w:rsidR="004176E6">
        <w:rPr>
          <w:rFonts w:ascii="Times New Roman" w:hAnsi="Times New Roman" w:cs="Times New Roman"/>
          <w:sz w:val="24"/>
          <w:szCs w:val="24"/>
        </w:rPr>
        <w:t xml:space="preserve">The </w:t>
      </w:r>
      <w:r w:rsidR="0028798F">
        <w:rPr>
          <w:rFonts w:ascii="Times New Roman" w:hAnsi="Times New Roman" w:cs="Times New Roman"/>
          <w:sz w:val="24"/>
          <w:szCs w:val="24"/>
        </w:rPr>
        <w:t xml:space="preserve">phenological status </w:t>
      </w:r>
      <w:r w:rsidR="004176E6">
        <w:rPr>
          <w:rFonts w:ascii="Times New Roman" w:hAnsi="Times New Roman" w:cs="Times New Roman"/>
          <w:sz w:val="24"/>
          <w:szCs w:val="24"/>
        </w:rPr>
        <w:t>of each remaining observation is then determined relative to the modeled maximum vegetation greenness during the multi-year period.</w:t>
      </w:r>
      <w:r w:rsidR="000110A3">
        <w:rPr>
          <w:rFonts w:ascii="Times New Roman" w:hAnsi="Times New Roman" w:cs="Times New Roman"/>
          <w:sz w:val="24"/>
          <w:szCs w:val="24"/>
        </w:rPr>
        <w:t xml:space="preserve"> Additional details are provided in </w:t>
      </w:r>
      <w:r w:rsidR="000110A3">
        <w:rPr>
          <w:rFonts w:ascii="Times New Roman" w:hAnsi="Times New Roman" w:cs="Times New Roman"/>
          <w:sz w:val="24"/>
          <w:szCs w:val="24"/>
        </w:rPr>
        <w:fldChar w:fldCharType="begin"/>
      </w:r>
      <w:r w:rsidR="000110A3">
        <w:rPr>
          <w:rFonts w:ascii="Times New Roman" w:hAnsi="Times New Roman" w:cs="Times New Roman"/>
          <w:sz w:val="24"/>
          <w:szCs w:val="24"/>
        </w:rPr>
        <w:instrText xml:space="preserve"> ADDIN EN.CITE &lt;EndNote&gt;&lt;Cite AuthorYear="1"&gt;&lt;Author&gt;Berner&lt;/Author&gt;&lt;Year&gt;2020&lt;/Year&gt;&lt;RecNum&gt;3755&lt;/RecNum&gt;&lt;DisplayText&gt;Berner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https://doi.org/10.1038/s41467-020-18479-5&lt;/electronic-resource-num&gt;&lt;/record&gt;&lt;/Cite&gt;&lt;/EndNote&gt;</w:instrText>
      </w:r>
      <w:r w:rsidR="000110A3">
        <w:rPr>
          <w:rFonts w:ascii="Times New Roman" w:hAnsi="Times New Roman" w:cs="Times New Roman"/>
          <w:sz w:val="24"/>
          <w:szCs w:val="24"/>
        </w:rPr>
        <w:fldChar w:fldCharType="separate"/>
      </w:r>
      <w:r w:rsidR="000110A3">
        <w:rPr>
          <w:rFonts w:ascii="Times New Roman" w:hAnsi="Times New Roman" w:cs="Times New Roman"/>
          <w:noProof/>
          <w:sz w:val="24"/>
          <w:szCs w:val="24"/>
        </w:rPr>
        <w:t>Berner et al. (2020)</w:t>
      </w:r>
      <w:r w:rsidR="000110A3">
        <w:rPr>
          <w:rFonts w:ascii="Times New Roman" w:hAnsi="Times New Roman" w:cs="Times New Roman"/>
          <w:sz w:val="24"/>
          <w:szCs w:val="24"/>
        </w:rPr>
        <w:fldChar w:fldCharType="end"/>
      </w:r>
      <w:r w:rsidR="000110A3">
        <w:rPr>
          <w:rFonts w:ascii="Times New Roman" w:hAnsi="Times New Roman" w:cs="Times New Roman"/>
          <w:sz w:val="24"/>
          <w:szCs w:val="24"/>
        </w:rPr>
        <w:t>.</w:t>
      </w:r>
    </w:p>
    <w:p w14:paraId="643CEC9D" w14:textId="5A821A84" w:rsidR="00385B14" w:rsidRDefault="00F03093" w:rsidP="000D05AD">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The function takes as input a </w:t>
      </w:r>
      <w:r>
        <w:rPr>
          <w:rFonts w:ascii="Times New Roman" w:hAnsi="Times New Roman" w:cs="Times New Roman"/>
          <w:i/>
          <w:iCs/>
          <w:sz w:val="24"/>
          <w:szCs w:val="24"/>
        </w:rPr>
        <w:t>data.table</w:t>
      </w:r>
      <w:r>
        <w:rPr>
          <w:rFonts w:ascii="Times New Roman" w:hAnsi="Times New Roman" w:cs="Times New Roman"/>
          <w:sz w:val="24"/>
          <w:szCs w:val="24"/>
        </w:rPr>
        <w:t xml:space="preserve"> </w:t>
      </w:r>
      <w:r w:rsidRPr="001D0BCF">
        <w:rPr>
          <w:rFonts w:ascii="Times New Roman" w:hAnsi="Times New Roman" w:cs="Times New Roman"/>
          <w:sz w:val="24"/>
          <w:szCs w:val="24"/>
        </w:rPr>
        <w:t xml:space="preserve">with irregular time series of vegetation greenness </w:t>
      </w:r>
      <w:r>
        <w:rPr>
          <w:rFonts w:ascii="Times New Roman" w:hAnsi="Times New Roman" w:cs="Times New Roman"/>
          <w:sz w:val="24"/>
          <w:szCs w:val="24"/>
        </w:rPr>
        <w:t xml:space="preserve">observations </w:t>
      </w:r>
      <w:r w:rsidRPr="001D0BCF">
        <w:rPr>
          <w:rFonts w:ascii="Times New Roman" w:hAnsi="Times New Roman" w:cs="Times New Roman"/>
          <w:sz w:val="24"/>
          <w:szCs w:val="24"/>
        </w:rPr>
        <w:t>at each sample location</w:t>
      </w:r>
      <w:r w:rsidR="00B17068">
        <w:rPr>
          <w:rFonts w:ascii="Times New Roman" w:hAnsi="Times New Roman" w:cs="Times New Roman"/>
          <w:sz w:val="24"/>
          <w:szCs w:val="24"/>
        </w:rPr>
        <w:t xml:space="preserve">, as well as several parameters (e.g., </w:t>
      </w:r>
      <w:r>
        <w:rPr>
          <w:rFonts w:ascii="Times New Roman" w:hAnsi="Times New Roman" w:cs="Times New Roman"/>
          <w:sz w:val="24"/>
          <w:szCs w:val="24"/>
        </w:rPr>
        <w:t xml:space="preserve">moving window width, minimum number of observation needed to fit a cubic spline, </w:t>
      </w:r>
      <w:r w:rsidR="000110A3">
        <w:rPr>
          <w:rFonts w:ascii="Times New Roman" w:hAnsi="Times New Roman" w:cs="Times New Roman"/>
          <w:sz w:val="24"/>
          <w:szCs w:val="24"/>
        </w:rPr>
        <w:t xml:space="preserve">cubic </w:t>
      </w:r>
      <w:r>
        <w:rPr>
          <w:rFonts w:ascii="Times New Roman" w:hAnsi="Times New Roman" w:cs="Times New Roman"/>
          <w:sz w:val="24"/>
          <w:szCs w:val="24"/>
        </w:rPr>
        <w:t>spline flexibility</w:t>
      </w:r>
      <w:r w:rsidR="00B17068">
        <w:rPr>
          <w:rFonts w:ascii="Times New Roman" w:hAnsi="Times New Roman" w:cs="Times New Roman"/>
          <w:sz w:val="24"/>
          <w:szCs w:val="24"/>
        </w:rPr>
        <w:t>).</w:t>
      </w:r>
      <w:r w:rsidR="005E4D50">
        <w:rPr>
          <w:rFonts w:ascii="Times New Roman" w:hAnsi="Times New Roman" w:cs="Times New Roman"/>
          <w:sz w:val="24"/>
          <w:szCs w:val="24"/>
        </w:rPr>
        <w:t xml:space="preserve"> </w:t>
      </w:r>
      <w:r w:rsidR="001D0BCF">
        <w:rPr>
          <w:rFonts w:ascii="Times New Roman" w:hAnsi="Times New Roman" w:cs="Times New Roman"/>
          <w:sz w:val="24"/>
          <w:szCs w:val="24"/>
        </w:rPr>
        <w:t>The function return</w:t>
      </w:r>
      <w:r w:rsidR="00613271">
        <w:rPr>
          <w:rFonts w:ascii="Times New Roman" w:hAnsi="Times New Roman" w:cs="Times New Roman"/>
          <w:sz w:val="24"/>
          <w:szCs w:val="24"/>
        </w:rPr>
        <w:t>s</w:t>
      </w:r>
      <w:r w:rsidR="001D0BCF">
        <w:rPr>
          <w:rFonts w:ascii="Times New Roman" w:hAnsi="Times New Roman" w:cs="Times New Roman"/>
          <w:sz w:val="24"/>
          <w:szCs w:val="24"/>
        </w:rPr>
        <w:t xml:space="preserve"> a new </w:t>
      </w:r>
      <w:r w:rsidR="001D0BCF" w:rsidRPr="001D0BCF">
        <w:rPr>
          <w:rFonts w:ascii="Times New Roman" w:hAnsi="Times New Roman" w:cs="Times New Roman"/>
          <w:i/>
          <w:iCs/>
          <w:sz w:val="24"/>
          <w:szCs w:val="24"/>
        </w:rPr>
        <w:t>data.table</w:t>
      </w:r>
      <w:r w:rsidR="001D0BCF">
        <w:rPr>
          <w:rFonts w:ascii="Times New Roman" w:hAnsi="Times New Roman" w:cs="Times New Roman"/>
          <w:sz w:val="24"/>
          <w:szCs w:val="24"/>
        </w:rPr>
        <w:t xml:space="preserve"> </w:t>
      </w:r>
      <w:r w:rsidR="007100BB">
        <w:rPr>
          <w:rFonts w:ascii="Times New Roman" w:hAnsi="Times New Roman" w:cs="Times New Roman"/>
          <w:sz w:val="24"/>
          <w:szCs w:val="24"/>
        </w:rPr>
        <w:t>with phenological information for each remaining observation that occurred during a time period with adequate data for modeling surface phenology</w:t>
      </w:r>
      <w:r w:rsidR="00FC3F6E">
        <w:rPr>
          <w:rFonts w:ascii="Times New Roman" w:hAnsi="Times New Roman" w:cs="Times New Roman"/>
          <w:sz w:val="24"/>
          <w:szCs w:val="24"/>
        </w:rPr>
        <w:t xml:space="preserve"> (i.e., </w:t>
      </w:r>
      <w:r w:rsidR="000D05AD">
        <w:rPr>
          <w:rFonts w:ascii="Times New Roman" w:hAnsi="Times New Roman" w:cs="Times New Roman"/>
          <w:sz w:val="24"/>
          <w:szCs w:val="24"/>
        </w:rPr>
        <w:t xml:space="preserve">typically </w:t>
      </w:r>
      <w:r w:rsidR="00FC3F6E">
        <w:rPr>
          <w:rFonts w:ascii="Times New Roman" w:hAnsi="Times New Roman" w:cs="Times New Roman"/>
          <w:sz w:val="24"/>
          <w:szCs w:val="24"/>
        </w:rPr>
        <w:t>fewer observations will be returned than are provided to the function)</w:t>
      </w:r>
      <w:r w:rsidR="007100BB">
        <w:rPr>
          <w:rFonts w:ascii="Times New Roman" w:hAnsi="Times New Roman" w:cs="Times New Roman"/>
          <w:sz w:val="24"/>
          <w:szCs w:val="24"/>
        </w:rPr>
        <w:t xml:space="preserve">. </w:t>
      </w:r>
      <w:r w:rsidR="00201390">
        <w:rPr>
          <w:rFonts w:ascii="Times New Roman" w:hAnsi="Times New Roman" w:cs="Times New Roman"/>
          <w:sz w:val="24"/>
          <w:szCs w:val="24"/>
        </w:rPr>
        <w:t>Among other output, t</w:t>
      </w:r>
      <w:r w:rsidR="00FC3F6E">
        <w:rPr>
          <w:rFonts w:ascii="Times New Roman" w:hAnsi="Times New Roman" w:cs="Times New Roman"/>
          <w:sz w:val="24"/>
          <w:szCs w:val="24"/>
        </w:rPr>
        <w:t xml:space="preserve">he </w:t>
      </w:r>
      <w:r w:rsidR="00201390">
        <w:rPr>
          <w:rFonts w:ascii="Times New Roman" w:hAnsi="Times New Roman" w:cs="Times New Roman"/>
          <w:sz w:val="24"/>
          <w:szCs w:val="24"/>
        </w:rPr>
        <w:t xml:space="preserve">returned </w:t>
      </w:r>
      <w:r w:rsidR="00FC3F6E">
        <w:rPr>
          <w:rFonts w:ascii="Times New Roman" w:hAnsi="Times New Roman" w:cs="Times New Roman"/>
          <w:i/>
          <w:iCs/>
          <w:sz w:val="24"/>
          <w:szCs w:val="24"/>
        </w:rPr>
        <w:t>data.table</w:t>
      </w:r>
      <w:r w:rsidR="00FC3F6E">
        <w:rPr>
          <w:rFonts w:ascii="Times New Roman" w:hAnsi="Times New Roman" w:cs="Times New Roman"/>
          <w:sz w:val="24"/>
          <w:szCs w:val="24"/>
        </w:rPr>
        <w:t xml:space="preserve"> provides</w:t>
      </w:r>
      <w:r w:rsidR="00201390">
        <w:rPr>
          <w:rFonts w:ascii="Times New Roman" w:hAnsi="Times New Roman" w:cs="Times New Roman"/>
          <w:sz w:val="24"/>
          <w:szCs w:val="24"/>
        </w:rPr>
        <w:t xml:space="preserve"> </w:t>
      </w:r>
      <w:r w:rsidR="00FC3F6E">
        <w:rPr>
          <w:rFonts w:ascii="Times New Roman" w:hAnsi="Times New Roman" w:cs="Times New Roman"/>
          <w:sz w:val="24"/>
          <w:szCs w:val="24"/>
        </w:rPr>
        <w:t>for each observation</w:t>
      </w:r>
      <w:r w:rsidR="002C44C1">
        <w:rPr>
          <w:rFonts w:ascii="Times New Roman" w:hAnsi="Times New Roman" w:cs="Times New Roman"/>
          <w:sz w:val="24"/>
          <w:szCs w:val="24"/>
        </w:rPr>
        <w:t xml:space="preserve"> the modeled estimates of</w:t>
      </w:r>
      <w:r w:rsidR="00FC3F6E">
        <w:rPr>
          <w:rFonts w:ascii="Times New Roman" w:hAnsi="Times New Roman" w:cs="Times New Roman"/>
          <w:sz w:val="24"/>
          <w:szCs w:val="24"/>
        </w:rPr>
        <w:t xml:space="preserve"> (1) vegetation greenness </w:t>
      </w:r>
      <w:r w:rsidR="00201390">
        <w:rPr>
          <w:rFonts w:ascii="Times New Roman" w:hAnsi="Times New Roman" w:cs="Times New Roman"/>
          <w:sz w:val="24"/>
          <w:szCs w:val="24"/>
        </w:rPr>
        <w:t xml:space="preserve">for that day of year and for peak summer; (2) </w:t>
      </w:r>
      <w:r w:rsidR="002C44C1">
        <w:rPr>
          <w:rFonts w:ascii="Times New Roman" w:hAnsi="Times New Roman" w:cs="Times New Roman"/>
          <w:sz w:val="24"/>
          <w:szCs w:val="24"/>
        </w:rPr>
        <w:t xml:space="preserve">vegetation greenness for that day of year as a fraction of </w:t>
      </w:r>
      <w:r w:rsidR="005E4D50">
        <w:rPr>
          <w:rFonts w:ascii="Times New Roman" w:hAnsi="Times New Roman" w:cs="Times New Roman"/>
          <w:sz w:val="24"/>
          <w:szCs w:val="24"/>
        </w:rPr>
        <w:t xml:space="preserve">annual </w:t>
      </w:r>
      <w:r w:rsidR="002C44C1">
        <w:rPr>
          <w:rFonts w:ascii="Times New Roman" w:hAnsi="Times New Roman" w:cs="Times New Roman"/>
          <w:sz w:val="24"/>
          <w:szCs w:val="24"/>
        </w:rPr>
        <w:t xml:space="preserve">maximum </w:t>
      </w:r>
      <w:r w:rsidR="005E4D50">
        <w:rPr>
          <w:rFonts w:ascii="Times New Roman" w:hAnsi="Times New Roman" w:cs="Times New Roman"/>
          <w:sz w:val="24"/>
          <w:szCs w:val="24"/>
        </w:rPr>
        <w:t>vegetation</w:t>
      </w:r>
      <w:r w:rsidR="002C44C1">
        <w:rPr>
          <w:rFonts w:ascii="Times New Roman" w:hAnsi="Times New Roman" w:cs="Times New Roman"/>
          <w:sz w:val="24"/>
          <w:szCs w:val="24"/>
        </w:rPr>
        <w:t xml:space="preserve"> greenness; (3) day of year when </w:t>
      </w:r>
      <w:r w:rsidR="005E4D50">
        <w:rPr>
          <w:rFonts w:ascii="Times New Roman" w:hAnsi="Times New Roman" w:cs="Times New Roman"/>
          <w:sz w:val="24"/>
          <w:szCs w:val="24"/>
        </w:rPr>
        <w:t xml:space="preserve">annual </w:t>
      </w:r>
      <w:r w:rsidR="002C44C1">
        <w:rPr>
          <w:rFonts w:ascii="Times New Roman" w:hAnsi="Times New Roman" w:cs="Times New Roman"/>
          <w:sz w:val="24"/>
          <w:szCs w:val="24"/>
        </w:rPr>
        <w:t xml:space="preserve">maximum </w:t>
      </w:r>
      <w:r w:rsidR="005E4D50">
        <w:rPr>
          <w:rFonts w:ascii="Times New Roman" w:hAnsi="Times New Roman" w:cs="Times New Roman"/>
          <w:sz w:val="24"/>
          <w:szCs w:val="24"/>
        </w:rPr>
        <w:t xml:space="preserve">vegetation </w:t>
      </w:r>
      <w:r w:rsidR="002C44C1">
        <w:rPr>
          <w:rFonts w:ascii="Times New Roman" w:hAnsi="Times New Roman" w:cs="Times New Roman"/>
          <w:sz w:val="24"/>
          <w:szCs w:val="24"/>
        </w:rPr>
        <w:t>greenness occurred; (4) and</w:t>
      </w:r>
      <w:r w:rsidR="005E4D50">
        <w:rPr>
          <w:rFonts w:ascii="Times New Roman" w:hAnsi="Times New Roman" w:cs="Times New Roman"/>
          <w:sz w:val="24"/>
          <w:szCs w:val="24"/>
        </w:rPr>
        <w:t xml:space="preserve"> expected difference in vegetation greenness between</w:t>
      </w:r>
      <w:r w:rsidR="00F2645F">
        <w:rPr>
          <w:rFonts w:ascii="Times New Roman" w:hAnsi="Times New Roman" w:cs="Times New Roman"/>
          <w:sz w:val="24"/>
          <w:szCs w:val="24"/>
        </w:rPr>
        <w:t xml:space="preserve"> </w:t>
      </w:r>
      <w:r w:rsidR="007570DF">
        <w:rPr>
          <w:rFonts w:ascii="Times New Roman" w:hAnsi="Times New Roman" w:cs="Times New Roman"/>
          <w:sz w:val="24"/>
          <w:szCs w:val="24"/>
        </w:rPr>
        <w:t xml:space="preserve">that day of year </w:t>
      </w:r>
      <w:r w:rsidR="00F2645F">
        <w:rPr>
          <w:rFonts w:ascii="Times New Roman" w:hAnsi="Times New Roman" w:cs="Times New Roman"/>
          <w:sz w:val="24"/>
          <w:szCs w:val="24"/>
        </w:rPr>
        <w:t>and peak summer.</w:t>
      </w:r>
      <w:r w:rsidR="00293E23">
        <w:rPr>
          <w:rFonts w:ascii="Times New Roman" w:hAnsi="Times New Roman" w:cs="Times New Roman"/>
          <w:sz w:val="24"/>
          <w:szCs w:val="24"/>
        </w:rPr>
        <w:t xml:space="preserve"> </w:t>
      </w:r>
      <w:r w:rsidR="00742776">
        <w:rPr>
          <w:rFonts w:ascii="Times New Roman" w:hAnsi="Times New Roman" w:cs="Times New Roman"/>
          <w:sz w:val="24"/>
          <w:szCs w:val="24"/>
        </w:rPr>
        <w:t xml:space="preserve">The function also returns a figure to the current graphic device that shows </w:t>
      </w:r>
      <w:r w:rsidR="00623064">
        <w:rPr>
          <w:rFonts w:ascii="Times New Roman" w:hAnsi="Times New Roman" w:cs="Times New Roman"/>
          <w:sz w:val="24"/>
          <w:szCs w:val="24"/>
        </w:rPr>
        <w:t xml:space="preserve">seasonal progression of </w:t>
      </w:r>
      <w:r w:rsidR="00742776">
        <w:rPr>
          <w:rFonts w:ascii="Times New Roman" w:hAnsi="Times New Roman" w:cs="Times New Roman"/>
          <w:sz w:val="24"/>
          <w:szCs w:val="24"/>
        </w:rPr>
        <w:t>Landsat observations and modeled surface phenology for a random subset of nine sample locations.</w:t>
      </w:r>
      <w:r w:rsidR="00294F61">
        <w:rPr>
          <w:rFonts w:ascii="Times New Roman" w:hAnsi="Times New Roman" w:cs="Times New Roman"/>
          <w:sz w:val="24"/>
          <w:szCs w:val="24"/>
        </w:rPr>
        <w:t xml:space="preserve"> </w:t>
      </w:r>
      <w:r w:rsidR="002C44C1">
        <w:rPr>
          <w:rFonts w:ascii="Times New Roman" w:hAnsi="Times New Roman" w:cs="Times New Roman"/>
          <w:sz w:val="24"/>
          <w:szCs w:val="24"/>
        </w:rPr>
        <w:t xml:space="preserve">The user can optionally output a CSV </w:t>
      </w:r>
      <w:r w:rsidR="002C44C1">
        <w:rPr>
          <w:rFonts w:ascii="Times New Roman" w:hAnsi="Times New Roman" w:cs="Times New Roman"/>
          <w:sz w:val="24"/>
          <w:szCs w:val="24"/>
        </w:rPr>
        <w:lastRenderedPageBreak/>
        <w:t>that includes</w:t>
      </w:r>
      <w:r w:rsidR="00742776">
        <w:rPr>
          <w:rFonts w:ascii="Times New Roman" w:hAnsi="Times New Roman" w:cs="Times New Roman"/>
          <w:sz w:val="24"/>
          <w:szCs w:val="24"/>
        </w:rPr>
        <w:t xml:space="preserve"> </w:t>
      </w:r>
      <w:r w:rsidR="00293E23">
        <w:rPr>
          <w:rFonts w:ascii="Times New Roman" w:hAnsi="Times New Roman" w:cs="Times New Roman"/>
          <w:sz w:val="24"/>
          <w:szCs w:val="24"/>
        </w:rPr>
        <w:t xml:space="preserve">for each sample location the vegetation greenness predicted for each day of year during </w:t>
      </w:r>
      <w:r w:rsidR="0022493A">
        <w:rPr>
          <w:rFonts w:ascii="Times New Roman" w:hAnsi="Times New Roman" w:cs="Times New Roman"/>
          <w:sz w:val="24"/>
          <w:szCs w:val="24"/>
        </w:rPr>
        <w:t xml:space="preserve">each </w:t>
      </w:r>
      <w:r w:rsidR="00293E23">
        <w:rPr>
          <w:rFonts w:ascii="Times New Roman" w:hAnsi="Times New Roman" w:cs="Times New Roman"/>
          <w:sz w:val="24"/>
          <w:szCs w:val="24"/>
        </w:rPr>
        <w:t xml:space="preserve">time period by the cubic </w:t>
      </w:r>
      <w:r w:rsidR="00742776">
        <w:rPr>
          <w:rFonts w:ascii="Times New Roman" w:hAnsi="Times New Roman" w:cs="Times New Roman"/>
          <w:sz w:val="24"/>
          <w:szCs w:val="24"/>
        </w:rPr>
        <w:t>spline</w:t>
      </w:r>
      <w:r w:rsidR="00293E23">
        <w:rPr>
          <w:rFonts w:ascii="Times New Roman" w:hAnsi="Times New Roman" w:cs="Times New Roman"/>
          <w:sz w:val="24"/>
          <w:szCs w:val="24"/>
        </w:rPr>
        <w:t>s</w:t>
      </w:r>
      <w:r w:rsidR="00742776">
        <w:rPr>
          <w:rFonts w:ascii="Times New Roman" w:hAnsi="Times New Roman" w:cs="Times New Roman"/>
          <w:sz w:val="24"/>
          <w:szCs w:val="24"/>
        </w:rPr>
        <w:t>.</w:t>
      </w:r>
      <w:r w:rsidR="0022493A">
        <w:rPr>
          <w:rFonts w:ascii="Times New Roman" w:hAnsi="Times New Roman" w:cs="Times New Roman"/>
          <w:sz w:val="24"/>
          <w:szCs w:val="24"/>
        </w:rPr>
        <w:t xml:space="preserve"> </w:t>
      </w:r>
      <w:ins w:id="71" w:author="Jakob Johann Assmann" w:date="2022-01-28T15:24:00Z">
        <w:r w:rsidR="00EA2EE8">
          <w:rPr>
            <w:rFonts w:ascii="Times New Roman" w:hAnsi="Times New Roman" w:cs="Times New Roman"/>
            <w:sz w:val="24"/>
            <w:szCs w:val="24"/>
          </w:rPr>
          <w:t>Furthermore, t</w:t>
        </w:r>
      </w:ins>
      <w:del w:id="72" w:author="Jakob Johann Assmann" w:date="2022-01-28T15:24:00Z">
        <w:r w:rsidR="000B23F1" w:rsidDel="00EA2EE8">
          <w:rPr>
            <w:rFonts w:ascii="Times New Roman" w:hAnsi="Times New Roman" w:cs="Times New Roman"/>
            <w:sz w:val="24"/>
            <w:szCs w:val="24"/>
          </w:rPr>
          <w:delText>T</w:delText>
        </w:r>
      </w:del>
      <w:r w:rsidR="000B23F1">
        <w:rPr>
          <w:rFonts w:ascii="Times New Roman" w:hAnsi="Times New Roman" w:cs="Times New Roman"/>
          <w:sz w:val="24"/>
          <w:szCs w:val="24"/>
        </w:rPr>
        <w:t xml:space="preserve">he </w:t>
      </w:r>
      <w:proofErr w:type="gramStart"/>
      <w:r w:rsidR="000B23F1">
        <w:rPr>
          <w:rFonts w:ascii="Times New Roman" w:hAnsi="Times New Roman" w:cs="Times New Roman"/>
          <w:sz w:val="24"/>
          <w:szCs w:val="24"/>
        </w:rPr>
        <w:t>function</w:t>
      </w:r>
      <w:proofErr w:type="gramEnd"/>
      <w:r w:rsidR="000B23F1">
        <w:rPr>
          <w:rFonts w:ascii="Times New Roman" w:hAnsi="Times New Roman" w:cs="Times New Roman"/>
          <w:sz w:val="24"/>
          <w:szCs w:val="24"/>
        </w:rPr>
        <w:t xml:space="preserve"> includes an optional “test run” mode that will run the function on a random subset of </w:t>
      </w:r>
      <w:r w:rsidR="005F692C">
        <w:rPr>
          <w:rFonts w:ascii="Times New Roman" w:hAnsi="Times New Roman" w:cs="Times New Roman"/>
          <w:sz w:val="24"/>
          <w:szCs w:val="24"/>
        </w:rPr>
        <w:t xml:space="preserve">nine sample </w:t>
      </w:r>
      <w:r w:rsidR="000B23F1">
        <w:rPr>
          <w:rFonts w:ascii="Times New Roman" w:hAnsi="Times New Roman" w:cs="Times New Roman"/>
          <w:sz w:val="24"/>
          <w:szCs w:val="24"/>
        </w:rPr>
        <w:t>locations and return a figure showing model fits, thus allowing the user to quickly experiment with different parameter settings.</w:t>
      </w:r>
      <w:r w:rsidR="00631464">
        <w:rPr>
          <w:rFonts w:ascii="Times New Roman" w:hAnsi="Times New Roman" w:cs="Times New Roman"/>
          <w:sz w:val="24"/>
          <w:szCs w:val="24"/>
        </w:rPr>
        <w:t xml:space="preserve"> </w:t>
      </w:r>
      <w:r w:rsidR="00F75893">
        <w:rPr>
          <w:rFonts w:ascii="Times New Roman" w:hAnsi="Times New Roman" w:cs="Times New Roman"/>
          <w:sz w:val="24"/>
          <w:szCs w:val="24"/>
        </w:rPr>
        <w:t xml:space="preserve">Note the </w:t>
      </w:r>
      <w:r w:rsidR="00F75893" w:rsidRPr="00CA364C">
        <w:rPr>
          <w:rFonts w:ascii="Times New Roman" w:hAnsi="Times New Roman" w:cs="Times New Roman"/>
          <w:sz w:val="24"/>
          <w:szCs w:val="24"/>
        </w:rPr>
        <w:t xml:space="preserve">function was designed </w:t>
      </w:r>
      <w:r w:rsidR="00F75893">
        <w:rPr>
          <w:rFonts w:ascii="Times New Roman" w:hAnsi="Times New Roman" w:cs="Times New Roman"/>
          <w:sz w:val="24"/>
          <w:szCs w:val="24"/>
        </w:rPr>
        <w:t xml:space="preserve">to characterize seasonal phenology in </w:t>
      </w:r>
      <w:r w:rsidR="00623064">
        <w:rPr>
          <w:rFonts w:ascii="Times New Roman" w:hAnsi="Times New Roman" w:cs="Times New Roman"/>
          <w:sz w:val="24"/>
          <w:szCs w:val="24"/>
        </w:rPr>
        <w:t xml:space="preserve">terrestrial </w:t>
      </w:r>
      <w:r w:rsidR="00F75893">
        <w:rPr>
          <w:rFonts w:ascii="Times New Roman" w:hAnsi="Times New Roman" w:cs="Times New Roman"/>
          <w:sz w:val="24"/>
          <w:szCs w:val="24"/>
        </w:rPr>
        <w:t xml:space="preserve">ecosystems with a single growing season and thus may not be suitable for use in ecosystems with multiple growing seasons. </w:t>
      </w:r>
      <w:r w:rsidR="00631464">
        <w:rPr>
          <w:rFonts w:ascii="Times New Roman" w:hAnsi="Times New Roman" w:cs="Times New Roman"/>
          <w:sz w:val="24"/>
          <w:szCs w:val="24"/>
        </w:rPr>
        <w:t xml:space="preserve">Also, </w:t>
      </w:r>
      <w:r w:rsidR="00F75893">
        <w:rPr>
          <w:rFonts w:ascii="Times New Roman" w:hAnsi="Times New Roman" w:cs="Times New Roman"/>
          <w:sz w:val="24"/>
          <w:szCs w:val="24"/>
        </w:rPr>
        <w:t xml:space="preserve">the </w:t>
      </w:r>
      <w:r w:rsidR="00385B14" w:rsidRPr="00CA364C">
        <w:rPr>
          <w:rFonts w:ascii="Times New Roman" w:hAnsi="Times New Roman" w:cs="Times New Roman"/>
          <w:sz w:val="24"/>
          <w:szCs w:val="24"/>
        </w:rPr>
        <w:t>function was designed for spectral indices that are typically</w:t>
      </w:r>
      <w:r w:rsidR="00385B14">
        <w:rPr>
          <w:rFonts w:ascii="Times New Roman" w:hAnsi="Times New Roman" w:cs="Times New Roman"/>
          <w:sz w:val="24"/>
          <w:szCs w:val="24"/>
        </w:rPr>
        <w:t xml:space="preserve"> </w:t>
      </w:r>
      <w:r w:rsidR="00385B14" w:rsidRPr="00CA364C">
        <w:rPr>
          <w:rFonts w:ascii="Times New Roman" w:hAnsi="Times New Roman" w:cs="Times New Roman"/>
          <w:sz w:val="24"/>
          <w:szCs w:val="24"/>
        </w:rPr>
        <w:t>positive (e.g., NDVI)</w:t>
      </w:r>
      <w:r w:rsidR="00631464">
        <w:rPr>
          <w:rFonts w:ascii="Times New Roman" w:hAnsi="Times New Roman" w:cs="Times New Roman"/>
          <w:sz w:val="24"/>
          <w:szCs w:val="24"/>
        </w:rPr>
        <w:t xml:space="preserve">. </w:t>
      </w:r>
      <w:r w:rsidR="00385B14" w:rsidRPr="00CA364C">
        <w:rPr>
          <w:rFonts w:ascii="Times New Roman" w:hAnsi="Times New Roman" w:cs="Times New Roman"/>
          <w:sz w:val="24"/>
          <w:szCs w:val="24"/>
        </w:rPr>
        <w:t xml:space="preserve">If </w:t>
      </w:r>
      <w:r w:rsidR="00631464">
        <w:rPr>
          <w:rFonts w:ascii="Times New Roman" w:hAnsi="Times New Roman" w:cs="Times New Roman"/>
          <w:sz w:val="24"/>
          <w:szCs w:val="24"/>
        </w:rPr>
        <w:t xml:space="preserve">using a </w:t>
      </w:r>
      <w:r w:rsidR="00385B14" w:rsidRPr="00CA364C">
        <w:rPr>
          <w:rFonts w:ascii="Times New Roman" w:hAnsi="Times New Roman" w:cs="Times New Roman"/>
          <w:sz w:val="24"/>
          <w:szCs w:val="24"/>
        </w:rPr>
        <w:t>spectral index that is</w:t>
      </w:r>
      <w:r w:rsidR="00385B14">
        <w:rPr>
          <w:rFonts w:ascii="Times New Roman" w:hAnsi="Times New Roman" w:cs="Times New Roman"/>
          <w:sz w:val="24"/>
          <w:szCs w:val="24"/>
        </w:rPr>
        <w:t xml:space="preserve"> </w:t>
      </w:r>
      <w:r w:rsidR="00385B14" w:rsidRPr="00CA364C">
        <w:rPr>
          <w:rFonts w:ascii="Times New Roman" w:hAnsi="Times New Roman" w:cs="Times New Roman"/>
          <w:sz w:val="24"/>
          <w:szCs w:val="24"/>
        </w:rPr>
        <w:t xml:space="preserve">typically negative (e.g., NDWI) then multiply </w:t>
      </w:r>
      <w:r w:rsidR="00385B14">
        <w:rPr>
          <w:rFonts w:ascii="Times New Roman" w:hAnsi="Times New Roman" w:cs="Times New Roman"/>
          <w:sz w:val="24"/>
          <w:szCs w:val="24"/>
        </w:rPr>
        <w:t xml:space="preserve">the </w:t>
      </w:r>
      <w:r w:rsidR="00385B14" w:rsidRPr="00CA364C">
        <w:rPr>
          <w:rFonts w:ascii="Times New Roman" w:hAnsi="Times New Roman" w:cs="Times New Roman"/>
          <w:sz w:val="24"/>
          <w:szCs w:val="24"/>
        </w:rPr>
        <w:t>index by -1 before</w:t>
      </w:r>
      <w:r w:rsidR="00385B14">
        <w:rPr>
          <w:rFonts w:ascii="Times New Roman" w:hAnsi="Times New Roman" w:cs="Times New Roman"/>
          <w:sz w:val="24"/>
          <w:szCs w:val="24"/>
        </w:rPr>
        <w:t xml:space="preserve"> </w:t>
      </w:r>
      <w:r w:rsidR="00385B14" w:rsidRPr="00CA364C">
        <w:rPr>
          <w:rFonts w:ascii="Times New Roman" w:hAnsi="Times New Roman" w:cs="Times New Roman"/>
          <w:sz w:val="24"/>
          <w:szCs w:val="24"/>
        </w:rPr>
        <w:t xml:space="preserve">running the </w:t>
      </w:r>
      <w:proofErr w:type="spellStart"/>
      <w:r w:rsidR="00385B14" w:rsidRPr="00381CED">
        <w:rPr>
          <w:rFonts w:ascii="Times New Roman" w:hAnsi="Times New Roman" w:cs="Times New Roman"/>
          <w:i/>
          <w:iCs/>
          <w:sz w:val="24"/>
          <w:szCs w:val="24"/>
        </w:rPr>
        <w:t>lsat_fit_phenological_curves</w:t>
      </w:r>
      <w:proofErr w:type="spellEnd"/>
      <w:r w:rsidR="00385B14" w:rsidRPr="00381CED">
        <w:rPr>
          <w:rFonts w:ascii="Times New Roman" w:hAnsi="Times New Roman" w:cs="Times New Roman"/>
          <w:i/>
          <w:iCs/>
          <w:sz w:val="24"/>
          <w:szCs w:val="24"/>
        </w:rPr>
        <w:t>()</w:t>
      </w:r>
      <w:r w:rsidR="00385B14" w:rsidRPr="00CA364C">
        <w:rPr>
          <w:rFonts w:ascii="Times New Roman" w:hAnsi="Times New Roman" w:cs="Times New Roman"/>
          <w:sz w:val="24"/>
          <w:szCs w:val="24"/>
        </w:rPr>
        <w:t xml:space="preserve"> and</w:t>
      </w:r>
      <w:r w:rsidR="00385B14">
        <w:rPr>
          <w:rFonts w:ascii="Times New Roman" w:hAnsi="Times New Roman" w:cs="Times New Roman"/>
          <w:sz w:val="24"/>
          <w:szCs w:val="24"/>
        </w:rPr>
        <w:t xml:space="preserve"> </w:t>
      </w:r>
      <w:proofErr w:type="spellStart"/>
      <w:r w:rsidR="00385B14" w:rsidRPr="00381CED">
        <w:rPr>
          <w:rFonts w:ascii="Times New Roman" w:hAnsi="Times New Roman" w:cs="Times New Roman"/>
          <w:i/>
          <w:iCs/>
          <w:sz w:val="24"/>
          <w:szCs w:val="24"/>
        </w:rPr>
        <w:t>lsat_summarize_growing_seasons</w:t>
      </w:r>
      <w:proofErr w:type="spellEnd"/>
      <w:r w:rsidR="00385B14" w:rsidRPr="00381CED">
        <w:rPr>
          <w:rFonts w:ascii="Times New Roman" w:hAnsi="Times New Roman" w:cs="Times New Roman"/>
          <w:i/>
          <w:iCs/>
          <w:sz w:val="24"/>
          <w:szCs w:val="24"/>
        </w:rPr>
        <w:t>()</w:t>
      </w:r>
      <w:r w:rsidR="00385B14" w:rsidRPr="00CA364C">
        <w:rPr>
          <w:rFonts w:ascii="Times New Roman" w:hAnsi="Times New Roman" w:cs="Times New Roman"/>
          <w:sz w:val="24"/>
          <w:szCs w:val="24"/>
        </w:rPr>
        <w:t xml:space="preserve"> functions and </w:t>
      </w:r>
      <w:r w:rsidR="00385B14">
        <w:rPr>
          <w:rFonts w:ascii="Times New Roman" w:hAnsi="Times New Roman" w:cs="Times New Roman"/>
          <w:sz w:val="24"/>
          <w:szCs w:val="24"/>
        </w:rPr>
        <w:t xml:space="preserve">then </w:t>
      </w:r>
      <w:r w:rsidR="00385B14" w:rsidRPr="00CA364C">
        <w:rPr>
          <w:rFonts w:ascii="Times New Roman" w:hAnsi="Times New Roman" w:cs="Times New Roman"/>
          <w:sz w:val="24"/>
          <w:szCs w:val="24"/>
        </w:rPr>
        <w:t>back</w:t>
      </w:r>
      <w:r w:rsidR="00385B14">
        <w:rPr>
          <w:rFonts w:ascii="Times New Roman" w:hAnsi="Times New Roman" w:cs="Times New Roman"/>
          <w:sz w:val="24"/>
          <w:szCs w:val="24"/>
        </w:rPr>
        <w:t>-</w:t>
      </w:r>
      <w:r w:rsidR="00385B14" w:rsidRPr="00CA364C">
        <w:rPr>
          <w:rFonts w:ascii="Times New Roman" w:hAnsi="Times New Roman" w:cs="Times New Roman"/>
          <w:sz w:val="24"/>
          <w:szCs w:val="24"/>
        </w:rPr>
        <w:t>transform</w:t>
      </w:r>
      <w:r w:rsidR="00385B14">
        <w:rPr>
          <w:rFonts w:ascii="Times New Roman" w:hAnsi="Times New Roman" w:cs="Times New Roman"/>
          <w:sz w:val="24"/>
          <w:szCs w:val="24"/>
        </w:rPr>
        <w:t xml:space="preserve"> </w:t>
      </w:r>
      <w:r w:rsidR="00385B14" w:rsidRPr="00CA364C">
        <w:rPr>
          <w:rFonts w:ascii="Times New Roman" w:hAnsi="Times New Roman" w:cs="Times New Roman"/>
          <w:sz w:val="24"/>
          <w:szCs w:val="24"/>
        </w:rPr>
        <w:t>afterwards</w:t>
      </w:r>
    </w:p>
    <w:p w14:paraId="6C268DD0" w14:textId="77777777" w:rsidR="00C56196" w:rsidRPr="00CA364C" w:rsidRDefault="00C56196" w:rsidP="00C56196">
      <w:pPr>
        <w:pStyle w:val="NoSpacing"/>
        <w:rPr>
          <w:rFonts w:ascii="Times New Roman" w:hAnsi="Times New Roman" w:cs="Times New Roman"/>
          <w:sz w:val="24"/>
          <w:szCs w:val="24"/>
        </w:rPr>
      </w:pPr>
    </w:p>
    <w:p w14:paraId="1E1B48BE" w14:textId="5AFD0AA2" w:rsidR="00C56196" w:rsidRPr="00ED51A0" w:rsidRDefault="00C56196" w:rsidP="00C56196">
      <w:pPr>
        <w:pStyle w:val="Heading2"/>
      </w:pPr>
      <w:r w:rsidRPr="00ED51A0">
        <w:t xml:space="preserve">Derive annual growing season metrics using </w:t>
      </w:r>
      <w:proofErr w:type="spellStart"/>
      <w:r w:rsidRPr="00ED51A0">
        <w:t>lsat_summarize_growing_seasons</w:t>
      </w:r>
      <w:proofErr w:type="spellEnd"/>
      <w:r w:rsidRPr="00ED51A0">
        <w:t>()</w:t>
      </w:r>
    </w:p>
    <w:p w14:paraId="6B4145F7" w14:textId="1877267B" w:rsidR="00D31521" w:rsidRDefault="00C56196" w:rsidP="00C56196">
      <w:pPr>
        <w:pStyle w:val="NoSpacing"/>
        <w:rPr>
          <w:rFonts w:ascii="Times New Roman" w:hAnsi="Times New Roman" w:cs="Times New Roman"/>
          <w:sz w:val="24"/>
          <w:szCs w:val="24"/>
        </w:rPr>
      </w:pPr>
      <w:r w:rsidRPr="00CA364C">
        <w:rPr>
          <w:rFonts w:ascii="Times New Roman" w:hAnsi="Times New Roman" w:cs="Times New Roman"/>
          <w:sz w:val="24"/>
          <w:szCs w:val="24"/>
        </w:rPr>
        <w:t xml:space="preserve">The function </w:t>
      </w:r>
      <w:proofErr w:type="spellStart"/>
      <w:r w:rsidRPr="00ED51A0">
        <w:rPr>
          <w:rFonts w:ascii="Times New Roman" w:hAnsi="Times New Roman" w:cs="Times New Roman"/>
          <w:i/>
          <w:iCs/>
          <w:sz w:val="24"/>
          <w:szCs w:val="24"/>
        </w:rPr>
        <w:t>lsat_summarize_growing_seasons</w:t>
      </w:r>
      <w:proofErr w:type="spellEnd"/>
      <w:r w:rsidRPr="00ED51A0">
        <w:rPr>
          <w:rFonts w:ascii="Times New Roman" w:hAnsi="Times New Roman" w:cs="Times New Roman"/>
          <w:i/>
          <w:iCs/>
          <w:sz w:val="24"/>
          <w:szCs w:val="24"/>
        </w:rPr>
        <w:t>()</w:t>
      </w:r>
      <w:r>
        <w:rPr>
          <w:rFonts w:ascii="Times New Roman" w:hAnsi="Times New Roman" w:cs="Times New Roman"/>
          <w:sz w:val="24"/>
          <w:szCs w:val="24"/>
        </w:rPr>
        <w:t xml:space="preserve"> </w:t>
      </w:r>
      <w:r w:rsidRPr="00CA364C">
        <w:rPr>
          <w:rFonts w:ascii="Times New Roman" w:hAnsi="Times New Roman" w:cs="Times New Roman"/>
          <w:sz w:val="24"/>
          <w:szCs w:val="24"/>
        </w:rPr>
        <w:t>estimates several annual</w:t>
      </w:r>
      <w:r>
        <w:rPr>
          <w:rFonts w:ascii="Times New Roman" w:hAnsi="Times New Roman" w:cs="Times New Roman"/>
          <w:sz w:val="24"/>
          <w:szCs w:val="24"/>
        </w:rPr>
        <w:t xml:space="preserve"> </w:t>
      </w:r>
      <w:r w:rsidRPr="00CA364C">
        <w:rPr>
          <w:rFonts w:ascii="Times New Roman" w:hAnsi="Times New Roman" w:cs="Times New Roman"/>
          <w:sz w:val="24"/>
          <w:szCs w:val="24"/>
        </w:rPr>
        <w:t>growing season</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metrics from vegetation greenness time series </w:t>
      </w:r>
      <w:r w:rsidR="00E857EE">
        <w:rPr>
          <w:rFonts w:ascii="Times New Roman" w:hAnsi="Times New Roman" w:cs="Times New Roman"/>
          <w:sz w:val="24"/>
          <w:szCs w:val="24"/>
        </w:rPr>
        <w:t xml:space="preserve">and </w:t>
      </w:r>
      <w:r w:rsidR="00BF03B7">
        <w:rPr>
          <w:rFonts w:ascii="Times New Roman" w:hAnsi="Times New Roman" w:cs="Times New Roman"/>
          <w:sz w:val="24"/>
          <w:szCs w:val="24"/>
        </w:rPr>
        <w:t xml:space="preserve">modeled </w:t>
      </w:r>
      <w:r w:rsidR="00E857EE">
        <w:rPr>
          <w:rFonts w:ascii="Times New Roman" w:hAnsi="Times New Roman" w:cs="Times New Roman"/>
          <w:sz w:val="24"/>
          <w:szCs w:val="24"/>
        </w:rPr>
        <w:t xml:space="preserve">land surface phenology </w:t>
      </w:r>
      <w:r w:rsidRPr="00CA364C">
        <w:rPr>
          <w:rFonts w:ascii="Times New Roman" w:hAnsi="Times New Roman" w:cs="Times New Roman"/>
          <w:sz w:val="24"/>
          <w:szCs w:val="24"/>
        </w:rPr>
        <w:t>derived</w:t>
      </w:r>
      <w:r>
        <w:rPr>
          <w:rFonts w:ascii="Times New Roman" w:hAnsi="Times New Roman" w:cs="Times New Roman"/>
          <w:sz w:val="24"/>
          <w:szCs w:val="24"/>
        </w:rPr>
        <w:t xml:space="preserve"> </w:t>
      </w:r>
      <w:r w:rsidRPr="00CA364C">
        <w:rPr>
          <w:rFonts w:ascii="Times New Roman" w:hAnsi="Times New Roman" w:cs="Times New Roman"/>
          <w:sz w:val="24"/>
          <w:szCs w:val="24"/>
        </w:rPr>
        <w:t>from Landsat satellite observations.</w:t>
      </w:r>
      <w:r w:rsidR="00C338F1">
        <w:rPr>
          <w:rFonts w:ascii="Times New Roman" w:hAnsi="Times New Roman" w:cs="Times New Roman"/>
          <w:sz w:val="24"/>
          <w:szCs w:val="24"/>
        </w:rPr>
        <w:t xml:space="preserve"> </w:t>
      </w:r>
      <w:r w:rsidR="004C56D2">
        <w:rPr>
          <w:rFonts w:ascii="Times New Roman" w:hAnsi="Times New Roman" w:cs="Times New Roman"/>
          <w:sz w:val="24"/>
          <w:szCs w:val="24"/>
        </w:rPr>
        <w:t xml:space="preserve">The </w:t>
      </w:r>
      <w:r w:rsidR="004C56D2" w:rsidRPr="00CA364C">
        <w:rPr>
          <w:rFonts w:ascii="Times New Roman" w:hAnsi="Times New Roman" w:cs="Times New Roman"/>
          <w:sz w:val="24"/>
          <w:szCs w:val="24"/>
        </w:rPr>
        <w:t>function</w:t>
      </w:r>
      <w:r w:rsidR="004C56D2">
        <w:rPr>
          <w:rFonts w:ascii="Times New Roman" w:hAnsi="Times New Roman" w:cs="Times New Roman"/>
          <w:sz w:val="24"/>
          <w:szCs w:val="24"/>
        </w:rPr>
        <w:t xml:space="preserve">’s main input is the </w:t>
      </w:r>
      <w:proofErr w:type="spellStart"/>
      <w:r w:rsidR="004C56D2">
        <w:rPr>
          <w:rFonts w:ascii="Times New Roman" w:hAnsi="Times New Roman" w:cs="Times New Roman"/>
          <w:i/>
          <w:iCs/>
          <w:sz w:val="24"/>
          <w:szCs w:val="24"/>
        </w:rPr>
        <w:t>data.table</w:t>
      </w:r>
      <w:proofErr w:type="spellEnd"/>
      <w:r w:rsidR="004C56D2">
        <w:rPr>
          <w:rFonts w:ascii="Times New Roman" w:hAnsi="Times New Roman" w:cs="Times New Roman"/>
          <w:i/>
          <w:iCs/>
          <w:sz w:val="24"/>
          <w:szCs w:val="24"/>
        </w:rPr>
        <w:t xml:space="preserve"> </w:t>
      </w:r>
      <w:r w:rsidR="004C56D2">
        <w:rPr>
          <w:rFonts w:ascii="Times New Roman" w:hAnsi="Times New Roman" w:cs="Times New Roman"/>
          <w:sz w:val="24"/>
          <w:szCs w:val="24"/>
        </w:rPr>
        <w:t xml:space="preserve">generated by </w:t>
      </w:r>
      <w:proofErr w:type="spellStart"/>
      <w:r w:rsidR="004C56D2" w:rsidRPr="00ED51A0">
        <w:rPr>
          <w:rFonts w:ascii="Times New Roman" w:hAnsi="Times New Roman" w:cs="Times New Roman"/>
          <w:i/>
          <w:iCs/>
          <w:sz w:val="24"/>
          <w:szCs w:val="24"/>
        </w:rPr>
        <w:t>lsat_fit_phenological_curves</w:t>
      </w:r>
      <w:proofErr w:type="spellEnd"/>
      <w:r w:rsidR="004C56D2" w:rsidRPr="00ED51A0">
        <w:rPr>
          <w:rFonts w:ascii="Times New Roman" w:hAnsi="Times New Roman" w:cs="Times New Roman"/>
          <w:i/>
          <w:iCs/>
          <w:sz w:val="24"/>
          <w:szCs w:val="24"/>
        </w:rPr>
        <w:t>()</w:t>
      </w:r>
      <w:r w:rsidR="004C56D2">
        <w:rPr>
          <w:rFonts w:ascii="Times New Roman" w:hAnsi="Times New Roman" w:cs="Times New Roman"/>
          <w:sz w:val="24"/>
          <w:szCs w:val="24"/>
        </w:rPr>
        <w:t xml:space="preserve"> and user-specified parameters including the name of the spectral index and the phenological cut-off for an observation to be considered part of the growing season.</w:t>
      </w:r>
      <w:r w:rsidR="00C338F1">
        <w:rPr>
          <w:rFonts w:ascii="Times New Roman" w:hAnsi="Times New Roman" w:cs="Times New Roman"/>
          <w:sz w:val="24"/>
          <w:szCs w:val="24"/>
        </w:rPr>
        <w:t xml:space="preserve"> </w:t>
      </w:r>
      <w:r w:rsidR="004C56D2">
        <w:rPr>
          <w:rFonts w:ascii="Times New Roman" w:hAnsi="Times New Roman" w:cs="Times New Roman"/>
          <w:sz w:val="24"/>
          <w:szCs w:val="24"/>
        </w:rPr>
        <w:t xml:space="preserve">Specifically, an observation is considered to be part of the growing season if the modeled vegetation greenness for that day of year is within </w:t>
      </w:r>
      <w:r w:rsidR="00AD59F2">
        <w:rPr>
          <w:rFonts w:ascii="Times New Roman" w:hAnsi="Times New Roman" w:cs="Times New Roman"/>
          <w:sz w:val="24"/>
          <w:szCs w:val="24"/>
        </w:rPr>
        <w:t xml:space="preserve">a user-specified </w:t>
      </w:r>
      <w:r w:rsidR="004C56D2">
        <w:rPr>
          <w:rFonts w:ascii="Times New Roman" w:hAnsi="Times New Roman" w:cs="Times New Roman"/>
          <w:sz w:val="24"/>
          <w:szCs w:val="24"/>
        </w:rPr>
        <w:t>fraction of modeled annual maximum vegetation greenness (by default 0.75).</w:t>
      </w:r>
      <w:r w:rsidR="00C338F1">
        <w:rPr>
          <w:rFonts w:ascii="Times New Roman" w:hAnsi="Times New Roman" w:cs="Times New Roman"/>
          <w:sz w:val="24"/>
          <w:szCs w:val="24"/>
        </w:rPr>
        <w:t xml:space="preserve"> </w:t>
      </w:r>
      <w:r w:rsidR="004C56D2">
        <w:rPr>
          <w:rFonts w:ascii="Times New Roman" w:hAnsi="Times New Roman" w:cs="Times New Roman"/>
          <w:sz w:val="24"/>
          <w:szCs w:val="24"/>
        </w:rPr>
        <w:t xml:space="preserve">The function returns a new </w:t>
      </w:r>
      <w:r w:rsidR="004C56D2">
        <w:rPr>
          <w:rFonts w:ascii="Times New Roman" w:hAnsi="Times New Roman" w:cs="Times New Roman"/>
          <w:i/>
          <w:iCs/>
          <w:sz w:val="24"/>
          <w:szCs w:val="24"/>
        </w:rPr>
        <w:t>data.table</w:t>
      </w:r>
      <w:r w:rsidR="004C56D2">
        <w:rPr>
          <w:rFonts w:ascii="Times New Roman" w:hAnsi="Times New Roman" w:cs="Times New Roman"/>
          <w:sz w:val="24"/>
          <w:szCs w:val="24"/>
        </w:rPr>
        <w:t xml:space="preserve"> that includes </w:t>
      </w:r>
      <w:r w:rsidR="00D31521">
        <w:rPr>
          <w:rFonts w:ascii="Times New Roman" w:hAnsi="Times New Roman" w:cs="Times New Roman"/>
          <w:sz w:val="24"/>
          <w:szCs w:val="24"/>
        </w:rPr>
        <w:t xml:space="preserve">for each sample location the </w:t>
      </w:r>
      <w:r w:rsidRPr="00CA364C">
        <w:rPr>
          <w:rFonts w:ascii="Times New Roman" w:hAnsi="Times New Roman" w:cs="Times New Roman"/>
          <w:sz w:val="24"/>
          <w:szCs w:val="24"/>
        </w:rPr>
        <w:t>annual mean,</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median, and 90th percentile vegetation greenness </w:t>
      </w:r>
      <w:r w:rsidR="00D31521">
        <w:rPr>
          <w:rFonts w:ascii="Times New Roman" w:hAnsi="Times New Roman" w:cs="Times New Roman"/>
          <w:sz w:val="24"/>
          <w:szCs w:val="24"/>
        </w:rPr>
        <w:t xml:space="preserve">computed from </w:t>
      </w:r>
      <w:r w:rsidRPr="00CA364C">
        <w:rPr>
          <w:rFonts w:ascii="Times New Roman" w:hAnsi="Times New Roman" w:cs="Times New Roman"/>
          <w:sz w:val="24"/>
          <w:szCs w:val="24"/>
        </w:rPr>
        <w:t>observations during</w:t>
      </w:r>
      <w:r>
        <w:rPr>
          <w:rFonts w:ascii="Times New Roman" w:hAnsi="Times New Roman" w:cs="Times New Roman"/>
          <w:sz w:val="24"/>
          <w:szCs w:val="24"/>
        </w:rPr>
        <w:t xml:space="preserve"> </w:t>
      </w:r>
      <w:r w:rsidRPr="00CA364C">
        <w:rPr>
          <w:rFonts w:ascii="Times New Roman" w:hAnsi="Times New Roman" w:cs="Times New Roman"/>
          <w:sz w:val="24"/>
          <w:szCs w:val="24"/>
        </w:rPr>
        <w:t>each growing season</w:t>
      </w:r>
      <w:r w:rsidR="00D31521">
        <w:rPr>
          <w:rFonts w:ascii="Times New Roman" w:hAnsi="Times New Roman" w:cs="Times New Roman"/>
          <w:sz w:val="24"/>
          <w:szCs w:val="24"/>
        </w:rPr>
        <w:t xml:space="preserve">. The function also returns </w:t>
      </w:r>
      <w:r w:rsidRPr="00CA364C">
        <w:rPr>
          <w:rFonts w:ascii="Times New Roman" w:hAnsi="Times New Roman" w:cs="Times New Roman"/>
          <w:sz w:val="24"/>
          <w:szCs w:val="24"/>
        </w:rPr>
        <w:t>phenologically-modeled estimate</w:t>
      </w:r>
      <w:r w:rsidR="00C338F1">
        <w:rPr>
          <w:rFonts w:ascii="Times New Roman" w:hAnsi="Times New Roman" w:cs="Times New Roman"/>
          <w:sz w:val="24"/>
          <w:szCs w:val="24"/>
        </w:rPr>
        <w:t>s</w:t>
      </w:r>
      <w:r w:rsidRPr="00CA364C">
        <w:rPr>
          <w:rFonts w:ascii="Times New Roman" w:hAnsi="Times New Roman" w:cs="Times New Roman"/>
          <w:sz w:val="24"/>
          <w:szCs w:val="24"/>
        </w:rPr>
        <w:t xml:space="preserve"> of</w:t>
      </w:r>
      <w:r>
        <w:rPr>
          <w:rFonts w:ascii="Times New Roman" w:hAnsi="Times New Roman" w:cs="Times New Roman"/>
          <w:sz w:val="24"/>
          <w:szCs w:val="24"/>
        </w:rPr>
        <w:t xml:space="preserve"> </w:t>
      </w:r>
      <w:r w:rsidR="00AD59F2">
        <w:rPr>
          <w:rFonts w:ascii="Times New Roman" w:hAnsi="Times New Roman" w:cs="Times New Roman"/>
          <w:sz w:val="24"/>
          <w:szCs w:val="24"/>
        </w:rPr>
        <w:t xml:space="preserve">the magnitude and timing (day of year) of </w:t>
      </w:r>
      <w:r w:rsidRPr="00CA364C">
        <w:rPr>
          <w:rFonts w:ascii="Times New Roman" w:hAnsi="Times New Roman" w:cs="Times New Roman"/>
          <w:sz w:val="24"/>
          <w:szCs w:val="24"/>
        </w:rPr>
        <w:t>annual maximum vegetation greenness</w:t>
      </w:r>
      <w:r w:rsidR="00AD59F2">
        <w:rPr>
          <w:rFonts w:ascii="Times New Roman" w:hAnsi="Times New Roman" w:cs="Times New Roman"/>
          <w:sz w:val="24"/>
          <w:szCs w:val="24"/>
        </w:rPr>
        <w:t>.</w:t>
      </w:r>
      <w:r w:rsidR="00C338F1">
        <w:rPr>
          <w:rFonts w:ascii="Times New Roman" w:hAnsi="Times New Roman" w:cs="Times New Roman"/>
          <w:sz w:val="24"/>
          <w:szCs w:val="24"/>
        </w:rPr>
        <w:t xml:space="preserve"> </w:t>
      </w:r>
      <w:r w:rsidR="00D31521">
        <w:rPr>
          <w:rFonts w:ascii="Times New Roman" w:hAnsi="Times New Roman" w:cs="Times New Roman"/>
          <w:sz w:val="24"/>
          <w:szCs w:val="24"/>
        </w:rPr>
        <w:t>For each sample location, annual maximum vegetation greenness is estimated by first adjusting individual observations by the expected difference in vegetation greenness between that day of year and peak summer and then taking the median of phenologically-adjusted values</w:t>
      </w:r>
      <w:r w:rsidR="00AD59F2">
        <w:rPr>
          <w:rFonts w:ascii="Times New Roman" w:hAnsi="Times New Roman" w:cs="Times New Roman"/>
          <w:sz w:val="24"/>
          <w:szCs w:val="24"/>
        </w:rPr>
        <w:t xml:space="preserve"> within each growing season.</w:t>
      </w:r>
      <w:r w:rsidR="00EC1E91">
        <w:rPr>
          <w:rFonts w:ascii="Times New Roman" w:hAnsi="Times New Roman" w:cs="Times New Roman"/>
          <w:sz w:val="24"/>
          <w:szCs w:val="24"/>
        </w:rPr>
        <w:t xml:space="preserve"> Please see </w:t>
      </w:r>
      <w:r w:rsidR="00EC1E91">
        <w:rPr>
          <w:rFonts w:ascii="Times New Roman" w:hAnsi="Times New Roman" w:cs="Times New Roman"/>
          <w:sz w:val="24"/>
          <w:szCs w:val="24"/>
        </w:rPr>
        <w:fldChar w:fldCharType="begin"/>
      </w:r>
      <w:r w:rsidR="00EC1E91">
        <w:rPr>
          <w:rFonts w:ascii="Times New Roman" w:hAnsi="Times New Roman" w:cs="Times New Roman"/>
          <w:sz w:val="24"/>
          <w:szCs w:val="24"/>
        </w:rPr>
        <w:instrText xml:space="preserve"> ADDIN EN.CITE &lt;EndNote&gt;&lt;Cite AuthorYear="1"&gt;&lt;Author&gt;Berner&lt;/Author&gt;&lt;Year&gt;2020&lt;/Year&gt;&lt;RecNum&gt;3755&lt;/RecNum&gt;&lt;DisplayText&gt;Berner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https://doi.org/10.1038/s41467-020-18479-5&lt;/electronic-resource-num&gt;&lt;/record&gt;&lt;/Cite&gt;&lt;/EndNote&gt;</w:instrText>
      </w:r>
      <w:r w:rsidR="00EC1E91">
        <w:rPr>
          <w:rFonts w:ascii="Times New Roman" w:hAnsi="Times New Roman" w:cs="Times New Roman"/>
          <w:sz w:val="24"/>
          <w:szCs w:val="24"/>
        </w:rPr>
        <w:fldChar w:fldCharType="separate"/>
      </w:r>
      <w:r w:rsidR="00EC1E91">
        <w:rPr>
          <w:rFonts w:ascii="Times New Roman" w:hAnsi="Times New Roman" w:cs="Times New Roman"/>
          <w:noProof/>
          <w:sz w:val="24"/>
          <w:szCs w:val="24"/>
        </w:rPr>
        <w:t>Berner et al. (2020)</w:t>
      </w:r>
      <w:r w:rsidR="00EC1E91">
        <w:rPr>
          <w:rFonts w:ascii="Times New Roman" w:hAnsi="Times New Roman" w:cs="Times New Roman"/>
          <w:sz w:val="24"/>
          <w:szCs w:val="24"/>
        </w:rPr>
        <w:fldChar w:fldCharType="end"/>
      </w:r>
      <w:r w:rsidR="00EC1E91">
        <w:rPr>
          <w:rFonts w:ascii="Times New Roman" w:hAnsi="Times New Roman" w:cs="Times New Roman"/>
          <w:sz w:val="24"/>
          <w:szCs w:val="24"/>
        </w:rPr>
        <w:t xml:space="preserve"> for additional details. </w:t>
      </w:r>
      <w:r w:rsidR="00AD59F2">
        <w:rPr>
          <w:rFonts w:ascii="Times New Roman" w:hAnsi="Times New Roman" w:cs="Times New Roman"/>
          <w:sz w:val="24"/>
          <w:szCs w:val="24"/>
        </w:rPr>
        <w:t xml:space="preserve"> </w:t>
      </w:r>
      <w:r w:rsidR="00D31521">
        <w:rPr>
          <w:rFonts w:ascii="Times New Roman" w:hAnsi="Times New Roman" w:cs="Times New Roman"/>
          <w:sz w:val="24"/>
          <w:szCs w:val="24"/>
        </w:rPr>
        <w:t xml:space="preserve">  </w:t>
      </w:r>
    </w:p>
    <w:p w14:paraId="1A1B8B88" w14:textId="77777777" w:rsidR="00C56196" w:rsidRPr="00CA364C" w:rsidRDefault="00C56196" w:rsidP="00C56196">
      <w:pPr>
        <w:pStyle w:val="NoSpacing"/>
        <w:rPr>
          <w:rFonts w:ascii="Times New Roman" w:hAnsi="Times New Roman" w:cs="Times New Roman"/>
          <w:sz w:val="24"/>
          <w:szCs w:val="24"/>
        </w:rPr>
      </w:pPr>
    </w:p>
    <w:p w14:paraId="2DC4917C" w14:textId="343CF4D1" w:rsidR="00C56196" w:rsidRPr="00CA364C" w:rsidRDefault="00BF03B7" w:rsidP="00C56196">
      <w:pPr>
        <w:pStyle w:val="Heading2"/>
      </w:pPr>
      <w:r w:rsidRPr="00B96AEA">
        <w:t xml:space="preserve">Assess </w:t>
      </w:r>
      <w:r w:rsidR="00B96AEA" w:rsidRPr="00B96AEA">
        <w:t xml:space="preserve">estimates of maximum </w:t>
      </w:r>
      <w:r w:rsidR="00C56196" w:rsidRPr="00B96AEA">
        <w:t xml:space="preserve">vegetation greenness using </w:t>
      </w:r>
      <w:proofErr w:type="spellStart"/>
      <w:r w:rsidR="00C56196" w:rsidRPr="00B96AEA">
        <w:t>lsat_evaluate_phenological_max</w:t>
      </w:r>
      <w:proofErr w:type="spellEnd"/>
      <w:r w:rsidR="00C56196" w:rsidRPr="00B96AEA">
        <w:t>()</w:t>
      </w:r>
    </w:p>
    <w:p w14:paraId="08D6BF75" w14:textId="1972AB1F" w:rsidR="008E603C" w:rsidRDefault="00C56196" w:rsidP="008E603C">
      <w:pPr>
        <w:pStyle w:val="NoSpacing"/>
        <w:rPr>
          <w:rFonts w:ascii="Times New Roman" w:hAnsi="Times New Roman" w:cs="Times New Roman"/>
          <w:sz w:val="24"/>
          <w:szCs w:val="24"/>
        </w:rPr>
      </w:pPr>
      <w:r w:rsidRPr="00CA364C">
        <w:rPr>
          <w:rFonts w:ascii="Times New Roman" w:hAnsi="Times New Roman" w:cs="Times New Roman"/>
          <w:sz w:val="24"/>
          <w:szCs w:val="24"/>
        </w:rPr>
        <w:t>The function</w:t>
      </w:r>
      <w:r>
        <w:rPr>
          <w:rFonts w:ascii="Times New Roman" w:hAnsi="Times New Roman" w:cs="Times New Roman"/>
          <w:sz w:val="24"/>
          <w:szCs w:val="24"/>
        </w:rPr>
        <w:t xml:space="preserve"> </w:t>
      </w:r>
      <w:proofErr w:type="spellStart"/>
      <w:r w:rsidRPr="00BB72FF">
        <w:rPr>
          <w:rFonts w:ascii="Times New Roman" w:hAnsi="Times New Roman" w:cs="Times New Roman"/>
          <w:i/>
          <w:iCs/>
          <w:sz w:val="24"/>
          <w:szCs w:val="24"/>
        </w:rPr>
        <w:t>lsat_evaluate_phenological_max</w:t>
      </w:r>
      <w:proofErr w:type="spellEnd"/>
      <w:r w:rsidRPr="00BB72FF">
        <w:rPr>
          <w:rFonts w:ascii="Times New Roman" w:hAnsi="Times New Roman" w:cs="Times New Roman"/>
          <w:i/>
          <w:iCs/>
          <w:sz w:val="24"/>
          <w:szCs w:val="24"/>
        </w:rPr>
        <w:t>()</w:t>
      </w:r>
      <w:r w:rsidR="00BB4A61">
        <w:rPr>
          <w:rFonts w:ascii="Times New Roman" w:hAnsi="Times New Roman" w:cs="Times New Roman"/>
          <w:i/>
          <w:iCs/>
          <w:sz w:val="24"/>
          <w:szCs w:val="24"/>
        </w:rPr>
        <w:t xml:space="preserve"> </w:t>
      </w:r>
      <w:r w:rsidR="00BB4A61">
        <w:rPr>
          <w:rFonts w:ascii="Times New Roman" w:hAnsi="Times New Roman" w:cs="Times New Roman"/>
          <w:sz w:val="24"/>
          <w:szCs w:val="24"/>
        </w:rPr>
        <w:t xml:space="preserve">assesses </w:t>
      </w:r>
      <w:r>
        <w:rPr>
          <w:rFonts w:ascii="Times New Roman" w:hAnsi="Times New Roman" w:cs="Times New Roman"/>
          <w:sz w:val="24"/>
          <w:szCs w:val="24"/>
        </w:rPr>
        <w:t xml:space="preserve">how </w:t>
      </w:r>
      <w:r w:rsidRPr="00CA364C">
        <w:rPr>
          <w:rFonts w:ascii="Times New Roman" w:hAnsi="Times New Roman" w:cs="Times New Roman"/>
          <w:sz w:val="24"/>
          <w:szCs w:val="24"/>
        </w:rPr>
        <w:t>estimates of annual</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maximum vegetation greenness </w:t>
      </w:r>
      <w:r>
        <w:rPr>
          <w:rFonts w:ascii="Times New Roman" w:hAnsi="Times New Roman" w:cs="Times New Roman"/>
          <w:sz w:val="24"/>
          <w:szCs w:val="24"/>
        </w:rPr>
        <w:t xml:space="preserve">vary with the number of Landsat </w:t>
      </w:r>
      <w:r w:rsidRPr="00CA364C">
        <w:rPr>
          <w:rFonts w:ascii="Times New Roman" w:hAnsi="Times New Roman" w:cs="Times New Roman"/>
          <w:sz w:val="24"/>
          <w:szCs w:val="24"/>
        </w:rPr>
        <w:t>observations</w:t>
      </w:r>
      <w:r>
        <w:rPr>
          <w:rFonts w:ascii="Times New Roman" w:hAnsi="Times New Roman" w:cs="Times New Roman"/>
          <w:sz w:val="24"/>
          <w:szCs w:val="24"/>
        </w:rPr>
        <w:t xml:space="preserve"> when derived from </w:t>
      </w:r>
      <w:r w:rsidRPr="00CA364C">
        <w:rPr>
          <w:rFonts w:ascii="Times New Roman" w:hAnsi="Times New Roman" w:cs="Times New Roman"/>
          <w:sz w:val="24"/>
          <w:szCs w:val="24"/>
        </w:rPr>
        <w:t xml:space="preserve">raw observations </w:t>
      </w:r>
      <w:r>
        <w:rPr>
          <w:rFonts w:ascii="Times New Roman" w:hAnsi="Times New Roman" w:cs="Times New Roman"/>
          <w:sz w:val="24"/>
          <w:szCs w:val="24"/>
        </w:rPr>
        <w:t xml:space="preserve">and </w:t>
      </w:r>
      <w:r w:rsidRPr="00CA364C">
        <w:rPr>
          <w:rFonts w:ascii="Times New Roman" w:hAnsi="Times New Roman" w:cs="Times New Roman"/>
          <w:sz w:val="24"/>
          <w:szCs w:val="24"/>
        </w:rPr>
        <w:t>after</w:t>
      </w:r>
      <w:r>
        <w:rPr>
          <w:rFonts w:ascii="Times New Roman" w:hAnsi="Times New Roman" w:cs="Times New Roman"/>
          <w:sz w:val="24"/>
          <w:szCs w:val="24"/>
        </w:rPr>
        <w:t xml:space="preserve"> </w:t>
      </w:r>
      <w:r w:rsidRPr="00CA364C">
        <w:rPr>
          <w:rFonts w:ascii="Times New Roman" w:hAnsi="Times New Roman" w:cs="Times New Roman"/>
          <w:sz w:val="24"/>
          <w:szCs w:val="24"/>
        </w:rPr>
        <w:t>phenological modeling.</w:t>
      </w:r>
      <w:r>
        <w:rPr>
          <w:rFonts w:ascii="Times New Roman" w:hAnsi="Times New Roman" w:cs="Times New Roman"/>
          <w:sz w:val="24"/>
          <w:szCs w:val="24"/>
        </w:rPr>
        <w:t xml:space="preserve"> Raw e</w:t>
      </w:r>
      <w:r w:rsidRPr="00CA364C">
        <w:rPr>
          <w:rFonts w:ascii="Times New Roman" w:hAnsi="Times New Roman" w:cs="Times New Roman"/>
          <w:sz w:val="24"/>
          <w:szCs w:val="24"/>
        </w:rPr>
        <w:t>stimates of annual maximum vegetation greenness are sensitive to the</w:t>
      </w:r>
      <w:r>
        <w:rPr>
          <w:rFonts w:ascii="Times New Roman" w:hAnsi="Times New Roman" w:cs="Times New Roman"/>
          <w:sz w:val="24"/>
          <w:szCs w:val="24"/>
        </w:rPr>
        <w:t xml:space="preserve"> </w:t>
      </w:r>
      <w:r w:rsidRPr="00CA364C">
        <w:rPr>
          <w:rFonts w:ascii="Times New Roman" w:hAnsi="Times New Roman" w:cs="Times New Roman"/>
          <w:sz w:val="24"/>
          <w:szCs w:val="24"/>
        </w:rPr>
        <w:t>number of observations available from a growing season</w:t>
      </w:r>
      <w:r>
        <w:rPr>
          <w:rFonts w:ascii="Times New Roman" w:hAnsi="Times New Roman" w:cs="Times New Roman"/>
          <w:sz w:val="24"/>
          <w:szCs w:val="24"/>
        </w:rPr>
        <w:t>, but phenological modeling tends to substantially reduce this dependency</w:t>
      </w:r>
      <w:r w:rsidR="00950F3B">
        <w:rPr>
          <w:rFonts w:ascii="Times New Roman" w:hAnsi="Times New Roman" w:cs="Times New Roman"/>
          <w:sz w:val="24"/>
          <w:szCs w:val="24"/>
        </w:rPr>
        <w:t xml:space="preserve"> </w:t>
      </w:r>
      <w:r w:rsidR="00950F3B">
        <w:rPr>
          <w:rFonts w:ascii="Times New Roman" w:hAnsi="Times New Roman" w:cs="Times New Roman"/>
          <w:sz w:val="24"/>
          <w:szCs w:val="24"/>
        </w:rPr>
        <w:fldChar w:fldCharType="begin"/>
      </w:r>
      <w:r w:rsidR="00950F3B">
        <w:rPr>
          <w:rFonts w:ascii="Times New Roman" w:hAnsi="Times New Roman" w:cs="Times New Roman"/>
          <w:sz w:val="24"/>
          <w:szCs w:val="24"/>
        </w:rPr>
        <w:instrText xml:space="preserve"> ADDIN EN.CITE &lt;EndNote&gt;&lt;Cite&gt;&lt;Author&gt;Berner&lt;/Author&gt;&lt;Year&gt;2020&lt;/Year&gt;&lt;RecNum&gt;3755&lt;/RecNum&gt;&lt;DisplayText&gt;(Berner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https://doi.org/10.1038/s41467-020-18479-5&lt;/electronic-resource-num&gt;&lt;/record&gt;&lt;/Cite&gt;&lt;/EndNote&gt;</w:instrText>
      </w:r>
      <w:r w:rsidR="00950F3B">
        <w:rPr>
          <w:rFonts w:ascii="Times New Roman" w:hAnsi="Times New Roman" w:cs="Times New Roman"/>
          <w:sz w:val="24"/>
          <w:szCs w:val="24"/>
        </w:rPr>
        <w:fldChar w:fldCharType="separate"/>
      </w:r>
      <w:r w:rsidR="00950F3B">
        <w:rPr>
          <w:rFonts w:ascii="Times New Roman" w:hAnsi="Times New Roman" w:cs="Times New Roman"/>
          <w:noProof/>
          <w:sz w:val="24"/>
          <w:szCs w:val="24"/>
        </w:rPr>
        <w:t>(Berner et al. 2020)</w:t>
      </w:r>
      <w:r w:rsidR="00950F3B">
        <w:rPr>
          <w:rFonts w:ascii="Times New Roman" w:hAnsi="Times New Roman" w:cs="Times New Roman"/>
          <w:sz w:val="24"/>
          <w:szCs w:val="24"/>
        </w:rPr>
        <w:fldChar w:fldCharType="end"/>
      </w:r>
      <w:r>
        <w:rPr>
          <w:rFonts w:ascii="Times New Roman" w:hAnsi="Times New Roman" w:cs="Times New Roman"/>
          <w:sz w:val="24"/>
          <w:szCs w:val="24"/>
        </w:rPr>
        <w:t>.</w:t>
      </w:r>
      <w:r w:rsidR="00BB4A61">
        <w:rPr>
          <w:rFonts w:ascii="Times New Roman" w:hAnsi="Times New Roman" w:cs="Times New Roman"/>
          <w:sz w:val="24"/>
          <w:szCs w:val="24"/>
        </w:rPr>
        <w:t xml:space="preserve"> The main input to the function is a </w:t>
      </w:r>
      <w:r w:rsidR="00BB4A61">
        <w:rPr>
          <w:rFonts w:ascii="Times New Roman" w:hAnsi="Times New Roman" w:cs="Times New Roman"/>
          <w:i/>
          <w:iCs/>
          <w:sz w:val="24"/>
          <w:szCs w:val="24"/>
        </w:rPr>
        <w:t>data.table</w:t>
      </w:r>
      <w:r w:rsidR="00BB4A61">
        <w:rPr>
          <w:rFonts w:ascii="Times New Roman" w:hAnsi="Times New Roman" w:cs="Times New Roman"/>
          <w:sz w:val="24"/>
          <w:szCs w:val="24"/>
        </w:rPr>
        <w:t xml:space="preserve"> with Landsat records and phenological information generated by </w:t>
      </w:r>
      <w:proofErr w:type="spellStart"/>
      <w:r w:rsidR="00BB4A61" w:rsidRPr="00ED51A0">
        <w:rPr>
          <w:rFonts w:ascii="Times New Roman" w:hAnsi="Times New Roman" w:cs="Times New Roman"/>
          <w:i/>
          <w:iCs/>
          <w:sz w:val="24"/>
          <w:szCs w:val="24"/>
        </w:rPr>
        <w:t>lsat_fit_phenological_curves</w:t>
      </w:r>
      <w:proofErr w:type="spellEnd"/>
      <w:r w:rsidR="00BB4A61" w:rsidRPr="00ED51A0">
        <w:rPr>
          <w:rFonts w:ascii="Times New Roman" w:hAnsi="Times New Roman" w:cs="Times New Roman"/>
          <w:i/>
          <w:iCs/>
          <w:sz w:val="24"/>
          <w:szCs w:val="24"/>
        </w:rPr>
        <w:t>()</w:t>
      </w:r>
      <w:r w:rsidR="00BB4A61">
        <w:rPr>
          <w:rFonts w:ascii="Times New Roman" w:hAnsi="Times New Roman" w:cs="Times New Roman"/>
          <w:i/>
          <w:iCs/>
          <w:sz w:val="24"/>
          <w:szCs w:val="24"/>
        </w:rPr>
        <w:t>.</w:t>
      </w:r>
      <w:r w:rsidR="001809B9">
        <w:rPr>
          <w:rFonts w:ascii="Times New Roman" w:hAnsi="Times New Roman" w:cs="Times New Roman"/>
          <w:sz w:val="24"/>
          <w:szCs w:val="24"/>
        </w:rPr>
        <w:t xml:space="preserve"> </w:t>
      </w:r>
      <w:r w:rsidRPr="00CA364C">
        <w:rPr>
          <w:rFonts w:ascii="Times New Roman" w:hAnsi="Times New Roman" w:cs="Times New Roman"/>
          <w:sz w:val="24"/>
          <w:szCs w:val="24"/>
        </w:rPr>
        <w:t>The</w:t>
      </w:r>
      <w:r>
        <w:rPr>
          <w:rFonts w:ascii="Times New Roman" w:hAnsi="Times New Roman" w:cs="Times New Roman"/>
          <w:sz w:val="24"/>
          <w:szCs w:val="24"/>
        </w:rPr>
        <w:t xml:space="preserve"> </w:t>
      </w:r>
      <w:r w:rsidR="00BF7DFC">
        <w:rPr>
          <w:rFonts w:ascii="Times New Roman" w:hAnsi="Times New Roman" w:cs="Times New Roman"/>
          <w:sz w:val="24"/>
          <w:szCs w:val="24"/>
        </w:rPr>
        <w:t xml:space="preserve">function </w:t>
      </w:r>
      <w:r>
        <w:rPr>
          <w:rFonts w:ascii="Times New Roman" w:hAnsi="Times New Roman" w:cs="Times New Roman"/>
          <w:sz w:val="24"/>
          <w:szCs w:val="24"/>
        </w:rPr>
        <w:t xml:space="preserve">assumes the </w:t>
      </w:r>
      <w:r w:rsidRPr="00CA364C">
        <w:rPr>
          <w:rFonts w:ascii="Times New Roman" w:hAnsi="Times New Roman" w:cs="Times New Roman"/>
          <w:sz w:val="24"/>
          <w:szCs w:val="24"/>
        </w:rPr>
        <w:t>“</w:t>
      </w:r>
      <w:r w:rsidR="008E603C">
        <w:rPr>
          <w:rFonts w:ascii="Times New Roman" w:hAnsi="Times New Roman" w:cs="Times New Roman"/>
          <w:sz w:val="24"/>
          <w:szCs w:val="24"/>
        </w:rPr>
        <w:t>actual</w:t>
      </w:r>
      <w:r w:rsidRPr="00CA364C">
        <w:rPr>
          <w:rFonts w:ascii="Times New Roman" w:hAnsi="Times New Roman" w:cs="Times New Roman"/>
          <w:sz w:val="24"/>
          <w:szCs w:val="24"/>
        </w:rPr>
        <w:t>” annual maximum</w:t>
      </w:r>
      <w:r>
        <w:rPr>
          <w:rFonts w:ascii="Times New Roman" w:hAnsi="Times New Roman" w:cs="Times New Roman"/>
          <w:sz w:val="24"/>
          <w:szCs w:val="24"/>
        </w:rPr>
        <w:t xml:space="preserve"> </w:t>
      </w:r>
      <w:r w:rsidRPr="00CA364C">
        <w:rPr>
          <w:rFonts w:ascii="Times New Roman" w:hAnsi="Times New Roman" w:cs="Times New Roman"/>
          <w:sz w:val="24"/>
          <w:szCs w:val="24"/>
        </w:rPr>
        <w:t>vegetation greenness</w:t>
      </w:r>
      <w:r>
        <w:rPr>
          <w:rFonts w:ascii="Times New Roman" w:hAnsi="Times New Roman" w:cs="Times New Roman"/>
          <w:sz w:val="24"/>
          <w:szCs w:val="24"/>
        </w:rPr>
        <w:t xml:space="preserve"> at a </w:t>
      </w:r>
      <w:r w:rsidR="000E2A56">
        <w:rPr>
          <w:rFonts w:ascii="Times New Roman" w:hAnsi="Times New Roman" w:cs="Times New Roman"/>
          <w:sz w:val="24"/>
          <w:szCs w:val="24"/>
        </w:rPr>
        <w:t>sample location</w:t>
      </w:r>
      <w:r>
        <w:rPr>
          <w:rFonts w:ascii="Times New Roman" w:hAnsi="Times New Roman" w:cs="Times New Roman"/>
          <w:sz w:val="24"/>
          <w:szCs w:val="24"/>
        </w:rPr>
        <w:t xml:space="preserve"> is captured by having at least a </w:t>
      </w:r>
      <w:r w:rsidRPr="00CA364C">
        <w:rPr>
          <w:rFonts w:ascii="Times New Roman" w:hAnsi="Times New Roman" w:cs="Times New Roman"/>
          <w:sz w:val="24"/>
          <w:szCs w:val="24"/>
        </w:rPr>
        <w:t>user-specific number of</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observations </w:t>
      </w:r>
      <w:r>
        <w:rPr>
          <w:rFonts w:ascii="Times New Roman" w:hAnsi="Times New Roman" w:cs="Times New Roman"/>
          <w:sz w:val="24"/>
          <w:szCs w:val="24"/>
        </w:rPr>
        <w:t>(e.g., ≥ 7). The</w:t>
      </w:r>
      <w:r w:rsidR="00BB4A61">
        <w:rPr>
          <w:rFonts w:ascii="Times New Roman" w:hAnsi="Times New Roman" w:cs="Times New Roman"/>
          <w:sz w:val="24"/>
          <w:szCs w:val="24"/>
        </w:rPr>
        <w:t xml:space="preserve"> function </w:t>
      </w:r>
      <w:r>
        <w:rPr>
          <w:rFonts w:ascii="Times New Roman" w:hAnsi="Times New Roman" w:cs="Times New Roman"/>
          <w:sz w:val="24"/>
          <w:szCs w:val="24"/>
        </w:rPr>
        <w:t xml:space="preserve">extracts </w:t>
      </w:r>
      <w:r w:rsidRPr="00CA364C">
        <w:rPr>
          <w:rFonts w:ascii="Times New Roman" w:hAnsi="Times New Roman" w:cs="Times New Roman"/>
          <w:sz w:val="24"/>
          <w:szCs w:val="24"/>
        </w:rPr>
        <w:t>site x years with</w:t>
      </w:r>
      <w:r>
        <w:rPr>
          <w:rFonts w:ascii="Times New Roman" w:hAnsi="Times New Roman" w:cs="Times New Roman"/>
          <w:sz w:val="24"/>
          <w:szCs w:val="24"/>
        </w:rPr>
        <w:t xml:space="preserve"> at least </w:t>
      </w:r>
      <w:r w:rsidR="00BB4A61">
        <w:rPr>
          <w:rFonts w:ascii="Times New Roman" w:hAnsi="Times New Roman" w:cs="Times New Roman"/>
          <w:sz w:val="24"/>
          <w:szCs w:val="24"/>
        </w:rPr>
        <w:t xml:space="preserve">the user-specified </w:t>
      </w:r>
      <w:r>
        <w:rPr>
          <w:rFonts w:ascii="Times New Roman" w:hAnsi="Times New Roman" w:cs="Times New Roman"/>
          <w:sz w:val="24"/>
          <w:szCs w:val="24"/>
        </w:rPr>
        <w:t xml:space="preserve">number of growing season observations and then </w:t>
      </w:r>
      <w:r w:rsidR="001809B9">
        <w:rPr>
          <w:rFonts w:ascii="Times New Roman" w:hAnsi="Times New Roman" w:cs="Times New Roman"/>
          <w:sz w:val="24"/>
          <w:szCs w:val="24"/>
        </w:rPr>
        <w:t xml:space="preserve">repeatedly </w:t>
      </w:r>
      <w:r w:rsidRPr="00CA364C">
        <w:rPr>
          <w:rFonts w:ascii="Times New Roman" w:hAnsi="Times New Roman" w:cs="Times New Roman"/>
          <w:sz w:val="24"/>
          <w:szCs w:val="24"/>
        </w:rPr>
        <w:t xml:space="preserve">compares </w:t>
      </w:r>
      <w:r>
        <w:rPr>
          <w:rFonts w:ascii="Times New Roman" w:hAnsi="Times New Roman" w:cs="Times New Roman"/>
          <w:sz w:val="24"/>
          <w:szCs w:val="24"/>
        </w:rPr>
        <w:t xml:space="preserve">how raw and phenologically-modeled estimates of </w:t>
      </w:r>
      <w:r w:rsidR="001809B9">
        <w:rPr>
          <w:rFonts w:ascii="Times New Roman" w:hAnsi="Times New Roman" w:cs="Times New Roman"/>
          <w:sz w:val="24"/>
          <w:szCs w:val="24"/>
        </w:rPr>
        <w:t xml:space="preserve">annual </w:t>
      </w:r>
      <w:r>
        <w:rPr>
          <w:rFonts w:ascii="Times New Roman" w:hAnsi="Times New Roman" w:cs="Times New Roman"/>
          <w:sz w:val="24"/>
          <w:szCs w:val="24"/>
        </w:rPr>
        <w:t xml:space="preserve">maximum vegetation greenness </w:t>
      </w:r>
      <w:r w:rsidR="008E603C">
        <w:rPr>
          <w:rFonts w:ascii="Times New Roman" w:hAnsi="Times New Roman" w:cs="Times New Roman"/>
          <w:sz w:val="24"/>
          <w:szCs w:val="24"/>
        </w:rPr>
        <w:t xml:space="preserve">differ from actual annual maximum vegetation greenness </w:t>
      </w:r>
      <w:r>
        <w:rPr>
          <w:rFonts w:ascii="Times New Roman" w:hAnsi="Times New Roman" w:cs="Times New Roman"/>
          <w:sz w:val="24"/>
          <w:szCs w:val="24"/>
        </w:rPr>
        <w:t xml:space="preserve">as progressively </w:t>
      </w:r>
      <w:r w:rsidRPr="00CA364C">
        <w:rPr>
          <w:rFonts w:ascii="Times New Roman" w:hAnsi="Times New Roman" w:cs="Times New Roman"/>
          <w:sz w:val="24"/>
          <w:szCs w:val="24"/>
        </w:rPr>
        <w:t>smaller subsets of observations</w:t>
      </w:r>
      <w:r>
        <w:rPr>
          <w:rFonts w:ascii="Times New Roman" w:hAnsi="Times New Roman" w:cs="Times New Roman"/>
          <w:sz w:val="24"/>
          <w:szCs w:val="24"/>
        </w:rPr>
        <w:t xml:space="preserve"> are used</w:t>
      </w:r>
      <w:r w:rsidRPr="00CA364C">
        <w:rPr>
          <w:rFonts w:ascii="Times New Roman" w:hAnsi="Times New Roman" w:cs="Times New Roman"/>
          <w:sz w:val="24"/>
          <w:szCs w:val="24"/>
        </w:rPr>
        <w:t>.</w:t>
      </w:r>
      <w:r w:rsidR="008E603C">
        <w:rPr>
          <w:rFonts w:ascii="Times New Roman" w:hAnsi="Times New Roman" w:cs="Times New Roman"/>
          <w:sz w:val="24"/>
          <w:szCs w:val="24"/>
        </w:rPr>
        <w:t xml:space="preserve"> The function returns a figure to the current graphic device that summarizes how raw and modeled estimates of annual maximum vegetation greenness differ </w:t>
      </w:r>
      <w:r w:rsidR="005C1B60">
        <w:rPr>
          <w:rFonts w:ascii="Times New Roman" w:hAnsi="Times New Roman" w:cs="Times New Roman"/>
          <w:sz w:val="24"/>
          <w:szCs w:val="24"/>
        </w:rPr>
        <w:t xml:space="preserve">from </w:t>
      </w:r>
      <w:r w:rsidR="008E603C">
        <w:rPr>
          <w:rFonts w:ascii="Times New Roman" w:hAnsi="Times New Roman" w:cs="Times New Roman"/>
          <w:sz w:val="24"/>
          <w:szCs w:val="24"/>
        </w:rPr>
        <w:t>actual conditions</w:t>
      </w:r>
      <w:r w:rsidR="005C1B60">
        <w:rPr>
          <w:rFonts w:ascii="Times New Roman" w:hAnsi="Times New Roman" w:cs="Times New Roman"/>
          <w:sz w:val="24"/>
          <w:szCs w:val="24"/>
        </w:rPr>
        <w:t xml:space="preserve"> when there are between 1 and n-1 Landsat observations from a single growing season.</w:t>
      </w:r>
      <w:r w:rsidR="006448EE">
        <w:rPr>
          <w:rFonts w:ascii="Times New Roman" w:hAnsi="Times New Roman" w:cs="Times New Roman"/>
          <w:sz w:val="24"/>
          <w:szCs w:val="24"/>
        </w:rPr>
        <w:t xml:space="preserve"> </w:t>
      </w:r>
      <w:r w:rsidR="008E603C" w:rsidRPr="00CA364C">
        <w:rPr>
          <w:rFonts w:ascii="Times New Roman" w:hAnsi="Times New Roman" w:cs="Times New Roman"/>
          <w:sz w:val="24"/>
          <w:szCs w:val="24"/>
        </w:rPr>
        <w:t xml:space="preserve">This lets </w:t>
      </w:r>
      <w:r w:rsidR="008E603C">
        <w:rPr>
          <w:rFonts w:ascii="Times New Roman" w:hAnsi="Times New Roman" w:cs="Times New Roman"/>
          <w:sz w:val="24"/>
          <w:szCs w:val="24"/>
        </w:rPr>
        <w:t xml:space="preserve">the </w:t>
      </w:r>
      <w:r w:rsidR="008E603C">
        <w:rPr>
          <w:rFonts w:ascii="Times New Roman" w:hAnsi="Times New Roman" w:cs="Times New Roman"/>
          <w:sz w:val="24"/>
          <w:szCs w:val="24"/>
        </w:rPr>
        <w:lastRenderedPageBreak/>
        <w:t xml:space="preserve">user </w:t>
      </w:r>
      <w:r w:rsidR="008E603C" w:rsidRPr="00CA364C">
        <w:rPr>
          <w:rFonts w:ascii="Times New Roman" w:hAnsi="Times New Roman" w:cs="Times New Roman"/>
          <w:sz w:val="24"/>
          <w:szCs w:val="24"/>
        </w:rPr>
        <w:t>determine</w:t>
      </w:r>
      <w:r w:rsidR="008E603C">
        <w:rPr>
          <w:rFonts w:ascii="Times New Roman" w:hAnsi="Times New Roman" w:cs="Times New Roman"/>
          <w:sz w:val="24"/>
          <w:szCs w:val="24"/>
        </w:rPr>
        <w:t xml:space="preserve"> how much </w:t>
      </w:r>
      <w:r w:rsidR="008E603C" w:rsidRPr="00CA364C">
        <w:rPr>
          <w:rFonts w:ascii="Times New Roman" w:hAnsi="Times New Roman" w:cs="Times New Roman"/>
          <w:sz w:val="24"/>
          <w:szCs w:val="24"/>
        </w:rPr>
        <w:t>annual estimates of maximum vegetation greenness are</w:t>
      </w:r>
      <w:r w:rsidR="008E603C">
        <w:rPr>
          <w:rFonts w:ascii="Times New Roman" w:hAnsi="Times New Roman" w:cs="Times New Roman"/>
          <w:sz w:val="24"/>
          <w:szCs w:val="24"/>
        </w:rPr>
        <w:t xml:space="preserve"> </w:t>
      </w:r>
      <w:r w:rsidR="008E603C" w:rsidRPr="00CA364C">
        <w:rPr>
          <w:rFonts w:ascii="Times New Roman" w:hAnsi="Times New Roman" w:cs="Times New Roman"/>
          <w:sz w:val="24"/>
          <w:szCs w:val="24"/>
        </w:rPr>
        <w:t xml:space="preserve">impacted by the number of available </w:t>
      </w:r>
      <w:r w:rsidR="008E603C">
        <w:rPr>
          <w:rFonts w:ascii="Times New Roman" w:hAnsi="Times New Roman" w:cs="Times New Roman"/>
          <w:sz w:val="24"/>
          <w:szCs w:val="24"/>
        </w:rPr>
        <w:t xml:space="preserve">growing season </w:t>
      </w:r>
      <w:r w:rsidR="008E603C" w:rsidRPr="00CA364C">
        <w:rPr>
          <w:rFonts w:ascii="Times New Roman" w:hAnsi="Times New Roman" w:cs="Times New Roman"/>
          <w:sz w:val="24"/>
          <w:szCs w:val="24"/>
        </w:rPr>
        <w:t>observations</w:t>
      </w:r>
      <w:r w:rsidR="008E603C">
        <w:rPr>
          <w:rFonts w:ascii="Times New Roman" w:hAnsi="Times New Roman" w:cs="Times New Roman"/>
          <w:sz w:val="24"/>
          <w:szCs w:val="24"/>
        </w:rPr>
        <w:t xml:space="preserve">. </w:t>
      </w:r>
    </w:p>
    <w:p w14:paraId="5D2B46D1" w14:textId="3DBF524D" w:rsidR="00C56196" w:rsidRDefault="00C56196" w:rsidP="00C56196">
      <w:pPr>
        <w:pStyle w:val="NoSpacing"/>
        <w:rPr>
          <w:rFonts w:ascii="Times New Roman" w:hAnsi="Times New Roman" w:cs="Times New Roman"/>
          <w:sz w:val="24"/>
          <w:szCs w:val="24"/>
        </w:rPr>
      </w:pPr>
    </w:p>
    <w:p w14:paraId="7CAC32DB" w14:textId="77777777" w:rsidR="00523511" w:rsidRPr="00C40A6A" w:rsidRDefault="00523511" w:rsidP="00523511">
      <w:pPr>
        <w:pStyle w:val="Heading1"/>
      </w:pPr>
      <w:r w:rsidRPr="00C40A6A">
        <w:t>Data analysis</w:t>
      </w:r>
    </w:p>
    <w:p w14:paraId="6048A886" w14:textId="26CC0047" w:rsidR="00C56196" w:rsidRPr="00BB72FF" w:rsidRDefault="00C56196" w:rsidP="00C56196">
      <w:pPr>
        <w:pStyle w:val="Heading2"/>
      </w:pPr>
      <w:r w:rsidRPr="00BB72FF">
        <w:t xml:space="preserve">Compute </w:t>
      </w:r>
      <w:r w:rsidR="000B55F0">
        <w:t xml:space="preserve">interannual trends in </w:t>
      </w:r>
      <w:r w:rsidR="00FB4A83">
        <w:t xml:space="preserve">vegetation greenness </w:t>
      </w:r>
      <w:r w:rsidR="000B55F0">
        <w:t xml:space="preserve">using </w:t>
      </w:r>
      <w:r w:rsidRPr="00BB72FF">
        <w:t>lsat_calc_trend()</w:t>
      </w:r>
    </w:p>
    <w:p w14:paraId="4C8E729B" w14:textId="382C43DC" w:rsidR="00151EAC" w:rsidRDefault="00C56196" w:rsidP="00C56196">
      <w:pPr>
        <w:pStyle w:val="NoSpacing"/>
        <w:rPr>
          <w:rFonts w:ascii="Times New Roman" w:hAnsi="Times New Roman" w:cs="Times New Roman"/>
          <w:sz w:val="24"/>
          <w:szCs w:val="24"/>
        </w:rPr>
      </w:pPr>
      <w:r w:rsidRPr="00CA364C">
        <w:rPr>
          <w:rFonts w:ascii="Times New Roman" w:hAnsi="Times New Roman" w:cs="Times New Roman"/>
          <w:sz w:val="24"/>
          <w:szCs w:val="24"/>
        </w:rPr>
        <w:t>Th</w:t>
      </w:r>
      <w:r w:rsidR="00B06565">
        <w:rPr>
          <w:rFonts w:ascii="Times New Roman" w:hAnsi="Times New Roman" w:cs="Times New Roman"/>
          <w:sz w:val="24"/>
          <w:szCs w:val="24"/>
        </w:rPr>
        <w:t>e</w:t>
      </w:r>
      <w:r w:rsidRPr="00CA364C">
        <w:rPr>
          <w:rFonts w:ascii="Times New Roman" w:hAnsi="Times New Roman" w:cs="Times New Roman"/>
          <w:sz w:val="24"/>
          <w:szCs w:val="24"/>
        </w:rPr>
        <w:t xml:space="preserve"> function </w:t>
      </w:r>
      <w:r w:rsidRPr="00BB72FF">
        <w:rPr>
          <w:rFonts w:ascii="Times New Roman" w:hAnsi="Times New Roman" w:cs="Times New Roman"/>
          <w:i/>
          <w:iCs/>
          <w:sz w:val="24"/>
          <w:szCs w:val="24"/>
        </w:rPr>
        <w:t>lsat_calc_trend()</w:t>
      </w:r>
      <w:r>
        <w:rPr>
          <w:rFonts w:ascii="Times New Roman" w:hAnsi="Times New Roman" w:cs="Times New Roman"/>
          <w:sz w:val="24"/>
          <w:szCs w:val="24"/>
        </w:rPr>
        <w:t xml:space="preserve"> </w:t>
      </w:r>
      <w:r w:rsidRPr="00CA364C">
        <w:rPr>
          <w:rFonts w:ascii="Times New Roman" w:hAnsi="Times New Roman" w:cs="Times New Roman"/>
          <w:sz w:val="24"/>
          <w:szCs w:val="24"/>
        </w:rPr>
        <w:t>computes a temporal trend in annual time</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series of vegetation greenness for each </w:t>
      </w:r>
      <w:r w:rsidR="000E2A56">
        <w:rPr>
          <w:rFonts w:ascii="Times New Roman" w:hAnsi="Times New Roman" w:cs="Times New Roman"/>
          <w:sz w:val="24"/>
          <w:szCs w:val="24"/>
        </w:rPr>
        <w:t>sample location</w:t>
      </w:r>
      <w:r w:rsidRPr="00CA364C">
        <w:rPr>
          <w:rFonts w:ascii="Times New Roman" w:hAnsi="Times New Roman" w:cs="Times New Roman"/>
          <w:sz w:val="24"/>
          <w:szCs w:val="24"/>
        </w:rPr>
        <w:t xml:space="preserve"> over a</w:t>
      </w:r>
      <w:r>
        <w:rPr>
          <w:rFonts w:ascii="Times New Roman" w:hAnsi="Times New Roman" w:cs="Times New Roman"/>
          <w:sz w:val="24"/>
          <w:szCs w:val="24"/>
        </w:rPr>
        <w:t xml:space="preserve"> </w:t>
      </w:r>
      <w:r w:rsidRPr="00CA364C">
        <w:rPr>
          <w:rFonts w:ascii="Times New Roman" w:hAnsi="Times New Roman" w:cs="Times New Roman"/>
          <w:sz w:val="24"/>
          <w:szCs w:val="24"/>
        </w:rPr>
        <w:t>user-specified time period.</w:t>
      </w:r>
      <w:r w:rsidR="006C1FA1">
        <w:rPr>
          <w:rFonts w:ascii="Times New Roman" w:hAnsi="Times New Roman" w:cs="Times New Roman"/>
          <w:sz w:val="24"/>
          <w:szCs w:val="24"/>
        </w:rPr>
        <w:t xml:space="preserve"> </w:t>
      </w:r>
      <w:r w:rsidR="006533B6" w:rsidRPr="00CA364C">
        <w:rPr>
          <w:rFonts w:ascii="Times New Roman" w:hAnsi="Times New Roman" w:cs="Times New Roman"/>
          <w:sz w:val="24"/>
          <w:szCs w:val="24"/>
        </w:rPr>
        <w:t>This function iteratively pre-</w:t>
      </w:r>
      <w:commentRangeStart w:id="73"/>
      <w:proofErr w:type="spellStart"/>
      <w:r w:rsidR="006C1FA1">
        <w:rPr>
          <w:rFonts w:ascii="Times New Roman" w:hAnsi="Times New Roman" w:cs="Times New Roman"/>
          <w:sz w:val="24"/>
          <w:szCs w:val="24"/>
        </w:rPr>
        <w:t>w</w:t>
      </w:r>
      <w:ins w:id="74" w:author="Jakob Johann Assmann" w:date="2022-01-28T15:28:00Z">
        <w:r w:rsidR="00EE0EA4">
          <w:rPr>
            <w:rFonts w:ascii="Times New Roman" w:hAnsi="Times New Roman" w:cs="Times New Roman"/>
            <w:sz w:val="24"/>
            <w:szCs w:val="24"/>
          </w:rPr>
          <w:t>ithi</w:t>
        </w:r>
      </w:ins>
      <w:del w:id="75" w:author="Jakob Johann Assmann" w:date="2022-01-28T15:28:00Z">
        <w:r w:rsidR="006C1FA1" w:rsidDel="00EE0EA4">
          <w:rPr>
            <w:rFonts w:ascii="Times New Roman" w:hAnsi="Times New Roman" w:cs="Times New Roman"/>
            <w:sz w:val="24"/>
            <w:szCs w:val="24"/>
          </w:rPr>
          <w:delText>hite</w:delText>
        </w:r>
      </w:del>
      <w:r w:rsidR="006C1FA1">
        <w:rPr>
          <w:rFonts w:ascii="Times New Roman" w:hAnsi="Times New Roman" w:cs="Times New Roman"/>
          <w:sz w:val="24"/>
          <w:szCs w:val="24"/>
        </w:rPr>
        <w:t>ns</w:t>
      </w:r>
      <w:proofErr w:type="spellEnd"/>
      <w:r w:rsidR="006C1FA1">
        <w:rPr>
          <w:rFonts w:ascii="Times New Roman" w:hAnsi="Times New Roman" w:cs="Times New Roman"/>
          <w:sz w:val="24"/>
          <w:szCs w:val="24"/>
        </w:rPr>
        <w:t xml:space="preserve"> </w:t>
      </w:r>
      <w:commentRangeEnd w:id="73"/>
      <w:r w:rsidR="00EE0EA4">
        <w:rPr>
          <w:rStyle w:val="CommentReference"/>
        </w:rPr>
        <w:commentReference w:id="73"/>
      </w:r>
      <w:r w:rsidR="006C1FA1">
        <w:rPr>
          <w:rFonts w:ascii="Times New Roman" w:hAnsi="Times New Roman" w:cs="Times New Roman"/>
          <w:sz w:val="24"/>
          <w:szCs w:val="24"/>
        </w:rPr>
        <w:t xml:space="preserve">each </w:t>
      </w:r>
      <w:r w:rsidR="006533B6" w:rsidRPr="00CA364C">
        <w:rPr>
          <w:rFonts w:ascii="Times New Roman" w:hAnsi="Times New Roman" w:cs="Times New Roman"/>
          <w:sz w:val="24"/>
          <w:szCs w:val="24"/>
        </w:rPr>
        <w:t>time series (i.e., remove temporal autocorrelation)</w:t>
      </w:r>
      <w:r w:rsidR="006C1FA1">
        <w:rPr>
          <w:rFonts w:ascii="Times New Roman" w:hAnsi="Times New Roman" w:cs="Times New Roman"/>
          <w:sz w:val="24"/>
          <w:szCs w:val="24"/>
        </w:rPr>
        <w:t xml:space="preserve"> </w:t>
      </w:r>
      <w:r w:rsidR="006C1FA1">
        <w:rPr>
          <w:rFonts w:ascii="Times New Roman" w:hAnsi="Times New Roman" w:cs="Times New Roman"/>
          <w:sz w:val="24"/>
          <w:szCs w:val="24"/>
        </w:rPr>
        <w:fldChar w:fldCharType="begin"/>
      </w:r>
      <w:r w:rsidR="006C1FA1">
        <w:rPr>
          <w:rFonts w:ascii="Times New Roman" w:hAnsi="Times New Roman" w:cs="Times New Roman"/>
          <w:sz w:val="24"/>
          <w:szCs w:val="24"/>
        </w:rPr>
        <w:instrText xml:space="preserve"> ADDIN EN.CITE &lt;EndNote&gt;&lt;Cite&gt;&lt;Author&gt;Yue&lt;/Author&gt;&lt;Year&gt;2002&lt;/Year&gt;&lt;RecNum&gt;3634&lt;/RecNum&gt;&lt;DisplayText&gt;(Yue et al. 2002)&lt;/DisplayText&gt;&lt;record&gt;&lt;rec-number&gt;3634&lt;/rec-number&gt;&lt;foreign-keys&gt;&lt;key app="EN" db-id="przrz2xfys0et6es02qx0adprs59z2erxf5t" timestamp="1525727515"&gt;3634&lt;/key&gt;&lt;/foreign-keys&gt;&lt;ref-type name="Journal Article"&gt;17&lt;/ref-type&gt;&lt;contributors&gt;&lt;authors&gt;&lt;author&gt;Yue, Sheng&lt;/author&gt;&lt;author&gt;Pilon, Paul&lt;/author&gt;&lt;author&gt;Phinney, Bob&lt;/author&gt;&lt;author&gt;Cavadias, George&lt;/author&gt;&lt;/authors&gt;&lt;/contributors&gt;&lt;titles&gt;&lt;title&gt;The influence of autocorrelation on the ability to detect trend in hydrological series&lt;/title&gt;&lt;secondary-title&gt;Hydrological processes&lt;/secondary-title&gt;&lt;/titles&gt;&lt;periodical&gt;&lt;full-title&gt;Hydrological processes&lt;/full-title&gt;&lt;/periodical&gt;&lt;pages&gt;1807-1829&lt;/pages&gt;&lt;volume&gt;16&lt;/volume&gt;&lt;number&gt;9&lt;/number&gt;&lt;dates&gt;&lt;year&gt;2002&lt;/year&gt;&lt;/dates&gt;&lt;isbn&gt;1099-1085&lt;/isbn&gt;&lt;urls&gt;&lt;/urls&gt;&lt;/record&gt;&lt;/Cite&gt;&lt;/EndNote&gt;</w:instrText>
      </w:r>
      <w:r w:rsidR="006C1FA1">
        <w:rPr>
          <w:rFonts w:ascii="Times New Roman" w:hAnsi="Times New Roman" w:cs="Times New Roman"/>
          <w:sz w:val="24"/>
          <w:szCs w:val="24"/>
        </w:rPr>
        <w:fldChar w:fldCharType="separate"/>
      </w:r>
      <w:r w:rsidR="006C1FA1">
        <w:rPr>
          <w:rFonts w:ascii="Times New Roman" w:hAnsi="Times New Roman" w:cs="Times New Roman"/>
          <w:noProof/>
          <w:sz w:val="24"/>
          <w:szCs w:val="24"/>
        </w:rPr>
        <w:t>(Yue et al. 2002)</w:t>
      </w:r>
      <w:r w:rsidR="006C1FA1">
        <w:rPr>
          <w:rFonts w:ascii="Times New Roman" w:hAnsi="Times New Roman" w:cs="Times New Roman"/>
          <w:sz w:val="24"/>
          <w:szCs w:val="24"/>
        </w:rPr>
        <w:fldChar w:fldCharType="end"/>
      </w:r>
      <w:r w:rsidR="006C1FA1">
        <w:rPr>
          <w:rFonts w:ascii="Times New Roman" w:hAnsi="Times New Roman" w:cs="Times New Roman"/>
          <w:sz w:val="24"/>
          <w:szCs w:val="24"/>
        </w:rPr>
        <w:t xml:space="preserve"> </w:t>
      </w:r>
      <w:r w:rsidR="006533B6" w:rsidRPr="00CA364C">
        <w:rPr>
          <w:rFonts w:ascii="Times New Roman" w:hAnsi="Times New Roman" w:cs="Times New Roman"/>
          <w:sz w:val="24"/>
          <w:szCs w:val="24"/>
        </w:rPr>
        <w:t>and then compute</w:t>
      </w:r>
      <w:r w:rsidR="006C1FA1">
        <w:rPr>
          <w:rFonts w:ascii="Times New Roman" w:hAnsi="Times New Roman" w:cs="Times New Roman"/>
          <w:sz w:val="24"/>
          <w:szCs w:val="24"/>
        </w:rPr>
        <w:t>s</w:t>
      </w:r>
      <w:r w:rsidR="006533B6">
        <w:rPr>
          <w:rFonts w:ascii="Times New Roman" w:hAnsi="Times New Roman" w:cs="Times New Roman"/>
          <w:sz w:val="24"/>
          <w:szCs w:val="24"/>
        </w:rPr>
        <w:t xml:space="preserve"> </w:t>
      </w:r>
      <w:r w:rsidR="006533B6" w:rsidRPr="00CA364C">
        <w:rPr>
          <w:rFonts w:ascii="Times New Roman" w:hAnsi="Times New Roman" w:cs="Times New Roman"/>
          <w:sz w:val="24"/>
          <w:szCs w:val="24"/>
        </w:rPr>
        <w:t>Mann-Kendall trend tests and Theil-Sen slope indicators</w:t>
      </w:r>
      <w:r w:rsidR="006C1FA1">
        <w:rPr>
          <w:rFonts w:ascii="Times New Roman" w:hAnsi="Times New Roman" w:cs="Times New Roman"/>
          <w:sz w:val="24"/>
          <w:szCs w:val="24"/>
        </w:rPr>
        <w:t xml:space="preserve"> as implemented by the </w:t>
      </w:r>
      <w:proofErr w:type="spellStart"/>
      <w:r w:rsidR="006C1FA1" w:rsidRPr="00BB72FF">
        <w:rPr>
          <w:rFonts w:ascii="Times New Roman" w:hAnsi="Times New Roman" w:cs="Times New Roman"/>
          <w:i/>
          <w:iCs/>
          <w:sz w:val="24"/>
          <w:szCs w:val="24"/>
        </w:rPr>
        <w:t>zyp.yuepilon</w:t>
      </w:r>
      <w:proofErr w:type="spellEnd"/>
      <w:r w:rsidR="006C1FA1" w:rsidRPr="00BB72FF">
        <w:rPr>
          <w:rFonts w:ascii="Times New Roman" w:hAnsi="Times New Roman" w:cs="Times New Roman"/>
          <w:i/>
          <w:iCs/>
          <w:sz w:val="24"/>
          <w:szCs w:val="24"/>
        </w:rPr>
        <w:t xml:space="preserve">() </w:t>
      </w:r>
      <w:r w:rsidR="006C1FA1" w:rsidRPr="00CA364C">
        <w:rPr>
          <w:rFonts w:ascii="Times New Roman" w:hAnsi="Times New Roman" w:cs="Times New Roman"/>
          <w:sz w:val="24"/>
          <w:szCs w:val="24"/>
        </w:rPr>
        <w:t xml:space="preserve">function from the </w:t>
      </w:r>
      <w:proofErr w:type="spellStart"/>
      <w:r w:rsidR="006C1FA1" w:rsidRPr="00BB72FF">
        <w:rPr>
          <w:rFonts w:ascii="Times New Roman" w:hAnsi="Times New Roman" w:cs="Times New Roman"/>
          <w:i/>
          <w:iCs/>
          <w:sz w:val="24"/>
          <w:szCs w:val="24"/>
        </w:rPr>
        <w:t>zyp</w:t>
      </w:r>
      <w:proofErr w:type="spellEnd"/>
      <w:r w:rsidR="006C1FA1" w:rsidRPr="00CA364C">
        <w:rPr>
          <w:rFonts w:ascii="Times New Roman" w:hAnsi="Times New Roman" w:cs="Times New Roman"/>
          <w:sz w:val="24"/>
          <w:szCs w:val="24"/>
        </w:rPr>
        <w:t xml:space="preserve"> package</w:t>
      </w:r>
      <w:r w:rsidR="006C1FA1">
        <w:rPr>
          <w:rFonts w:ascii="Times New Roman" w:hAnsi="Times New Roman" w:cs="Times New Roman"/>
          <w:sz w:val="24"/>
          <w:szCs w:val="24"/>
        </w:rPr>
        <w:t xml:space="preserve"> </w:t>
      </w:r>
      <w:r w:rsidR="006C1FA1">
        <w:rPr>
          <w:rFonts w:ascii="Times New Roman" w:hAnsi="Times New Roman" w:cs="Times New Roman"/>
          <w:sz w:val="24"/>
          <w:szCs w:val="24"/>
        </w:rPr>
        <w:fldChar w:fldCharType="begin"/>
      </w:r>
      <w:r w:rsidR="006C1FA1">
        <w:rPr>
          <w:rFonts w:ascii="Times New Roman" w:hAnsi="Times New Roman" w:cs="Times New Roman"/>
          <w:sz w:val="24"/>
          <w:szCs w:val="24"/>
        </w:rPr>
        <w:instrText xml:space="preserve"> ADDIN EN.CITE &lt;EndNote&gt;&lt;Cite&gt;&lt;Author&gt;Bronaugh&lt;/Author&gt;&lt;Year&gt;2019&lt;/Year&gt;&lt;RecNum&gt;1560&lt;/RecNum&gt;&lt;DisplayText&gt;(Bronaugh and Werner 2019)&lt;/DisplayText&gt;&lt;record&gt;&lt;rec-number&gt;1560&lt;/rec-number&gt;&lt;foreign-keys&gt;&lt;key app="EN" db-id="przrz2xfys0et6es02qx0adprs59z2erxf5t" timestamp="0"&gt;1560&lt;/key&gt;&lt;/foreign-keys&gt;&lt;ref-type name="Book"&gt;6&lt;/ref-type&gt;&lt;contributors&gt;&lt;authors&gt;&lt;author&gt;Bronaugh, D.&lt;/author&gt;&lt;author&gt;Werner, A.&lt;/author&gt;&lt;/authors&gt;&lt;/contributors&gt;&lt;titles&gt;&lt;title&gt;zyp: Zhang + Yue-Pilon trends package. R package version 0.10-1.1. https://CRAN.R-project.org/package=zyp&lt;/title&gt;&lt;/titles&gt;&lt;dates&gt;&lt;year&gt;2019&lt;/year&gt;&lt;/dates&gt;&lt;urls&gt;&lt;/urls&gt;&lt;/record&gt;&lt;/Cite&gt;&lt;/EndNote&gt;</w:instrText>
      </w:r>
      <w:r w:rsidR="006C1FA1">
        <w:rPr>
          <w:rFonts w:ascii="Times New Roman" w:hAnsi="Times New Roman" w:cs="Times New Roman"/>
          <w:sz w:val="24"/>
          <w:szCs w:val="24"/>
        </w:rPr>
        <w:fldChar w:fldCharType="separate"/>
      </w:r>
      <w:r w:rsidR="006C1FA1">
        <w:rPr>
          <w:rFonts w:ascii="Times New Roman" w:hAnsi="Times New Roman" w:cs="Times New Roman"/>
          <w:noProof/>
          <w:sz w:val="24"/>
          <w:szCs w:val="24"/>
        </w:rPr>
        <w:t>(Bronaugh and Werner 2019)</w:t>
      </w:r>
      <w:r w:rsidR="006C1FA1">
        <w:rPr>
          <w:rFonts w:ascii="Times New Roman" w:hAnsi="Times New Roman" w:cs="Times New Roman"/>
          <w:sz w:val="24"/>
          <w:szCs w:val="24"/>
        </w:rPr>
        <w:fldChar w:fldCharType="end"/>
      </w:r>
      <w:r w:rsidR="006C1FA1" w:rsidRPr="00CA364C">
        <w:rPr>
          <w:rFonts w:ascii="Times New Roman" w:hAnsi="Times New Roman" w:cs="Times New Roman"/>
          <w:sz w:val="24"/>
          <w:szCs w:val="24"/>
        </w:rPr>
        <w:t>.</w:t>
      </w:r>
      <w:r w:rsidR="00EC473F">
        <w:rPr>
          <w:rFonts w:ascii="Times New Roman" w:hAnsi="Times New Roman" w:cs="Times New Roman"/>
          <w:sz w:val="24"/>
          <w:szCs w:val="24"/>
        </w:rPr>
        <w:t xml:space="preserve"> </w:t>
      </w:r>
      <w:r w:rsidR="00151EAC">
        <w:rPr>
          <w:rFonts w:ascii="Times New Roman" w:hAnsi="Times New Roman" w:cs="Times New Roman"/>
          <w:sz w:val="24"/>
          <w:szCs w:val="24"/>
        </w:rPr>
        <w:t xml:space="preserve">The function takes </w:t>
      </w:r>
      <w:r w:rsidR="00623064">
        <w:rPr>
          <w:rFonts w:ascii="Times New Roman" w:hAnsi="Times New Roman" w:cs="Times New Roman"/>
          <w:sz w:val="24"/>
          <w:szCs w:val="24"/>
        </w:rPr>
        <w:t xml:space="preserve">as input </w:t>
      </w:r>
      <w:r w:rsidR="00151EAC">
        <w:rPr>
          <w:rFonts w:ascii="Times New Roman" w:hAnsi="Times New Roman" w:cs="Times New Roman"/>
          <w:sz w:val="24"/>
          <w:szCs w:val="24"/>
        </w:rPr>
        <w:t xml:space="preserve">a </w:t>
      </w:r>
      <w:r w:rsidR="00151EAC">
        <w:rPr>
          <w:rFonts w:ascii="Times New Roman" w:hAnsi="Times New Roman" w:cs="Times New Roman"/>
          <w:i/>
          <w:iCs/>
          <w:sz w:val="24"/>
          <w:szCs w:val="24"/>
        </w:rPr>
        <w:t>data.table</w:t>
      </w:r>
      <w:r w:rsidR="00151EAC">
        <w:rPr>
          <w:rFonts w:ascii="Times New Roman" w:hAnsi="Times New Roman" w:cs="Times New Roman"/>
          <w:sz w:val="24"/>
          <w:szCs w:val="24"/>
        </w:rPr>
        <w:t xml:space="preserve"> with annual time</w:t>
      </w:r>
      <w:r w:rsidR="00982AC0">
        <w:rPr>
          <w:rFonts w:ascii="Times New Roman" w:hAnsi="Times New Roman" w:cs="Times New Roman"/>
          <w:sz w:val="24"/>
          <w:szCs w:val="24"/>
        </w:rPr>
        <w:t xml:space="preserve"> </w:t>
      </w:r>
      <w:r w:rsidR="00151EAC">
        <w:rPr>
          <w:rFonts w:ascii="Times New Roman" w:hAnsi="Times New Roman" w:cs="Times New Roman"/>
          <w:sz w:val="24"/>
          <w:szCs w:val="24"/>
        </w:rPr>
        <w:t xml:space="preserve">series of vegetation greenness for each </w:t>
      </w:r>
      <w:r w:rsidR="000E2A56">
        <w:rPr>
          <w:rFonts w:ascii="Times New Roman" w:hAnsi="Times New Roman" w:cs="Times New Roman"/>
          <w:sz w:val="24"/>
          <w:szCs w:val="24"/>
        </w:rPr>
        <w:t>sample location</w:t>
      </w:r>
      <w:r w:rsidR="00EC473F">
        <w:rPr>
          <w:rFonts w:ascii="Times New Roman" w:hAnsi="Times New Roman" w:cs="Times New Roman"/>
          <w:sz w:val="24"/>
          <w:szCs w:val="24"/>
        </w:rPr>
        <w:t xml:space="preserve">. The function </w:t>
      </w:r>
      <w:r w:rsidR="00DD0158">
        <w:rPr>
          <w:rFonts w:ascii="Times New Roman" w:hAnsi="Times New Roman" w:cs="Times New Roman"/>
          <w:sz w:val="24"/>
          <w:szCs w:val="24"/>
        </w:rPr>
        <w:t xml:space="preserve">returns (1) </w:t>
      </w:r>
      <w:r w:rsidR="00EC473F">
        <w:rPr>
          <w:rFonts w:ascii="Times New Roman" w:hAnsi="Times New Roman" w:cs="Times New Roman"/>
          <w:sz w:val="24"/>
          <w:szCs w:val="24"/>
        </w:rPr>
        <w:t xml:space="preserve">a new </w:t>
      </w:r>
      <w:r w:rsidR="00151EAC" w:rsidRPr="00151EAC">
        <w:rPr>
          <w:rFonts w:ascii="Times New Roman" w:hAnsi="Times New Roman" w:cs="Times New Roman"/>
          <w:i/>
          <w:iCs/>
          <w:sz w:val="24"/>
          <w:szCs w:val="24"/>
        </w:rPr>
        <w:t>data.table</w:t>
      </w:r>
      <w:r w:rsidR="00EC473F">
        <w:rPr>
          <w:rFonts w:ascii="Times New Roman" w:hAnsi="Times New Roman" w:cs="Times New Roman"/>
          <w:i/>
          <w:iCs/>
          <w:sz w:val="24"/>
          <w:szCs w:val="24"/>
        </w:rPr>
        <w:t xml:space="preserve"> </w:t>
      </w:r>
      <w:r w:rsidR="00EC473F">
        <w:rPr>
          <w:rFonts w:ascii="Times New Roman" w:hAnsi="Times New Roman" w:cs="Times New Roman"/>
          <w:sz w:val="24"/>
          <w:szCs w:val="24"/>
        </w:rPr>
        <w:t>that summarizes the interannual trend</w:t>
      </w:r>
      <w:r w:rsidR="00DD0158">
        <w:rPr>
          <w:rFonts w:ascii="Times New Roman" w:hAnsi="Times New Roman" w:cs="Times New Roman"/>
          <w:sz w:val="24"/>
          <w:szCs w:val="24"/>
        </w:rPr>
        <w:t xml:space="preserve"> at each </w:t>
      </w:r>
      <w:r w:rsidR="000E2A56">
        <w:rPr>
          <w:rFonts w:ascii="Times New Roman" w:hAnsi="Times New Roman" w:cs="Times New Roman"/>
          <w:sz w:val="24"/>
          <w:szCs w:val="24"/>
        </w:rPr>
        <w:t>sample location</w:t>
      </w:r>
      <w:r w:rsidR="00DD0158">
        <w:rPr>
          <w:rFonts w:ascii="Times New Roman" w:hAnsi="Times New Roman" w:cs="Times New Roman"/>
          <w:sz w:val="24"/>
          <w:szCs w:val="24"/>
        </w:rPr>
        <w:t xml:space="preserve">; (2) a console message summarizing trends across all </w:t>
      </w:r>
      <w:r w:rsidR="000E2A56">
        <w:rPr>
          <w:rFonts w:ascii="Times New Roman" w:hAnsi="Times New Roman" w:cs="Times New Roman"/>
          <w:sz w:val="24"/>
          <w:szCs w:val="24"/>
        </w:rPr>
        <w:t>sample location</w:t>
      </w:r>
      <w:r w:rsidR="00DD0158">
        <w:rPr>
          <w:rFonts w:ascii="Times New Roman" w:hAnsi="Times New Roman" w:cs="Times New Roman"/>
          <w:sz w:val="24"/>
          <w:szCs w:val="24"/>
        </w:rPr>
        <w:t>s; and (3) a multi-panel figure</w:t>
      </w:r>
      <w:r w:rsidR="000E00F6">
        <w:rPr>
          <w:rFonts w:ascii="Times New Roman" w:hAnsi="Times New Roman" w:cs="Times New Roman"/>
          <w:sz w:val="24"/>
          <w:szCs w:val="24"/>
        </w:rPr>
        <w:t xml:space="preserve"> summarizing interannual variability and trends in vegetation greenness</w:t>
      </w:r>
      <w:r w:rsidR="00442488">
        <w:rPr>
          <w:rFonts w:ascii="Times New Roman" w:hAnsi="Times New Roman" w:cs="Times New Roman"/>
          <w:sz w:val="24"/>
          <w:szCs w:val="24"/>
        </w:rPr>
        <w:t xml:space="preserve">. </w:t>
      </w:r>
      <w:r w:rsidR="00A9122A">
        <w:rPr>
          <w:rFonts w:ascii="Times New Roman" w:hAnsi="Times New Roman" w:cs="Times New Roman"/>
          <w:sz w:val="24"/>
          <w:szCs w:val="24"/>
        </w:rPr>
        <w:t xml:space="preserve">Specifically, the new </w:t>
      </w:r>
      <w:r w:rsidR="00A9122A" w:rsidRPr="00A9122A">
        <w:rPr>
          <w:rFonts w:ascii="Times New Roman" w:hAnsi="Times New Roman" w:cs="Times New Roman"/>
          <w:i/>
          <w:iCs/>
          <w:sz w:val="24"/>
          <w:szCs w:val="24"/>
        </w:rPr>
        <w:t>data.table</w:t>
      </w:r>
      <w:r w:rsidR="00A9122A">
        <w:rPr>
          <w:rFonts w:ascii="Times New Roman" w:hAnsi="Times New Roman" w:cs="Times New Roman"/>
          <w:sz w:val="24"/>
          <w:szCs w:val="24"/>
        </w:rPr>
        <w:t xml:space="preserve"> summarizes for each </w:t>
      </w:r>
      <w:r w:rsidR="000E2A56">
        <w:rPr>
          <w:rFonts w:ascii="Times New Roman" w:hAnsi="Times New Roman" w:cs="Times New Roman"/>
          <w:sz w:val="24"/>
          <w:szCs w:val="24"/>
        </w:rPr>
        <w:t>sample location</w:t>
      </w:r>
      <w:r w:rsidR="00A9122A">
        <w:rPr>
          <w:rFonts w:ascii="Times New Roman" w:hAnsi="Times New Roman" w:cs="Times New Roman"/>
          <w:sz w:val="24"/>
          <w:szCs w:val="24"/>
        </w:rPr>
        <w:t xml:space="preserve"> the</w:t>
      </w:r>
      <w:r w:rsidR="00EC473F">
        <w:rPr>
          <w:rFonts w:ascii="Times New Roman" w:hAnsi="Times New Roman" w:cs="Times New Roman"/>
          <w:sz w:val="24"/>
          <w:szCs w:val="24"/>
        </w:rPr>
        <w:t xml:space="preserve"> trend slope, intercept, Kendall’s tau, </w:t>
      </w:r>
      <w:r w:rsidR="00150179">
        <w:rPr>
          <w:rFonts w:ascii="Times New Roman" w:hAnsi="Times New Roman" w:cs="Times New Roman"/>
          <w:sz w:val="24"/>
          <w:szCs w:val="24"/>
        </w:rPr>
        <w:t xml:space="preserve">and </w:t>
      </w:r>
      <w:r w:rsidR="00EC473F">
        <w:rPr>
          <w:rFonts w:ascii="Times New Roman" w:hAnsi="Times New Roman" w:cs="Times New Roman"/>
          <w:sz w:val="24"/>
          <w:szCs w:val="24"/>
        </w:rPr>
        <w:t>p-value, as well as total absolute and relative change</w:t>
      </w:r>
      <w:r w:rsidR="00150179">
        <w:rPr>
          <w:rFonts w:ascii="Times New Roman" w:hAnsi="Times New Roman" w:cs="Times New Roman"/>
          <w:sz w:val="24"/>
          <w:szCs w:val="24"/>
        </w:rPr>
        <w:t xml:space="preserve"> in vegetation greenness and other information (e.g., number of years with observations).</w:t>
      </w:r>
      <w:r w:rsidR="000E2A56">
        <w:rPr>
          <w:rFonts w:ascii="Times New Roman" w:hAnsi="Times New Roman" w:cs="Times New Roman"/>
          <w:sz w:val="24"/>
          <w:szCs w:val="24"/>
        </w:rPr>
        <w:t xml:space="preserve"> </w:t>
      </w:r>
      <w:r w:rsidR="00A9122A">
        <w:rPr>
          <w:rFonts w:ascii="Times New Roman" w:hAnsi="Times New Roman" w:cs="Times New Roman"/>
          <w:sz w:val="24"/>
          <w:szCs w:val="24"/>
        </w:rPr>
        <w:t xml:space="preserve">The console message summarizes </w:t>
      </w:r>
      <w:r w:rsidR="00DD0158">
        <w:rPr>
          <w:rFonts w:ascii="Times New Roman" w:hAnsi="Times New Roman" w:cs="Times New Roman"/>
          <w:sz w:val="24"/>
          <w:szCs w:val="24"/>
        </w:rPr>
        <w:t xml:space="preserve">the mean (±1 SD) relative change </w:t>
      </w:r>
      <w:r w:rsidR="00A9122A">
        <w:rPr>
          <w:rFonts w:ascii="Times New Roman" w:hAnsi="Times New Roman" w:cs="Times New Roman"/>
          <w:sz w:val="24"/>
          <w:szCs w:val="24"/>
        </w:rPr>
        <w:t xml:space="preserve">in vegetation greenness </w:t>
      </w:r>
      <w:r w:rsidR="00DD0158">
        <w:rPr>
          <w:rFonts w:ascii="Times New Roman" w:hAnsi="Times New Roman" w:cs="Times New Roman"/>
          <w:sz w:val="24"/>
          <w:szCs w:val="24"/>
        </w:rPr>
        <w:t xml:space="preserve">across all </w:t>
      </w:r>
      <w:r w:rsidR="000E2A56">
        <w:rPr>
          <w:rFonts w:ascii="Times New Roman" w:hAnsi="Times New Roman" w:cs="Times New Roman"/>
          <w:sz w:val="24"/>
          <w:szCs w:val="24"/>
        </w:rPr>
        <w:t>sample location</w:t>
      </w:r>
      <w:r w:rsidR="00DD0158">
        <w:rPr>
          <w:rFonts w:ascii="Times New Roman" w:hAnsi="Times New Roman" w:cs="Times New Roman"/>
          <w:sz w:val="24"/>
          <w:szCs w:val="24"/>
        </w:rPr>
        <w:t>s</w:t>
      </w:r>
      <w:r w:rsidR="00A9122A">
        <w:rPr>
          <w:rFonts w:ascii="Times New Roman" w:hAnsi="Times New Roman" w:cs="Times New Roman"/>
          <w:sz w:val="24"/>
          <w:szCs w:val="24"/>
        </w:rPr>
        <w:t xml:space="preserve">, as well as </w:t>
      </w:r>
      <w:r w:rsidR="00DD0158">
        <w:rPr>
          <w:rFonts w:ascii="Times New Roman" w:hAnsi="Times New Roman" w:cs="Times New Roman"/>
          <w:sz w:val="24"/>
          <w:szCs w:val="24"/>
        </w:rPr>
        <w:t>the percentage of samples sites that greened, browned, or had no trend</w:t>
      </w:r>
      <w:r w:rsidR="001E0168">
        <w:rPr>
          <w:rFonts w:ascii="Times New Roman" w:hAnsi="Times New Roman" w:cs="Times New Roman"/>
          <w:sz w:val="24"/>
          <w:szCs w:val="24"/>
        </w:rPr>
        <w:t xml:space="preserve"> based on a user-specified critical value</w:t>
      </w:r>
      <w:r w:rsidR="007F0BE7">
        <w:rPr>
          <w:rFonts w:ascii="Times New Roman" w:hAnsi="Times New Roman" w:cs="Times New Roman"/>
          <w:sz w:val="24"/>
          <w:szCs w:val="24"/>
        </w:rPr>
        <w:t xml:space="preserve"> </w:t>
      </w:r>
      <w:r w:rsidR="008E47CC">
        <w:rPr>
          <w:rFonts w:ascii="Times New Roman" w:hAnsi="Times New Roman" w:cs="Times New Roman"/>
          <w:sz w:val="24"/>
          <w:szCs w:val="24"/>
        </w:rPr>
        <w:t>(default α = 0.10)</w:t>
      </w:r>
      <w:r w:rsidR="00DD0158">
        <w:rPr>
          <w:rFonts w:ascii="Times New Roman" w:hAnsi="Times New Roman" w:cs="Times New Roman"/>
          <w:sz w:val="24"/>
          <w:szCs w:val="24"/>
        </w:rPr>
        <w:t xml:space="preserve">. </w:t>
      </w:r>
      <w:r w:rsidR="00A9122A">
        <w:rPr>
          <w:rFonts w:ascii="Times New Roman" w:hAnsi="Times New Roman" w:cs="Times New Roman"/>
          <w:sz w:val="24"/>
          <w:szCs w:val="24"/>
        </w:rPr>
        <w:t xml:space="preserve">The multi-panel figure provides (a) a histogram of relative change in vegetation greenness among </w:t>
      </w:r>
      <w:r w:rsidR="000E2A56">
        <w:rPr>
          <w:rFonts w:ascii="Times New Roman" w:hAnsi="Times New Roman" w:cs="Times New Roman"/>
          <w:sz w:val="24"/>
          <w:szCs w:val="24"/>
        </w:rPr>
        <w:t>sample location</w:t>
      </w:r>
      <w:r w:rsidR="00A9122A">
        <w:rPr>
          <w:rFonts w:ascii="Times New Roman" w:hAnsi="Times New Roman" w:cs="Times New Roman"/>
          <w:sz w:val="24"/>
          <w:szCs w:val="24"/>
        </w:rPr>
        <w:t xml:space="preserve">s and (b) a time series of annual mean (± 1 SE) vegetation greenness for </w:t>
      </w:r>
      <w:r w:rsidR="000E2A56">
        <w:rPr>
          <w:rFonts w:ascii="Times New Roman" w:hAnsi="Times New Roman" w:cs="Times New Roman"/>
          <w:sz w:val="24"/>
          <w:szCs w:val="24"/>
        </w:rPr>
        <w:t>sample location</w:t>
      </w:r>
      <w:r w:rsidR="00A9122A">
        <w:rPr>
          <w:rFonts w:ascii="Times New Roman" w:hAnsi="Times New Roman" w:cs="Times New Roman"/>
          <w:sz w:val="24"/>
          <w:szCs w:val="24"/>
        </w:rPr>
        <w:t xml:space="preserve">s that greened, browned, or had no trend.  </w:t>
      </w:r>
    </w:p>
    <w:p w14:paraId="7A499EF7" w14:textId="77777777" w:rsidR="00AA6246" w:rsidRPr="00CA364C" w:rsidRDefault="00AA6246" w:rsidP="00C56196">
      <w:pPr>
        <w:pStyle w:val="NoSpacing"/>
        <w:rPr>
          <w:rFonts w:ascii="Times New Roman" w:hAnsi="Times New Roman" w:cs="Times New Roman"/>
          <w:sz w:val="24"/>
          <w:szCs w:val="24"/>
        </w:rPr>
      </w:pPr>
    </w:p>
    <w:p w14:paraId="4F4E69E4" w14:textId="7E024E40" w:rsidR="004F2FB5" w:rsidRPr="00792C3C" w:rsidRDefault="00F751FB" w:rsidP="00C81F1B">
      <w:pPr>
        <w:pStyle w:val="Heading1"/>
      </w:pPr>
      <w:commentRangeStart w:id="76"/>
      <w:r w:rsidRPr="00792C3C">
        <w:t>Example</w:t>
      </w:r>
      <w:r w:rsidR="004F2FB5" w:rsidRPr="00792C3C">
        <w:t xml:space="preserve"> application</w:t>
      </w:r>
      <w:commentRangeEnd w:id="76"/>
      <w:r w:rsidR="004F2FB5" w:rsidRPr="00792C3C">
        <w:rPr>
          <w:rStyle w:val="CommentReference"/>
          <w:sz w:val="24"/>
          <w:szCs w:val="24"/>
        </w:rPr>
        <w:commentReference w:id="76"/>
      </w:r>
      <w:r w:rsidR="00E07A3D">
        <w:t xml:space="preserve">: Vegetation greenness trends for a landscape on </w:t>
      </w:r>
      <w:proofErr w:type="spellStart"/>
      <w:r w:rsidR="00E07A3D">
        <w:t>Disko</w:t>
      </w:r>
      <w:proofErr w:type="spellEnd"/>
      <w:r w:rsidR="00E07A3D">
        <w:t xml:space="preserve"> Island</w:t>
      </w:r>
    </w:p>
    <w:p w14:paraId="3939CF5A" w14:textId="3FCAC9FF" w:rsidR="00EB7B05" w:rsidRDefault="001A6C2D" w:rsidP="00F751FB">
      <w:pPr>
        <w:pStyle w:val="NoSpacing"/>
        <w:rPr>
          <w:rFonts w:ascii="Times New Roman" w:hAnsi="Times New Roman" w:cs="Times New Roman"/>
          <w:sz w:val="24"/>
          <w:szCs w:val="24"/>
        </w:rPr>
      </w:pPr>
      <w:r>
        <w:rPr>
          <w:rFonts w:ascii="Times New Roman" w:hAnsi="Times New Roman" w:cs="Times New Roman"/>
          <w:sz w:val="24"/>
          <w:szCs w:val="24"/>
        </w:rPr>
        <w:t xml:space="preserve">Here we provide </w:t>
      </w:r>
      <w:r w:rsidR="008B108D">
        <w:rPr>
          <w:rFonts w:ascii="Times New Roman" w:hAnsi="Times New Roman" w:cs="Times New Roman"/>
          <w:sz w:val="24"/>
          <w:szCs w:val="24"/>
        </w:rPr>
        <w:t xml:space="preserve">an </w:t>
      </w:r>
      <w:r>
        <w:rPr>
          <w:rFonts w:ascii="Times New Roman" w:hAnsi="Times New Roman" w:cs="Times New Roman"/>
          <w:sz w:val="24"/>
          <w:szCs w:val="24"/>
        </w:rPr>
        <w:t xml:space="preserve">example </w:t>
      </w:r>
      <w:r w:rsidR="00AC568D">
        <w:rPr>
          <w:rFonts w:ascii="Times New Roman" w:hAnsi="Times New Roman" w:cs="Times New Roman"/>
          <w:sz w:val="24"/>
          <w:szCs w:val="24"/>
        </w:rPr>
        <w:t xml:space="preserve">analysis of </w:t>
      </w:r>
      <w:r w:rsidR="0077545D">
        <w:rPr>
          <w:rFonts w:ascii="Times New Roman" w:hAnsi="Times New Roman" w:cs="Times New Roman"/>
          <w:sz w:val="24"/>
          <w:szCs w:val="24"/>
        </w:rPr>
        <w:t xml:space="preserve">interannual </w:t>
      </w:r>
      <w:r w:rsidR="00AC568D">
        <w:rPr>
          <w:rFonts w:ascii="Times New Roman" w:hAnsi="Times New Roman" w:cs="Times New Roman"/>
          <w:sz w:val="24"/>
          <w:szCs w:val="24"/>
        </w:rPr>
        <w:t xml:space="preserve">changes </w:t>
      </w:r>
      <w:r w:rsidR="00692972">
        <w:rPr>
          <w:rFonts w:ascii="Times New Roman" w:hAnsi="Times New Roman" w:cs="Times New Roman"/>
          <w:sz w:val="24"/>
          <w:szCs w:val="24"/>
        </w:rPr>
        <w:t>in</w:t>
      </w:r>
      <w:r w:rsidR="008C6BC7">
        <w:rPr>
          <w:rFonts w:ascii="Times New Roman" w:hAnsi="Times New Roman" w:cs="Times New Roman"/>
          <w:sz w:val="24"/>
          <w:szCs w:val="24"/>
        </w:rPr>
        <w:t xml:space="preserve"> vegetation greenness </w:t>
      </w:r>
      <w:r w:rsidR="0077545D">
        <w:rPr>
          <w:rFonts w:ascii="Times New Roman" w:hAnsi="Times New Roman" w:cs="Times New Roman"/>
          <w:sz w:val="24"/>
          <w:szCs w:val="24"/>
        </w:rPr>
        <w:t xml:space="preserve">from </w:t>
      </w:r>
      <w:r w:rsidR="00F4186D">
        <w:rPr>
          <w:rFonts w:ascii="Times New Roman" w:hAnsi="Times New Roman" w:cs="Times New Roman"/>
          <w:sz w:val="24"/>
          <w:szCs w:val="24"/>
        </w:rPr>
        <w:t>2000</w:t>
      </w:r>
      <w:r w:rsidR="0077545D">
        <w:rPr>
          <w:rFonts w:ascii="Times New Roman" w:hAnsi="Times New Roman" w:cs="Times New Roman"/>
          <w:sz w:val="24"/>
          <w:szCs w:val="24"/>
        </w:rPr>
        <w:t xml:space="preserve"> to 202</w:t>
      </w:r>
      <w:r w:rsidR="004C73F6">
        <w:rPr>
          <w:rFonts w:ascii="Times New Roman" w:hAnsi="Times New Roman" w:cs="Times New Roman"/>
          <w:sz w:val="24"/>
          <w:szCs w:val="24"/>
        </w:rPr>
        <w:t>0</w:t>
      </w:r>
      <w:r w:rsidR="0077545D">
        <w:rPr>
          <w:rFonts w:ascii="Times New Roman" w:hAnsi="Times New Roman" w:cs="Times New Roman"/>
          <w:sz w:val="24"/>
          <w:szCs w:val="24"/>
        </w:rPr>
        <w:t xml:space="preserve"> </w:t>
      </w:r>
      <w:r>
        <w:rPr>
          <w:rFonts w:ascii="Times New Roman" w:hAnsi="Times New Roman" w:cs="Times New Roman"/>
          <w:sz w:val="24"/>
          <w:szCs w:val="24"/>
        </w:rPr>
        <w:t xml:space="preserve">across </w:t>
      </w:r>
      <w:r w:rsidR="008C6BC7">
        <w:rPr>
          <w:rFonts w:ascii="Times New Roman" w:hAnsi="Times New Roman" w:cs="Times New Roman"/>
          <w:sz w:val="24"/>
          <w:szCs w:val="24"/>
        </w:rPr>
        <w:t>a ~</w:t>
      </w:r>
      <w:r w:rsidR="00AC568D">
        <w:rPr>
          <w:rFonts w:ascii="Times New Roman" w:hAnsi="Times New Roman" w:cs="Times New Roman"/>
          <w:sz w:val="24"/>
          <w:szCs w:val="24"/>
        </w:rPr>
        <w:t>4 km</w:t>
      </w:r>
      <w:r w:rsidR="00AC568D" w:rsidRPr="00AC568D">
        <w:rPr>
          <w:rFonts w:ascii="Times New Roman" w:hAnsi="Times New Roman" w:cs="Times New Roman"/>
          <w:sz w:val="24"/>
          <w:szCs w:val="24"/>
          <w:vertAlign w:val="superscript"/>
        </w:rPr>
        <w:t>2</w:t>
      </w:r>
      <w:r w:rsidR="00AC568D">
        <w:rPr>
          <w:rFonts w:ascii="Times New Roman" w:hAnsi="Times New Roman" w:cs="Times New Roman"/>
          <w:sz w:val="24"/>
          <w:szCs w:val="24"/>
        </w:rPr>
        <w:t xml:space="preserve"> study area on </w:t>
      </w:r>
      <w:proofErr w:type="spellStart"/>
      <w:r w:rsidR="00AC568D">
        <w:rPr>
          <w:rFonts w:ascii="Times New Roman" w:hAnsi="Times New Roman" w:cs="Times New Roman"/>
          <w:sz w:val="24"/>
          <w:szCs w:val="24"/>
        </w:rPr>
        <w:t>Dis</w:t>
      </w:r>
      <w:r w:rsidR="00A40441">
        <w:rPr>
          <w:rFonts w:ascii="Times New Roman" w:hAnsi="Times New Roman" w:cs="Times New Roman"/>
          <w:sz w:val="24"/>
          <w:szCs w:val="24"/>
        </w:rPr>
        <w:t>k</w:t>
      </w:r>
      <w:r w:rsidR="00AC568D">
        <w:rPr>
          <w:rFonts w:ascii="Times New Roman" w:hAnsi="Times New Roman" w:cs="Times New Roman"/>
          <w:sz w:val="24"/>
          <w:szCs w:val="24"/>
        </w:rPr>
        <w:t>o</w:t>
      </w:r>
      <w:proofErr w:type="spellEnd"/>
      <w:r w:rsidR="00AC568D">
        <w:rPr>
          <w:rFonts w:ascii="Times New Roman" w:hAnsi="Times New Roman" w:cs="Times New Roman"/>
          <w:sz w:val="24"/>
          <w:szCs w:val="24"/>
        </w:rPr>
        <w:t xml:space="preserve"> Island</w:t>
      </w:r>
      <w:r w:rsidR="00A40441">
        <w:rPr>
          <w:rFonts w:ascii="Times New Roman" w:hAnsi="Times New Roman" w:cs="Times New Roman"/>
          <w:sz w:val="24"/>
          <w:szCs w:val="24"/>
        </w:rPr>
        <w:t xml:space="preserve"> of</w:t>
      </w:r>
      <w:r w:rsidR="008C6BC7">
        <w:rPr>
          <w:rFonts w:ascii="Times New Roman" w:hAnsi="Times New Roman" w:cs="Times New Roman"/>
          <w:sz w:val="24"/>
          <w:szCs w:val="24"/>
        </w:rPr>
        <w:t>f</w:t>
      </w:r>
      <w:r w:rsidR="00A40441">
        <w:rPr>
          <w:rFonts w:ascii="Times New Roman" w:hAnsi="Times New Roman" w:cs="Times New Roman"/>
          <w:sz w:val="24"/>
          <w:szCs w:val="24"/>
        </w:rPr>
        <w:t xml:space="preserve"> the west</w:t>
      </w:r>
      <w:r w:rsidR="004C73F6">
        <w:rPr>
          <w:rFonts w:ascii="Times New Roman" w:hAnsi="Times New Roman" w:cs="Times New Roman"/>
          <w:sz w:val="24"/>
          <w:szCs w:val="24"/>
        </w:rPr>
        <w:t xml:space="preserve">ern </w:t>
      </w:r>
      <w:r w:rsidR="00A40441">
        <w:rPr>
          <w:rFonts w:ascii="Times New Roman" w:hAnsi="Times New Roman" w:cs="Times New Roman"/>
          <w:sz w:val="24"/>
          <w:szCs w:val="24"/>
        </w:rPr>
        <w:t>coast of</w:t>
      </w:r>
      <w:r w:rsidR="00AC568D">
        <w:rPr>
          <w:rFonts w:ascii="Times New Roman" w:hAnsi="Times New Roman" w:cs="Times New Roman"/>
          <w:sz w:val="24"/>
          <w:szCs w:val="24"/>
        </w:rPr>
        <w:t xml:space="preserve"> Greenland</w:t>
      </w:r>
      <w:r w:rsidR="004C73F6">
        <w:rPr>
          <w:rFonts w:ascii="Times New Roman" w:hAnsi="Times New Roman" w:cs="Times New Roman"/>
          <w:sz w:val="24"/>
          <w:szCs w:val="24"/>
        </w:rPr>
        <w:t xml:space="preserve"> (Figure</w:t>
      </w:r>
      <w:r w:rsidR="00BA4386">
        <w:rPr>
          <w:rFonts w:ascii="Times New Roman" w:hAnsi="Times New Roman" w:cs="Times New Roman"/>
          <w:sz w:val="24"/>
          <w:szCs w:val="24"/>
        </w:rPr>
        <w:t xml:space="preserve"> 2</w:t>
      </w:r>
      <w:r w:rsidR="004C73F6">
        <w:rPr>
          <w:rFonts w:ascii="Times New Roman" w:hAnsi="Times New Roman" w:cs="Times New Roman"/>
          <w:sz w:val="24"/>
          <w:szCs w:val="24"/>
        </w:rPr>
        <w:t>)</w:t>
      </w:r>
      <w:r w:rsidR="008B108D">
        <w:rPr>
          <w:rFonts w:ascii="Times New Roman" w:hAnsi="Times New Roman" w:cs="Times New Roman"/>
          <w:sz w:val="24"/>
          <w:szCs w:val="24"/>
        </w:rPr>
        <w:t>.</w:t>
      </w:r>
      <w:r w:rsidR="00B15E21">
        <w:rPr>
          <w:rFonts w:ascii="Times New Roman" w:hAnsi="Times New Roman" w:cs="Times New Roman"/>
          <w:sz w:val="24"/>
          <w:szCs w:val="24"/>
        </w:rPr>
        <w:t xml:space="preserve"> </w:t>
      </w:r>
      <w:r w:rsidR="008C6BC7">
        <w:rPr>
          <w:rFonts w:ascii="Times New Roman" w:hAnsi="Times New Roman" w:cs="Times New Roman"/>
          <w:sz w:val="24"/>
          <w:szCs w:val="24"/>
        </w:rPr>
        <w:t>The study area</w:t>
      </w:r>
      <w:r w:rsidR="006533B6">
        <w:rPr>
          <w:rFonts w:ascii="Times New Roman" w:hAnsi="Times New Roman" w:cs="Times New Roman"/>
          <w:sz w:val="24"/>
          <w:szCs w:val="24"/>
        </w:rPr>
        <w:t xml:space="preserve"> </w:t>
      </w:r>
      <w:r w:rsidR="005B537A" w:rsidRPr="005B537A">
        <w:rPr>
          <w:rFonts w:ascii="Times New Roman" w:hAnsi="Times New Roman" w:cs="Times New Roman"/>
          <w:sz w:val="24"/>
          <w:szCs w:val="24"/>
        </w:rPr>
        <w:t>(</w:t>
      </w:r>
      <w:r w:rsidR="005B537A">
        <w:rPr>
          <w:rFonts w:ascii="Times New Roman" w:hAnsi="Times New Roman" w:cs="Times New Roman"/>
          <w:sz w:val="24"/>
          <w:szCs w:val="24"/>
        </w:rPr>
        <w:t>approx</w:t>
      </w:r>
      <w:r w:rsidR="00001F78">
        <w:rPr>
          <w:rFonts w:ascii="Times New Roman" w:hAnsi="Times New Roman" w:cs="Times New Roman"/>
          <w:sz w:val="24"/>
          <w:szCs w:val="24"/>
        </w:rPr>
        <w:t>imate</w:t>
      </w:r>
      <w:r w:rsidR="005B537A">
        <w:rPr>
          <w:rFonts w:ascii="Times New Roman" w:hAnsi="Times New Roman" w:cs="Times New Roman"/>
          <w:sz w:val="24"/>
          <w:szCs w:val="24"/>
        </w:rPr>
        <w:t xml:space="preserve"> center </w:t>
      </w:r>
      <w:r w:rsidR="005B537A" w:rsidRPr="005B537A">
        <w:rPr>
          <w:rFonts w:ascii="Times New Roman" w:hAnsi="Times New Roman" w:cs="Times New Roman"/>
          <w:sz w:val="24"/>
          <w:szCs w:val="24"/>
        </w:rPr>
        <w:t>69</w:t>
      </w:r>
      <w:r w:rsidR="000A1DC7">
        <w:rPr>
          <w:rFonts w:ascii="Times New Roman" w:hAnsi="Times New Roman" w:cs="Times New Roman"/>
          <w:sz w:val="24"/>
          <w:szCs w:val="24"/>
        </w:rPr>
        <w:t>.27</w:t>
      </w:r>
      <w:r w:rsidR="005B537A" w:rsidRPr="005B537A">
        <w:rPr>
          <w:rFonts w:ascii="Times New Roman" w:hAnsi="Times New Roman" w:cs="Times New Roman"/>
          <w:sz w:val="24"/>
          <w:szCs w:val="24"/>
        </w:rPr>
        <w:t>°N, 53</w:t>
      </w:r>
      <w:r w:rsidR="008B68D4">
        <w:rPr>
          <w:rFonts w:ascii="Times New Roman" w:hAnsi="Times New Roman" w:cs="Times New Roman"/>
          <w:sz w:val="24"/>
          <w:szCs w:val="24"/>
        </w:rPr>
        <w:t>.46</w:t>
      </w:r>
      <w:r w:rsidR="005B537A" w:rsidRPr="005B537A">
        <w:rPr>
          <w:rFonts w:ascii="Times New Roman" w:hAnsi="Times New Roman" w:cs="Times New Roman"/>
          <w:sz w:val="24"/>
          <w:szCs w:val="24"/>
        </w:rPr>
        <w:t>°W)</w:t>
      </w:r>
      <w:r w:rsidR="005B537A">
        <w:rPr>
          <w:rFonts w:ascii="Times New Roman" w:hAnsi="Times New Roman" w:cs="Times New Roman"/>
          <w:sz w:val="24"/>
          <w:szCs w:val="24"/>
        </w:rPr>
        <w:t xml:space="preserve"> </w:t>
      </w:r>
      <w:r w:rsidR="006533B6">
        <w:rPr>
          <w:rFonts w:ascii="Times New Roman" w:hAnsi="Times New Roman" w:cs="Times New Roman"/>
          <w:sz w:val="24"/>
          <w:szCs w:val="24"/>
        </w:rPr>
        <w:t>is</w:t>
      </w:r>
      <w:r w:rsidR="005B537A">
        <w:rPr>
          <w:rFonts w:ascii="Times New Roman" w:hAnsi="Times New Roman" w:cs="Times New Roman"/>
          <w:sz w:val="24"/>
          <w:szCs w:val="24"/>
        </w:rPr>
        <w:t xml:space="preserve"> located on the eastern slopes of the </w:t>
      </w:r>
      <w:proofErr w:type="spellStart"/>
      <w:r w:rsidR="005B537A">
        <w:rPr>
          <w:rFonts w:ascii="Times New Roman" w:hAnsi="Times New Roman" w:cs="Times New Roman"/>
          <w:sz w:val="24"/>
          <w:szCs w:val="24"/>
        </w:rPr>
        <w:t>Blæsedalen</w:t>
      </w:r>
      <w:proofErr w:type="spellEnd"/>
      <w:r w:rsidR="005B537A">
        <w:rPr>
          <w:rFonts w:ascii="Times New Roman" w:hAnsi="Times New Roman" w:cs="Times New Roman"/>
          <w:sz w:val="24"/>
          <w:szCs w:val="24"/>
        </w:rPr>
        <w:t xml:space="preserve"> </w:t>
      </w:r>
      <w:r w:rsidR="00091684">
        <w:rPr>
          <w:rFonts w:ascii="Times New Roman" w:hAnsi="Times New Roman" w:cs="Times New Roman"/>
          <w:sz w:val="24"/>
          <w:szCs w:val="24"/>
        </w:rPr>
        <w:t xml:space="preserve">valley </w:t>
      </w:r>
      <w:r w:rsidR="005B537A">
        <w:rPr>
          <w:rFonts w:ascii="Times New Roman" w:hAnsi="Times New Roman" w:cs="Times New Roman"/>
          <w:sz w:val="24"/>
          <w:szCs w:val="24"/>
        </w:rPr>
        <w:t xml:space="preserve">just east of </w:t>
      </w:r>
      <w:proofErr w:type="spellStart"/>
      <w:r w:rsidR="005B537A" w:rsidRPr="005B537A">
        <w:rPr>
          <w:rFonts w:ascii="Times New Roman" w:hAnsi="Times New Roman" w:cs="Times New Roman"/>
          <w:sz w:val="24"/>
          <w:szCs w:val="24"/>
        </w:rPr>
        <w:t>Qeqertarsuaq</w:t>
      </w:r>
      <w:proofErr w:type="spellEnd"/>
      <w:r w:rsidR="005B537A" w:rsidRPr="005B537A">
        <w:rPr>
          <w:rFonts w:ascii="Times New Roman" w:hAnsi="Times New Roman" w:cs="Times New Roman"/>
          <w:sz w:val="24"/>
          <w:szCs w:val="24"/>
        </w:rPr>
        <w:t xml:space="preserve"> (</w:t>
      </w:r>
      <w:proofErr w:type="spellStart"/>
      <w:r w:rsidR="005B537A" w:rsidRPr="005B537A">
        <w:rPr>
          <w:rFonts w:ascii="Times New Roman" w:hAnsi="Times New Roman" w:cs="Times New Roman"/>
          <w:sz w:val="24"/>
          <w:szCs w:val="24"/>
        </w:rPr>
        <w:t>Godhavn</w:t>
      </w:r>
      <w:proofErr w:type="spellEnd"/>
      <w:r w:rsidR="005B537A" w:rsidRPr="005B537A">
        <w:rPr>
          <w:rFonts w:ascii="Times New Roman" w:hAnsi="Times New Roman" w:cs="Times New Roman"/>
          <w:sz w:val="24"/>
          <w:szCs w:val="24"/>
        </w:rPr>
        <w:t>)</w:t>
      </w:r>
      <w:r w:rsidR="00B40D0C">
        <w:rPr>
          <w:rFonts w:ascii="Times New Roman" w:hAnsi="Times New Roman" w:cs="Times New Roman"/>
          <w:sz w:val="24"/>
          <w:szCs w:val="24"/>
        </w:rPr>
        <w:t xml:space="preserve">. The close proximity of the valley to the </w:t>
      </w:r>
      <w:r w:rsidR="000E00F6">
        <w:rPr>
          <w:rFonts w:ascii="Times New Roman" w:hAnsi="Times New Roman" w:cs="Times New Roman"/>
          <w:sz w:val="24"/>
          <w:szCs w:val="24"/>
        </w:rPr>
        <w:t xml:space="preserve">University of Copenhagen’s </w:t>
      </w:r>
      <w:r w:rsidR="00B40D0C">
        <w:rPr>
          <w:rFonts w:ascii="Times New Roman" w:hAnsi="Times New Roman" w:cs="Times New Roman"/>
          <w:sz w:val="24"/>
          <w:szCs w:val="24"/>
        </w:rPr>
        <w:t>Arctic Station has made the are</w:t>
      </w:r>
      <w:r w:rsidR="00091684">
        <w:rPr>
          <w:rFonts w:ascii="Times New Roman" w:hAnsi="Times New Roman" w:cs="Times New Roman"/>
          <w:sz w:val="24"/>
          <w:szCs w:val="24"/>
        </w:rPr>
        <w:t>a</w:t>
      </w:r>
      <w:r w:rsidR="00B40D0C">
        <w:rPr>
          <w:rFonts w:ascii="Times New Roman" w:hAnsi="Times New Roman" w:cs="Times New Roman"/>
          <w:sz w:val="24"/>
          <w:szCs w:val="24"/>
        </w:rPr>
        <w:t xml:space="preserve"> subject to much ecological and geological research</w:t>
      </w:r>
      <w:r w:rsidR="00091684">
        <w:rPr>
          <w:rFonts w:ascii="Times New Roman" w:hAnsi="Times New Roman" w:cs="Times New Roman"/>
          <w:sz w:val="24"/>
          <w:szCs w:val="24"/>
        </w:rPr>
        <w:t xml:space="preserve">, including multiple long-term </w:t>
      </w:r>
      <w:r w:rsidR="00597C15">
        <w:rPr>
          <w:rFonts w:ascii="Times New Roman" w:hAnsi="Times New Roman" w:cs="Times New Roman"/>
          <w:sz w:val="24"/>
          <w:szCs w:val="24"/>
        </w:rPr>
        <w:t xml:space="preserve">monitoring </w:t>
      </w:r>
      <w:r w:rsidR="00091684">
        <w:rPr>
          <w:rFonts w:ascii="Times New Roman" w:hAnsi="Times New Roman" w:cs="Times New Roman"/>
          <w:sz w:val="24"/>
          <w:szCs w:val="24"/>
        </w:rPr>
        <w:t>projects</w:t>
      </w:r>
      <w:r w:rsidR="00597C15">
        <w:rPr>
          <w:rFonts w:ascii="Times New Roman" w:hAnsi="Times New Roman" w:cs="Times New Roman"/>
          <w:sz w:val="24"/>
          <w:szCs w:val="24"/>
        </w:rPr>
        <w:t xml:space="preserve"> and experiments</w:t>
      </w:r>
      <w:r w:rsidR="00091684">
        <w:rPr>
          <w:rFonts w:ascii="Times New Roman" w:hAnsi="Times New Roman" w:cs="Times New Roman"/>
          <w:sz w:val="24"/>
          <w:szCs w:val="24"/>
        </w:rPr>
        <w:t xml:space="preserve"> (</w:t>
      </w:r>
      <w:r w:rsidR="00091684" w:rsidRPr="00091684">
        <w:rPr>
          <w:rFonts w:ascii="Times New Roman" w:hAnsi="Times New Roman" w:cs="Times New Roman"/>
          <w:sz w:val="24"/>
          <w:szCs w:val="24"/>
        </w:rPr>
        <w:t>https://arktiskstation.ku.dk</w:t>
      </w:r>
      <w:r w:rsidR="00091684">
        <w:rPr>
          <w:rFonts w:ascii="Times New Roman" w:hAnsi="Times New Roman" w:cs="Times New Roman"/>
          <w:sz w:val="24"/>
          <w:szCs w:val="24"/>
        </w:rPr>
        <w:t>)</w:t>
      </w:r>
      <w:r w:rsidR="00B40D0C">
        <w:rPr>
          <w:rFonts w:ascii="Times New Roman" w:hAnsi="Times New Roman" w:cs="Times New Roman"/>
          <w:sz w:val="24"/>
          <w:szCs w:val="24"/>
        </w:rPr>
        <w:t xml:space="preserve">. Climatically, the site lies </w:t>
      </w:r>
      <w:r w:rsidR="009F3E05">
        <w:rPr>
          <w:rFonts w:ascii="Times New Roman" w:hAnsi="Times New Roman" w:cs="Times New Roman"/>
          <w:sz w:val="24"/>
          <w:szCs w:val="24"/>
        </w:rPr>
        <w:t>with</w:t>
      </w:r>
      <w:r w:rsidR="00B40D0C">
        <w:rPr>
          <w:rFonts w:ascii="Times New Roman" w:hAnsi="Times New Roman" w:cs="Times New Roman"/>
          <w:sz w:val="24"/>
          <w:szCs w:val="24"/>
        </w:rPr>
        <w:t xml:space="preserve">in </w:t>
      </w:r>
      <w:r w:rsidR="00ED1656">
        <w:rPr>
          <w:rFonts w:ascii="Times New Roman" w:hAnsi="Times New Roman" w:cs="Times New Roman"/>
          <w:sz w:val="24"/>
          <w:szCs w:val="24"/>
        </w:rPr>
        <w:t>the transition zone between the low and high Arctic</w:t>
      </w:r>
      <w:r w:rsidR="00091684">
        <w:rPr>
          <w:rFonts w:ascii="Times New Roman" w:hAnsi="Times New Roman" w:cs="Times New Roman"/>
          <w:sz w:val="24"/>
          <w:szCs w:val="24"/>
        </w:rPr>
        <w:t xml:space="preserve">, </w:t>
      </w:r>
      <w:r w:rsidR="00597C15">
        <w:rPr>
          <w:rFonts w:ascii="Times New Roman" w:hAnsi="Times New Roman" w:cs="Times New Roman"/>
          <w:sz w:val="24"/>
          <w:szCs w:val="24"/>
        </w:rPr>
        <w:t xml:space="preserve">with basaltic </w:t>
      </w:r>
      <w:r w:rsidR="00091684">
        <w:rPr>
          <w:rFonts w:ascii="Times New Roman" w:hAnsi="Times New Roman" w:cs="Times New Roman"/>
          <w:sz w:val="24"/>
          <w:szCs w:val="24"/>
        </w:rPr>
        <w:t>soils</w:t>
      </w:r>
      <w:r w:rsidR="00597C15">
        <w:rPr>
          <w:rFonts w:ascii="Times New Roman" w:hAnsi="Times New Roman" w:cs="Times New Roman"/>
          <w:sz w:val="24"/>
          <w:szCs w:val="24"/>
        </w:rPr>
        <w:t xml:space="preserve"> on discontinuous permafrost</w:t>
      </w:r>
      <w:r w:rsidR="00091684">
        <w:rPr>
          <w:rFonts w:ascii="Times New Roman" w:hAnsi="Times New Roman" w:cs="Times New Roman"/>
          <w:sz w:val="24"/>
          <w:szCs w:val="24"/>
        </w:rPr>
        <w:t xml:space="preserve"> </w:t>
      </w:r>
      <w:commentRangeStart w:id="77"/>
      <w:commentRangeStart w:id="78"/>
      <w:r w:rsidR="00091684">
        <w:rPr>
          <w:rFonts w:ascii="Times New Roman" w:hAnsi="Times New Roman" w:cs="Times New Roman"/>
          <w:sz w:val="24"/>
          <w:szCs w:val="24"/>
        </w:rPr>
        <w:t xml:space="preserve">(Xu </w:t>
      </w:r>
      <w:r w:rsidR="00597C15">
        <w:rPr>
          <w:rFonts w:ascii="Times New Roman" w:hAnsi="Times New Roman" w:cs="Times New Roman"/>
          <w:sz w:val="24"/>
          <w:szCs w:val="24"/>
        </w:rPr>
        <w:t xml:space="preserve">et al. 2021) </w:t>
      </w:r>
      <w:commentRangeEnd w:id="77"/>
      <w:r w:rsidR="000E00F6">
        <w:rPr>
          <w:rStyle w:val="CommentReference"/>
        </w:rPr>
        <w:commentReference w:id="77"/>
      </w:r>
      <w:commentRangeEnd w:id="78"/>
      <w:r w:rsidR="00EE0EA4">
        <w:rPr>
          <w:rStyle w:val="CommentReference"/>
        </w:rPr>
        <w:commentReference w:id="78"/>
      </w:r>
      <w:r w:rsidR="00597C15">
        <w:rPr>
          <w:rFonts w:ascii="Times New Roman" w:hAnsi="Times New Roman" w:cs="Times New Roman"/>
          <w:sz w:val="24"/>
          <w:szCs w:val="24"/>
        </w:rPr>
        <w:t xml:space="preserve">covered by </w:t>
      </w:r>
      <w:r w:rsidR="00597C15" w:rsidRPr="00597C15">
        <w:rPr>
          <w:rFonts w:ascii="Times New Roman" w:hAnsi="Times New Roman" w:cs="Times New Roman"/>
          <w:sz w:val="24"/>
          <w:szCs w:val="24"/>
        </w:rPr>
        <w:t>erect dwarf shrub tundra</w:t>
      </w:r>
      <w:r w:rsidR="00780CDE">
        <w:rPr>
          <w:rFonts w:ascii="Times New Roman" w:hAnsi="Times New Roman" w:cs="Times New Roman"/>
          <w:sz w:val="24"/>
          <w:szCs w:val="24"/>
        </w:rPr>
        <w:t xml:space="preserve"> </w:t>
      </w:r>
      <w:r w:rsidR="004F7A53">
        <w:rPr>
          <w:rFonts w:ascii="Times New Roman" w:hAnsi="Times New Roman" w:cs="Times New Roman"/>
          <w:sz w:val="24"/>
          <w:szCs w:val="24"/>
        </w:rPr>
        <w:fldChar w:fldCharType="begin"/>
      </w:r>
      <w:r w:rsidR="004F7A53">
        <w:rPr>
          <w:rFonts w:ascii="Times New Roman" w:hAnsi="Times New Roman" w:cs="Times New Roman"/>
          <w:sz w:val="24"/>
          <w:szCs w:val="24"/>
        </w:rPr>
        <w:instrText xml:space="preserve"> ADDIN EN.CITE &lt;EndNote&gt;&lt;Cite&gt;&lt;Author&gt;Walker&lt;/Author&gt;&lt;Year&gt;2002&lt;/Year&gt;&lt;RecNum&gt;373&lt;/RecNum&gt;&lt;DisplayText&gt;(Walker et al. 2002)&lt;/DisplayText&gt;&lt;record&gt;&lt;rec-number&gt;373&lt;/rec-number&gt;&lt;foreign-keys&gt;&lt;key app="EN" db-id="przrz2xfys0et6es02qx0adprs59z2erxf5t" timestamp="0"&gt;373&lt;/key&gt;&lt;/foreign-keys&gt;&lt;ref-type name="Journal Article"&gt;17&lt;/ref-type&gt;&lt;contributors&gt;&lt;authors&gt;&lt;author&gt;Walker, D. A.&lt;/author&gt;&lt;author&gt;Gould, W. A.&lt;/author&gt;&lt;author&gt;Maier, H. A.&lt;/author&gt;&lt;author&gt;Raynolds, M. K.&lt;/author&gt;&lt;/authors&gt;&lt;/contributors&gt;&lt;titles&gt;&lt;title&gt;The Circumpolar Arctic Vegetation Map: AVHRR-derived base maps, environmental controls, and integrated mapping procedures&lt;/title&gt;&lt;secondary-title&gt;International Journal of Remote Sensing&lt;/secondary-title&gt;&lt;/titles&gt;&lt;periodical&gt;&lt;full-title&gt;International Journal of Remote Sensing&lt;/full-title&gt;&lt;/periodical&gt;&lt;pages&gt;4551-4570&lt;/pages&gt;&lt;volume&gt;23&lt;/volume&gt;&lt;number&gt;21&lt;/number&gt;&lt;dates&gt;&lt;year&gt;2002&lt;/year&gt;&lt;/dates&gt;&lt;isbn&gt;0143-1161&lt;/isbn&gt;&lt;urls&gt;&lt;/urls&gt;&lt;electronic-resource-num&gt;10.1080/01431160110113854&lt;/electronic-resource-num&gt;&lt;/record&gt;&lt;/Cite&gt;&lt;/EndNote&gt;</w:instrText>
      </w:r>
      <w:r w:rsidR="004F7A53">
        <w:rPr>
          <w:rFonts w:ascii="Times New Roman" w:hAnsi="Times New Roman" w:cs="Times New Roman"/>
          <w:sz w:val="24"/>
          <w:szCs w:val="24"/>
        </w:rPr>
        <w:fldChar w:fldCharType="separate"/>
      </w:r>
      <w:r w:rsidR="004F7A53">
        <w:rPr>
          <w:rFonts w:ascii="Times New Roman" w:hAnsi="Times New Roman" w:cs="Times New Roman"/>
          <w:noProof/>
          <w:sz w:val="24"/>
          <w:szCs w:val="24"/>
        </w:rPr>
        <w:t>(Walker et al. 2002)</w:t>
      </w:r>
      <w:r w:rsidR="004F7A53">
        <w:rPr>
          <w:rFonts w:ascii="Times New Roman" w:hAnsi="Times New Roman" w:cs="Times New Roman"/>
          <w:sz w:val="24"/>
          <w:szCs w:val="24"/>
        </w:rPr>
        <w:fldChar w:fldCharType="end"/>
      </w:r>
      <w:r w:rsidR="00091684">
        <w:rPr>
          <w:rFonts w:ascii="Times New Roman" w:hAnsi="Times New Roman" w:cs="Times New Roman"/>
          <w:sz w:val="24"/>
          <w:szCs w:val="24"/>
        </w:rPr>
        <w:t>.</w:t>
      </w:r>
      <w:r w:rsidR="005B537A">
        <w:rPr>
          <w:rFonts w:ascii="Times New Roman" w:hAnsi="Times New Roman" w:cs="Times New Roman"/>
          <w:sz w:val="24"/>
          <w:szCs w:val="24"/>
        </w:rPr>
        <w:t xml:space="preserve"> </w:t>
      </w:r>
      <w:r w:rsidR="0077545D">
        <w:rPr>
          <w:rFonts w:ascii="Times New Roman" w:hAnsi="Times New Roman" w:cs="Times New Roman"/>
          <w:sz w:val="24"/>
          <w:szCs w:val="24"/>
        </w:rPr>
        <w:t xml:space="preserve">We </w:t>
      </w:r>
      <w:r w:rsidR="008C6BC7">
        <w:rPr>
          <w:rFonts w:ascii="Times New Roman" w:hAnsi="Times New Roman" w:cs="Times New Roman"/>
          <w:sz w:val="24"/>
          <w:szCs w:val="24"/>
        </w:rPr>
        <w:t xml:space="preserve">characterize </w:t>
      </w:r>
      <w:r w:rsidR="004C73F6">
        <w:rPr>
          <w:rFonts w:ascii="Times New Roman" w:hAnsi="Times New Roman" w:cs="Times New Roman"/>
          <w:sz w:val="24"/>
          <w:szCs w:val="24"/>
        </w:rPr>
        <w:t xml:space="preserve">annual maximum </w:t>
      </w:r>
      <w:r w:rsidR="008C6BC7">
        <w:rPr>
          <w:rFonts w:ascii="Times New Roman" w:hAnsi="Times New Roman" w:cs="Times New Roman"/>
          <w:sz w:val="24"/>
          <w:szCs w:val="24"/>
        </w:rPr>
        <w:t>vegetation greenness</w:t>
      </w:r>
      <w:r w:rsidR="0077545D">
        <w:rPr>
          <w:rFonts w:ascii="Times New Roman" w:hAnsi="Times New Roman" w:cs="Times New Roman"/>
          <w:sz w:val="24"/>
          <w:szCs w:val="24"/>
        </w:rPr>
        <w:t xml:space="preserve"> using the </w:t>
      </w:r>
      <w:r w:rsidR="008C6BC7">
        <w:rPr>
          <w:rFonts w:ascii="Times New Roman" w:hAnsi="Times New Roman" w:cs="Times New Roman"/>
          <w:sz w:val="24"/>
          <w:szCs w:val="24"/>
        </w:rPr>
        <w:t>Normalized Difference Vegetation Index (NDVI</w:t>
      </w:r>
      <w:r w:rsidR="008C6BC7" w:rsidRPr="00A40441">
        <w:rPr>
          <w:rFonts w:ascii="Times New Roman" w:hAnsi="Times New Roman" w:cs="Times New Roman"/>
          <w:sz w:val="24"/>
          <w:szCs w:val="24"/>
          <w:vertAlign w:val="subscript"/>
        </w:rPr>
        <w:t>max</w:t>
      </w:r>
      <w:r w:rsidR="008C6BC7">
        <w:rPr>
          <w:rFonts w:ascii="Times New Roman" w:hAnsi="Times New Roman" w:cs="Times New Roman"/>
          <w:sz w:val="24"/>
          <w:szCs w:val="24"/>
        </w:rPr>
        <w:t>)</w:t>
      </w:r>
      <w:r w:rsidR="004C73F6">
        <w:rPr>
          <w:rFonts w:ascii="Times New Roman" w:hAnsi="Times New Roman" w:cs="Times New Roman"/>
          <w:sz w:val="24"/>
          <w:szCs w:val="24"/>
        </w:rPr>
        <w:t xml:space="preserve"> derived from Landsat satellite observations.</w:t>
      </w:r>
      <w:r w:rsidR="009542CB">
        <w:rPr>
          <w:rFonts w:ascii="Times New Roman" w:hAnsi="Times New Roman" w:cs="Times New Roman"/>
          <w:sz w:val="24"/>
          <w:szCs w:val="24"/>
        </w:rPr>
        <w:t xml:space="preserve"> </w:t>
      </w:r>
      <w:r w:rsidR="004C73F6">
        <w:rPr>
          <w:rFonts w:ascii="Times New Roman" w:hAnsi="Times New Roman" w:cs="Times New Roman"/>
          <w:sz w:val="24"/>
          <w:szCs w:val="24"/>
        </w:rPr>
        <w:t>Landsat NDVI</w:t>
      </w:r>
      <w:r w:rsidR="004C73F6" w:rsidRPr="004C73F6">
        <w:rPr>
          <w:rFonts w:ascii="Times New Roman" w:hAnsi="Times New Roman" w:cs="Times New Roman"/>
          <w:sz w:val="24"/>
          <w:szCs w:val="24"/>
          <w:vertAlign w:val="subscript"/>
        </w:rPr>
        <w:t>max</w:t>
      </w:r>
      <w:r w:rsidR="004C73F6">
        <w:rPr>
          <w:rFonts w:ascii="Times New Roman" w:hAnsi="Times New Roman" w:cs="Times New Roman"/>
          <w:sz w:val="24"/>
          <w:szCs w:val="24"/>
        </w:rPr>
        <w:t xml:space="preserve"> </w:t>
      </w:r>
      <w:r w:rsidR="008A591D">
        <w:rPr>
          <w:rFonts w:ascii="Times New Roman" w:hAnsi="Times New Roman" w:cs="Times New Roman"/>
          <w:sz w:val="24"/>
          <w:szCs w:val="24"/>
        </w:rPr>
        <w:t xml:space="preserve">relates to vegetation </w:t>
      </w:r>
      <w:r w:rsidR="00B15E21">
        <w:rPr>
          <w:rFonts w:ascii="Times New Roman" w:hAnsi="Times New Roman" w:cs="Times New Roman"/>
          <w:sz w:val="24"/>
          <w:szCs w:val="24"/>
        </w:rPr>
        <w:t>productivity and aboveground biomass</w:t>
      </w:r>
      <w:r w:rsidR="009542CB">
        <w:rPr>
          <w:rFonts w:ascii="Times New Roman" w:hAnsi="Times New Roman" w:cs="Times New Roman"/>
          <w:sz w:val="24"/>
          <w:szCs w:val="24"/>
        </w:rPr>
        <w:t xml:space="preserve"> </w:t>
      </w:r>
      <w:r w:rsidR="008A591D">
        <w:rPr>
          <w:rFonts w:ascii="Times New Roman" w:hAnsi="Times New Roman" w:cs="Times New Roman"/>
          <w:sz w:val="24"/>
          <w:szCs w:val="24"/>
        </w:rPr>
        <w:t xml:space="preserve">in tundra ecosystems </w:t>
      </w:r>
      <w:r w:rsidR="00A40441">
        <w:rPr>
          <w:rFonts w:ascii="Times New Roman" w:hAnsi="Times New Roman" w:cs="Times New Roman"/>
          <w:sz w:val="24"/>
          <w:szCs w:val="24"/>
        </w:rPr>
        <w:fldChar w:fldCharType="begin">
          <w:fldData xml:space="preserve">PEVuZE5vdGU+PENpdGU+PEF1dGhvcj5CZXJuZXI8L0F1dGhvcj48WWVhcj4yMDE4PC9ZZWFyPjxS
ZWNOdW0+MzU4NzwvUmVjTnVtPjxEaXNwbGF5VGV4dD4oQmVybmVyIGV0IGFsLiAyMDE4LCBCZXJu
ZXIgZXQgYWwuIDIwMjApPC9EaXNwbGF5VGV4dD48cmVjb3JkPjxyZWMtbnVtYmVyPjM1ODc8L3Jl
Yy1udW1iZXI+PGZvcmVpZ24ta2V5cz48a2V5IGFwcD0iRU4iIGRiLWlkPSJwcnpyejJ4ZnlzMGV0
NmVzMDJxeDBhZHByczU5ejJlcnhmNXQiIHRpbWVzdGFtcD0iMTUxOTA3NDM0MyI+MzU4Nzwva2V5
PjwvZm9yZWlnbi1rZXlzPjxyZWYtdHlwZSBuYW1lPSJKb3VybmFsIEFydGljbGUiPjE3PC9yZWYt
dHlwZT48Y29udHJpYnV0b3JzPjxhdXRob3JzPjxhdXRob3I+QmVybmVyLCBMb2dhbiBUPC9hdXRo
b3I+PGF1dGhvcj5KYW50eiwgUGF0cmljazwvYXV0aG9yPjxhdXRob3I+VGFwZSwgS2VuIEQ8L2F1
dGhvcj48YXV0aG9yPkdvZXR6LCBTLkouPC9hdXRob3I+PC9hdXRob3JzPjwvY29udHJpYnV0b3Jz
Pjx0aXRsZXM+PHRpdGxlPlR1bmRyYSBwbGFudCBhYm92ZWdyb3VuZCBiaW9tYXNzIGFuZCBzaHJ1
YiBkb21pbmFuY2UgbWFwcGVkIGFjcm9zcyB0aGUgTm9ydGggU2xvcGUgb2YgQWxhc2thPC90aXRs
ZT48c2Vjb25kYXJ5LXRpdGxlPkVudmlyb25tZW50YWwgUmVzZWFyY2ggTGV0dGVyczwvc2Vjb25k
YXJ5LXRpdGxlPjwvdGl0bGVzPjxwZXJpb2RpY2FsPjxmdWxsLXRpdGxlPkVudmlyb25tZW50YWwg
UmVzZWFyY2ggTGV0dGVyczwvZnVsbC10aXRsZT48L3BlcmlvZGljYWw+PHBhZ2VzPjAzNTAwMjwv
cGFnZXM+PHZvbHVtZT4xMzwvdm9sdW1lPjxudW1iZXI+MzwvbnVtYmVyPjxkYXRlcz48eWVhcj4y
MDE4PC95ZWFyPjwvZGF0ZXM+PHVybHM+PC91cmxzPjxlbGVjdHJvbmljLXJlc291cmNlLW51bT5o
dHRwczovL2RvaS5vcmcvMTAuMTA4OC8xNzQ4LTkzMjYvYWFhYTlhPC9lbGVjdHJvbmljLXJlc291
cmNlLW51bT48L3JlY29yZD48L0NpdGU+PENpdGU+PEF1dGhvcj5CZXJuZXI8L0F1dGhvcj48WWVh
cj4yMDIwPC9ZZWFyPjxSZWNOdW0+Mzc1NTwvUmVjTnVtPjxyZWNvcmQ+PHJlYy1udW1iZXI+Mzc1
NTwvcmVjLW51bWJlcj48Zm9yZWlnbi1rZXlzPjxrZXkgYXBwPSJFTiIgZGItaWQ9InByenJ6Mnhm
eXMwZXQ2ZXMwMnF4MGFkcHJzNTl6MmVyeGY1dCIgdGltZXN0YW1wPSIxNTQzNTEyNjM4Ij4zNzU1
PC9rZXk+PC9mb3JlaWduLWtleXM+PHJlZi10eXBlIG5hbWU9IkpvdXJuYWwgQXJ0aWNsZSI+MTc8
L3JlZi10eXBlPjxjb250cmlidXRvcnM+PGF1dGhvcnM+PGF1dGhvcj5CZXJuZXIsIEwuVC48L2F1
dGhvcj48YXV0aG9yPk1hc3NleSwgUi48L2F1dGhvcj48YXV0aG9yPkphbnR6LCBQLjwvYXV0aG9y
PjxhdXRob3I+Rm9yYmVzLCBCLkMuPC9hdXRob3I+PGF1dGhvcj5NYWNpYXMtRmF1cmlhLCBNLjwv
YXV0aG9yPjxhdXRob3I+TXllcnMtU21pdGgsIEkuIEguPC9hdXRob3I+PGF1dGhvcj5LdW1wdWxh
LCBUaW1vPC9hdXRob3I+PGF1dGhvcj5HYXV0aGllciwgRy48L2F1dGhvcj48YXV0aG9yPkFuZHJl
dS1IYXlsZXMsIEwuPC9hdXRob3I+PGF1dGhvcj5HYWdsaW90aSwgQi48L2F1dGhvcj48YXV0aG9y
PkJ1cm5zLCBQLkouPC9hdXRob3I+PGF1dGhvcj5aZXR0ZXJiZXJnLCBQLjwvYXV0aG9yPjxhdXRo
b3I+RCZhcG9zO0FycmlnbywgUi48L2F1dGhvcj48YXV0aG9yPkdvZXR6LCBTLkouPC9hdXRob3I+
PC9hdXRob3JzPjwvY29udHJpYnV0b3JzPjx0aXRsZXM+PHRpdGxlPlN1bW1lciB3YXJtaW5nIGV4
cGxhaW5zIHdpZGVzcHJlYWQgYnV0IG5vdCB1bmlmb3JtIGdyZWVuaW5nIGluIHRoZSBBcmN0aWMg
dHVuZHJhIGJpb21lPC90aXRsZT48c2Vjb25kYXJ5LXRpdGxlPk5hdHVyZSBDb21tdW5pY2F0aW9u
czwvc2Vjb25kYXJ5LXRpdGxlPjwvdGl0bGVzPjxwZXJpb2RpY2FsPjxmdWxsLXRpdGxlPk5hdHVy
ZSBjb21tdW5pY2F0aW9uczwvZnVsbC10aXRsZT48L3BlcmlvZGljYWw+PHBhZ2VzPjQ2MjE8L3Bh
Z2VzPjx2b2x1bWU+MTE8L3ZvbHVtZT48ZGF0ZXM+PHllYXI+MjAyMDwveWVhcj48L2RhdGVzPjx1
cmxzPjwvdXJscz48ZWxlY3Ryb25pYy1yZXNvdXJjZS1udW0+aHR0cHM6Ly9kb2kub3JnLzEwLjEw
MzgvczQxNDY3LTAyMC0xODQ3OS01PC9lbGVjdHJvbmljLXJlc291cmNlLW51bT48L3JlY29yZD48
L0NpdGU+PC9FbmROb3RlPn==
</w:fldData>
        </w:fldChar>
      </w:r>
      <w:r w:rsidR="00FB010E">
        <w:rPr>
          <w:rFonts w:ascii="Times New Roman" w:hAnsi="Times New Roman" w:cs="Times New Roman"/>
          <w:sz w:val="24"/>
          <w:szCs w:val="24"/>
        </w:rPr>
        <w:instrText xml:space="preserve"> ADDIN EN.CITE </w:instrText>
      </w:r>
      <w:r w:rsidR="00FB010E">
        <w:rPr>
          <w:rFonts w:ascii="Times New Roman" w:hAnsi="Times New Roman" w:cs="Times New Roman"/>
          <w:sz w:val="24"/>
          <w:szCs w:val="24"/>
        </w:rPr>
        <w:fldChar w:fldCharType="begin">
          <w:fldData xml:space="preserve">PEVuZE5vdGU+PENpdGU+PEF1dGhvcj5CZXJuZXI8L0F1dGhvcj48WWVhcj4yMDE4PC9ZZWFyPjxS
ZWNOdW0+MzU4NzwvUmVjTnVtPjxEaXNwbGF5VGV4dD4oQmVybmVyIGV0IGFsLiAyMDE4LCBCZXJu
ZXIgZXQgYWwuIDIwMjApPC9EaXNwbGF5VGV4dD48cmVjb3JkPjxyZWMtbnVtYmVyPjM1ODc8L3Jl
Yy1udW1iZXI+PGZvcmVpZ24ta2V5cz48a2V5IGFwcD0iRU4iIGRiLWlkPSJwcnpyejJ4ZnlzMGV0
NmVzMDJxeDBhZHByczU5ejJlcnhmNXQiIHRpbWVzdGFtcD0iMTUxOTA3NDM0MyI+MzU4Nzwva2V5
PjwvZm9yZWlnbi1rZXlzPjxyZWYtdHlwZSBuYW1lPSJKb3VybmFsIEFydGljbGUiPjE3PC9yZWYt
dHlwZT48Y29udHJpYnV0b3JzPjxhdXRob3JzPjxhdXRob3I+QmVybmVyLCBMb2dhbiBUPC9hdXRo
b3I+PGF1dGhvcj5KYW50eiwgUGF0cmljazwvYXV0aG9yPjxhdXRob3I+VGFwZSwgS2VuIEQ8L2F1
dGhvcj48YXV0aG9yPkdvZXR6LCBTLkouPC9hdXRob3I+PC9hdXRob3JzPjwvY29udHJpYnV0b3Jz
Pjx0aXRsZXM+PHRpdGxlPlR1bmRyYSBwbGFudCBhYm92ZWdyb3VuZCBiaW9tYXNzIGFuZCBzaHJ1
YiBkb21pbmFuY2UgbWFwcGVkIGFjcm9zcyB0aGUgTm9ydGggU2xvcGUgb2YgQWxhc2thPC90aXRs
ZT48c2Vjb25kYXJ5LXRpdGxlPkVudmlyb25tZW50YWwgUmVzZWFyY2ggTGV0dGVyczwvc2Vjb25k
YXJ5LXRpdGxlPjwvdGl0bGVzPjxwZXJpb2RpY2FsPjxmdWxsLXRpdGxlPkVudmlyb25tZW50YWwg
UmVzZWFyY2ggTGV0dGVyczwvZnVsbC10aXRsZT48L3BlcmlvZGljYWw+PHBhZ2VzPjAzNTAwMjwv
cGFnZXM+PHZvbHVtZT4xMzwvdm9sdW1lPjxudW1iZXI+MzwvbnVtYmVyPjxkYXRlcz48eWVhcj4y
MDE4PC95ZWFyPjwvZGF0ZXM+PHVybHM+PC91cmxzPjxlbGVjdHJvbmljLXJlc291cmNlLW51bT5o
dHRwczovL2RvaS5vcmcvMTAuMTA4OC8xNzQ4LTkzMjYvYWFhYTlhPC9lbGVjdHJvbmljLXJlc291
cmNlLW51bT48L3JlY29yZD48L0NpdGU+PENpdGU+PEF1dGhvcj5CZXJuZXI8L0F1dGhvcj48WWVh
cj4yMDIwPC9ZZWFyPjxSZWNOdW0+Mzc1NTwvUmVjTnVtPjxyZWNvcmQ+PHJlYy1udW1iZXI+Mzc1
NTwvcmVjLW51bWJlcj48Zm9yZWlnbi1rZXlzPjxrZXkgYXBwPSJFTiIgZGItaWQ9InByenJ6Mnhm
eXMwZXQ2ZXMwMnF4MGFkcHJzNTl6MmVyeGY1dCIgdGltZXN0YW1wPSIxNTQzNTEyNjM4Ij4zNzU1
PC9rZXk+PC9mb3JlaWduLWtleXM+PHJlZi10eXBlIG5hbWU9IkpvdXJuYWwgQXJ0aWNsZSI+MTc8
L3JlZi10eXBlPjxjb250cmlidXRvcnM+PGF1dGhvcnM+PGF1dGhvcj5CZXJuZXIsIEwuVC48L2F1
dGhvcj48YXV0aG9yPk1hc3NleSwgUi48L2F1dGhvcj48YXV0aG9yPkphbnR6LCBQLjwvYXV0aG9y
PjxhdXRob3I+Rm9yYmVzLCBCLkMuPC9hdXRob3I+PGF1dGhvcj5NYWNpYXMtRmF1cmlhLCBNLjwv
YXV0aG9yPjxhdXRob3I+TXllcnMtU21pdGgsIEkuIEguPC9hdXRob3I+PGF1dGhvcj5LdW1wdWxh
LCBUaW1vPC9hdXRob3I+PGF1dGhvcj5HYXV0aGllciwgRy48L2F1dGhvcj48YXV0aG9yPkFuZHJl
dS1IYXlsZXMsIEwuPC9hdXRob3I+PGF1dGhvcj5HYWdsaW90aSwgQi48L2F1dGhvcj48YXV0aG9y
PkJ1cm5zLCBQLkouPC9hdXRob3I+PGF1dGhvcj5aZXR0ZXJiZXJnLCBQLjwvYXV0aG9yPjxhdXRo
b3I+RCZhcG9zO0FycmlnbywgUi48L2F1dGhvcj48YXV0aG9yPkdvZXR6LCBTLkouPC9hdXRob3I+
PC9hdXRob3JzPjwvY29udHJpYnV0b3JzPjx0aXRsZXM+PHRpdGxlPlN1bW1lciB3YXJtaW5nIGV4
cGxhaW5zIHdpZGVzcHJlYWQgYnV0IG5vdCB1bmlmb3JtIGdyZWVuaW5nIGluIHRoZSBBcmN0aWMg
dHVuZHJhIGJpb21lPC90aXRsZT48c2Vjb25kYXJ5LXRpdGxlPk5hdHVyZSBDb21tdW5pY2F0aW9u
czwvc2Vjb25kYXJ5LXRpdGxlPjwvdGl0bGVzPjxwZXJpb2RpY2FsPjxmdWxsLXRpdGxlPk5hdHVy
ZSBjb21tdW5pY2F0aW9uczwvZnVsbC10aXRsZT48L3BlcmlvZGljYWw+PHBhZ2VzPjQ2MjE8L3Bh
Z2VzPjx2b2x1bWU+MTE8L3ZvbHVtZT48ZGF0ZXM+PHllYXI+MjAyMDwveWVhcj48L2RhdGVzPjx1
cmxzPjwvdXJscz48ZWxlY3Ryb25pYy1yZXNvdXJjZS1udW0+aHR0cHM6Ly9kb2kub3JnLzEwLjEw
MzgvczQxNDY3LTAyMC0xODQ3OS01PC9lbGVjdHJvbmljLXJlc291cmNlLW51bT48L3JlY29yZD48
L0NpdGU+PC9FbmROb3RlPn==
</w:fldData>
        </w:fldChar>
      </w:r>
      <w:r w:rsidR="00FB010E">
        <w:rPr>
          <w:rFonts w:ascii="Times New Roman" w:hAnsi="Times New Roman" w:cs="Times New Roman"/>
          <w:sz w:val="24"/>
          <w:szCs w:val="24"/>
        </w:rPr>
        <w:instrText xml:space="preserve"> ADDIN EN.CITE.DATA </w:instrText>
      </w:r>
      <w:r w:rsidR="00FB010E">
        <w:rPr>
          <w:rFonts w:ascii="Times New Roman" w:hAnsi="Times New Roman" w:cs="Times New Roman"/>
          <w:sz w:val="24"/>
          <w:szCs w:val="24"/>
        </w:rPr>
      </w:r>
      <w:r w:rsidR="00FB010E">
        <w:rPr>
          <w:rFonts w:ascii="Times New Roman" w:hAnsi="Times New Roman" w:cs="Times New Roman"/>
          <w:sz w:val="24"/>
          <w:szCs w:val="24"/>
        </w:rPr>
        <w:fldChar w:fldCharType="end"/>
      </w:r>
      <w:r w:rsidR="00A40441">
        <w:rPr>
          <w:rFonts w:ascii="Times New Roman" w:hAnsi="Times New Roman" w:cs="Times New Roman"/>
          <w:sz w:val="24"/>
          <w:szCs w:val="24"/>
        </w:rPr>
      </w:r>
      <w:r w:rsidR="00A40441">
        <w:rPr>
          <w:rFonts w:ascii="Times New Roman" w:hAnsi="Times New Roman" w:cs="Times New Roman"/>
          <w:sz w:val="24"/>
          <w:szCs w:val="24"/>
        </w:rPr>
        <w:fldChar w:fldCharType="separate"/>
      </w:r>
      <w:r w:rsidR="00FB010E">
        <w:rPr>
          <w:rFonts w:ascii="Times New Roman" w:hAnsi="Times New Roman" w:cs="Times New Roman"/>
          <w:noProof/>
          <w:sz w:val="24"/>
          <w:szCs w:val="24"/>
        </w:rPr>
        <w:t>(Berner et al. 2018, Berner et al. 2020)</w:t>
      </w:r>
      <w:r w:rsidR="00A40441">
        <w:rPr>
          <w:rFonts w:ascii="Times New Roman" w:hAnsi="Times New Roman" w:cs="Times New Roman"/>
          <w:sz w:val="24"/>
          <w:szCs w:val="24"/>
        </w:rPr>
        <w:fldChar w:fldCharType="end"/>
      </w:r>
      <w:r w:rsidR="00A40441">
        <w:rPr>
          <w:rFonts w:ascii="Times New Roman" w:hAnsi="Times New Roman" w:cs="Times New Roman"/>
          <w:sz w:val="24"/>
          <w:szCs w:val="24"/>
        </w:rPr>
        <w:t>.</w:t>
      </w:r>
      <w:r w:rsidR="00E07A3D">
        <w:rPr>
          <w:rFonts w:ascii="Times New Roman" w:hAnsi="Times New Roman" w:cs="Times New Roman"/>
          <w:sz w:val="24"/>
          <w:szCs w:val="24"/>
        </w:rPr>
        <w:t xml:space="preserve"> </w:t>
      </w:r>
      <w:r w:rsidR="00BA6731">
        <w:rPr>
          <w:rFonts w:ascii="Times New Roman" w:hAnsi="Times New Roman" w:cs="Times New Roman"/>
          <w:sz w:val="24"/>
          <w:szCs w:val="24"/>
        </w:rPr>
        <w:t>Here, w</w:t>
      </w:r>
      <w:r w:rsidR="006628AB">
        <w:rPr>
          <w:rFonts w:ascii="Times New Roman" w:hAnsi="Times New Roman" w:cs="Times New Roman"/>
          <w:sz w:val="24"/>
          <w:szCs w:val="24"/>
        </w:rPr>
        <w:t>e focus on the period from 2000 to 2020 because there was limited Landsat data available prior to 2000</w:t>
      </w:r>
      <w:r w:rsidR="008C64E5">
        <w:rPr>
          <w:rFonts w:ascii="Times New Roman" w:hAnsi="Times New Roman" w:cs="Times New Roman"/>
          <w:sz w:val="24"/>
          <w:szCs w:val="24"/>
        </w:rPr>
        <w:t>, as determined below</w:t>
      </w:r>
      <w:r w:rsidR="006628AB">
        <w:rPr>
          <w:rFonts w:ascii="Times New Roman" w:hAnsi="Times New Roman" w:cs="Times New Roman"/>
          <w:sz w:val="24"/>
          <w:szCs w:val="24"/>
        </w:rPr>
        <w:t xml:space="preserve">. </w:t>
      </w:r>
      <w:r w:rsidR="00A95307">
        <w:rPr>
          <w:rFonts w:ascii="Times New Roman" w:hAnsi="Times New Roman" w:cs="Times New Roman"/>
          <w:sz w:val="24"/>
          <w:szCs w:val="24"/>
        </w:rPr>
        <w:t>We provide the scripts associated with this example as supplemental files and</w:t>
      </w:r>
      <w:r w:rsidR="00EF2C33">
        <w:rPr>
          <w:rFonts w:ascii="Times New Roman" w:hAnsi="Times New Roman" w:cs="Times New Roman"/>
          <w:sz w:val="24"/>
          <w:szCs w:val="24"/>
        </w:rPr>
        <w:t xml:space="preserve"> in this section </w:t>
      </w:r>
      <w:r w:rsidR="00063289">
        <w:rPr>
          <w:rFonts w:ascii="Times New Roman" w:hAnsi="Times New Roman" w:cs="Times New Roman"/>
          <w:sz w:val="24"/>
          <w:szCs w:val="24"/>
        </w:rPr>
        <w:t xml:space="preserve">guide the reader </w:t>
      </w:r>
      <w:r w:rsidR="00A95307">
        <w:rPr>
          <w:rFonts w:ascii="Times New Roman" w:hAnsi="Times New Roman" w:cs="Times New Roman"/>
          <w:sz w:val="24"/>
          <w:szCs w:val="24"/>
        </w:rPr>
        <w:t>through</w:t>
      </w:r>
      <w:r w:rsidR="0077545D">
        <w:rPr>
          <w:rFonts w:ascii="Times New Roman" w:hAnsi="Times New Roman" w:cs="Times New Roman"/>
          <w:sz w:val="24"/>
          <w:szCs w:val="24"/>
        </w:rPr>
        <w:t xml:space="preserve"> </w:t>
      </w:r>
      <w:r w:rsidR="003D7172">
        <w:rPr>
          <w:rFonts w:ascii="Times New Roman" w:hAnsi="Times New Roman" w:cs="Times New Roman"/>
          <w:sz w:val="24"/>
          <w:szCs w:val="24"/>
        </w:rPr>
        <w:t>the analysis</w:t>
      </w:r>
      <w:r w:rsidR="009F3E05">
        <w:rPr>
          <w:rFonts w:ascii="Times New Roman" w:hAnsi="Times New Roman" w:cs="Times New Roman"/>
          <w:sz w:val="24"/>
          <w:szCs w:val="24"/>
        </w:rPr>
        <w:t xml:space="preserve"> code</w:t>
      </w:r>
      <w:r w:rsidR="003D7172">
        <w:rPr>
          <w:rFonts w:ascii="Times New Roman" w:hAnsi="Times New Roman" w:cs="Times New Roman"/>
          <w:sz w:val="24"/>
          <w:szCs w:val="24"/>
        </w:rPr>
        <w:t xml:space="preserve"> </w:t>
      </w:r>
      <w:r w:rsidR="00E07A3D">
        <w:rPr>
          <w:rFonts w:ascii="Times New Roman" w:hAnsi="Times New Roman" w:cs="Times New Roman"/>
          <w:sz w:val="24"/>
          <w:szCs w:val="24"/>
        </w:rPr>
        <w:t xml:space="preserve">with </w:t>
      </w:r>
      <w:r w:rsidR="0077545D">
        <w:rPr>
          <w:rFonts w:ascii="Times New Roman" w:hAnsi="Times New Roman" w:cs="Times New Roman"/>
          <w:sz w:val="24"/>
          <w:szCs w:val="24"/>
        </w:rPr>
        <w:t>example output</w:t>
      </w:r>
      <w:r w:rsidR="00EF2C33">
        <w:rPr>
          <w:rFonts w:ascii="Times New Roman" w:hAnsi="Times New Roman" w:cs="Times New Roman"/>
          <w:sz w:val="24"/>
          <w:szCs w:val="24"/>
        </w:rPr>
        <w:t xml:space="preserve"> </w:t>
      </w:r>
      <w:r w:rsidR="00EB7B05">
        <w:rPr>
          <w:rFonts w:ascii="Times New Roman" w:hAnsi="Times New Roman" w:cs="Times New Roman"/>
          <w:sz w:val="24"/>
          <w:szCs w:val="24"/>
        </w:rPr>
        <w:t xml:space="preserve">figures and tables that are generated by the </w:t>
      </w:r>
      <w:r w:rsidR="00461791" w:rsidRPr="00461791">
        <w:rPr>
          <w:rFonts w:ascii="Times New Roman" w:hAnsi="Times New Roman" w:cs="Times New Roman"/>
          <w:i/>
          <w:iCs/>
          <w:sz w:val="24"/>
          <w:szCs w:val="24"/>
        </w:rPr>
        <w:t>lsatTS</w:t>
      </w:r>
      <w:r w:rsidR="00461791">
        <w:rPr>
          <w:rFonts w:ascii="Times New Roman" w:hAnsi="Times New Roman" w:cs="Times New Roman"/>
          <w:sz w:val="24"/>
          <w:szCs w:val="24"/>
        </w:rPr>
        <w:t xml:space="preserve"> </w:t>
      </w:r>
      <w:r w:rsidR="00EB7B05">
        <w:rPr>
          <w:rFonts w:ascii="Times New Roman" w:hAnsi="Times New Roman" w:cs="Times New Roman"/>
          <w:sz w:val="24"/>
          <w:szCs w:val="24"/>
        </w:rPr>
        <w:t>functions (excluding Figure 2).</w:t>
      </w:r>
      <w:r w:rsidR="00EB7B05">
        <w:rPr>
          <w:rFonts w:ascii="Times New Roman" w:hAnsi="Times New Roman" w:cs="Times New Roman"/>
          <w:sz w:val="24"/>
          <w:szCs w:val="24"/>
        </w:rPr>
        <w:tab/>
      </w:r>
      <w:r w:rsidR="00EB7B05">
        <w:rPr>
          <w:rFonts w:ascii="Times New Roman" w:hAnsi="Times New Roman" w:cs="Times New Roman"/>
          <w:sz w:val="24"/>
          <w:szCs w:val="24"/>
        </w:rPr>
        <w:tab/>
      </w:r>
    </w:p>
    <w:p w14:paraId="270518EF" w14:textId="099A5661" w:rsidR="00831471" w:rsidRDefault="00831471" w:rsidP="00F751FB">
      <w:pPr>
        <w:pStyle w:val="NoSpacing"/>
        <w:rPr>
          <w:rFonts w:ascii="Times New Roman" w:hAnsi="Times New Roman" w:cs="Times New Roman"/>
          <w:sz w:val="24"/>
          <w:szCs w:val="24"/>
        </w:rPr>
      </w:pPr>
    </w:p>
    <w:p w14:paraId="00F07AA5" w14:textId="3F253055" w:rsidR="00831471" w:rsidRDefault="00DA5F6C" w:rsidP="00F751FB">
      <w:pPr>
        <w:pStyle w:val="NoSpacing"/>
        <w:rPr>
          <w:rFonts w:ascii="Times New Roman" w:hAnsi="Times New Roman" w:cs="Times New Roman"/>
          <w:sz w:val="24"/>
          <w:szCs w:val="24"/>
        </w:rPr>
      </w:pPr>
      <w:r>
        <w:rPr>
          <w:noProof/>
        </w:rPr>
        <w:lastRenderedPageBreak/>
        <w:drawing>
          <wp:inline distT="0" distB="0" distL="0" distR="0" wp14:anchorId="4341DE6F" wp14:editId="1B5CE21A">
            <wp:extent cx="5943600" cy="2797175"/>
            <wp:effectExtent l="0" t="0" r="0" b="3175"/>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797175"/>
                    </a:xfrm>
                    <a:prstGeom prst="rect">
                      <a:avLst/>
                    </a:prstGeom>
                    <a:noFill/>
                    <a:ln>
                      <a:noFill/>
                    </a:ln>
                  </pic:spPr>
                </pic:pic>
              </a:graphicData>
            </a:graphic>
          </wp:inline>
        </w:drawing>
      </w:r>
    </w:p>
    <w:p w14:paraId="5EE69F44" w14:textId="30F4A1C2" w:rsidR="002D1352" w:rsidRDefault="00831471" w:rsidP="00F751FB">
      <w:pPr>
        <w:pStyle w:val="NoSpacing"/>
        <w:rPr>
          <w:rFonts w:ascii="Times New Roman" w:hAnsi="Times New Roman" w:cs="Times New Roman"/>
          <w:sz w:val="24"/>
          <w:szCs w:val="24"/>
        </w:rPr>
      </w:pPr>
      <w:r>
        <w:rPr>
          <w:rFonts w:ascii="Times New Roman" w:hAnsi="Times New Roman" w:cs="Times New Roman"/>
          <w:sz w:val="24"/>
          <w:szCs w:val="24"/>
        </w:rPr>
        <w:t xml:space="preserve">Figure </w:t>
      </w:r>
      <w:r w:rsidR="00F84824">
        <w:rPr>
          <w:rFonts w:ascii="Times New Roman" w:hAnsi="Times New Roman" w:cs="Times New Roman"/>
          <w:sz w:val="24"/>
          <w:szCs w:val="24"/>
        </w:rPr>
        <w:t>2</w:t>
      </w:r>
      <w:r>
        <w:rPr>
          <w:rFonts w:ascii="Times New Roman" w:hAnsi="Times New Roman" w:cs="Times New Roman"/>
          <w:sz w:val="24"/>
          <w:szCs w:val="24"/>
        </w:rPr>
        <w:t xml:space="preserve">. </w:t>
      </w:r>
      <w:r w:rsidR="00A12244">
        <w:rPr>
          <w:rFonts w:ascii="Times New Roman" w:hAnsi="Times New Roman" w:cs="Times New Roman"/>
          <w:sz w:val="24"/>
          <w:szCs w:val="24"/>
        </w:rPr>
        <w:t xml:space="preserve">(a) </w:t>
      </w:r>
      <w:r w:rsidR="007E6E5E">
        <w:rPr>
          <w:rFonts w:ascii="Times New Roman" w:hAnsi="Times New Roman" w:cs="Times New Roman"/>
          <w:sz w:val="24"/>
          <w:szCs w:val="24"/>
        </w:rPr>
        <w:t>Relative c</w:t>
      </w:r>
      <w:r w:rsidR="000807F8">
        <w:rPr>
          <w:rFonts w:ascii="Times New Roman" w:hAnsi="Times New Roman" w:cs="Times New Roman"/>
          <w:sz w:val="24"/>
          <w:szCs w:val="24"/>
        </w:rPr>
        <w:t>hanges in Landsat annual maximum NDVI (NDVI</w:t>
      </w:r>
      <w:r w:rsidR="000807F8" w:rsidRPr="00831471">
        <w:rPr>
          <w:rFonts w:ascii="Times New Roman" w:hAnsi="Times New Roman" w:cs="Times New Roman"/>
          <w:sz w:val="24"/>
          <w:szCs w:val="24"/>
          <w:vertAlign w:val="subscript"/>
        </w:rPr>
        <w:t>max</w:t>
      </w:r>
      <w:r w:rsidR="000807F8">
        <w:rPr>
          <w:rFonts w:ascii="Times New Roman" w:hAnsi="Times New Roman" w:cs="Times New Roman"/>
          <w:sz w:val="24"/>
          <w:szCs w:val="24"/>
        </w:rPr>
        <w:t xml:space="preserve">) from 2000 to 2020 across the study area on </w:t>
      </w:r>
      <w:proofErr w:type="spellStart"/>
      <w:r>
        <w:rPr>
          <w:rFonts w:ascii="Times New Roman" w:hAnsi="Times New Roman" w:cs="Times New Roman"/>
          <w:sz w:val="24"/>
          <w:szCs w:val="24"/>
        </w:rPr>
        <w:t>Disko</w:t>
      </w:r>
      <w:proofErr w:type="spellEnd"/>
      <w:r>
        <w:rPr>
          <w:rFonts w:ascii="Times New Roman" w:hAnsi="Times New Roman" w:cs="Times New Roman"/>
          <w:sz w:val="24"/>
          <w:szCs w:val="24"/>
        </w:rPr>
        <w:t xml:space="preserve"> Island</w:t>
      </w:r>
      <w:r w:rsidR="000807F8">
        <w:rPr>
          <w:rFonts w:ascii="Times New Roman" w:hAnsi="Times New Roman" w:cs="Times New Roman"/>
          <w:sz w:val="24"/>
          <w:szCs w:val="24"/>
        </w:rPr>
        <w:t xml:space="preserve">. (b) Location of study area </w:t>
      </w:r>
      <w:r w:rsidR="00C4691F">
        <w:rPr>
          <w:rFonts w:ascii="Times New Roman" w:hAnsi="Times New Roman" w:cs="Times New Roman"/>
          <w:sz w:val="24"/>
          <w:szCs w:val="24"/>
        </w:rPr>
        <w:t xml:space="preserve">off the </w:t>
      </w:r>
      <w:r>
        <w:rPr>
          <w:rFonts w:ascii="Times New Roman" w:hAnsi="Times New Roman" w:cs="Times New Roman"/>
          <w:sz w:val="24"/>
          <w:szCs w:val="24"/>
        </w:rPr>
        <w:t xml:space="preserve">western </w:t>
      </w:r>
      <w:r w:rsidR="00C4691F">
        <w:rPr>
          <w:rFonts w:ascii="Times New Roman" w:hAnsi="Times New Roman" w:cs="Times New Roman"/>
          <w:sz w:val="24"/>
          <w:szCs w:val="24"/>
        </w:rPr>
        <w:t xml:space="preserve">coast of </w:t>
      </w:r>
      <w:r>
        <w:rPr>
          <w:rFonts w:ascii="Times New Roman" w:hAnsi="Times New Roman" w:cs="Times New Roman"/>
          <w:sz w:val="24"/>
          <w:szCs w:val="24"/>
        </w:rPr>
        <w:t>Greenland</w:t>
      </w:r>
      <w:r w:rsidR="00C4691F">
        <w:rPr>
          <w:rFonts w:ascii="Times New Roman" w:hAnsi="Times New Roman" w:cs="Times New Roman"/>
          <w:sz w:val="24"/>
          <w:szCs w:val="24"/>
        </w:rPr>
        <w:t>.</w:t>
      </w:r>
      <w:r w:rsidR="000807F8">
        <w:rPr>
          <w:rFonts w:ascii="Times New Roman" w:hAnsi="Times New Roman" w:cs="Times New Roman"/>
          <w:sz w:val="24"/>
          <w:szCs w:val="24"/>
        </w:rPr>
        <w:t xml:space="preserve"> </w:t>
      </w:r>
      <w:r w:rsidR="00ED3191">
        <w:rPr>
          <w:rFonts w:ascii="Times New Roman" w:hAnsi="Times New Roman" w:cs="Times New Roman"/>
          <w:sz w:val="24"/>
          <w:szCs w:val="24"/>
        </w:rPr>
        <w:t>Figure created using QGIS (version 3.20)</w:t>
      </w:r>
      <w:r w:rsidR="000807F8">
        <w:rPr>
          <w:rFonts w:ascii="Times New Roman" w:hAnsi="Times New Roman" w:cs="Times New Roman"/>
          <w:sz w:val="24"/>
          <w:szCs w:val="24"/>
        </w:rPr>
        <w:t>. B</w:t>
      </w:r>
      <w:r w:rsidR="00ED3191">
        <w:rPr>
          <w:rFonts w:ascii="Times New Roman" w:hAnsi="Times New Roman" w:cs="Times New Roman"/>
          <w:sz w:val="24"/>
          <w:szCs w:val="24"/>
        </w:rPr>
        <w:t xml:space="preserve">ackground </w:t>
      </w:r>
      <w:r w:rsidR="000807F8">
        <w:rPr>
          <w:rFonts w:ascii="Times New Roman" w:hAnsi="Times New Roman" w:cs="Times New Roman"/>
          <w:sz w:val="24"/>
          <w:szCs w:val="24"/>
        </w:rPr>
        <w:t>imagery</w:t>
      </w:r>
      <w:r w:rsidR="00C4691F">
        <w:rPr>
          <w:rFonts w:ascii="Times New Roman" w:hAnsi="Times New Roman" w:cs="Times New Roman"/>
          <w:sz w:val="24"/>
          <w:szCs w:val="24"/>
        </w:rPr>
        <w:t xml:space="preserve"> from Google</w:t>
      </w:r>
      <w:r w:rsidR="002D1352">
        <w:rPr>
          <w:rFonts w:ascii="Times New Roman" w:hAnsi="Times New Roman" w:cs="Times New Roman"/>
          <w:sz w:val="24"/>
          <w:szCs w:val="24"/>
        </w:rPr>
        <w:t xml:space="preserve"> </w:t>
      </w:r>
      <w:r w:rsidR="00061F79">
        <w:rPr>
          <w:rFonts w:ascii="Times New Roman" w:hAnsi="Times New Roman" w:cs="Times New Roman"/>
          <w:sz w:val="24"/>
          <w:szCs w:val="24"/>
        </w:rPr>
        <w:t xml:space="preserve">Satellite </w:t>
      </w:r>
      <w:r w:rsidR="000807F8">
        <w:rPr>
          <w:rFonts w:ascii="Times New Roman" w:hAnsi="Times New Roman" w:cs="Times New Roman"/>
          <w:sz w:val="24"/>
          <w:szCs w:val="24"/>
        </w:rPr>
        <w:t>© 2022 CNES / Airbus used</w:t>
      </w:r>
      <w:r w:rsidR="00E84258">
        <w:rPr>
          <w:rFonts w:ascii="Times New Roman" w:hAnsi="Times New Roman" w:cs="Times New Roman"/>
          <w:sz w:val="24"/>
          <w:szCs w:val="24"/>
        </w:rPr>
        <w:t xml:space="preserve"> with </w:t>
      </w:r>
      <w:r w:rsidR="000807F8">
        <w:rPr>
          <w:rFonts w:ascii="Times New Roman" w:hAnsi="Times New Roman" w:cs="Times New Roman"/>
          <w:sz w:val="24"/>
          <w:szCs w:val="24"/>
        </w:rPr>
        <w:t>fair use</w:t>
      </w:r>
      <w:r w:rsidR="00E84258">
        <w:rPr>
          <w:rFonts w:ascii="Times New Roman" w:hAnsi="Times New Roman" w:cs="Times New Roman"/>
          <w:sz w:val="24"/>
          <w:szCs w:val="24"/>
        </w:rPr>
        <w:t xml:space="preserve"> permission</w:t>
      </w:r>
      <w:r w:rsidR="000807F8">
        <w:rPr>
          <w:rFonts w:ascii="Times New Roman" w:hAnsi="Times New Roman" w:cs="Times New Roman"/>
          <w:sz w:val="24"/>
          <w:szCs w:val="24"/>
        </w:rPr>
        <w:t>.</w:t>
      </w:r>
      <w:r w:rsidR="00E84258">
        <w:rPr>
          <w:rFonts w:ascii="Times New Roman" w:hAnsi="Times New Roman" w:cs="Times New Roman"/>
          <w:sz w:val="24"/>
          <w:szCs w:val="24"/>
        </w:rPr>
        <w:t xml:space="preserve"> U</w:t>
      </w:r>
      <w:r w:rsidR="002D1352">
        <w:rPr>
          <w:rFonts w:ascii="Times New Roman" w:hAnsi="Times New Roman" w:cs="Times New Roman"/>
          <w:sz w:val="24"/>
          <w:szCs w:val="24"/>
        </w:rPr>
        <w:t xml:space="preserve">nderlying digital elevation model </w:t>
      </w:r>
      <w:r w:rsidR="002C2D73">
        <w:rPr>
          <w:rFonts w:ascii="Times New Roman" w:hAnsi="Times New Roman" w:cs="Times New Roman"/>
          <w:sz w:val="24"/>
          <w:szCs w:val="24"/>
        </w:rPr>
        <w:t>from</w:t>
      </w:r>
      <w:r w:rsidR="002D1352">
        <w:rPr>
          <w:rFonts w:ascii="Times New Roman" w:hAnsi="Times New Roman" w:cs="Times New Roman"/>
          <w:sz w:val="24"/>
          <w:szCs w:val="24"/>
        </w:rPr>
        <w:t xml:space="preserve"> the U.S. National Snow and Ice Data Center </w:t>
      </w:r>
      <w:r w:rsidR="002D1352">
        <w:rPr>
          <w:rFonts w:ascii="Times New Roman" w:hAnsi="Times New Roman" w:cs="Times New Roman"/>
          <w:sz w:val="24"/>
          <w:szCs w:val="24"/>
        </w:rPr>
        <w:fldChar w:fldCharType="begin"/>
      </w:r>
      <w:r w:rsidR="002D1352">
        <w:rPr>
          <w:rFonts w:ascii="Times New Roman" w:hAnsi="Times New Roman" w:cs="Times New Roman"/>
          <w:sz w:val="24"/>
          <w:szCs w:val="24"/>
        </w:rPr>
        <w:instrText xml:space="preserve"> ADDIN EN.CITE &lt;EndNote&gt;&lt;Cite&gt;&lt;Author&gt;Howat&lt;/Author&gt;&lt;Year&gt;2015&lt;/Year&gt;&lt;RecNum&gt;4643&lt;/RecNum&gt;&lt;DisplayText&gt;(Howat et al. 2014, Howat et al. 2015)&lt;/DisplayText&gt;&lt;record&gt;&lt;rec-number&gt;4643&lt;/rec-number&gt;&lt;foreign-keys&gt;&lt;key app="EN" db-id="przrz2xfys0et6es02qx0adprs59z2erxf5t" timestamp="1637695303"&gt;4643&lt;/key&gt;&lt;/foreign-keys&gt;&lt;ref-type name="Book"&gt;6&lt;/ref-type&gt;&lt;contributors&gt;&lt;authors&gt;&lt;author&gt;Howat, I.&lt;/author&gt;&lt;author&gt;Negrete, A.&lt;/author&gt;&lt;author&gt;Smith, B.&lt;/author&gt;&lt;/authors&gt;&lt;/contributors&gt;&lt;titles&gt;&lt;title&gt;MEaSUREs Greenland Ice Mapping Project (GIMP) Digital Elevation Model, Version 1.&lt;/title&gt;&lt;/titles&gt;&lt;dates&gt;&lt;year&gt;2015&lt;/year&gt;&lt;/dates&gt;&lt;pub-location&gt;Boulder, Colorado USA&lt;/pub-location&gt;&lt;publisher&gt;NASA National Snow and Ice Data Center Distributed Active Archive Center. doi: https://doi.org/10.5067/NV34YUIXLP9W. [2021-11-23]&lt;/publisher&gt;&lt;urls&gt;&lt;/urls&gt;&lt;/record&gt;&lt;/Cite&gt;&lt;Cite&gt;&lt;Author&gt;Howat&lt;/Author&gt;&lt;Year&gt;2014&lt;/Year&gt;&lt;RecNum&gt;4642&lt;/RecNum&gt;&lt;record&gt;&lt;rec-number&gt;4642&lt;/rec-number&gt;&lt;foreign-keys&gt;&lt;key app="EN" db-id="przrz2xfys0et6es02qx0adprs59z2erxf5t" timestamp="1637695075"&gt;4642&lt;/key&gt;&lt;/foreign-keys&gt;&lt;ref-type name="Journal Article"&gt;17&lt;/ref-type&gt;&lt;contributors&gt;&lt;authors&gt;&lt;author&gt;Howat, Ian M&lt;/author&gt;&lt;author&gt;Negrete, A&lt;/author&gt;&lt;author&gt;Smith, Benjamin E&lt;/author&gt;&lt;/authors&gt;&lt;/contributors&gt;&lt;titles&gt;&lt;title&gt;The Greenland Ice Mapping Project (GIMP) land classification and surface elevation data sets&lt;/title&gt;&lt;secondary-title&gt;The Cryosphere&lt;/secondary-title&gt;&lt;/titles&gt;&lt;periodical&gt;&lt;full-title&gt;The Cryosphere&lt;/full-title&gt;&lt;/periodical&gt;&lt;pages&gt;1509-1518&lt;/pages&gt;&lt;volume&gt;8&lt;/volume&gt;&lt;number&gt;4&lt;/number&gt;&lt;dates&gt;&lt;year&gt;2014&lt;/year&gt;&lt;/dates&gt;&lt;isbn&gt;1994-0416&lt;/isbn&gt;&lt;urls&gt;&lt;/urls&gt;&lt;/record&gt;&lt;/Cite&gt;&lt;/EndNote&gt;</w:instrText>
      </w:r>
      <w:r w:rsidR="002D1352">
        <w:rPr>
          <w:rFonts w:ascii="Times New Roman" w:hAnsi="Times New Roman" w:cs="Times New Roman"/>
          <w:sz w:val="24"/>
          <w:szCs w:val="24"/>
        </w:rPr>
        <w:fldChar w:fldCharType="separate"/>
      </w:r>
      <w:r w:rsidR="002D1352">
        <w:rPr>
          <w:rFonts w:ascii="Times New Roman" w:hAnsi="Times New Roman" w:cs="Times New Roman"/>
          <w:noProof/>
          <w:sz w:val="24"/>
          <w:szCs w:val="24"/>
        </w:rPr>
        <w:t>(Howat et al. 2014, Howat et al. 2015)</w:t>
      </w:r>
      <w:r w:rsidR="002D1352">
        <w:rPr>
          <w:rFonts w:ascii="Times New Roman" w:hAnsi="Times New Roman" w:cs="Times New Roman"/>
          <w:sz w:val="24"/>
          <w:szCs w:val="24"/>
        </w:rPr>
        <w:fldChar w:fldCharType="end"/>
      </w:r>
      <w:r w:rsidR="002D1352">
        <w:rPr>
          <w:rFonts w:ascii="Times New Roman" w:hAnsi="Times New Roman" w:cs="Times New Roman"/>
          <w:sz w:val="24"/>
          <w:szCs w:val="24"/>
        </w:rPr>
        <w:t>.</w:t>
      </w:r>
    </w:p>
    <w:p w14:paraId="245D87E0" w14:textId="77777777" w:rsidR="000807F8" w:rsidRDefault="000807F8" w:rsidP="00F751FB">
      <w:pPr>
        <w:pStyle w:val="NoSpacing"/>
        <w:rPr>
          <w:rFonts w:ascii="Times New Roman" w:hAnsi="Times New Roman" w:cs="Times New Roman"/>
          <w:sz w:val="24"/>
          <w:szCs w:val="24"/>
        </w:rPr>
      </w:pPr>
    </w:p>
    <w:p w14:paraId="0C1338FB" w14:textId="7867C783" w:rsidR="00AD0531" w:rsidRPr="00980DC1" w:rsidRDefault="00AD0531" w:rsidP="00E17953">
      <w:pPr>
        <w:pStyle w:val="NoSpacing"/>
        <w:rPr>
          <w:rFonts w:cs="Times New Roman"/>
          <w:iCs/>
          <w:szCs w:val="24"/>
        </w:rPr>
      </w:pPr>
      <w:r w:rsidRPr="00E17953">
        <w:rPr>
          <w:rFonts w:ascii="Times New Roman" w:hAnsi="Times New Roman" w:cs="Times New Roman"/>
          <w:i/>
          <w:iCs/>
          <w:sz w:val="24"/>
          <w:szCs w:val="24"/>
        </w:rPr>
        <w:t xml:space="preserve">Part 1: Export Landsat time series from </w:t>
      </w:r>
      <w:r w:rsidR="0016136E">
        <w:rPr>
          <w:rFonts w:ascii="Times New Roman" w:hAnsi="Times New Roman" w:cs="Times New Roman"/>
          <w:i/>
          <w:iCs/>
          <w:sz w:val="24"/>
          <w:szCs w:val="24"/>
        </w:rPr>
        <w:t xml:space="preserve">Google </w:t>
      </w:r>
      <w:r w:rsidRPr="00E17953">
        <w:rPr>
          <w:rFonts w:ascii="Times New Roman" w:hAnsi="Times New Roman" w:cs="Times New Roman"/>
          <w:i/>
          <w:iCs/>
          <w:sz w:val="24"/>
          <w:szCs w:val="24"/>
        </w:rPr>
        <w:t xml:space="preserve">Earth Engine </w:t>
      </w:r>
    </w:p>
    <w:p w14:paraId="031FC637" w14:textId="26AD6E60" w:rsidR="00AD0531" w:rsidRPr="002F458E" w:rsidRDefault="00816270" w:rsidP="000B4516">
      <w:pPr>
        <w:pStyle w:val="NoSpacing"/>
        <w:rPr>
          <w:rFonts w:ascii="Times New Roman" w:hAnsi="Times New Roman" w:cs="Times New Roman"/>
          <w:sz w:val="24"/>
          <w:szCs w:val="24"/>
        </w:rPr>
      </w:pPr>
      <w:r w:rsidRPr="00E17953">
        <w:rPr>
          <w:rFonts w:ascii="Times New Roman" w:hAnsi="Times New Roman" w:cs="Times New Roman"/>
          <w:sz w:val="24"/>
          <w:szCs w:val="24"/>
        </w:rPr>
        <w:t xml:space="preserve">First the user needs to export Landsat time series </w:t>
      </w:r>
      <w:r w:rsidR="007E6E5E">
        <w:rPr>
          <w:rFonts w:ascii="Times New Roman" w:hAnsi="Times New Roman" w:cs="Times New Roman"/>
          <w:sz w:val="24"/>
          <w:szCs w:val="24"/>
        </w:rPr>
        <w:t xml:space="preserve">for sample locations in the </w:t>
      </w:r>
      <w:r w:rsidRPr="00E17953">
        <w:rPr>
          <w:rFonts w:ascii="Times New Roman" w:hAnsi="Times New Roman" w:cs="Times New Roman"/>
          <w:sz w:val="24"/>
          <w:szCs w:val="24"/>
        </w:rPr>
        <w:t xml:space="preserve">study </w:t>
      </w:r>
      <w:r w:rsidR="009F3E05">
        <w:rPr>
          <w:rFonts w:ascii="Times New Roman" w:hAnsi="Times New Roman" w:cs="Times New Roman"/>
          <w:sz w:val="24"/>
          <w:szCs w:val="24"/>
        </w:rPr>
        <w:t>area</w:t>
      </w:r>
      <w:r w:rsidRPr="00E17953">
        <w:rPr>
          <w:rFonts w:ascii="Times New Roman" w:hAnsi="Times New Roman" w:cs="Times New Roman"/>
          <w:sz w:val="24"/>
          <w:szCs w:val="24"/>
        </w:rPr>
        <w:t xml:space="preserve"> </w:t>
      </w:r>
      <w:r w:rsidR="007E6E5E">
        <w:rPr>
          <w:rFonts w:ascii="Times New Roman" w:hAnsi="Times New Roman" w:cs="Times New Roman"/>
          <w:sz w:val="24"/>
          <w:szCs w:val="24"/>
        </w:rPr>
        <w:t xml:space="preserve">using </w:t>
      </w:r>
      <w:r w:rsidRPr="00E17953">
        <w:rPr>
          <w:rFonts w:ascii="Times New Roman" w:hAnsi="Times New Roman" w:cs="Times New Roman"/>
          <w:sz w:val="24"/>
          <w:szCs w:val="24"/>
        </w:rPr>
        <w:t>G</w:t>
      </w:r>
      <w:r w:rsidR="00924DE1">
        <w:rPr>
          <w:rFonts w:ascii="Times New Roman" w:hAnsi="Times New Roman" w:cs="Times New Roman"/>
          <w:sz w:val="24"/>
          <w:szCs w:val="24"/>
        </w:rPr>
        <w:t>EE</w:t>
      </w:r>
      <w:r w:rsidRPr="00E17953">
        <w:rPr>
          <w:rFonts w:ascii="Times New Roman" w:hAnsi="Times New Roman" w:cs="Times New Roman"/>
          <w:sz w:val="24"/>
          <w:szCs w:val="24"/>
        </w:rPr>
        <w:t xml:space="preserve"> (Code Box 1). For this they need to prepare the environment, set the boundaries of the study </w:t>
      </w:r>
      <w:r w:rsidR="007E6E5E">
        <w:rPr>
          <w:rFonts w:ascii="Times New Roman" w:hAnsi="Times New Roman" w:cs="Times New Roman"/>
          <w:sz w:val="24"/>
          <w:szCs w:val="24"/>
        </w:rPr>
        <w:t xml:space="preserve">area </w:t>
      </w:r>
      <w:r w:rsidRPr="00E17953">
        <w:rPr>
          <w:rFonts w:ascii="Times New Roman" w:hAnsi="Times New Roman" w:cs="Times New Roman"/>
          <w:sz w:val="24"/>
          <w:szCs w:val="24"/>
        </w:rPr>
        <w:t xml:space="preserve">and then retrieve the Landsat pixel center coordinates using the </w:t>
      </w:r>
      <w:proofErr w:type="spellStart"/>
      <w:r w:rsidRPr="00DE0EB9">
        <w:rPr>
          <w:rFonts w:ascii="Times New Roman" w:hAnsi="Times New Roman" w:cs="Times New Roman"/>
          <w:i/>
          <w:iCs/>
          <w:sz w:val="24"/>
          <w:szCs w:val="24"/>
        </w:rPr>
        <w:t>lsat_get_pixel_centers</w:t>
      </w:r>
      <w:proofErr w:type="spellEnd"/>
      <w:r w:rsidRPr="00DE0EB9">
        <w:rPr>
          <w:rFonts w:ascii="Times New Roman" w:hAnsi="Times New Roman" w:cs="Times New Roman"/>
          <w:i/>
          <w:iCs/>
          <w:sz w:val="24"/>
          <w:szCs w:val="24"/>
        </w:rPr>
        <w:t>()</w:t>
      </w:r>
      <w:r w:rsidRPr="00E17953">
        <w:rPr>
          <w:rFonts w:ascii="Times New Roman" w:hAnsi="Times New Roman" w:cs="Times New Roman"/>
          <w:sz w:val="24"/>
          <w:szCs w:val="24"/>
        </w:rPr>
        <w:t xml:space="preserve"> function. Next, the Landsat records are exported for the pixel center locations using </w:t>
      </w:r>
      <w:proofErr w:type="spellStart"/>
      <w:r w:rsidRPr="00DE0EB9">
        <w:rPr>
          <w:rFonts w:ascii="Times New Roman" w:hAnsi="Times New Roman" w:cs="Times New Roman"/>
          <w:i/>
          <w:iCs/>
          <w:sz w:val="24"/>
          <w:szCs w:val="24"/>
        </w:rPr>
        <w:t>lsat_export_ts</w:t>
      </w:r>
      <w:proofErr w:type="spellEnd"/>
      <w:r w:rsidRPr="00DE0EB9">
        <w:rPr>
          <w:rFonts w:ascii="Times New Roman" w:hAnsi="Times New Roman" w:cs="Times New Roman"/>
          <w:i/>
          <w:iCs/>
          <w:sz w:val="24"/>
          <w:szCs w:val="24"/>
        </w:rPr>
        <w:t>()</w:t>
      </w:r>
      <w:r w:rsidRPr="00E17953">
        <w:rPr>
          <w:rFonts w:ascii="Times New Roman" w:hAnsi="Times New Roman" w:cs="Times New Roman"/>
          <w:sz w:val="24"/>
          <w:szCs w:val="24"/>
        </w:rPr>
        <w:t>.</w:t>
      </w:r>
      <w:r w:rsidR="005D292B" w:rsidRPr="00E17953">
        <w:rPr>
          <w:rFonts w:ascii="Times New Roman" w:hAnsi="Times New Roman" w:cs="Times New Roman"/>
          <w:sz w:val="24"/>
          <w:szCs w:val="24"/>
        </w:rPr>
        <w:t xml:space="preserve"> Here, we cho</w:t>
      </w:r>
      <w:r w:rsidR="00F07989" w:rsidRPr="00E17953">
        <w:rPr>
          <w:rFonts w:ascii="Times New Roman" w:hAnsi="Times New Roman" w:cs="Times New Roman"/>
          <w:sz w:val="24"/>
          <w:szCs w:val="24"/>
        </w:rPr>
        <w:t>o</w:t>
      </w:r>
      <w:r w:rsidR="005D292B" w:rsidRPr="00E17953">
        <w:rPr>
          <w:rFonts w:ascii="Times New Roman" w:hAnsi="Times New Roman" w:cs="Times New Roman"/>
          <w:sz w:val="24"/>
          <w:szCs w:val="24"/>
        </w:rPr>
        <w:t xml:space="preserve">se to export only Landsat observations in the </w:t>
      </w:r>
      <w:r w:rsidR="00F07989" w:rsidRPr="002F458E">
        <w:rPr>
          <w:rFonts w:ascii="Times New Roman" w:hAnsi="Times New Roman" w:cs="Times New Roman"/>
          <w:sz w:val="24"/>
          <w:szCs w:val="24"/>
        </w:rPr>
        <w:t>between day</w:t>
      </w:r>
      <w:r w:rsidR="00924DE1">
        <w:rPr>
          <w:rFonts w:ascii="Times New Roman" w:hAnsi="Times New Roman" w:cs="Times New Roman"/>
          <w:sz w:val="24"/>
          <w:szCs w:val="24"/>
        </w:rPr>
        <w:t xml:space="preserve"> </w:t>
      </w:r>
      <w:r w:rsidR="00F07989" w:rsidRPr="002F458E">
        <w:rPr>
          <w:rFonts w:ascii="Times New Roman" w:hAnsi="Times New Roman" w:cs="Times New Roman"/>
          <w:sz w:val="24"/>
          <w:szCs w:val="24"/>
        </w:rPr>
        <w:t>of</w:t>
      </w:r>
      <w:r w:rsidR="00924DE1">
        <w:rPr>
          <w:rFonts w:ascii="Times New Roman" w:hAnsi="Times New Roman" w:cs="Times New Roman"/>
          <w:sz w:val="24"/>
          <w:szCs w:val="24"/>
        </w:rPr>
        <w:t xml:space="preserve"> </w:t>
      </w:r>
      <w:r w:rsidR="00F07989" w:rsidRPr="002F458E">
        <w:rPr>
          <w:rFonts w:ascii="Times New Roman" w:hAnsi="Times New Roman" w:cs="Times New Roman"/>
          <w:sz w:val="24"/>
          <w:szCs w:val="24"/>
        </w:rPr>
        <w:t xml:space="preserve">year 152 (beginning of June) and 273 (end of September). </w:t>
      </w:r>
      <w:r w:rsidRPr="002F458E">
        <w:rPr>
          <w:rFonts w:ascii="Times New Roman" w:hAnsi="Times New Roman" w:cs="Times New Roman"/>
          <w:sz w:val="24"/>
          <w:szCs w:val="24"/>
        </w:rPr>
        <w:t>The user then wait</w:t>
      </w:r>
      <w:r w:rsidR="005E4BF1" w:rsidRPr="002F458E">
        <w:rPr>
          <w:rFonts w:ascii="Times New Roman" w:hAnsi="Times New Roman" w:cs="Times New Roman"/>
          <w:sz w:val="24"/>
          <w:szCs w:val="24"/>
        </w:rPr>
        <w:t>s</w:t>
      </w:r>
      <w:r w:rsidRPr="002F458E">
        <w:rPr>
          <w:rFonts w:ascii="Times New Roman" w:hAnsi="Times New Roman" w:cs="Times New Roman"/>
          <w:sz w:val="24"/>
          <w:szCs w:val="24"/>
        </w:rPr>
        <w:t xml:space="preserve"> for G</w:t>
      </w:r>
      <w:r w:rsidR="00924DE1">
        <w:rPr>
          <w:rFonts w:ascii="Times New Roman" w:hAnsi="Times New Roman" w:cs="Times New Roman"/>
          <w:sz w:val="24"/>
          <w:szCs w:val="24"/>
        </w:rPr>
        <w:t>EE</w:t>
      </w:r>
      <w:r w:rsidRPr="002F458E">
        <w:rPr>
          <w:rFonts w:ascii="Times New Roman" w:hAnsi="Times New Roman" w:cs="Times New Roman"/>
          <w:sz w:val="24"/>
          <w:szCs w:val="24"/>
        </w:rPr>
        <w:t xml:space="preserve"> to finish the exports</w:t>
      </w:r>
      <w:r w:rsidR="009F3E05">
        <w:rPr>
          <w:rFonts w:ascii="Times New Roman" w:hAnsi="Times New Roman" w:cs="Times New Roman"/>
          <w:sz w:val="24"/>
          <w:szCs w:val="24"/>
        </w:rPr>
        <w:t xml:space="preserve">. </w:t>
      </w:r>
      <w:r w:rsidR="00924DE1">
        <w:rPr>
          <w:rFonts w:ascii="Times New Roman" w:hAnsi="Times New Roman" w:cs="Times New Roman"/>
          <w:sz w:val="24"/>
          <w:szCs w:val="24"/>
        </w:rPr>
        <w:t>P</w:t>
      </w:r>
      <w:r w:rsidRPr="002F458E">
        <w:rPr>
          <w:rFonts w:ascii="Times New Roman" w:hAnsi="Times New Roman" w:cs="Times New Roman"/>
          <w:sz w:val="24"/>
          <w:szCs w:val="24"/>
        </w:rPr>
        <w:t xml:space="preserve">rogress can be monitored </w:t>
      </w:r>
      <w:r w:rsidR="00924DE1">
        <w:rPr>
          <w:rFonts w:ascii="Times New Roman" w:hAnsi="Times New Roman" w:cs="Times New Roman"/>
          <w:sz w:val="24"/>
          <w:szCs w:val="24"/>
        </w:rPr>
        <w:t xml:space="preserve">using </w:t>
      </w:r>
      <w:r w:rsidRPr="002F458E">
        <w:rPr>
          <w:rFonts w:ascii="Times New Roman" w:hAnsi="Times New Roman" w:cs="Times New Roman"/>
          <w:sz w:val="24"/>
          <w:szCs w:val="24"/>
        </w:rPr>
        <w:t>the</w:t>
      </w:r>
      <w:r w:rsidR="00740926" w:rsidRPr="002F458E">
        <w:rPr>
          <w:rFonts w:ascii="Times New Roman" w:hAnsi="Times New Roman" w:cs="Times New Roman"/>
          <w:sz w:val="24"/>
          <w:szCs w:val="24"/>
        </w:rPr>
        <w:t xml:space="preserve"> </w:t>
      </w:r>
      <w:r w:rsidR="00924DE1">
        <w:rPr>
          <w:rFonts w:ascii="Times New Roman" w:hAnsi="Times New Roman" w:cs="Times New Roman"/>
          <w:sz w:val="24"/>
          <w:szCs w:val="24"/>
        </w:rPr>
        <w:t>G</w:t>
      </w:r>
      <w:r w:rsidR="00740926" w:rsidRPr="002F458E">
        <w:rPr>
          <w:rFonts w:ascii="Times New Roman" w:hAnsi="Times New Roman" w:cs="Times New Roman"/>
          <w:sz w:val="24"/>
          <w:szCs w:val="24"/>
        </w:rPr>
        <w:t>EE task manager in the</w:t>
      </w:r>
      <w:r w:rsidRPr="002F458E">
        <w:rPr>
          <w:rFonts w:ascii="Times New Roman" w:hAnsi="Times New Roman" w:cs="Times New Roman"/>
          <w:sz w:val="24"/>
          <w:szCs w:val="24"/>
        </w:rPr>
        <w:t xml:space="preserve"> web browser </w:t>
      </w:r>
      <w:r w:rsidR="009F3E05">
        <w:rPr>
          <w:rFonts w:ascii="Times New Roman" w:hAnsi="Times New Roman" w:cs="Times New Roman"/>
          <w:sz w:val="24"/>
          <w:szCs w:val="24"/>
        </w:rPr>
        <w:t>(</w:t>
      </w:r>
      <w:hyperlink r:id="rId16" w:history="1">
        <w:r w:rsidR="009F3E05" w:rsidRPr="002F458E">
          <w:rPr>
            <w:rStyle w:val="Hyperlink"/>
            <w:rFonts w:ascii="Times New Roman" w:hAnsi="Times New Roman" w:cs="Times New Roman"/>
            <w:sz w:val="24"/>
            <w:szCs w:val="24"/>
          </w:rPr>
          <w:t>https://code.earthengine.google.com/tasks</w:t>
        </w:r>
      </w:hyperlink>
      <w:r w:rsidR="009F3E05">
        <w:rPr>
          <w:rFonts w:ascii="Times New Roman" w:hAnsi="Times New Roman" w:cs="Times New Roman"/>
          <w:sz w:val="24"/>
          <w:szCs w:val="24"/>
        </w:rPr>
        <w:t>)</w:t>
      </w:r>
      <w:r w:rsidR="00740926" w:rsidRPr="002F458E">
        <w:rPr>
          <w:rFonts w:ascii="Times New Roman" w:hAnsi="Times New Roman" w:cs="Times New Roman"/>
          <w:sz w:val="24"/>
          <w:szCs w:val="24"/>
        </w:rPr>
        <w:t xml:space="preserve"> </w:t>
      </w:r>
      <w:r w:rsidRPr="002F458E">
        <w:rPr>
          <w:rFonts w:ascii="Times New Roman" w:hAnsi="Times New Roman" w:cs="Times New Roman"/>
          <w:sz w:val="24"/>
          <w:szCs w:val="24"/>
        </w:rPr>
        <w:t>or</w:t>
      </w:r>
      <w:r w:rsidR="009F3E05" w:rsidRPr="009F3E05">
        <w:rPr>
          <w:rFonts w:ascii="Times New Roman" w:hAnsi="Times New Roman" w:cs="Times New Roman"/>
          <w:sz w:val="24"/>
          <w:szCs w:val="24"/>
        </w:rPr>
        <w:t xml:space="preserve"> </w:t>
      </w:r>
      <w:r w:rsidR="009F3E05" w:rsidRPr="008A57B2">
        <w:rPr>
          <w:rFonts w:ascii="Times New Roman" w:hAnsi="Times New Roman" w:cs="Times New Roman"/>
          <w:sz w:val="24"/>
          <w:szCs w:val="24"/>
        </w:rPr>
        <w:t>on the R console</w:t>
      </w:r>
      <w:r w:rsidR="009F3E05">
        <w:rPr>
          <w:rFonts w:ascii="Times New Roman" w:hAnsi="Times New Roman" w:cs="Times New Roman"/>
          <w:sz w:val="24"/>
          <w:szCs w:val="24"/>
        </w:rPr>
        <w:t>, using</w:t>
      </w:r>
      <w:r w:rsidR="00740926" w:rsidRPr="002F458E">
        <w:rPr>
          <w:rFonts w:ascii="Times New Roman" w:hAnsi="Times New Roman" w:cs="Times New Roman"/>
          <w:sz w:val="24"/>
          <w:szCs w:val="24"/>
        </w:rPr>
        <w:t xml:space="preserve"> the </w:t>
      </w:r>
      <w:proofErr w:type="spellStart"/>
      <w:r w:rsidR="00740926" w:rsidRPr="00924DE1">
        <w:rPr>
          <w:rFonts w:ascii="Times New Roman" w:hAnsi="Times New Roman" w:cs="Times New Roman"/>
          <w:i/>
          <w:iCs/>
          <w:sz w:val="24"/>
          <w:szCs w:val="24"/>
        </w:rPr>
        <w:t>ee_monitoring</w:t>
      </w:r>
      <w:proofErr w:type="spellEnd"/>
      <w:r w:rsidR="00740926" w:rsidRPr="00924DE1">
        <w:rPr>
          <w:rFonts w:ascii="Times New Roman" w:hAnsi="Times New Roman" w:cs="Times New Roman"/>
          <w:i/>
          <w:iCs/>
          <w:sz w:val="24"/>
          <w:szCs w:val="24"/>
        </w:rPr>
        <w:t>()</w:t>
      </w:r>
      <w:r w:rsidR="00740926" w:rsidRPr="002F458E">
        <w:rPr>
          <w:rFonts w:ascii="Times New Roman" w:hAnsi="Times New Roman" w:cs="Times New Roman"/>
          <w:sz w:val="24"/>
          <w:szCs w:val="24"/>
        </w:rPr>
        <w:t xml:space="preserve"> function provided by </w:t>
      </w:r>
      <w:proofErr w:type="spellStart"/>
      <w:r w:rsidR="00740926" w:rsidRPr="00924DE1">
        <w:rPr>
          <w:rFonts w:ascii="Times New Roman" w:hAnsi="Times New Roman" w:cs="Times New Roman"/>
          <w:i/>
          <w:iCs/>
          <w:sz w:val="24"/>
          <w:szCs w:val="24"/>
        </w:rPr>
        <w:t>rge</w:t>
      </w:r>
      <w:r w:rsidR="00924DE1" w:rsidRPr="00924DE1">
        <w:rPr>
          <w:rFonts w:ascii="Times New Roman" w:hAnsi="Times New Roman" w:cs="Times New Roman"/>
          <w:i/>
          <w:iCs/>
          <w:sz w:val="24"/>
          <w:szCs w:val="24"/>
        </w:rPr>
        <w:t>e</w:t>
      </w:r>
      <w:proofErr w:type="spellEnd"/>
      <w:r w:rsidRPr="002F458E">
        <w:rPr>
          <w:rFonts w:ascii="Times New Roman" w:hAnsi="Times New Roman" w:cs="Times New Roman"/>
          <w:sz w:val="24"/>
          <w:szCs w:val="24"/>
        </w:rPr>
        <w:t xml:space="preserve">. </w:t>
      </w:r>
      <w:r w:rsidR="0094458F" w:rsidRPr="002F458E">
        <w:rPr>
          <w:rFonts w:ascii="Times New Roman" w:hAnsi="Times New Roman" w:cs="Times New Roman"/>
          <w:sz w:val="24"/>
          <w:szCs w:val="24"/>
        </w:rPr>
        <w:t xml:space="preserve">For </w:t>
      </w:r>
      <w:r w:rsidR="009F3E05">
        <w:rPr>
          <w:rFonts w:ascii="Times New Roman" w:hAnsi="Times New Roman" w:cs="Times New Roman"/>
          <w:sz w:val="24"/>
          <w:szCs w:val="24"/>
        </w:rPr>
        <w:t>the</w:t>
      </w:r>
      <w:r w:rsidR="0094458F" w:rsidRPr="002F458E">
        <w:rPr>
          <w:rFonts w:ascii="Times New Roman" w:hAnsi="Times New Roman" w:cs="Times New Roman"/>
          <w:sz w:val="24"/>
          <w:szCs w:val="24"/>
        </w:rPr>
        <w:t xml:space="preserve"> example</w:t>
      </w:r>
      <w:r w:rsidR="00740926" w:rsidRPr="002F458E">
        <w:rPr>
          <w:rFonts w:ascii="Times New Roman" w:hAnsi="Times New Roman" w:cs="Times New Roman"/>
          <w:sz w:val="24"/>
          <w:szCs w:val="24"/>
        </w:rPr>
        <w:t>,</w:t>
      </w:r>
      <w:r w:rsidR="0094458F" w:rsidRPr="002F458E">
        <w:rPr>
          <w:rFonts w:ascii="Times New Roman" w:hAnsi="Times New Roman" w:cs="Times New Roman"/>
          <w:sz w:val="24"/>
          <w:szCs w:val="24"/>
        </w:rPr>
        <w:t xml:space="preserve"> it took ~2 days </w:t>
      </w:r>
      <w:r w:rsidR="00740926" w:rsidRPr="002F458E">
        <w:rPr>
          <w:rFonts w:ascii="Times New Roman" w:hAnsi="Times New Roman" w:cs="Times New Roman"/>
          <w:sz w:val="24"/>
          <w:szCs w:val="24"/>
        </w:rPr>
        <w:t xml:space="preserve">to </w:t>
      </w:r>
      <w:r w:rsidR="0094458F" w:rsidRPr="002F458E">
        <w:rPr>
          <w:rFonts w:ascii="Times New Roman" w:hAnsi="Times New Roman" w:cs="Times New Roman"/>
          <w:sz w:val="24"/>
          <w:szCs w:val="24"/>
        </w:rPr>
        <w:t xml:space="preserve">export </w:t>
      </w:r>
      <w:r w:rsidR="00924DE1">
        <w:rPr>
          <w:rFonts w:ascii="Times New Roman" w:hAnsi="Times New Roman" w:cs="Times New Roman"/>
          <w:sz w:val="24"/>
          <w:szCs w:val="24"/>
        </w:rPr>
        <w:t xml:space="preserve">the </w:t>
      </w:r>
      <w:r w:rsidR="0094458F" w:rsidRPr="002F458E">
        <w:rPr>
          <w:rFonts w:ascii="Times New Roman" w:hAnsi="Times New Roman" w:cs="Times New Roman"/>
          <w:sz w:val="24"/>
          <w:szCs w:val="24"/>
        </w:rPr>
        <w:t xml:space="preserve">19 files </w:t>
      </w:r>
      <w:r w:rsidR="00924DE1">
        <w:rPr>
          <w:rFonts w:ascii="Times New Roman" w:hAnsi="Times New Roman" w:cs="Times New Roman"/>
          <w:sz w:val="24"/>
          <w:szCs w:val="24"/>
        </w:rPr>
        <w:t>(</w:t>
      </w:r>
      <w:r w:rsidR="00924DE1" w:rsidRPr="002F458E">
        <w:rPr>
          <w:rFonts w:ascii="Times New Roman" w:hAnsi="Times New Roman" w:cs="Times New Roman"/>
          <w:sz w:val="24"/>
          <w:szCs w:val="24"/>
        </w:rPr>
        <w:t>totaling ~692 MB</w:t>
      </w:r>
      <w:r w:rsidR="00924DE1">
        <w:rPr>
          <w:rFonts w:ascii="Times New Roman" w:hAnsi="Times New Roman" w:cs="Times New Roman"/>
          <w:sz w:val="24"/>
          <w:szCs w:val="24"/>
        </w:rPr>
        <w:t>) associated with this example analysis</w:t>
      </w:r>
      <w:r w:rsidR="00740926" w:rsidRPr="002F458E">
        <w:rPr>
          <w:rFonts w:ascii="Times New Roman" w:hAnsi="Times New Roman" w:cs="Times New Roman"/>
          <w:sz w:val="24"/>
          <w:szCs w:val="24"/>
        </w:rPr>
        <w:t xml:space="preserve">. The CSV files containing the raw exports then need to be copied from the user’s Google Drive to the local machine that </w:t>
      </w:r>
      <w:r w:rsidR="009F3E05">
        <w:rPr>
          <w:rFonts w:ascii="Times New Roman" w:hAnsi="Times New Roman" w:cs="Times New Roman"/>
          <w:sz w:val="24"/>
          <w:szCs w:val="24"/>
        </w:rPr>
        <w:t>will carry</w:t>
      </w:r>
      <w:r w:rsidR="00740926" w:rsidRPr="002F458E">
        <w:rPr>
          <w:rFonts w:ascii="Times New Roman" w:hAnsi="Times New Roman" w:cs="Times New Roman"/>
          <w:sz w:val="24"/>
          <w:szCs w:val="24"/>
        </w:rPr>
        <w:t xml:space="preserve"> out the subsequent processing using </w:t>
      </w:r>
      <w:r w:rsidR="00740926" w:rsidRPr="0067685E">
        <w:rPr>
          <w:rFonts w:ascii="Times New Roman" w:hAnsi="Times New Roman" w:cs="Times New Roman"/>
          <w:i/>
          <w:iCs/>
          <w:sz w:val="24"/>
          <w:szCs w:val="24"/>
        </w:rPr>
        <w:t>lsatTS</w:t>
      </w:r>
      <w:r w:rsidR="00740926" w:rsidRPr="002F458E">
        <w:rPr>
          <w:rFonts w:ascii="Times New Roman" w:hAnsi="Times New Roman" w:cs="Times New Roman"/>
          <w:sz w:val="24"/>
          <w:szCs w:val="24"/>
        </w:rPr>
        <w:t xml:space="preserve">. The files can be copied manually or using the </w:t>
      </w:r>
      <w:proofErr w:type="spellStart"/>
      <w:r w:rsidR="00740926" w:rsidRPr="002F458E">
        <w:rPr>
          <w:rFonts w:ascii="Times New Roman" w:hAnsi="Times New Roman" w:cs="Times New Roman"/>
          <w:i/>
          <w:iCs/>
          <w:sz w:val="24"/>
          <w:szCs w:val="24"/>
        </w:rPr>
        <w:t>ee_drive_to_local</w:t>
      </w:r>
      <w:proofErr w:type="spellEnd"/>
      <w:r w:rsidR="00740926" w:rsidRPr="002F458E">
        <w:rPr>
          <w:rFonts w:ascii="Times New Roman" w:hAnsi="Times New Roman" w:cs="Times New Roman"/>
          <w:i/>
          <w:iCs/>
          <w:sz w:val="24"/>
          <w:szCs w:val="24"/>
        </w:rPr>
        <w:t>()</w:t>
      </w:r>
      <w:r w:rsidR="00740926" w:rsidRPr="002F458E">
        <w:rPr>
          <w:rFonts w:ascii="Times New Roman" w:hAnsi="Times New Roman" w:cs="Times New Roman"/>
          <w:sz w:val="24"/>
          <w:szCs w:val="24"/>
        </w:rPr>
        <w:t xml:space="preserve"> function provided by </w:t>
      </w:r>
      <w:proofErr w:type="spellStart"/>
      <w:r w:rsidR="00740926" w:rsidRPr="002F458E">
        <w:rPr>
          <w:rFonts w:ascii="Times New Roman" w:hAnsi="Times New Roman" w:cs="Times New Roman"/>
          <w:i/>
          <w:iCs/>
          <w:sz w:val="24"/>
          <w:szCs w:val="24"/>
        </w:rPr>
        <w:t>rgee</w:t>
      </w:r>
      <w:proofErr w:type="spellEnd"/>
      <w:r w:rsidR="00740926" w:rsidRPr="002F458E">
        <w:rPr>
          <w:rFonts w:ascii="Times New Roman" w:hAnsi="Times New Roman" w:cs="Times New Roman"/>
          <w:sz w:val="24"/>
          <w:szCs w:val="24"/>
        </w:rPr>
        <w:t xml:space="preserve">. </w:t>
      </w:r>
      <w:r w:rsidRPr="002F458E">
        <w:rPr>
          <w:rFonts w:ascii="Times New Roman" w:hAnsi="Times New Roman" w:cs="Times New Roman"/>
          <w:sz w:val="24"/>
          <w:szCs w:val="24"/>
        </w:rPr>
        <w:t xml:space="preserve">Once the records are available </w:t>
      </w:r>
      <w:r w:rsidR="00F07989" w:rsidRPr="002F458E">
        <w:rPr>
          <w:rFonts w:ascii="Times New Roman" w:hAnsi="Times New Roman" w:cs="Times New Roman"/>
          <w:sz w:val="24"/>
          <w:szCs w:val="24"/>
        </w:rPr>
        <w:t>locally,</w:t>
      </w:r>
      <w:r w:rsidR="00740926" w:rsidRPr="002F458E">
        <w:rPr>
          <w:rFonts w:ascii="Times New Roman" w:hAnsi="Times New Roman" w:cs="Times New Roman"/>
          <w:sz w:val="24"/>
          <w:szCs w:val="24"/>
        </w:rPr>
        <w:t xml:space="preserve"> they need to be cleaned</w:t>
      </w:r>
      <w:r w:rsidR="005D292B" w:rsidRPr="002F458E">
        <w:rPr>
          <w:rFonts w:ascii="Times New Roman" w:hAnsi="Times New Roman" w:cs="Times New Roman"/>
          <w:sz w:val="24"/>
          <w:szCs w:val="24"/>
        </w:rPr>
        <w:t xml:space="preserve"> and processed into vegetation index </w:t>
      </w:r>
      <w:r w:rsidR="00982AC0">
        <w:rPr>
          <w:rFonts w:ascii="Times New Roman" w:hAnsi="Times New Roman" w:cs="Times New Roman"/>
          <w:sz w:val="24"/>
          <w:szCs w:val="24"/>
        </w:rPr>
        <w:t>time series</w:t>
      </w:r>
      <w:r w:rsidR="009F3E05">
        <w:rPr>
          <w:rFonts w:ascii="Times New Roman" w:hAnsi="Times New Roman" w:cs="Times New Roman"/>
          <w:sz w:val="24"/>
          <w:szCs w:val="24"/>
        </w:rPr>
        <w:t xml:space="preserve"> as detailed in the next section</w:t>
      </w:r>
      <w:r w:rsidR="005D292B" w:rsidRPr="002F458E">
        <w:rPr>
          <w:rFonts w:ascii="Times New Roman" w:hAnsi="Times New Roman" w:cs="Times New Roman"/>
          <w:sz w:val="24"/>
          <w:szCs w:val="24"/>
        </w:rPr>
        <w:t xml:space="preserve">. </w:t>
      </w:r>
    </w:p>
    <w:p w14:paraId="0345D89C" w14:textId="77EDE0A4" w:rsidR="00816270" w:rsidRDefault="00816270" w:rsidP="000853A5">
      <w:pPr>
        <w:pStyle w:val="NoSpacing"/>
      </w:pPr>
    </w:p>
    <w:p w14:paraId="7BCFF1FB" w14:textId="0E573003" w:rsidR="00816270" w:rsidRPr="002F458E" w:rsidRDefault="00816270" w:rsidP="005E4BF1">
      <w:pPr>
        <w:pStyle w:val="NoSpacing"/>
        <w:rPr>
          <w:rFonts w:ascii="Times New Roman" w:hAnsi="Times New Roman" w:cs="Times New Roman"/>
          <w:sz w:val="24"/>
          <w:szCs w:val="24"/>
        </w:rPr>
      </w:pPr>
      <w:r w:rsidRPr="002F458E">
        <w:rPr>
          <w:rFonts w:ascii="Times New Roman" w:hAnsi="Times New Roman" w:cs="Times New Roman"/>
          <w:sz w:val="24"/>
          <w:szCs w:val="24"/>
        </w:rPr>
        <w:t xml:space="preserve">Code Box 1: Export Landsat time series from </w:t>
      </w:r>
      <w:r w:rsidR="0016136E">
        <w:rPr>
          <w:rFonts w:ascii="Times New Roman" w:hAnsi="Times New Roman" w:cs="Times New Roman"/>
          <w:sz w:val="24"/>
          <w:szCs w:val="24"/>
        </w:rPr>
        <w:t xml:space="preserve">Google </w:t>
      </w:r>
      <w:r w:rsidRPr="002F458E">
        <w:rPr>
          <w:rFonts w:ascii="Times New Roman" w:hAnsi="Times New Roman" w:cs="Times New Roman"/>
          <w:sz w:val="24"/>
          <w:szCs w:val="24"/>
        </w:rPr>
        <w:t>Earth Engine</w:t>
      </w:r>
    </w:p>
    <w:p w14:paraId="084FDE2C" w14:textId="6131331D" w:rsidR="008B6649" w:rsidRPr="002F458E" w:rsidRDefault="008B6649"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2F458E">
        <w:rPr>
          <w:rFonts w:ascii="Consolas" w:hAnsi="Consolas" w:cs="Times New Roman"/>
          <w:sz w:val="20"/>
          <w:szCs w:val="20"/>
        </w:rPr>
        <w:t># Load required R packages</w:t>
      </w:r>
    </w:p>
    <w:p w14:paraId="66C8B037" w14:textId="77777777" w:rsidR="000853A5" w:rsidRPr="0094106D" w:rsidRDefault="000853A5"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94106D">
        <w:rPr>
          <w:rFonts w:ascii="Consolas" w:hAnsi="Consolas" w:cs="Times New Roman"/>
          <w:sz w:val="20"/>
          <w:szCs w:val="20"/>
        </w:rPr>
        <w:t>require(lsatTS)</w:t>
      </w:r>
    </w:p>
    <w:p w14:paraId="3C1D17B4" w14:textId="2C590638" w:rsidR="000853A5" w:rsidRPr="0094106D" w:rsidRDefault="000853A5"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94106D">
        <w:rPr>
          <w:rFonts w:ascii="Consolas" w:hAnsi="Consolas" w:cs="Times New Roman"/>
          <w:sz w:val="20"/>
          <w:szCs w:val="20"/>
        </w:rPr>
        <w:t>require(</w:t>
      </w:r>
      <w:proofErr w:type="spellStart"/>
      <w:r w:rsidRPr="0094106D">
        <w:rPr>
          <w:rFonts w:ascii="Consolas" w:hAnsi="Consolas" w:cs="Times New Roman"/>
          <w:sz w:val="20"/>
          <w:szCs w:val="20"/>
        </w:rPr>
        <w:t>rgee</w:t>
      </w:r>
      <w:proofErr w:type="spellEnd"/>
      <w:r w:rsidRPr="0094106D">
        <w:rPr>
          <w:rFonts w:ascii="Consolas" w:hAnsi="Consolas" w:cs="Times New Roman"/>
          <w:sz w:val="20"/>
          <w:szCs w:val="20"/>
        </w:rPr>
        <w:t>)</w:t>
      </w:r>
    </w:p>
    <w:p w14:paraId="1E223AF2" w14:textId="77777777" w:rsidR="002C207C" w:rsidRPr="0094106D" w:rsidRDefault="002C207C"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94106D">
        <w:rPr>
          <w:rFonts w:ascii="Consolas" w:hAnsi="Consolas" w:cs="Times New Roman"/>
          <w:sz w:val="20"/>
          <w:szCs w:val="20"/>
        </w:rPr>
        <w:t>require(sf)</w:t>
      </w:r>
    </w:p>
    <w:p w14:paraId="53DCE1FB" w14:textId="05FAA005" w:rsidR="002C207C" w:rsidRPr="0094106D" w:rsidRDefault="002C207C"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94106D">
        <w:rPr>
          <w:rFonts w:ascii="Consolas" w:hAnsi="Consolas" w:cs="Times New Roman"/>
          <w:sz w:val="20"/>
          <w:szCs w:val="20"/>
        </w:rPr>
        <w:t>require(ggplot2)</w:t>
      </w:r>
    </w:p>
    <w:p w14:paraId="7AD991CA" w14:textId="1357F413" w:rsidR="002C207C" w:rsidRPr="0094106D" w:rsidRDefault="002C207C"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94106D">
        <w:rPr>
          <w:rFonts w:ascii="Consolas" w:hAnsi="Consolas" w:cs="Times New Roman"/>
          <w:sz w:val="20"/>
          <w:szCs w:val="20"/>
        </w:rPr>
        <w:t>require(</w:t>
      </w:r>
      <w:r w:rsidR="00193181" w:rsidRPr="00193181">
        <w:rPr>
          <w:rFonts w:ascii="Consolas" w:hAnsi="Consolas" w:cs="Times New Roman"/>
          <w:i/>
          <w:iCs/>
          <w:sz w:val="20"/>
          <w:szCs w:val="20"/>
        </w:rPr>
        <w:t>data.table</w:t>
      </w:r>
      <w:r w:rsidRPr="0094106D">
        <w:rPr>
          <w:rFonts w:ascii="Consolas" w:hAnsi="Consolas" w:cs="Times New Roman"/>
          <w:sz w:val="20"/>
          <w:szCs w:val="20"/>
        </w:rPr>
        <w:t>)</w:t>
      </w:r>
    </w:p>
    <w:p w14:paraId="4928705C" w14:textId="35C11A80" w:rsidR="009525C2" w:rsidRDefault="009525C2"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4"/>
          <w:szCs w:val="24"/>
        </w:rPr>
      </w:pPr>
    </w:p>
    <w:p w14:paraId="43D05E3A" w14:textId="401A8F71" w:rsidR="009525C2" w:rsidRPr="009525C2" w:rsidRDefault="009525C2" w:rsidP="002F458E">
      <w:pPr>
        <w:pStyle w:val="NoSpacing"/>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i/>
          <w:iCs/>
          <w:sz w:val="24"/>
          <w:szCs w:val="24"/>
        </w:rPr>
      </w:pPr>
      <w:r w:rsidRPr="002F458E">
        <w:rPr>
          <w:rFonts w:ascii="Consolas" w:hAnsi="Consolas" w:cs="Times New Roman"/>
          <w:sz w:val="20"/>
          <w:szCs w:val="20"/>
        </w:rPr>
        <w:t xml:space="preserve"># Initialize </w:t>
      </w:r>
      <w:r w:rsidR="0016136E">
        <w:rPr>
          <w:rFonts w:ascii="Consolas" w:hAnsi="Consolas" w:cs="Times New Roman"/>
          <w:sz w:val="20"/>
          <w:szCs w:val="20"/>
        </w:rPr>
        <w:t xml:space="preserve">Google </w:t>
      </w:r>
      <w:r w:rsidRPr="002F458E">
        <w:rPr>
          <w:rFonts w:ascii="Consolas" w:hAnsi="Consolas" w:cs="Times New Roman"/>
          <w:sz w:val="20"/>
          <w:szCs w:val="20"/>
        </w:rPr>
        <w:t>Earth Engine</w:t>
      </w:r>
    </w:p>
    <w:p w14:paraId="4C9AECDA" w14:textId="69284693" w:rsidR="000853A5" w:rsidRPr="0094106D" w:rsidRDefault="000853A5"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r w:rsidRPr="0094106D">
        <w:rPr>
          <w:rFonts w:ascii="Consolas" w:hAnsi="Consolas" w:cs="Times New Roman"/>
          <w:sz w:val="20"/>
          <w:szCs w:val="20"/>
        </w:rPr>
        <w:t>ee_Initialize</w:t>
      </w:r>
      <w:proofErr w:type="spellEnd"/>
      <w:r w:rsidRPr="0094106D">
        <w:rPr>
          <w:rFonts w:ascii="Consolas" w:hAnsi="Consolas" w:cs="Times New Roman"/>
          <w:sz w:val="20"/>
          <w:szCs w:val="20"/>
        </w:rPr>
        <w:t>()</w:t>
      </w:r>
    </w:p>
    <w:p w14:paraId="729F895E" w14:textId="41240C9F" w:rsidR="000853A5" w:rsidRDefault="000853A5" w:rsidP="002F458E">
      <w:pPr>
        <w:pStyle w:val="NoSpacing"/>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4"/>
          <w:szCs w:val="24"/>
        </w:rPr>
      </w:pPr>
    </w:p>
    <w:p w14:paraId="1F04F5D2" w14:textId="0654243D" w:rsidR="00D97A86" w:rsidRPr="002F458E" w:rsidRDefault="00D97A86"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2F458E">
        <w:rPr>
          <w:rFonts w:ascii="Consolas" w:hAnsi="Consolas" w:cs="Times New Roman"/>
          <w:sz w:val="20"/>
          <w:szCs w:val="20"/>
        </w:rPr>
        <w:t xml:space="preserve"># Create </w:t>
      </w:r>
      <w:r w:rsidR="00816270" w:rsidRPr="002F458E">
        <w:rPr>
          <w:rFonts w:ascii="Consolas" w:hAnsi="Consolas" w:cs="Times New Roman"/>
          <w:sz w:val="20"/>
          <w:szCs w:val="20"/>
        </w:rPr>
        <w:t xml:space="preserve">sf </w:t>
      </w:r>
      <w:r w:rsidRPr="002F458E">
        <w:rPr>
          <w:rFonts w:ascii="Consolas" w:hAnsi="Consolas" w:cs="Times New Roman"/>
          <w:sz w:val="20"/>
          <w:szCs w:val="20"/>
        </w:rPr>
        <w:t xml:space="preserve">polygon </w:t>
      </w:r>
      <w:r w:rsidR="00816270" w:rsidRPr="002F458E">
        <w:rPr>
          <w:rFonts w:ascii="Consolas" w:hAnsi="Consolas" w:cs="Times New Roman"/>
          <w:sz w:val="20"/>
          <w:szCs w:val="20"/>
        </w:rPr>
        <w:t xml:space="preserve">of </w:t>
      </w:r>
      <w:r w:rsidRPr="002F458E">
        <w:rPr>
          <w:rFonts w:ascii="Consolas" w:hAnsi="Consolas" w:cs="Times New Roman"/>
          <w:sz w:val="20"/>
          <w:szCs w:val="20"/>
        </w:rPr>
        <w:t>the study area</w:t>
      </w:r>
      <w:r w:rsidR="00913009" w:rsidRPr="002F458E">
        <w:rPr>
          <w:rFonts w:ascii="Consolas" w:hAnsi="Consolas" w:cs="Times New Roman"/>
          <w:sz w:val="20"/>
          <w:szCs w:val="20"/>
        </w:rPr>
        <w:t xml:space="preserve"> </w:t>
      </w:r>
    </w:p>
    <w:p w14:paraId="4BADDCFD" w14:textId="77777777" w:rsidR="00E8337D" w:rsidRPr="00E948B0" w:rsidRDefault="00E8337D"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r w:rsidRPr="00E948B0">
        <w:rPr>
          <w:rFonts w:ascii="Consolas" w:hAnsi="Consolas" w:cs="Times New Roman"/>
          <w:sz w:val="20"/>
          <w:szCs w:val="20"/>
        </w:rPr>
        <w:t>aoi.poly</w:t>
      </w:r>
      <w:proofErr w:type="spellEnd"/>
      <w:r w:rsidRPr="00E948B0">
        <w:rPr>
          <w:rFonts w:ascii="Consolas" w:hAnsi="Consolas" w:cs="Times New Roman"/>
          <w:sz w:val="20"/>
          <w:szCs w:val="20"/>
        </w:rPr>
        <w:t xml:space="preserve"> &lt;- </w:t>
      </w:r>
      <w:proofErr w:type="spellStart"/>
      <w:r w:rsidRPr="00E948B0">
        <w:rPr>
          <w:rFonts w:ascii="Consolas" w:hAnsi="Consolas" w:cs="Times New Roman"/>
          <w:sz w:val="20"/>
          <w:szCs w:val="20"/>
        </w:rPr>
        <w:t>st_polygon</w:t>
      </w:r>
      <w:proofErr w:type="spellEnd"/>
      <w:r w:rsidRPr="00E948B0">
        <w:rPr>
          <w:rFonts w:ascii="Consolas" w:hAnsi="Consolas" w:cs="Times New Roman"/>
          <w:sz w:val="20"/>
          <w:szCs w:val="20"/>
        </w:rPr>
        <w:t>(list(matrix(</w:t>
      </w:r>
    </w:p>
    <w:p w14:paraId="6803C208" w14:textId="77777777" w:rsidR="00E8337D" w:rsidRPr="00E948B0" w:rsidRDefault="00E8337D"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E948B0">
        <w:rPr>
          <w:rFonts w:ascii="Consolas" w:hAnsi="Consolas" w:cs="Times New Roman"/>
          <w:sz w:val="20"/>
          <w:szCs w:val="20"/>
        </w:rPr>
        <w:t xml:space="preserve">  c(-332950,-2243300,</w:t>
      </w:r>
    </w:p>
    <w:p w14:paraId="73378ADD" w14:textId="77777777" w:rsidR="00E8337D" w:rsidRPr="00E948B0" w:rsidRDefault="00E8337D"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E948B0">
        <w:rPr>
          <w:rFonts w:ascii="Consolas" w:hAnsi="Consolas" w:cs="Times New Roman"/>
          <w:sz w:val="20"/>
          <w:szCs w:val="20"/>
        </w:rPr>
        <w:t xml:space="preserve">    -334950,-2243300,</w:t>
      </w:r>
    </w:p>
    <w:p w14:paraId="34D737F2" w14:textId="77777777" w:rsidR="00E8337D" w:rsidRPr="00E948B0" w:rsidRDefault="00E8337D"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E948B0">
        <w:rPr>
          <w:rFonts w:ascii="Consolas" w:hAnsi="Consolas" w:cs="Times New Roman"/>
          <w:sz w:val="20"/>
          <w:szCs w:val="20"/>
        </w:rPr>
        <w:t xml:space="preserve">    -334950,-2245300,</w:t>
      </w:r>
    </w:p>
    <w:p w14:paraId="3F8A1BE7" w14:textId="77777777" w:rsidR="00E8337D" w:rsidRPr="00E948B0" w:rsidRDefault="00E8337D"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E948B0">
        <w:rPr>
          <w:rFonts w:ascii="Consolas" w:hAnsi="Consolas" w:cs="Times New Roman"/>
          <w:sz w:val="20"/>
          <w:szCs w:val="20"/>
        </w:rPr>
        <w:t xml:space="preserve">    -332950,-2245300,</w:t>
      </w:r>
    </w:p>
    <w:p w14:paraId="305D305B" w14:textId="77777777" w:rsidR="00E8337D" w:rsidRPr="00E948B0" w:rsidRDefault="00E8337D"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E948B0">
        <w:rPr>
          <w:rFonts w:ascii="Consolas" w:hAnsi="Consolas" w:cs="Times New Roman"/>
          <w:sz w:val="20"/>
          <w:szCs w:val="20"/>
        </w:rPr>
        <w:t xml:space="preserve">    -332950,-2243300),</w:t>
      </w:r>
    </w:p>
    <w:p w14:paraId="052E9834" w14:textId="77777777" w:rsidR="005E4BF1" w:rsidRDefault="00E8337D"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E948B0">
        <w:rPr>
          <w:rFonts w:ascii="Consolas" w:hAnsi="Consolas" w:cs="Times New Roman"/>
          <w:sz w:val="20"/>
          <w:szCs w:val="20"/>
        </w:rPr>
        <w:t xml:space="preserve">  </w:t>
      </w:r>
      <w:proofErr w:type="spellStart"/>
      <w:r w:rsidRPr="00E948B0">
        <w:rPr>
          <w:rFonts w:ascii="Consolas" w:hAnsi="Consolas" w:cs="Times New Roman"/>
          <w:sz w:val="20"/>
          <w:szCs w:val="20"/>
        </w:rPr>
        <w:t>ncol</w:t>
      </w:r>
      <w:proofErr w:type="spellEnd"/>
      <w:r w:rsidRPr="00E948B0">
        <w:rPr>
          <w:rFonts w:ascii="Consolas" w:hAnsi="Consolas" w:cs="Times New Roman"/>
          <w:sz w:val="20"/>
          <w:szCs w:val="20"/>
        </w:rPr>
        <w:t xml:space="preserve"> = 2, </w:t>
      </w:r>
    </w:p>
    <w:p w14:paraId="0214D8D2" w14:textId="2700D619" w:rsidR="00E8337D" w:rsidRPr="00E948B0" w:rsidRDefault="005E4BF1"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xml:space="preserve">  </w:t>
      </w:r>
      <w:proofErr w:type="spellStart"/>
      <w:r w:rsidR="00E8337D" w:rsidRPr="00E948B0">
        <w:rPr>
          <w:rFonts w:ascii="Consolas" w:hAnsi="Consolas" w:cs="Times New Roman"/>
          <w:sz w:val="20"/>
          <w:szCs w:val="20"/>
        </w:rPr>
        <w:t>byrow</w:t>
      </w:r>
      <w:proofErr w:type="spellEnd"/>
      <w:r w:rsidR="00E8337D" w:rsidRPr="00E948B0">
        <w:rPr>
          <w:rFonts w:ascii="Consolas" w:hAnsi="Consolas" w:cs="Times New Roman"/>
          <w:sz w:val="20"/>
          <w:szCs w:val="20"/>
        </w:rPr>
        <w:t xml:space="preserve"> = T)))</w:t>
      </w:r>
    </w:p>
    <w:p w14:paraId="74CEA7E2" w14:textId="2723BC5E" w:rsidR="00E8337D" w:rsidRDefault="00E8337D"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20FE2D4E" w14:textId="5D26F4D7" w:rsidR="00816270" w:rsidRPr="002F458E" w:rsidRDefault="00816270"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i/>
          <w:iCs/>
          <w:sz w:val="20"/>
          <w:szCs w:val="20"/>
        </w:rPr>
      </w:pPr>
      <w:r w:rsidRPr="002F458E">
        <w:rPr>
          <w:rFonts w:ascii="Consolas" w:hAnsi="Consolas" w:cs="Times New Roman"/>
          <w:i/>
          <w:iCs/>
          <w:sz w:val="20"/>
          <w:szCs w:val="20"/>
        </w:rPr>
        <w:t xml:space="preserve"># Transform polygon to </w:t>
      </w:r>
      <w:r>
        <w:rPr>
          <w:rFonts w:ascii="Consolas" w:hAnsi="Consolas" w:cs="Times New Roman"/>
          <w:i/>
          <w:iCs/>
          <w:sz w:val="20"/>
          <w:szCs w:val="20"/>
        </w:rPr>
        <w:t xml:space="preserve">WGS84 </w:t>
      </w:r>
      <w:proofErr w:type="spellStart"/>
      <w:r>
        <w:rPr>
          <w:rFonts w:ascii="Consolas" w:hAnsi="Consolas" w:cs="Times New Roman"/>
          <w:i/>
          <w:iCs/>
          <w:sz w:val="20"/>
          <w:szCs w:val="20"/>
        </w:rPr>
        <w:t>lat</w:t>
      </w:r>
      <w:proofErr w:type="spellEnd"/>
      <w:r>
        <w:rPr>
          <w:rFonts w:ascii="Consolas" w:hAnsi="Consolas" w:cs="Times New Roman"/>
          <w:i/>
          <w:iCs/>
          <w:sz w:val="20"/>
          <w:szCs w:val="20"/>
        </w:rPr>
        <w:t xml:space="preserve"> long</w:t>
      </w:r>
    </w:p>
    <w:p w14:paraId="6C5BE40B" w14:textId="77777777" w:rsidR="00816270" w:rsidRDefault="00E8337D"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r w:rsidRPr="00E948B0">
        <w:rPr>
          <w:rFonts w:ascii="Consolas" w:hAnsi="Consolas" w:cs="Times New Roman"/>
          <w:sz w:val="20"/>
          <w:szCs w:val="20"/>
        </w:rPr>
        <w:t>aoi.poly</w:t>
      </w:r>
      <w:proofErr w:type="spellEnd"/>
      <w:r w:rsidRPr="00E948B0">
        <w:rPr>
          <w:rFonts w:ascii="Consolas" w:hAnsi="Consolas" w:cs="Times New Roman"/>
          <w:sz w:val="20"/>
          <w:szCs w:val="20"/>
        </w:rPr>
        <w:t xml:space="preserve"> </w:t>
      </w:r>
      <w:r w:rsidR="00E948B0" w:rsidRPr="00E948B0">
        <w:rPr>
          <w:rFonts w:ascii="Consolas" w:hAnsi="Consolas" w:cs="Times New Roman"/>
          <w:sz w:val="20"/>
          <w:szCs w:val="20"/>
        </w:rPr>
        <w:t>&lt;-</w:t>
      </w:r>
      <w:r w:rsidRPr="00E948B0">
        <w:rPr>
          <w:rFonts w:ascii="Consolas" w:hAnsi="Consolas" w:cs="Times New Roman"/>
          <w:sz w:val="20"/>
          <w:szCs w:val="20"/>
        </w:rPr>
        <w:t xml:space="preserve"> </w:t>
      </w:r>
      <w:proofErr w:type="spellStart"/>
      <w:r w:rsidRPr="00E948B0">
        <w:rPr>
          <w:rFonts w:ascii="Consolas" w:hAnsi="Consolas" w:cs="Times New Roman"/>
          <w:sz w:val="20"/>
          <w:szCs w:val="20"/>
        </w:rPr>
        <w:t>aoi.poly</w:t>
      </w:r>
      <w:proofErr w:type="spellEnd"/>
      <w:r w:rsidRPr="00E948B0">
        <w:rPr>
          <w:rFonts w:ascii="Consolas" w:hAnsi="Consolas" w:cs="Times New Roman"/>
          <w:sz w:val="20"/>
          <w:szCs w:val="20"/>
        </w:rPr>
        <w:t xml:space="preserve"> %&gt;% </w:t>
      </w:r>
    </w:p>
    <w:p w14:paraId="51B163E3" w14:textId="7B6C58B6" w:rsidR="00816270" w:rsidRDefault="005E4BF1"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xml:space="preserve">  </w:t>
      </w:r>
      <w:proofErr w:type="spellStart"/>
      <w:r w:rsidR="00E8337D" w:rsidRPr="00E948B0">
        <w:rPr>
          <w:rFonts w:ascii="Consolas" w:hAnsi="Consolas" w:cs="Times New Roman"/>
          <w:sz w:val="20"/>
          <w:szCs w:val="20"/>
        </w:rPr>
        <w:t>st_sfc</w:t>
      </w:r>
      <w:proofErr w:type="spellEnd"/>
      <w:r w:rsidR="00E8337D" w:rsidRPr="00E948B0">
        <w:rPr>
          <w:rFonts w:ascii="Consolas" w:hAnsi="Consolas" w:cs="Times New Roman"/>
          <w:sz w:val="20"/>
          <w:szCs w:val="20"/>
        </w:rPr>
        <w:t>(</w:t>
      </w:r>
      <w:proofErr w:type="spellStart"/>
      <w:r w:rsidR="00E8337D" w:rsidRPr="00E948B0">
        <w:rPr>
          <w:rFonts w:ascii="Consolas" w:hAnsi="Consolas" w:cs="Times New Roman"/>
          <w:sz w:val="20"/>
          <w:szCs w:val="20"/>
        </w:rPr>
        <w:t>crs</w:t>
      </w:r>
      <w:proofErr w:type="spellEnd"/>
      <w:r w:rsidR="00E8337D" w:rsidRPr="00E948B0">
        <w:rPr>
          <w:rFonts w:ascii="Consolas" w:hAnsi="Consolas" w:cs="Times New Roman"/>
          <w:sz w:val="20"/>
          <w:szCs w:val="20"/>
        </w:rPr>
        <w:t xml:space="preserve"> = 3413) %&gt;% </w:t>
      </w:r>
    </w:p>
    <w:p w14:paraId="02AD1315" w14:textId="01FB0B7A" w:rsidR="00816270" w:rsidRDefault="005E4BF1"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xml:space="preserve">  </w:t>
      </w:r>
      <w:proofErr w:type="spellStart"/>
      <w:r w:rsidR="00E8337D" w:rsidRPr="00E948B0">
        <w:rPr>
          <w:rFonts w:ascii="Consolas" w:hAnsi="Consolas" w:cs="Times New Roman"/>
          <w:sz w:val="20"/>
          <w:szCs w:val="20"/>
        </w:rPr>
        <w:t>st_transform</w:t>
      </w:r>
      <w:proofErr w:type="spellEnd"/>
      <w:r w:rsidR="00E8337D" w:rsidRPr="00E948B0">
        <w:rPr>
          <w:rFonts w:ascii="Consolas" w:hAnsi="Consolas" w:cs="Times New Roman"/>
          <w:sz w:val="20"/>
          <w:szCs w:val="20"/>
        </w:rPr>
        <w:t>(</w:t>
      </w:r>
      <w:proofErr w:type="spellStart"/>
      <w:r w:rsidR="00E8337D" w:rsidRPr="00E948B0">
        <w:rPr>
          <w:rFonts w:ascii="Consolas" w:hAnsi="Consolas" w:cs="Times New Roman"/>
          <w:sz w:val="20"/>
          <w:szCs w:val="20"/>
        </w:rPr>
        <w:t>crs</w:t>
      </w:r>
      <w:proofErr w:type="spellEnd"/>
      <w:r w:rsidR="00E8337D" w:rsidRPr="00E948B0">
        <w:rPr>
          <w:rFonts w:ascii="Consolas" w:hAnsi="Consolas" w:cs="Times New Roman"/>
          <w:sz w:val="20"/>
          <w:szCs w:val="20"/>
        </w:rPr>
        <w:t xml:space="preserve"> = 4326) %&gt;% </w:t>
      </w:r>
    </w:p>
    <w:p w14:paraId="1856D2FF" w14:textId="50B756B2" w:rsidR="002F1CCE" w:rsidRPr="00E948B0" w:rsidRDefault="005E4BF1"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xml:space="preserve">  </w:t>
      </w:r>
      <w:proofErr w:type="spellStart"/>
      <w:r w:rsidR="00E8337D" w:rsidRPr="00E948B0">
        <w:rPr>
          <w:rFonts w:ascii="Consolas" w:hAnsi="Consolas" w:cs="Times New Roman"/>
          <w:sz w:val="20"/>
          <w:szCs w:val="20"/>
        </w:rPr>
        <w:t>st_as_sf</w:t>
      </w:r>
      <w:proofErr w:type="spellEnd"/>
      <w:r w:rsidR="00E8337D" w:rsidRPr="00E948B0">
        <w:rPr>
          <w:rFonts w:ascii="Consolas" w:hAnsi="Consolas" w:cs="Times New Roman"/>
          <w:sz w:val="20"/>
          <w:szCs w:val="20"/>
        </w:rPr>
        <w:t>()</w:t>
      </w:r>
    </w:p>
    <w:p w14:paraId="718B41E0" w14:textId="77777777" w:rsidR="00E8337D" w:rsidRPr="0094106D" w:rsidRDefault="00E8337D" w:rsidP="002F458E">
      <w:pPr>
        <w:pStyle w:val="NoSpacing"/>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rPr>
      </w:pPr>
    </w:p>
    <w:p w14:paraId="55E93217" w14:textId="11BBC636" w:rsidR="002F1CCE" w:rsidRPr="002F458E" w:rsidRDefault="002F1CCE"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2F458E">
        <w:rPr>
          <w:rFonts w:ascii="Consolas" w:hAnsi="Consolas" w:cs="Times New Roman"/>
          <w:sz w:val="20"/>
          <w:szCs w:val="20"/>
        </w:rPr>
        <w:t xml:space="preserve"># Get the central coordinates </w:t>
      </w:r>
      <w:r w:rsidR="00FB5A6E" w:rsidRPr="002F458E">
        <w:rPr>
          <w:rFonts w:ascii="Consolas" w:hAnsi="Consolas" w:cs="Times New Roman"/>
          <w:sz w:val="20"/>
          <w:szCs w:val="20"/>
        </w:rPr>
        <w:t xml:space="preserve">for </w:t>
      </w:r>
      <w:r w:rsidRPr="002F458E">
        <w:rPr>
          <w:rFonts w:ascii="Consolas" w:hAnsi="Consolas" w:cs="Times New Roman"/>
          <w:sz w:val="20"/>
          <w:szCs w:val="20"/>
        </w:rPr>
        <w:t xml:space="preserve">each </w:t>
      </w:r>
      <w:r w:rsidR="00D66B3D" w:rsidRPr="002F458E">
        <w:rPr>
          <w:rFonts w:ascii="Consolas" w:hAnsi="Consolas" w:cs="Times New Roman"/>
          <w:sz w:val="20"/>
          <w:szCs w:val="20"/>
        </w:rPr>
        <w:t>of the 45</w:t>
      </w:r>
      <w:r w:rsidR="00C843FD" w:rsidRPr="002F458E">
        <w:rPr>
          <w:rFonts w:ascii="Consolas" w:hAnsi="Consolas" w:cs="Times New Roman"/>
          <w:sz w:val="20"/>
          <w:szCs w:val="20"/>
        </w:rPr>
        <w:t>5</w:t>
      </w:r>
      <w:r w:rsidR="00D66B3D" w:rsidRPr="002F458E">
        <w:rPr>
          <w:rFonts w:ascii="Consolas" w:hAnsi="Consolas" w:cs="Times New Roman"/>
          <w:sz w:val="20"/>
          <w:szCs w:val="20"/>
        </w:rPr>
        <w:t xml:space="preserve">7 </w:t>
      </w:r>
      <w:r w:rsidRPr="002F458E">
        <w:rPr>
          <w:rFonts w:ascii="Consolas" w:hAnsi="Consolas" w:cs="Times New Roman"/>
          <w:sz w:val="20"/>
          <w:szCs w:val="20"/>
        </w:rPr>
        <w:t>Landsat pixel</w:t>
      </w:r>
      <w:r w:rsidR="00D66B3D" w:rsidRPr="002F458E">
        <w:rPr>
          <w:rFonts w:ascii="Consolas" w:hAnsi="Consolas" w:cs="Times New Roman"/>
          <w:sz w:val="20"/>
          <w:szCs w:val="20"/>
        </w:rPr>
        <w:t>s</w:t>
      </w:r>
      <w:r w:rsidRPr="002F458E">
        <w:rPr>
          <w:rFonts w:ascii="Consolas" w:hAnsi="Consolas" w:cs="Times New Roman"/>
          <w:sz w:val="20"/>
          <w:szCs w:val="20"/>
        </w:rPr>
        <w:t xml:space="preserve"> in study area</w:t>
      </w:r>
    </w:p>
    <w:p w14:paraId="6E3371B2" w14:textId="7FF0F2B2" w:rsidR="002F1CCE" w:rsidRPr="0094106D" w:rsidRDefault="002F1CCE"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r w:rsidRPr="0094106D">
        <w:rPr>
          <w:rFonts w:ascii="Consolas" w:hAnsi="Consolas" w:cs="Times New Roman"/>
          <w:sz w:val="20"/>
          <w:szCs w:val="20"/>
        </w:rPr>
        <w:t>aoi.pts</w:t>
      </w:r>
      <w:proofErr w:type="spellEnd"/>
      <w:r w:rsidRPr="0094106D">
        <w:rPr>
          <w:rFonts w:ascii="Consolas" w:hAnsi="Consolas" w:cs="Times New Roman"/>
          <w:sz w:val="20"/>
          <w:szCs w:val="20"/>
        </w:rPr>
        <w:t xml:space="preserve"> &lt;- </w:t>
      </w:r>
      <w:proofErr w:type="spellStart"/>
      <w:r w:rsidRPr="0094106D">
        <w:rPr>
          <w:rFonts w:ascii="Consolas" w:hAnsi="Consolas" w:cs="Times New Roman"/>
          <w:sz w:val="20"/>
          <w:szCs w:val="20"/>
        </w:rPr>
        <w:t>lsat_get_pixel_centers</w:t>
      </w:r>
      <w:proofErr w:type="spellEnd"/>
      <w:r w:rsidRPr="0094106D">
        <w:rPr>
          <w:rFonts w:ascii="Consolas" w:hAnsi="Consolas" w:cs="Times New Roman"/>
          <w:sz w:val="20"/>
          <w:szCs w:val="20"/>
        </w:rPr>
        <w:t>(</w:t>
      </w:r>
      <w:proofErr w:type="spellStart"/>
      <w:r w:rsidRPr="0094106D">
        <w:rPr>
          <w:rFonts w:ascii="Consolas" w:hAnsi="Consolas" w:cs="Times New Roman"/>
          <w:sz w:val="20"/>
          <w:szCs w:val="20"/>
        </w:rPr>
        <w:t>aoi.</w:t>
      </w:r>
      <w:r w:rsidR="003D7172" w:rsidRPr="0094106D">
        <w:rPr>
          <w:rFonts w:ascii="Consolas" w:hAnsi="Consolas" w:cs="Times New Roman"/>
          <w:sz w:val="20"/>
          <w:szCs w:val="20"/>
        </w:rPr>
        <w:t>poly</w:t>
      </w:r>
      <w:proofErr w:type="spellEnd"/>
      <w:r w:rsidRPr="0094106D">
        <w:rPr>
          <w:rFonts w:ascii="Consolas" w:hAnsi="Consolas" w:cs="Times New Roman"/>
          <w:sz w:val="20"/>
          <w:szCs w:val="20"/>
        </w:rPr>
        <w:t>)</w:t>
      </w:r>
    </w:p>
    <w:p w14:paraId="469DB598" w14:textId="77777777" w:rsidR="002F1CCE" w:rsidRPr="002F1CCE" w:rsidRDefault="002F1CCE" w:rsidP="002F458E">
      <w:pPr>
        <w:pStyle w:val="NoSpacing"/>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4"/>
          <w:szCs w:val="24"/>
        </w:rPr>
      </w:pPr>
    </w:p>
    <w:p w14:paraId="650E2EF2" w14:textId="77777777" w:rsidR="0094458F" w:rsidRDefault="002F1CCE"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2F458E">
        <w:rPr>
          <w:rFonts w:ascii="Consolas" w:hAnsi="Consolas" w:cs="Times New Roman"/>
          <w:sz w:val="20"/>
          <w:szCs w:val="20"/>
        </w:rPr>
        <w:t xml:space="preserve"># </w:t>
      </w:r>
      <w:r w:rsidR="003D7172" w:rsidRPr="002F458E">
        <w:rPr>
          <w:rFonts w:ascii="Consolas" w:hAnsi="Consolas" w:cs="Times New Roman"/>
          <w:sz w:val="20"/>
          <w:szCs w:val="20"/>
        </w:rPr>
        <w:t xml:space="preserve">Export </w:t>
      </w:r>
      <w:r w:rsidR="000213B5" w:rsidRPr="002F458E">
        <w:rPr>
          <w:rFonts w:ascii="Consolas" w:hAnsi="Consolas" w:cs="Times New Roman"/>
          <w:sz w:val="20"/>
          <w:szCs w:val="20"/>
        </w:rPr>
        <w:t xml:space="preserve">summer </w:t>
      </w:r>
      <w:r w:rsidRPr="002F458E">
        <w:rPr>
          <w:rFonts w:ascii="Consolas" w:hAnsi="Consolas" w:cs="Times New Roman"/>
          <w:sz w:val="20"/>
          <w:szCs w:val="20"/>
        </w:rPr>
        <w:t xml:space="preserve">Landsat surface reflectance measurements </w:t>
      </w:r>
      <w:r w:rsidR="00D66B3D" w:rsidRPr="002F458E">
        <w:rPr>
          <w:rFonts w:ascii="Consolas" w:hAnsi="Consolas" w:cs="Times New Roman"/>
          <w:sz w:val="20"/>
          <w:szCs w:val="20"/>
        </w:rPr>
        <w:t xml:space="preserve">for each pixel </w:t>
      </w:r>
      <w:r w:rsidR="003D7172" w:rsidRPr="002F458E">
        <w:rPr>
          <w:rFonts w:ascii="Consolas" w:hAnsi="Consolas" w:cs="Times New Roman"/>
          <w:sz w:val="20"/>
          <w:szCs w:val="20"/>
        </w:rPr>
        <w:t xml:space="preserve">to </w:t>
      </w:r>
      <w:r w:rsidR="000213B5" w:rsidRPr="002F458E">
        <w:rPr>
          <w:rFonts w:ascii="Consolas" w:hAnsi="Consolas" w:cs="Times New Roman"/>
          <w:sz w:val="20"/>
          <w:szCs w:val="20"/>
        </w:rPr>
        <w:t xml:space="preserve">a </w:t>
      </w:r>
      <w:r w:rsidR="0042225A" w:rsidRPr="002F458E">
        <w:rPr>
          <w:rFonts w:ascii="Consolas" w:hAnsi="Consolas" w:cs="Times New Roman"/>
          <w:sz w:val="20"/>
          <w:szCs w:val="20"/>
        </w:rPr>
        <w:t xml:space="preserve">folder </w:t>
      </w:r>
    </w:p>
    <w:p w14:paraId="2B4C72D8" w14:textId="4AC01CFE" w:rsidR="002F1CCE" w:rsidRPr="002F458E" w:rsidRDefault="0094458F"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xml:space="preserve"># </w:t>
      </w:r>
      <w:r w:rsidR="0042225A" w:rsidRPr="002F458E">
        <w:rPr>
          <w:rFonts w:ascii="Consolas" w:hAnsi="Consolas" w:cs="Times New Roman"/>
          <w:sz w:val="20"/>
          <w:szCs w:val="20"/>
        </w:rPr>
        <w:t>called</w:t>
      </w:r>
      <w:r w:rsidR="00817E57" w:rsidRPr="002F458E">
        <w:rPr>
          <w:rFonts w:ascii="Consolas" w:hAnsi="Consolas" w:cs="Times New Roman"/>
          <w:sz w:val="20"/>
          <w:szCs w:val="20"/>
        </w:rPr>
        <w:t xml:space="preserve"> </w:t>
      </w:r>
      <w:r>
        <w:rPr>
          <w:rFonts w:ascii="Consolas" w:hAnsi="Consolas" w:cs="Times New Roman"/>
          <w:sz w:val="20"/>
          <w:szCs w:val="20"/>
        </w:rPr>
        <w:t>“</w:t>
      </w:r>
      <w:proofErr w:type="spellStart"/>
      <w:r w:rsidR="0042225A" w:rsidRPr="002F458E">
        <w:rPr>
          <w:rFonts w:ascii="Consolas" w:hAnsi="Consolas" w:cs="Times New Roman"/>
          <w:sz w:val="20"/>
          <w:szCs w:val="20"/>
        </w:rPr>
        <w:t>earth_engine</w:t>
      </w:r>
      <w:proofErr w:type="spellEnd"/>
      <w:r w:rsidR="00EF2C33" w:rsidRPr="002F458E">
        <w:rPr>
          <w:rFonts w:ascii="Consolas" w:hAnsi="Consolas" w:cs="Times New Roman"/>
          <w:sz w:val="20"/>
          <w:szCs w:val="20"/>
        </w:rPr>
        <w:t>/</w:t>
      </w:r>
      <w:proofErr w:type="spellStart"/>
      <w:r w:rsidR="00EF2C33" w:rsidRPr="002F458E">
        <w:rPr>
          <w:rFonts w:ascii="Consolas" w:hAnsi="Consolas" w:cs="Times New Roman"/>
          <w:sz w:val="20"/>
          <w:szCs w:val="20"/>
        </w:rPr>
        <w:t>lsat_disko</w:t>
      </w:r>
      <w:proofErr w:type="spellEnd"/>
      <w:r>
        <w:rPr>
          <w:rFonts w:ascii="Consolas" w:hAnsi="Consolas" w:cs="Times New Roman"/>
          <w:sz w:val="20"/>
          <w:szCs w:val="20"/>
        </w:rPr>
        <w:t>”</w:t>
      </w:r>
      <w:r w:rsidR="0042225A" w:rsidRPr="002F458E">
        <w:rPr>
          <w:rFonts w:ascii="Consolas" w:hAnsi="Consolas" w:cs="Times New Roman"/>
          <w:sz w:val="20"/>
          <w:szCs w:val="20"/>
        </w:rPr>
        <w:t xml:space="preserve"> on </w:t>
      </w:r>
      <w:r>
        <w:rPr>
          <w:rFonts w:ascii="Consolas" w:hAnsi="Consolas" w:cs="Times New Roman"/>
          <w:sz w:val="20"/>
          <w:szCs w:val="20"/>
        </w:rPr>
        <w:t xml:space="preserve">the user’s </w:t>
      </w:r>
      <w:r w:rsidR="003D7172" w:rsidRPr="002F458E">
        <w:rPr>
          <w:rFonts w:ascii="Consolas" w:hAnsi="Consolas" w:cs="Times New Roman"/>
          <w:sz w:val="20"/>
          <w:szCs w:val="20"/>
        </w:rPr>
        <w:t>Google</w:t>
      </w:r>
      <w:r w:rsidR="000213B5" w:rsidRPr="002F458E">
        <w:rPr>
          <w:rFonts w:ascii="Consolas" w:hAnsi="Consolas" w:cs="Times New Roman"/>
          <w:sz w:val="20"/>
          <w:szCs w:val="20"/>
        </w:rPr>
        <w:t xml:space="preserve"> </w:t>
      </w:r>
      <w:r w:rsidR="003D7172" w:rsidRPr="002F458E">
        <w:rPr>
          <w:rFonts w:ascii="Consolas" w:hAnsi="Consolas" w:cs="Times New Roman"/>
          <w:sz w:val="20"/>
          <w:szCs w:val="20"/>
        </w:rPr>
        <w:t>Drive</w:t>
      </w:r>
      <w:r w:rsidR="008A44EA" w:rsidRPr="002F458E">
        <w:rPr>
          <w:rFonts w:ascii="Consolas" w:hAnsi="Consolas" w:cs="Times New Roman"/>
          <w:sz w:val="20"/>
          <w:szCs w:val="20"/>
        </w:rPr>
        <w:t xml:space="preserve">. </w:t>
      </w:r>
    </w:p>
    <w:p w14:paraId="47C7C016" w14:textId="77777777" w:rsidR="00816270" w:rsidRDefault="002F1CCE"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r w:rsidRPr="0094106D">
        <w:rPr>
          <w:rFonts w:ascii="Consolas" w:hAnsi="Consolas" w:cs="Times New Roman"/>
          <w:sz w:val="20"/>
          <w:szCs w:val="20"/>
        </w:rPr>
        <w:t>lsat_export_ts</w:t>
      </w:r>
      <w:proofErr w:type="spellEnd"/>
      <w:r w:rsidRPr="0094106D">
        <w:rPr>
          <w:rFonts w:ascii="Consolas" w:hAnsi="Consolas" w:cs="Times New Roman"/>
          <w:sz w:val="20"/>
          <w:szCs w:val="20"/>
        </w:rPr>
        <w:t>(</w:t>
      </w:r>
    </w:p>
    <w:p w14:paraId="1BF8BA0B" w14:textId="32AA2761" w:rsidR="00816270" w:rsidRDefault="005E4BF1"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xml:space="preserve">  </w:t>
      </w:r>
      <w:proofErr w:type="spellStart"/>
      <w:r w:rsidR="002F1CCE" w:rsidRPr="0094106D">
        <w:rPr>
          <w:rFonts w:ascii="Consolas" w:hAnsi="Consolas" w:cs="Times New Roman"/>
          <w:sz w:val="20"/>
          <w:szCs w:val="20"/>
        </w:rPr>
        <w:t>pixel_coords_sf</w:t>
      </w:r>
      <w:proofErr w:type="spellEnd"/>
      <w:r w:rsidR="002F1CCE" w:rsidRPr="0094106D">
        <w:rPr>
          <w:rFonts w:ascii="Consolas" w:hAnsi="Consolas" w:cs="Times New Roman"/>
          <w:sz w:val="20"/>
          <w:szCs w:val="20"/>
        </w:rPr>
        <w:t xml:space="preserve"> = </w:t>
      </w:r>
      <w:proofErr w:type="spellStart"/>
      <w:r w:rsidR="002F1CCE" w:rsidRPr="0094106D">
        <w:rPr>
          <w:rFonts w:ascii="Consolas" w:hAnsi="Consolas" w:cs="Times New Roman"/>
          <w:sz w:val="20"/>
          <w:szCs w:val="20"/>
        </w:rPr>
        <w:t>aoi.pts</w:t>
      </w:r>
      <w:proofErr w:type="spellEnd"/>
      <w:r w:rsidR="002F1CCE" w:rsidRPr="0094106D">
        <w:rPr>
          <w:rFonts w:ascii="Consolas" w:hAnsi="Consolas" w:cs="Times New Roman"/>
          <w:sz w:val="20"/>
          <w:szCs w:val="20"/>
        </w:rPr>
        <w:t xml:space="preserve">, </w:t>
      </w:r>
    </w:p>
    <w:p w14:paraId="0C6045BC" w14:textId="223DEC01" w:rsidR="00816270" w:rsidRDefault="005E4BF1"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xml:space="preserve">  </w:t>
      </w:r>
      <w:proofErr w:type="spellStart"/>
      <w:r w:rsidR="002F1CCE" w:rsidRPr="0094106D">
        <w:rPr>
          <w:rFonts w:ascii="Consolas" w:hAnsi="Consolas" w:cs="Times New Roman"/>
          <w:sz w:val="20"/>
          <w:szCs w:val="20"/>
        </w:rPr>
        <w:t>startJulian</w:t>
      </w:r>
      <w:proofErr w:type="spellEnd"/>
      <w:r w:rsidR="002F1CCE" w:rsidRPr="0094106D">
        <w:rPr>
          <w:rFonts w:ascii="Consolas" w:hAnsi="Consolas" w:cs="Times New Roman"/>
          <w:sz w:val="20"/>
          <w:szCs w:val="20"/>
        </w:rPr>
        <w:t xml:space="preserve"> = 1</w:t>
      </w:r>
      <w:r w:rsidR="0049567B">
        <w:rPr>
          <w:rFonts w:ascii="Consolas" w:hAnsi="Consolas" w:cs="Times New Roman"/>
          <w:sz w:val="20"/>
          <w:szCs w:val="20"/>
        </w:rPr>
        <w:t>5</w:t>
      </w:r>
      <w:r w:rsidR="002F1CCE" w:rsidRPr="0094106D">
        <w:rPr>
          <w:rFonts w:ascii="Consolas" w:hAnsi="Consolas" w:cs="Times New Roman"/>
          <w:sz w:val="20"/>
          <w:szCs w:val="20"/>
        </w:rPr>
        <w:t xml:space="preserve">2, </w:t>
      </w:r>
    </w:p>
    <w:p w14:paraId="147CDAC6" w14:textId="0BF2E8D8" w:rsidR="00816270" w:rsidRDefault="005E4BF1"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xml:space="preserve">  </w:t>
      </w:r>
      <w:proofErr w:type="spellStart"/>
      <w:r w:rsidR="002F1CCE" w:rsidRPr="0094106D">
        <w:rPr>
          <w:rFonts w:ascii="Consolas" w:hAnsi="Consolas" w:cs="Times New Roman"/>
          <w:sz w:val="20"/>
          <w:szCs w:val="20"/>
        </w:rPr>
        <w:t>endJulian</w:t>
      </w:r>
      <w:proofErr w:type="spellEnd"/>
      <w:r w:rsidR="002F1CCE" w:rsidRPr="0094106D">
        <w:rPr>
          <w:rFonts w:ascii="Consolas" w:hAnsi="Consolas" w:cs="Times New Roman"/>
          <w:sz w:val="20"/>
          <w:szCs w:val="20"/>
        </w:rPr>
        <w:t xml:space="preserve"> = 2</w:t>
      </w:r>
      <w:r w:rsidR="0049567B">
        <w:rPr>
          <w:rFonts w:ascii="Consolas" w:hAnsi="Consolas" w:cs="Times New Roman"/>
          <w:sz w:val="20"/>
          <w:szCs w:val="20"/>
        </w:rPr>
        <w:t>7</w:t>
      </w:r>
      <w:r w:rsidR="002F1CCE" w:rsidRPr="0094106D">
        <w:rPr>
          <w:rFonts w:ascii="Consolas" w:hAnsi="Consolas" w:cs="Times New Roman"/>
          <w:sz w:val="20"/>
          <w:szCs w:val="20"/>
        </w:rPr>
        <w:t>3,</w:t>
      </w:r>
      <w:r w:rsidR="0042225A" w:rsidRPr="0094106D">
        <w:rPr>
          <w:rFonts w:ascii="Consolas" w:hAnsi="Consolas" w:cs="Times New Roman"/>
          <w:sz w:val="20"/>
          <w:szCs w:val="20"/>
        </w:rPr>
        <w:t xml:space="preserve"> </w:t>
      </w:r>
    </w:p>
    <w:p w14:paraId="046D9E24" w14:textId="611DBF0E" w:rsidR="00816270" w:rsidRDefault="005E4BF1"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xml:space="preserve">  </w:t>
      </w:r>
      <w:r w:rsidR="002F1CCE" w:rsidRPr="0094106D">
        <w:rPr>
          <w:rFonts w:ascii="Consolas" w:hAnsi="Consolas" w:cs="Times New Roman"/>
          <w:sz w:val="20"/>
          <w:szCs w:val="20"/>
        </w:rPr>
        <w:t>prefix = '</w:t>
      </w:r>
      <w:proofErr w:type="spellStart"/>
      <w:r w:rsidR="002F1CCE" w:rsidRPr="0094106D">
        <w:rPr>
          <w:rFonts w:ascii="Consolas" w:hAnsi="Consolas" w:cs="Times New Roman"/>
          <w:sz w:val="20"/>
          <w:szCs w:val="20"/>
        </w:rPr>
        <w:t>disko</w:t>
      </w:r>
      <w:proofErr w:type="spellEnd"/>
      <w:r w:rsidR="002F1CCE" w:rsidRPr="0094106D">
        <w:rPr>
          <w:rFonts w:ascii="Consolas" w:hAnsi="Consolas" w:cs="Times New Roman"/>
          <w:sz w:val="20"/>
          <w:szCs w:val="20"/>
        </w:rPr>
        <w:t xml:space="preserve">', </w:t>
      </w:r>
    </w:p>
    <w:p w14:paraId="6157698E" w14:textId="4B071790" w:rsidR="005B13AD" w:rsidRDefault="005E4BF1"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xml:space="preserve">  </w:t>
      </w:r>
      <w:proofErr w:type="spellStart"/>
      <w:r w:rsidR="002F1CCE" w:rsidRPr="0094106D">
        <w:rPr>
          <w:rFonts w:ascii="Consolas" w:hAnsi="Consolas" w:cs="Times New Roman"/>
          <w:sz w:val="20"/>
          <w:szCs w:val="20"/>
        </w:rPr>
        <w:t>drive_export_dir</w:t>
      </w:r>
      <w:proofErr w:type="spellEnd"/>
      <w:r w:rsidR="002F1CCE" w:rsidRPr="0094106D">
        <w:rPr>
          <w:rFonts w:ascii="Consolas" w:hAnsi="Consolas" w:cs="Times New Roman"/>
          <w:sz w:val="20"/>
          <w:szCs w:val="20"/>
        </w:rPr>
        <w:t xml:space="preserve"> = '</w:t>
      </w:r>
      <w:proofErr w:type="spellStart"/>
      <w:r w:rsidR="002F1CCE" w:rsidRPr="0094106D">
        <w:rPr>
          <w:rFonts w:ascii="Consolas" w:hAnsi="Consolas" w:cs="Times New Roman"/>
          <w:sz w:val="20"/>
          <w:szCs w:val="20"/>
        </w:rPr>
        <w:t>earth_engine</w:t>
      </w:r>
      <w:proofErr w:type="spellEnd"/>
      <w:r w:rsidR="00AA2D22">
        <w:rPr>
          <w:rFonts w:ascii="Consolas" w:hAnsi="Consolas" w:cs="Times New Roman"/>
          <w:sz w:val="20"/>
          <w:szCs w:val="20"/>
        </w:rPr>
        <w:t>/</w:t>
      </w:r>
      <w:proofErr w:type="spellStart"/>
      <w:r w:rsidR="00AA2D22">
        <w:rPr>
          <w:rFonts w:ascii="Consolas" w:hAnsi="Consolas" w:cs="Times New Roman"/>
          <w:sz w:val="20"/>
          <w:szCs w:val="20"/>
        </w:rPr>
        <w:t>lsat_disko</w:t>
      </w:r>
      <w:proofErr w:type="spellEnd"/>
      <w:r w:rsidR="002F1CCE" w:rsidRPr="0094106D">
        <w:rPr>
          <w:rFonts w:ascii="Consolas" w:hAnsi="Consolas" w:cs="Times New Roman"/>
          <w:sz w:val="20"/>
          <w:szCs w:val="20"/>
        </w:rPr>
        <w:t>')</w:t>
      </w:r>
    </w:p>
    <w:p w14:paraId="5E1A0813" w14:textId="774B9468" w:rsidR="00071689" w:rsidRDefault="00071689"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745E92C7" w14:textId="331B8119" w:rsidR="003934F7" w:rsidRDefault="003934F7" w:rsidP="00F751FB">
      <w:pPr>
        <w:pStyle w:val="NoSpacing"/>
        <w:rPr>
          <w:rFonts w:ascii="Times New Roman" w:hAnsi="Times New Roman" w:cs="Times New Roman"/>
          <w:sz w:val="24"/>
          <w:szCs w:val="24"/>
        </w:rPr>
      </w:pPr>
    </w:p>
    <w:p w14:paraId="02013074" w14:textId="2E2ECB18" w:rsidR="003D7172" w:rsidRDefault="00AD0531" w:rsidP="00AD0531">
      <w:pPr>
        <w:pStyle w:val="Heading2"/>
      </w:pPr>
      <w:commentRangeStart w:id="79"/>
      <w:commentRangeStart w:id="80"/>
      <w:commentRangeStart w:id="81"/>
      <w:r>
        <w:t xml:space="preserve">Part 2: Derive vegetation greenness time series </w:t>
      </w:r>
      <w:r w:rsidR="00552762">
        <w:t xml:space="preserve">from the raw </w:t>
      </w:r>
      <w:r>
        <w:t>Landsat data</w:t>
      </w:r>
      <w:commentRangeEnd w:id="79"/>
      <w:r w:rsidR="00EB7B05">
        <w:rPr>
          <w:rStyle w:val="CommentReference"/>
          <w:rFonts w:asciiTheme="minorHAnsi" w:eastAsiaTheme="minorEastAsia" w:hAnsiTheme="minorHAnsi" w:cstheme="minorBidi"/>
          <w:i w:val="0"/>
        </w:rPr>
        <w:commentReference w:id="79"/>
      </w:r>
      <w:commentRangeEnd w:id="80"/>
      <w:r w:rsidR="00A94C0E">
        <w:rPr>
          <w:rStyle w:val="CommentReference"/>
          <w:rFonts w:asciiTheme="minorHAnsi" w:eastAsiaTheme="minorEastAsia" w:hAnsiTheme="minorHAnsi" w:cstheme="minorBidi"/>
          <w:i w:val="0"/>
        </w:rPr>
        <w:commentReference w:id="80"/>
      </w:r>
      <w:commentRangeEnd w:id="81"/>
      <w:r w:rsidR="00FE5824">
        <w:rPr>
          <w:rStyle w:val="CommentReference"/>
          <w:rFonts w:asciiTheme="minorHAnsi" w:eastAsiaTheme="minorEastAsia" w:hAnsiTheme="minorHAnsi" w:cstheme="minorBidi"/>
          <w:i w:val="0"/>
        </w:rPr>
        <w:commentReference w:id="81"/>
      </w:r>
    </w:p>
    <w:p w14:paraId="7F47D8E6" w14:textId="7F9DBD3E" w:rsidR="0094458F" w:rsidRDefault="00F07989" w:rsidP="0094458F">
      <w:pPr>
        <w:pStyle w:val="NoSpacing"/>
        <w:rPr>
          <w:rFonts w:ascii="Times New Roman" w:hAnsi="Times New Roman" w:cs="Times New Roman"/>
          <w:sz w:val="24"/>
          <w:szCs w:val="24"/>
        </w:rPr>
      </w:pPr>
      <w:r>
        <w:rPr>
          <w:rFonts w:ascii="Times New Roman" w:hAnsi="Times New Roman" w:cs="Times New Roman"/>
          <w:sz w:val="24"/>
          <w:szCs w:val="24"/>
        </w:rPr>
        <w:t>To derive the vegetation greenness time series from the</w:t>
      </w:r>
      <w:r w:rsidR="0094458F">
        <w:rPr>
          <w:rFonts w:ascii="Times New Roman" w:hAnsi="Times New Roman" w:cs="Times New Roman"/>
          <w:sz w:val="24"/>
          <w:szCs w:val="24"/>
        </w:rPr>
        <w:t xml:space="preserve"> raw exports </w:t>
      </w:r>
      <w:r>
        <w:rPr>
          <w:rFonts w:ascii="Times New Roman" w:hAnsi="Times New Roman" w:cs="Times New Roman"/>
          <w:sz w:val="24"/>
          <w:szCs w:val="24"/>
        </w:rPr>
        <w:t xml:space="preserve">of </w:t>
      </w:r>
      <w:r w:rsidR="0094458F">
        <w:rPr>
          <w:rFonts w:ascii="Times New Roman" w:hAnsi="Times New Roman" w:cs="Times New Roman"/>
          <w:sz w:val="24"/>
          <w:szCs w:val="24"/>
        </w:rPr>
        <w:t>Landsat time series</w:t>
      </w:r>
      <w:r w:rsidR="00FC5166">
        <w:rPr>
          <w:rFonts w:ascii="Times New Roman" w:hAnsi="Times New Roman" w:cs="Times New Roman"/>
          <w:sz w:val="24"/>
          <w:szCs w:val="24"/>
        </w:rPr>
        <w:t>,</w:t>
      </w:r>
      <w:r w:rsidR="0094458F">
        <w:rPr>
          <w:rFonts w:ascii="Times New Roman" w:hAnsi="Times New Roman" w:cs="Times New Roman"/>
          <w:sz w:val="24"/>
          <w:szCs w:val="24"/>
        </w:rPr>
        <w:t xml:space="preserve"> </w:t>
      </w:r>
      <w:r w:rsidR="00FC5166">
        <w:rPr>
          <w:rFonts w:ascii="Times New Roman" w:hAnsi="Times New Roman" w:cs="Times New Roman"/>
          <w:sz w:val="24"/>
          <w:szCs w:val="24"/>
        </w:rPr>
        <w:t>the records</w:t>
      </w:r>
      <w:r w:rsidR="0055286D">
        <w:rPr>
          <w:rFonts w:ascii="Times New Roman" w:hAnsi="Times New Roman" w:cs="Times New Roman"/>
          <w:sz w:val="24"/>
          <w:szCs w:val="24"/>
        </w:rPr>
        <w:t xml:space="preserve"> first need to be</w:t>
      </w:r>
      <w:r w:rsidR="0094458F">
        <w:rPr>
          <w:rFonts w:ascii="Times New Roman" w:hAnsi="Times New Roman" w:cs="Times New Roman"/>
          <w:sz w:val="24"/>
          <w:szCs w:val="24"/>
        </w:rPr>
        <w:t xml:space="preserve"> imported </w:t>
      </w:r>
      <w:r w:rsidR="00FC5166">
        <w:rPr>
          <w:rFonts w:ascii="Times New Roman" w:hAnsi="Times New Roman" w:cs="Times New Roman"/>
          <w:sz w:val="24"/>
          <w:szCs w:val="24"/>
        </w:rPr>
        <w:t xml:space="preserve">to R </w:t>
      </w:r>
      <w:r w:rsidR="0094458F">
        <w:rPr>
          <w:rFonts w:ascii="Times New Roman" w:hAnsi="Times New Roman" w:cs="Times New Roman"/>
          <w:sz w:val="24"/>
          <w:szCs w:val="24"/>
        </w:rPr>
        <w:t xml:space="preserve">as a </w:t>
      </w:r>
      <w:r w:rsidR="00193181" w:rsidRPr="00193181">
        <w:rPr>
          <w:rFonts w:ascii="Times New Roman" w:hAnsi="Times New Roman" w:cs="Times New Roman"/>
          <w:i/>
          <w:iCs/>
          <w:sz w:val="24"/>
          <w:szCs w:val="24"/>
        </w:rPr>
        <w:t>data.table</w:t>
      </w:r>
      <w:r w:rsidR="0094458F">
        <w:rPr>
          <w:rFonts w:ascii="Times New Roman" w:hAnsi="Times New Roman" w:cs="Times New Roman"/>
          <w:sz w:val="24"/>
          <w:szCs w:val="24"/>
        </w:rPr>
        <w:t xml:space="preserve"> object, re-formatted using </w:t>
      </w:r>
      <w:proofErr w:type="spellStart"/>
      <w:r w:rsidR="0094458F" w:rsidRPr="002F458E">
        <w:rPr>
          <w:rFonts w:ascii="Times New Roman" w:hAnsi="Times New Roman" w:cs="Times New Roman"/>
          <w:i/>
          <w:iCs/>
          <w:sz w:val="24"/>
          <w:szCs w:val="24"/>
        </w:rPr>
        <w:t>lsat_general_prep</w:t>
      </w:r>
      <w:proofErr w:type="spellEnd"/>
      <w:r w:rsidR="0094458F" w:rsidRPr="002F458E">
        <w:rPr>
          <w:rFonts w:ascii="Times New Roman" w:hAnsi="Times New Roman" w:cs="Times New Roman"/>
          <w:i/>
          <w:iCs/>
          <w:sz w:val="24"/>
          <w:szCs w:val="24"/>
        </w:rPr>
        <w:t>()</w:t>
      </w:r>
      <w:r w:rsidR="0094458F">
        <w:rPr>
          <w:rFonts w:ascii="Times New Roman" w:hAnsi="Times New Roman" w:cs="Times New Roman"/>
          <w:sz w:val="24"/>
          <w:szCs w:val="24"/>
        </w:rPr>
        <w:t xml:space="preserve"> and cleaned with </w:t>
      </w:r>
      <w:proofErr w:type="spellStart"/>
      <w:r w:rsidR="0094458F" w:rsidRPr="002F458E">
        <w:rPr>
          <w:rFonts w:ascii="Times New Roman" w:hAnsi="Times New Roman" w:cs="Times New Roman"/>
          <w:i/>
          <w:iCs/>
          <w:sz w:val="24"/>
          <w:szCs w:val="24"/>
        </w:rPr>
        <w:t>lsat_clean_data</w:t>
      </w:r>
      <w:proofErr w:type="spellEnd"/>
      <w:r w:rsidR="0094458F" w:rsidRPr="002F458E">
        <w:rPr>
          <w:rFonts w:ascii="Times New Roman" w:hAnsi="Times New Roman" w:cs="Times New Roman"/>
          <w:i/>
          <w:iCs/>
          <w:sz w:val="24"/>
          <w:szCs w:val="24"/>
        </w:rPr>
        <w:t>()</w:t>
      </w:r>
      <w:r w:rsidR="0094458F">
        <w:rPr>
          <w:rFonts w:ascii="Times New Roman" w:hAnsi="Times New Roman" w:cs="Times New Roman"/>
          <w:i/>
          <w:iCs/>
          <w:sz w:val="24"/>
          <w:szCs w:val="24"/>
        </w:rPr>
        <w:t xml:space="preserve"> </w:t>
      </w:r>
      <w:r w:rsidR="0094458F">
        <w:rPr>
          <w:rFonts w:ascii="Times New Roman" w:hAnsi="Times New Roman" w:cs="Times New Roman"/>
          <w:sz w:val="24"/>
          <w:szCs w:val="24"/>
        </w:rPr>
        <w:t>to filter out clouds, snow, and water, as well as radiometric and geometric errors (</w:t>
      </w:r>
      <w:r w:rsidR="000B4516">
        <w:rPr>
          <w:rFonts w:ascii="Times New Roman" w:hAnsi="Times New Roman" w:cs="Times New Roman"/>
          <w:sz w:val="24"/>
          <w:szCs w:val="24"/>
        </w:rPr>
        <w:t xml:space="preserve">Code </w:t>
      </w:r>
      <w:r w:rsidR="0094458F">
        <w:rPr>
          <w:rFonts w:ascii="Times New Roman" w:hAnsi="Times New Roman" w:cs="Times New Roman"/>
          <w:sz w:val="24"/>
          <w:szCs w:val="24"/>
        </w:rPr>
        <w:t xml:space="preserve">Box 2). </w:t>
      </w:r>
      <w:r w:rsidR="00FC5166">
        <w:rPr>
          <w:rFonts w:ascii="Times New Roman" w:hAnsi="Times New Roman" w:cs="Times New Roman"/>
          <w:sz w:val="24"/>
          <w:szCs w:val="24"/>
        </w:rPr>
        <w:t xml:space="preserve">For the study area on </w:t>
      </w:r>
      <w:proofErr w:type="spellStart"/>
      <w:r w:rsidR="00FC5166">
        <w:rPr>
          <w:rFonts w:ascii="Times New Roman" w:hAnsi="Times New Roman" w:cs="Times New Roman"/>
          <w:sz w:val="24"/>
          <w:szCs w:val="24"/>
        </w:rPr>
        <w:t>Disko</w:t>
      </w:r>
      <w:proofErr w:type="spellEnd"/>
      <w:r w:rsidR="00FC5166">
        <w:rPr>
          <w:rFonts w:ascii="Times New Roman" w:hAnsi="Times New Roman" w:cs="Times New Roman"/>
          <w:sz w:val="24"/>
          <w:szCs w:val="24"/>
        </w:rPr>
        <w:t xml:space="preserve"> Island, </w:t>
      </w:r>
      <w:proofErr w:type="spellStart"/>
      <w:r w:rsidR="00FC5166" w:rsidRPr="008A57B2">
        <w:rPr>
          <w:rFonts w:ascii="Times New Roman" w:hAnsi="Times New Roman" w:cs="Times New Roman"/>
          <w:i/>
          <w:iCs/>
          <w:sz w:val="24"/>
          <w:szCs w:val="24"/>
        </w:rPr>
        <w:t>lsat_clean_data</w:t>
      </w:r>
      <w:proofErr w:type="spellEnd"/>
      <w:r w:rsidR="00FC5166" w:rsidRPr="008A57B2">
        <w:rPr>
          <w:rFonts w:ascii="Times New Roman" w:hAnsi="Times New Roman" w:cs="Times New Roman"/>
          <w:i/>
          <w:iCs/>
          <w:sz w:val="24"/>
          <w:szCs w:val="24"/>
        </w:rPr>
        <w:t>()</w:t>
      </w:r>
      <w:r w:rsidR="00FC5166">
        <w:rPr>
          <w:rFonts w:ascii="Times New Roman" w:hAnsi="Times New Roman" w:cs="Times New Roman"/>
          <w:i/>
          <w:iCs/>
          <w:sz w:val="24"/>
          <w:szCs w:val="24"/>
        </w:rPr>
        <w:t xml:space="preserve"> </w:t>
      </w:r>
      <w:r w:rsidR="0094458F">
        <w:rPr>
          <w:rFonts w:ascii="Times New Roman" w:hAnsi="Times New Roman" w:cs="Times New Roman"/>
          <w:sz w:val="24"/>
          <w:szCs w:val="24"/>
        </w:rPr>
        <w:t>re</w:t>
      </w:r>
      <w:r w:rsidR="0094458F" w:rsidRPr="00817E57">
        <w:rPr>
          <w:rFonts w:ascii="Times New Roman" w:hAnsi="Times New Roman" w:cs="Times New Roman"/>
          <w:sz w:val="24"/>
          <w:szCs w:val="24"/>
        </w:rPr>
        <w:t xml:space="preserve">moved </w:t>
      </w:r>
      <w:r w:rsidR="0094458F" w:rsidRPr="002F458E">
        <w:rPr>
          <w:rFonts w:ascii="Times New Roman" w:hAnsi="Times New Roman" w:cs="Times New Roman"/>
          <w:sz w:val="24"/>
          <w:szCs w:val="24"/>
        </w:rPr>
        <w:t>1,817,683 of 2,452,693 observations (74.11%)</w:t>
      </w:r>
      <w:r w:rsidR="00FC5166">
        <w:rPr>
          <w:rFonts w:ascii="Times New Roman" w:hAnsi="Times New Roman" w:cs="Times New Roman"/>
          <w:sz w:val="24"/>
          <w:szCs w:val="24"/>
        </w:rPr>
        <w:t xml:space="preserve"> in the data cleaning process</w:t>
      </w:r>
      <w:r w:rsidR="0094458F">
        <w:rPr>
          <w:rFonts w:ascii="Times New Roman" w:hAnsi="Times New Roman" w:cs="Times New Roman"/>
          <w:sz w:val="24"/>
          <w:szCs w:val="24"/>
        </w:rPr>
        <w:t xml:space="preserve">. </w:t>
      </w:r>
      <w:r w:rsidR="0055286D">
        <w:rPr>
          <w:rFonts w:ascii="Times New Roman" w:hAnsi="Times New Roman" w:cs="Times New Roman"/>
          <w:sz w:val="24"/>
          <w:szCs w:val="24"/>
        </w:rPr>
        <w:t>The availability of Landsat observations for all point locations (“</w:t>
      </w:r>
      <w:proofErr w:type="spellStart"/>
      <w:r w:rsidR="0055286D">
        <w:rPr>
          <w:rFonts w:ascii="Times New Roman" w:hAnsi="Times New Roman" w:cs="Times New Roman"/>
          <w:sz w:val="24"/>
          <w:szCs w:val="24"/>
        </w:rPr>
        <w:t>sample.ids</w:t>
      </w:r>
      <w:proofErr w:type="spellEnd"/>
      <w:r w:rsidR="0055286D">
        <w:rPr>
          <w:rFonts w:ascii="Times New Roman" w:hAnsi="Times New Roman" w:cs="Times New Roman"/>
          <w:sz w:val="24"/>
          <w:szCs w:val="24"/>
        </w:rPr>
        <w:t xml:space="preserve">”) in the remaining dataset can then be visualized using </w:t>
      </w:r>
      <w:proofErr w:type="spellStart"/>
      <w:r w:rsidR="0055286D" w:rsidRPr="002F458E">
        <w:rPr>
          <w:rFonts w:ascii="Times New Roman" w:hAnsi="Times New Roman" w:cs="Times New Roman"/>
          <w:i/>
          <w:iCs/>
          <w:sz w:val="24"/>
          <w:szCs w:val="24"/>
        </w:rPr>
        <w:t>lsat_summarize_data_avail</w:t>
      </w:r>
      <w:proofErr w:type="spellEnd"/>
      <w:r w:rsidR="0055286D" w:rsidRPr="0055286D">
        <w:rPr>
          <w:rFonts w:ascii="Times New Roman" w:hAnsi="Times New Roman" w:cs="Times New Roman"/>
          <w:sz w:val="24"/>
          <w:szCs w:val="24"/>
        </w:rPr>
        <w:t>()</w:t>
      </w:r>
      <w:r w:rsidR="0055286D">
        <w:rPr>
          <w:rFonts w:ascii="Times New Roman" w:hAnsi="Times New Roman" w:cs="Times New Roman"/>
          <w:sz w:val="24"/>
          <w:szCs w:val="24"/>
        </w:rPr>
        <w:t xml:space="preserve">. In the case of the pixel </w:t>
      </w:r>
      <w:r w:rsidR="000B4516">
        <w:rPr>
          <w:rFonts w:ascii="Times New Roman" w:hAnsi="Times New Roman" w:cs="Times New Roman"/>
          <w:sz w:val="24"/>
          <w:szCs w:val="24"/>
        </w:rPr>
        <w:t>centers</w:t>
      </w:r>
      <w:r w:rsidR="0055286D">
        <w:rPr>
          <w:rFonts w:ascii="Times New Roman" w:hAnsi="Times New Roman" w:cs="Times New Roman"/>
          <w:sz w:val="24"/>
          <w:szCs w:val="24"/>
        </w:rPr>
        <w:t xml:space="preserve"> across the study area on </w:t>
      </w:r>
      <w:proofErr w:type="spellStart"/>
      <w:r w:rsidR="0055286D">
        <w:rPr>
          <w:rFonts w:ascii="Times New Roman" w:hAnsi="Times New Roman" w:cs="Times New Roman"/>
          <w:sz w:val="24"/>
          <w:szCs w:val="24"/>
        </w:rPr>
        <w:t>Disko</w:t>
      </w:r>
      <w:proofErr w:type="spellEnd"/>
      <w:r w:rsidR="0055286D">
        <w:rPr>
          <w:rFonts w:ascii="Times New Roman" w:hAnsi="Times New Roman" w:cs="Times New Roman"/>
          <w:sz w:val="24"/>
          <w:szCs w:val="24"/>
        </w:rPr>
        <w:t xml:space="preserve"> Island, the </w:t>
      </w:r>
      <w:r w:rsidR="00605B35">
        <w:rPr>
          <w:rFonts w:ascii="Times New Roman" w:hAnsi="Times New Roman" w:cs="Times New Roman"/>
          <w:sz w:val="24"/>
          <w:szCs w:val="24"/>
        </w:rPr>
        <w:t xml:space="preserve">number of observations </w:t>
      </w:r>
      <w:r w:rsidR="00FC5166">
        <w:rPr>
          <w:rFonts w:ascii="Times New Roman" w:hAnsi="Times New Roman" w:cs="Times New Roman"/>
          <w:sz w:val="24"/>
          <w:szCs w:val="24"/>
        </w:rPr>
        <w:t>is</w:t>
      </w:r>
      <w:r w:rsidR="00605B35">
        <w:rPr>
          <w:rFonts w:ascii="Times New Roman" w:hAnsi="Times New Roman" w:cs="Times New Roman"/>
          <w:sz w:val="24"/>
          <w:szCs w:val="24"/>
        </w:rPr>
        <w:t xml:space="preserve"> </w:t>
      </w:r>
      <w:r w:rsidR="0055286D">
        <w:rPr>
          <w:rFonts w:ascii="Times New Roman" w:hAnsi="Times New Roman" w:cs="Times New Roman"/>
          <w:sz w:val="24"/>
          <w:szCs w:val="24"/>
        </w:rPr>
        <w:t>poor before the year 2000</w:t>
      </w:r>
      <w:r w:rsidR="00924DE1">
        <w:rPr>
          <w:rFonts w:ascii="Times New Roman" w:hAnsi="Times New Roman" w:cs="Times New Roman"/>
          <w:sz w:val="24"/>
          <w:szCs w:val="24"/>
        </w:rPr>
        <w:t xml:space="preserve">, </w:t>
      </w:r>
      <w:r w:rsidR="00605B35">
        <w:rPr>
          <w:rFonts w:ascii="Times New Roman" w:hAnsi="Times New Roman" w:cs="Times New Roman"/>
          <w:sz w:val="24"/>
          <w:szCs w:val="24"/>
        </w:rPr>
        <w:t>as highlighted by the graph that is automatically generated by the function (Figure 3)</w:t>
      </w:r>
      <w:r w:rsidR="0055286D">
        <w:rPr>
          <w:rFonts w:ascii="Times New Roman" w:hAnsi="Times New Roman" w:cs="Times New Roman"/>
          <w:sz w:val="24"/>
          <w:szCs w:val="24"/>
        </w:rPr>
        <w:t>.</w:t>
      </w:r>
      <w:r w:rsidR="00924DE1">
        <w:rPr>
          <w:rFonts w:ascii="Times New Roman" w:hAnsi="Times New Roman" w:cs="Times New Roman"/>
          <w:sz w:val="24"/>
          <w:szCs w:val="24"/>
        </w:rPr>
        <w:t xml:space="preserve"> Therefore, we later limit the </w:t>
      </w:r>
      <w:r w:rsidR="00552762">
        <w:rPr>
          <w:rFonts w:ascii="Times New Roman" w:hAnsi="Times New Roman" w:cs="Times New Roman"/>
          <w:sz w:val="24"/>
          <w:szCs w:val="24"/>
        </w:rPr>
        <w:t xml:space="preserve">analysis of </w:t>
      </w:r>
      <w:r w:rsidR="00924DE1">
        <w:rPr>
          <w:rFonts w:ascii="Times New Roman" w:hAnsi="Times New Roman" w:cs="Times New Roman"/>
          <w:sz w:val="24"/>
          <w:szCs w:val="24"/>
        </w:rPr>
        <w:t xml:space="preserve">vegetation </w:t>
      </w:r>
      <w:r w:rsidR="00605B35">
        <w:rPr>
          <w:rFonts w:ascii="Times New Roman" w:hAnsi="Times New Roman" w:cs="Times New Roman"/>
          <w:sz w:val="24"/>
          <w:szCs w:val="24"/>
        </w:rPr>
        <w:t xml:space="preserve">greenness to the years between 2000 and 2020. </w:t>
      </w:r>
      <w:r w:rsidR="00FC5166">
        <w:rPr>
          <w:rFonts w:ascii="Times New Roman" w:hAnsi="Times New Roman" w:cs="Times New Roman"/>
          <w:sz w:val="24"/>
          <w:szCs w:val="24"/>
        </w:rPr>
        <w:t>Finally,</w:t>
      </w:r>
      <w:r w:rsidR="00552762">
        <w:rPr>
          <w:rFonts w:ascii="Times New Roman" w:hAnsi="Times New Roman" w:cs="Times New Roman"/>
          <w:sz w:val="24"/>
          <w:szCs w:val="24"/>
        </w:rPr>
        <w:t xml:space="preserve"> the NDVI is calculated using the </w:t>
      </w:r>
      <w:proofErr w:type="spellStart"/>
      <w:r w:rsidR="00552762" w:rsidRPr="00924DE1">
        <w:rPr>
          <w:rFonts w:ascii="Times New Roman" w:hAnsi="Times New Roman" w:cs="Times New Roman"/>
          <w:i/>
          <w:iCs/>
          <w:sz w:val="24"/>
          <w:szCs w:val="24"/>
        </w:rPr>
        <w:t>lsat_calc_spec_index</w:t>
      </w:r>
      <w:proofErr w:type="spellEnd"/>
      <w:r w:rsidR="00552762" w:rsidRPr="00924DE1">
        <w:rPr>
          <w:rFonts w:ascii="Times New Roman" w:hAnsi="Times New Roman" w:cs="Times New Roman"/>
          <w:i/>
          <w:iCs/>
          <w:sz w:val="24"/>
          <w:szCs w:val="24"/>
        </w:rPr>
        <w:t>()</w:t>
      </w:r>
      <w:r w:rsidR="00924DE1">
        <w:rPr>
          <w:rFonts w:ascii="Times New Roman" w:hAnsi="Times New Roman" w:cs="Times New Roman"/>
          <w:sz w:val="24"/>
          <w:szCs w:val="24"/>
        </w:rPr>
        <w:t>. The</w:t>
      </w:r>
      <w:r w:rsidR="00552762">
        <w:rPr>
          <w:rFonts w:ascii="Times New Roman" w:hAnsi="Times New Roman" w:cs="Times New Roman"/>
          <w:sz w:val="24"/>
          <w:szCs w:val="24"/>
        </w:rPr>
        <w:t xml:space="preserve"> dataset is </w:t>
      </w:r>
      <w:r w:rsidR="00924DE1">
        <w:rPr>
          <w:rFonts w:ascii="Times New Roman" w:hAnsi="Times New Roman" w:cs="Times New Roman"/>
          <w:sz w:val="24"/>
          <w:szCs w:val="24"/>
        </w:rPr>
        <w:t xml:space="preserve">then </w:t>
      </w:r>
      <w:r w:rsidR="00552762">
        <w:rPr>
          <w:rFonts w:ascii="Times New Roman" w:hAnsi="Times New Roman" w:cs="Times New Roman"/>
          <w:sz w:val="24"/>
          <w:szCs w:val="24"/>
        </w:rPr>
        <w:t xml:space="preserve">ready for the sensor cross-calibration and phenological modelling. </w:t>
      </w:r>
    </w:p>
    <w:p w14:paraId="76DE02DF" w14:textId="77777777" w:rsidR="00552762" w:rsidRPr="00817E57" w:rsidRDefault="00552762" w:rsidP="0094458F">
      <w:pPr>
        <w:pStyle w:val="NoSpacing"/>
        <w:rPr>
          <w:rFonts w:ascii="Times New Roman" w:hAnsi="Times New Roman" w:cs="Times New Roman"/>
          <w:i/>
          <w:iCs/>
          <w:sz w:val="24"/>
          <w:szCs w:val="24"/>
        </w:rPr>
      </w:pPr>
    </w:p>
    <w:p w14:paraId="2FE7EC11" w14:textId="11C1C2A9" w:rsidR="003D7172" w:rsidRPr="0094458F" w:rsidRDefault="000B4516" w:rsidP="00F751FB">
      <w:pPr>
        <w:pStyle w:val="NoSpacing"/>
        <w:rPr>
          <w:rFonts w:ascii="Times New Roman" w:hAnsi="Times New Roman" w:cs="Times New Roman"/>
          <w:sz w:val="24"/>
          <w:szCs w:val="24"/>
        </w:rPr>
      </w:pPr>
      <w:r>
        <w:rPr>
          <w:rFonts w:ascii="Times New Roman" w:hAnsi="Times New Roman" w:cs="Times New Roman"/>
          <w:sz w:val="24"/>
          <w:szCs w:val="24"/>
        </w:rPr>
        <w:t xml:space="preserve">Code </w:t>
      </w:r>
      <w:r w:rsidR="00552762">
        <w:rPr>
          <w:rFonts w:ascii="Times New Roman" w:hAnsi="Times New Roman" w:cs="Times New Roman"/>
          <w:sz w:val="24"/>
          <w:szCs w:val="24"/>
        </w:rPr>
        <w:t xml:space="preserve">Box 2: </w:t>
      </w:r>
      <w:r>
        <w:rPr>
          <w:rFonts w:ascii="Times New Roman" w:hAnsi="Times New Roman" w:cs="Times New Roman"/>
          <w:sz w:val="24"/>
          <w:szCs w:val="24"/>
        </w:rPr>
        <w:t>Derived</w:t>
      </w:r>
      <w:r w:rsidR="00552762">
        <w:rPr>
          <w:rFonts w:ascii="Times New Roman" w:hAnsi="Times New Roman" w:cs="Times New Roman"/>
          <w:sz w:val="24"/>
          <w:szCs w:val="24"/>
        </w:rPr>
        <w:t xml:space="preserve"> vegetation greenness time series from the raw Landsat data</w:t>
      </w:r>
    </w:p>
    <w:p w14:paraId="5DF9B6DA" w14:textId="14BB2FD2" w:rsidR="008A44EA" w:rsidRPr="002F458E" w:rsidRDefault="008A44EA"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2F458E">
        <w:rPr>
          <w:rFonts w:ascii="Consolas" w:hAnsi="Consolas" w:cs="Times New Roman"/>
          <w:sz w:val="20"/>
          <w:szCs w:val="20"/>
          <w:lang w:val="en-GB"/>
        </w:rPr>
        <w:t xml:space="preserve"># </w:t>
      </w:r>
      <w:r w:rsidR="00552762" w:rsidRPr="002F458E">
        <w:rPr>
          <w:rFonts w:ascii="Consolas" w:hAnsi="Consolas" w:cs="Times New Roman"/>
          <w:sz w:val="20"/>
          <w:szCs w:val="20"/>
          <w:lang w:val="en-GB"/>
        </w:rPr>
        <w:t xml:space="preserve">Import CSV exported with GEE as </w:t>
      </w:r>
      <w:proofErr w:type="gramStart"/>
      <w:r w:rsidR="00193181" w:rsidRPr="00193181">
        <w:rPr>
          <w:rFonts w:ascii="Consolas" w:hAnsi="Consolas" w:cs="Times New Roman"/>
          <w:i/>
          <w:iCs/>
          <w:sz w:val="20"/>
          <w:szCs w:val="20"/>
          <w:lang w:val="en-GB"/>
        </w:rPr>
        <w:t>data.table</w:t>
      </w:r>
      <w:proofErr w:type="gramEnd"/>
      <w:r w:rsidR="00552762" w:rsidRPr="002F458E">
        <w:rPr>
          <w:rFonts w:ascii="Consolas" w:hAnsi="Consolas" w:cs="Times New Roman"/>
          <w:sz w:val="20"/>
          <w:szCs w:val="20"/>
          <w:lang w:val="en-GB"/>
        </w:rPr>
        <w:t xml:space="preserve"> </w:t>
      </w:r>
    </w:p>
    <w:p w14:paraId="4FE8B744" w14:textId="0476EBB2" w:rsidR="008A44EA" w:rsidRPr="006702B5" w:rsidRDefault="008A44EA"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proofErr w:type="spellStart"/>
      <w:proofErr w:type="gramStart"/>
      <w:r w:rsidRPr="006702B5">
        <w:rPr>
          <w:rFonts w:ascii="Consolas" w:hAnsi="Consolas" w:cs="Times New Roman"/>
          <w:sz w:val="20"/>
          <w:szCs w:val="20"/>
          <w:lang w:val="en-GB"/>
        </w:rPr>
        <w:t>data.files</w:t>
      </w:r>
      <w:proofErr w:type="spellEnd"/>
      <w:proofErr w:type="gramEnd"/>
      <w:r w:rsidRPr="006702B5">
        <w:rPr>
          <w:rFonts w:ascii="Consolas" w:hAnsi="Consolas" w:cs="Times New Roman"/>
          <w:sz w:val="20"/>
          <w:szCs w:val="20"/>
          <w:lang w:val="en-GB"/>
        </w:rPr>
        <w:t xml:space="preserve"> &lt;- </w:t>
      </w:r>
      <w:proofErr w:type="spellStart"/>
      <w:r w:rsidRPr="006702B5">
        <w:rPr>
          <w:rFonts w:ascii="Consolas" w:hAnsi="Consolas" w:cs="Times New Roman"/>
          <w:sz w:val="20"/>
          <w:szCs w:val="20"/>
          <w:lang w:val="en-GB"/>
        </w:rPr>
        <w:t>list.files</w:t>
      </w:r>
      <w:proofErr w:type="spellEnd"/>
      <w:r w:rsidRPr="006702B5">
        <w:rPr>
          <w:rFonts w:ascii="Consolas" w:hAnsi="Consolas" w:cs="Times New Roman"/>
          <w:sz w:val="20"/>
          <w:szCs w:val="20"/>
          <w:lang w:val="en-GB"/>
        </w:rPr>
        <w:t>(‘~/</w:t>
      </w:r>
      <w:proofErr w:type="spellStart"/>
      <w:r w:rsidRPr="006702B5">
        <w:rPr>
          <w:rFonts w:ascii="Consolas" w:hAnsi="Consolas" w:cs="Times New Roman"/>
          <w:sz w:val="20"/>
          <w:szCs w:val="20"/>
          <w:lang w:val="en-GB"/>
        </w:rPr>
        <w:t>earth_engine</w:t>
      </w:r>
      <w:proofErr w:type="spellEnd"/>
      <w:r w:rsidRPr="006702B5">
        <w:rPr>
          <w:rFonts w:ascii="Consolas" w:hAnsi="Consolas" w:cs="Times New Roman"/>
          <w:sz w:val="20"/>
          <w:szCs w:val="20"/>
          <w:lang w:val="en-GB"/>
        </w:rPr>
        <w:t>/</w:t>
      </w:r>
      <w:proofErr w:type="spellStart"/>
      <w:r w:rsidR="00AA2D22" w:rsidRPr="006702B5">
        <w:rPr>
          <w:rFonts w:ascii="Consolas" w:hAnsi="Consolas" w:cs="Times New Roman"/>
          <w:sz w:val="20"/>
          <w:szCs w:val="20"/>
          <w:lang w:val="en-GB"/>
        </w:rPr>
        <w:t>lsat_disko</w:t>
      </w:r>
      <w:proofErr w:type="spellEnd"/>
      <w:r w:rsidR="00AA2D22" w:rsidRPr="006702B5">
        <w:rPr>
          <w:rFonts w:ascii="Consolas" w:hAnsi="Consolas" w:cs="Times New Roman"/>
          <w:sz w:val="20"/>
          <w:szCs w:val="20"/>
          <w:lang w:val="en-GB"/>
        </w:rPr>
        <w:t>’</w:t>
      </w:r>
      <w:r w:rsidRPr="006702B5">
        <w:rPr>
          <w:rFonts w:ascii="Consolas" w:hAnsi="Consolas" w:cs="Times New Roman"/>
          <w:sz w:val="20"/>
          <w:szCs w:val="20"/>
          <w:lang w:val="en-GB"/>
        </w:rPr>
        <w:t xml:space="preserve">, </w:t>
      </w:r>
      <w:proofErr w:type="spellStart"/>
      <w:r w:rsidRPr="006702B5">
        <w:rPr>
          <w:rFonts w:ascii="Consolas" w:hAnsi="Consolas" w:cs="Times New Roman"/>
          <w:sz w:val="20"/>
          <w:szCs w:val="20"/>
          <w:lang w:val="en-GB"/>
        </w:rPr>
        <w:t>full.names</w:t>
      </w:r>
      <w:proofErr w:type="spellEnd"/>
      <w:r w:rsidRPr="006702B5">
        <w:rPr>
          <w:rFonts w:ascii="Consolas" w:hAnsi="Consolas" w:cs="Times New Roman"/>
          <w:sz w:val="20"/>
          <w:szCs w:val="20"/>
          <w:lang w:val="en-GB"/>
        </w:rPr>
        <w:t xml:space="preserve"> = T)</w:t>
      </w:r>
    </w:p>
    <w:p w14:paraId="2DCB7F06" w14:textId="77777777" w:rsidR="008A44EA" w:rsidRPr="006702B5" w:rsidRDefault="008A44EA"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proofErr w:type="spellStart"/>
      <w:proofErr w:type="gramStart"/>
      <w:r w:rsidRPr="006702B5">
        <w:rPr>
          <w:rFonts w:ascii="Consolas" w:hAnsi="Consolas" w:cs="Times New Roman"/>
          <w:sz w:val="20"/>
          <w:szCs w:val="20"/>
          <w:lang w:val="en-GB"/>
        </w:rPr>
        <w:t>lsat.dt</w:t>
      </w:r>
      <w:proofErr w:type="spellEnd"/>
      <w:proofErr w:type="gramEnd"/>
      <w:r w:rsidRPr="006702B5">
        <w:rPr>
          <w:rFonts w:ascii="Consolas" w:hAnsi="Consolas" w:cs="Times New Roman"/>
          <w:sz w:val="20"/>
          <w:szCs w:val="20"/>
          <w:lang w:val="en-GB"/>
        </w:rPr>
        <w:t xml:space="preserve"> &lt;- </w:t>
      </w:r>
      <w:proofErr w:type="spellStart"/>
      <w:r w:rsidRPr="006702B5">
        <w:rPr>
          <w:rFonts w:ascii="Consolas" w:hAnsi="Consolas" w:cs="Times New Roman"/>
          <w:sz w:val="20"/>
          <w:szCs w:val="20"/>
          <w:lang w:val="en-GB"/>
        </w:rPr>
        <w:t>do.call</w:t>
      </w:r>
      <w:proofErr w:type="spellEnd"/>
      <w:r w:rsidRPr="006702B5">
        <w:rPr>
          <w:rFonts w:ascii="Consolas" w:hAnsi="Consolas" w:cs="Times New Roman"/>
          <w:sz w:val="20"/>
          <w:szCs w:val="20"/>
          <w:lang w:val="en-GB"/>
        </w:rPr>
        <w:t>("</w:t>
      </w:r>
      <w:proofErr w:type="spellStart"/>
      <w:r w:rsidRPr="006702B5">
        <w:rPr>
          <w:rFonts w:ascii="Consolas" w:hAnsi="Consolas" w:cs="Times New Roman"/>
          <w:sz w:val="20"/>
          <w:szCs w:val="20"/>
          <w:lang w:val="en-GB"/>
        </w:rPr>
        <w:t>rbind</w:t>
      </w:r>
      <w:proofErr w:type="spellEnd"/>
      <w:r w:rsidRPr="006702B5">
        <w:rPr>
          <w:rFonts w:ascii="Consolas" w:hAnsi="Consolas" w:cs="Times New Roman"/>
          <w:sz w:val="20"/>
          <w:szCs w:val="20"/>
          <w:lang w:val="en-GB"/>
        </w:rPr>
        <w:t xml:space="preserve">", </w:t>
      </w:r>
      <w:proofErr w:type="spellStart"/>
      <w:r w:rsidRPr="006702B5">
        <w:rPr>
          <w:rFonts w:ascii="Consolas" w:hAnsi="Consolas" w:cs="Times New Roman"/>
          <w:sz w:val="20"/>
          <w:szCs w:val="20"/>
          <w:lang w:val="en-GB"/>
        </w:rPr>
        <w:t>lapply</w:t>
      </w:r>
      <w:proofErr w:type="spellEnd"/>
      <w:r w:rsidRPr="006702B5">
        <w:rPr>
          <w:rFonts w:ascii="Consolas" w:hAnsi="Consolas" w:cs="Times New Roman"/>
          <w:sz w:val="20"/>
          <w:szCs w:val="20"/>
          <w:lang w:val="en-GB"/>
        </w:rPr>
        <w:t>(</w:t>
      </w:r>
      <w:proofErr w:type="spellStart"/>
      <w:r w:rsidRPr="006702B5">
        <w:rPr>
          <w:rFonts w:ascii="Consolas" w:hAnsi="Consolas" w:cs="Times New Roman"/>
          <w:sz w:val="20"/>
          <w:szCs w:val="20"/>
          <w:lang w:val="en-GB"/>
        </w:rPr>
        <w:t>data.files</w:t>
      </w:r>
      <w:proofErr w:type="spellEnd"/>
      <w:r w:rsidRPr="006702B5">
        <w:rPr>
          <w:rFonts w:ascii="Consolas" w:hAnsi="Consolas" w:cs="Times New Roman"/>
          <w:sz w:val="20"/>
          <w:szCs w:val="20"/>
          <w:lang w:val="en-GB"/>
        </w:rPr>
        <w:t xml:space="preserve">, </w:t>
      </w:r>
      <w:proofErr w:type="spellStart"/>
      <w:r w:rsidRPr="006702B5">
        <w:rPr>
          <w:rFonts w:ascii="Consolas" w:hAnsi="Consolas" w:cs="Times New Roman"/>
          <w:sz w:val="20"/>
          <w:szCs w:val="20"/>
          <w:lang w:val="en-GB"/>
        </w:rPr>
        <w:t>fread</w:t>
      </w:r>
      <w:proofErr w:type="spellEnd"/>
      <w:r w:rsidRPr="006702B5">
        <w:rPr>
          <w:rFonts w:ascii="Consolas" w:hAnsi="Consolas" w:cs="Times New Roman"/>
          <w:sz w:val="20"/>
          <w:szCs w:val="20"/>
          <w:lang w:val="en-GB"/>
        </w:rPr>
        <w:t>))</w:t>
      </w:r>
    </w:p>
    <w:p w14:paraId="72D4E26B" w14:textId="77777777" w:rsidR="008A44EA" w:rsidRPr="006702B5" w:rsidRDefault="008A44EA"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p>
    <w:p w14:paraId="6BFF0985" w14:textId="466D7AC6" w:rsidR="008A44EA" w:rsidRPr="002F458E" w:rsidRDefault="008A44EA"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2F458E">
        <w:rPr>
          <w:rFonts w:ascii="Consolas" w:hAnsi="Consolas" w:cs="Times New Roman"/>
          <w:sz w:val="20"/>
          <w:szCs w:val="20"/>
          <w:lang w:val="en-GB"/>
        </w:rPr>
        <w:t xml:space="preserve"># </w:t>
      </w:r>
      <w:r w:rsidR="00552762" w:rsidRPr="002F458E">
        <w:rPr>
          <w:rFonts w:ascii="Consolas" w:hAnsi="Consolas" w:cs="Times New Roman"/>
          <w:sz w:val="20"/>
          <w:szCs w:val="20"/>
          <w:lang w:val="en-GB"/>
        </w:rPr>
        <w:t>(Re-)f</w:t>
      </w:r>
      <w:r w:rsidRPr="002F458E">
        <w:rPr>
          <w:rFonts w:ascii="Consolas" w:hAnsi="Consolas" w:cs="Times New Roman"/>
          <w:sz w:val="20"/>
          <w:szCs w:val="20"/>
          <w:lang w:val="en-GB"/>
        </w:rPr>
        <w:t xml:space="preserve">ormat the </w:t>
      </w:r>
      <w:r w:rsidR="00552762" w:rsidRPr="002F458E">
        <w:rPr>
          <w:rFonts w:ascii="Consolas" w:hAnsi="Consolas" w:cs="Times New Roman"/>
          <w:sz w:val="20"/>
          <w:szCs w:val="20"/>
          <w:lang w:val="en-GB"/>
        </w:rPr>
        <w:t>imported raw</w:t>
      </w:r>
      <w:r w:rsidRPr="002F458E">
        <w:rPr>
          <w:rFonts w:ascii="Consolas" w:hAnsi="Consolas" w:cs="Times New Roman"/>
          <w:sz w:val="20"/>
          <w:szCs w:val="20"/>
          <w:lang w:val="en-GB"/>
        </w:rPr>
        <w:t xml:space="preserve"> data</w:t>
      </w:r>
    </w:p>
    <w:p w14:paraId="321D2DD3" w14:textId="77777777" w:rsidR="008A44EA" w:rsidRPr="002F458E" w:rsidRDefault="008A44EA"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da-DK"/>
        </w:rPr>
      </w:pPr>
      <w:r w:rsidRPr="002F458E">
        <w:rPr>
          <w:rFonts w:ascii="Consolas" w:hAnsi="Consolas" w:cs="Times New Roman"/>
          <w:sz w:val="20"/>
          <w:szCs w:val="20"/>
          <w:lang w:val="da-DK"/>
        </w:rPr>
        <w:t>lsat.dt &lt;- lsat_general_prep(lsat.dt)</w:t>
      </w:r>
    </w:p>
    <w:p w14:paraId="2473D0E5" w14:textId="77777777" w:rsidR="008A44EA" w:rsidRPr="002F458E" w:rsidRDefault="008A44EA"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da-DK"/>
        </w:rPr>
      </w:pPr>
    </w:p>
    <w:p w14:paraId="760E7D15" w14:textId="3323219D" w:rsidR="00817E57" w:rsidRPr="006702B5" w:rsidRDefault="008A44EA"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Change w:id="82" w:author="Jakob Johann Assmann" w:date="2022-01-28T11:25:00Z">
            <w:rPr>
              <w:rFonts w:ascii="Consolas" w:hAnsi="Consolas" w:cs="Times New Roman"/>
              <w:sz w:val="20"/>
              <w:szCs w:val="20"/>
              <w:lang w:val="da-DK"/>
            </w:rPr>
          </w:rPrChange>
        </w:rPr>
      </w:pPr>
      <w:r w:rsidRPr="006702B5">
        <w:rPr>
          <w:rFonts w:ascii="Consolas" w:hAnsi="Consolas" w:cs="Times New Roman"/>
          <w:sz w:val="20"/>
          <w:szCs w:val="20"/>
          <w:lang w:val="en-GB"/>
          <w:rPrChange w:id="83" w:author="Jakob Johann Assmann" w:date="2022-01-28T11:25:00Z">
            <w:rPr>
              <w:rFonts w:ascii="Consolas" w:hAnsi="Consolas" w:cs="Times New Roman"/>
              <w:sz w:val="20"/>
              <w:szCs w:val="20"/>
              <w:lang w:val="da-DK"/>
            </w:rPr>
          </w:rPrChange>
        </w:rPr>
        <w:t># Clean data by filtering clouds, snow, and water, as well as radiometric and geometric errors.</w:t>
      </w:r>
    </w:p>
    <w:p w14:paraId="473CBFAE" w14:textId="77777777" w:rsidR="008A44EA" w:rsidRPr="006702B5" w:rsidRDefault="008A44EA"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Change w:id="84" w:author="Jakob Johann Assmann" w:date="2022-01-28T11:25:00Z">
            <w:rPr>
              <w:rFonts w:ascii="Consolas" w:hAnsi="Consolas" w:cs="Times New Roman"/>
              <w:sz w:val="20"/>
              <w:szCs w:val="20"/>
              <w:lang w:val="da-DK"/>
            </w:rPr>
          </w:rPrChange>
        </w:rPr>
      </w:pPr>
      <w:proofErr w:type="spellStart"/>
      <w:proofErr w:type="gramStart"/>
      <w:r w:rsidRPr="006702B5">
        <w:rPr>
          <w:rFonts w:ascii="Consolas" w:hAnsi="Consolas" w:cs="Times New Roman"/>
          <w:sz w:val="20"/>
          <w:szCs w:val="20"/>
          <w:lang w:val="en-GB"/>
          <w:rPrChange w:id="85" w:author="Jakob Johann Assmann" w:date="2022-01-28T11:25:00Z">
            <w:rPr>
              <w:rFonts w:ascii="Consolas" w:hAnsi="Consolas" w:cs="Times New Roman"/>
              <w:sz w:val="20"/>
              <w:szCs w:val="20"/>
              <w:lang w:val="da-DK"/>
            </w:rPr>
          </w:rPrChange>
        </w:rPr>
        <w:t>lsat.dt</w:t>
      </w:r>
      <w:proofErr w:type="spellEnd"/>
      <w:proofErr w:type="gramEnd"/>
      <w:r w:rsidRPr="006702B5">
        <w:rPr>
          <w:rFonts w:ascii="Consolas" w:hAnsi="Consolas" w:cs="Times New Roman"/>
          <w:sz w:val="20"/>
          <w:szCs w:val="20"/>
          <w:lang w:val="en-GB"/>
          <w:rPrChange w:id="86" w:author="Jakob Johann Assmann" w:date="2022-01-28T11:25:00Z">
            <w:rPr>
              <w:rFonts w:ascii="Consolas" w:hAnsi="Consolas" w:cs="Times New Roman"/>
              <w:sz w:val="20"/>
              <w:szCs w:val="20"/>
              <w:lang w:val="da-DK"/>
            </w:rPr>
          </w:rPrChange>
        </w:rPr>
        <w:t xml:space="preserve"> &lt;- </w:t>
      </w:r>
      <w:proofErr w:type="spellStart"/>
      <w:r w:rsidRPr="006702B5">
        <w:rPr>
          <w:rFonts w:ascii="Consolas" w:hAnsi="Consolas" w:cs="Times New Roman"/>
          <w:sz w:val="20"/>
          <w:szCs w:val="20"/>
          <w:lang w:val="en-GB"/>
          <w:rPrChange w:id="87" w:author="Jakob Johann Assmann" w:date="2022-01-28T11:25:00Z">
            <w:rPr>
              <w:rFonts w:ascii="Consolas" w:hAnsi="Consolas" w:cs="Times New Roman"/>
              <w:sz w:val="20"/>
              <w:szCs w:val="20"/>
              <w:lang w:val="da-DK"/>
            </w:rPr>
          </w:rPrChange>
        </w:rPr>
        <w:t>lsat_clean_data</w:t>
      </w:r>
      <w:proofErr w:type="spellEnd"/>
      <w:r w:rsidRPr="006702B5">
        <w:rPr>
          <w:rFonts w:ascii="Consolas" w:hAnsi="Consolas" w:cs="Times New Roman"/>
          <w:sz w:val="20"/>
          <w:szCs w:val="20"/>
          <w:lang w:val="en-GB"/>
          <w:rPrChange w:id="88" w:author="Jakob Johann Assmann" w:date="2022-01-28T11:25:00Z">
            <w:rPr>
              <w:rFonts w:ascii="Consolas" w:hAnsi="Consolas" w:cs="Times New Roman"/>
              <w:sz w:val="20"/>
              <w:szCs w:val="20"/>
              <w:lang w:val="da-DK"/>
            </w:rPr>
          </w:rPrChange>
        </w:rPr>
        <w:t>(</w:t>
      </w:r>
      <w:proofErr w:type="spellStart"/>
      <w:r w:rsidRPr="006702B5">
        <w:rPr>
          <w:rFonts w:ascii="Consolas" w:hAnsi="Consolas" w:cs="Times New Roman"/>
          <w:sz w:val="20"/>
          <w:szCs w:val="20"/>
          <w:lang w:val="en-GB"/>
          <w:rPrChange w:id="89" w:author="Jakob Johann Assmann" w:date="2022-01-28T11:25:00Z">
            <w:rPr>
              <w:rFonts w:ascii="Consolas" w:hAnsi="Consolas" w:cs="Times New Roman"/>
              <w:sz w:val="20"/>
              <w:szCs w:val="20"/>
              <w:lang w:val="da-DK"/>
            </w:rPr>
          </w:rPrChange>
        </w:rPr>
        <w:t>lsat.dt</w:t>
      </w:r>
      <w:proofErr w:type="spellEnd"/>
      <w:r w:rsidRPr="006702B5">
        <w:rPr>
          <w:rFonts w:ascii="Consolas" w:hAnsi="Consolas" w:cs="Times New Roman"/>
          <w:sz w:val="20"/>
          <w:szCs w:val="20"/>
          <w:lang w:val="en-GB"/>
          <w:rPrChange w:id="90" w:author="Jakob Johann Assmann" w:date="2022-01-28T11:25:00Z">
            <w:rPr>
              <w:rFonts w:ascii="Consolas" w:hAnsi="Consolas" w:cs="Times New Roman"/>
              <w:sz w:val="20"/>
              <w:szCs w:val="20"/>
              <w:lang w:val="da-DK"/>
            </w:rPr>
          </w:rPrChange>
        </w:rPr>
        <w:t>)</w:t>
      </w:r>
    </w:p>
    <w:p w14:paraId="00924171" w14:textId="2E904B1F" w:rsidR="008A44EA" w:rsidRPr="006702B5" w:rsidRDefault="008A44EA"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Change w:id="91" w:author="Jakob Johann Assmann" w:date="2022-01-28T11:25:00Z">
            <w:rPr>
              <w:rFonts w:ascii="Consolas" w:hAnsi="Consolas" w:cs="Times New Roman"/>
              <w:sz w:val="20"/>
              <w:szCs w:val="20"/>
              <w:lang w:val="da-DK"/>
            </w:rPr>
          </w:rPrChange>
        </w:rPr>
      </w:pPr>
    </w:p>
    <w:p w14:paraId="24327BC6" w14:textId="143D39FF" w:rsidR="006E6ACB" w:rsidRPr="006702B5" w:rsidRDefault="006E6ACB"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Change w:id="92" w:author="Jakob Johann Assmann" w:date="2022-01-28T11:25:00Z">
            <w:rPr>
              <w:rFonts w:ascii="Consolas" w:hAnsi="Consolas" w:cs="Times New Roman"/>
              <w:sz w:val="20"/>
              <w:szCs w:val="20"/>
              <w:lang w:val="da-DK"/>
            </w:rPr>
          </w:rPrChange>
        </w:rPr>
      </w:pPr>
      <w:r w:rsidRPr="006702B5">
        <w:rPr>
          <w:rFonts w:ascii="Consolas" w:hAnsi="Consolas" w:cs="Times New Roman"/>
          <w:sz w:val="20"/>
          <w:szCs w:val="20"/>
          <w:lang w:val="en-GB"/>
          <w:rPrChange w:id="93" w:author="Jakob Johann Assmann" w:date="2022-01-28T11:25:00Z">
            <w:rPr>
              <w:rFonts w:ascii="Consolas" w:hAnsi="Consolas" w:cs="Times New Roman"/>
              <w:sz w:val="20"/>
              <w:szCs w:val="20"/>
              <w:lang w:val="da-DK"/>
            </w:rPr>
          </w:rPrChange>
        </w:rPr>
        <w:t># Summarize the availability of Landsat data for each pixel</w:t>
      </w:r>
    </w:p>
    <w:p w14:paraId="709EB016" w14:textId="015EA42F" w:rsidR="006E6ACB" w:rsidRPr="006702B5" w:rsidRDefault="006E6ACB"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Change w:id="94" w:author="Jakob Johann Assmann" w:date="2022-01-28T11:25:00Z">
            <w:rPr>
              <w:rFonts w:ascii="Consolas" w:hAnsi="Consolas" w:cs="Times New Roman"/>
              <w:sz w:val="20"/>
              <w:szCs w:val="20"/>
              <w:lang w:val="da-DK"/>
            </w:rPr>
          </w:rPrChange>
        </w:rPr>
      </w:pPr>
      <w:proofErr w:type="spellStart"/>
      <w:r w:rsidRPr="006702B5">
        <w:rPr>
          <w:rFonts w:ascii="Consolas" w:hAnsi="Consolas" w:cs="Times New Roman"/>
          <w:sz w:val="20"/>
          <w:szCs w:val="20"/>
          <w:lang w:val="en-GB"/>
          <w:rPrChange w:id="95" w:author="Jakob Johann Assmann" w:date="2022-01-28T11:25:00Z">
            <w:rPr>
              <w:rFonts w:ascii="Consolas" w:hAnsi="Consolas" w:cs="Times New Roman"/>
              <w:sz w:val="20"/>
              <w:szCs w:val="20"/>
              <w:lang w:val="da-DK"/>
            </w:rPr>
          </w:rPrChange>
        </w:rPr>
        <w:t>lsat_summarize_data_avail</w:t>
      </w:r>
      <w:proofErr w:type="spellEnd"/>
      <w:r w:rsidRPr="006702B5">
        <w:rPr>
          <w:rFonts w:ascii="Consolas" w:hAnsi="Consolas" w:cs="Times New Roman"/>
          <w:sz w:val="20"/>
          <w:szCs w:val="20"/>
          <w:lang w:val="en-GB"/>
          <w:rPrChange w:id="96" w:author="Jakob Johann Assmann" w:date="2022-01-28T11:25:00Z">
            <w:rPr>
              <w:rFonts w:ascii="Consolas" w:hAnsi="Consolas" w:cs="Times New Roman"/>
              <w:sz w:val="20"/>
              <w:szCs w:val="20"/>
              <w:lang w:val="da-DK"/>
            </w:rPr>
          </w:rPrChange>
        </w:rPr>
        <w:t>(</w:t>
      </w:r>
      <w:proofErr w:type="spellStart"/>
      <w:proofErr w:type="gramStart"/>
      <w:r w:rsidRPr="006702B5">
        <w:rPr>
          <w:rFonts w:ascii="Consolas" w:hAnsi="Consolas" w:cs="Times New Roman"/>
          <w:sz w:val="20"/>
          <w:szCs w:val="20"/>
          <w:lang w:val="en-GB"/>
          <w:rPrChange w:id="97" w:author="Jakob Johann Assmann" w:date="2022-01-28T11:25:00Z">
            <w:rPr>
              <w:rFonts w:ascii="Consolas" w:hAnsi="Consolas" w:cs="Times New Roman"/>
              <w:sz w:val="20"/>
              <w:szCs w:val="20"/>
              <w:lang w:val="da-DK"/>
            </w:rPr>
          </w:rPrChange>
        </w:rPr>
        <w:t>lsat.dt</w:t>
      </w:r>
      <w:proofErr w:type="spellEnd"/>
      <w:proofErr w:type="gramEnd"/>
      <w:r w:rsidRPr="006702B5">
        <w:rPr>
          <w:rFonts w:ascii="Consolas" w:hAnsi="Consolas" w:cs="Times New Roman"/>
          <w:sz w:val="20"/>
          <w:szCs w:val="20"/>
          <w:lang w:val="en-GB"/>
          <w:rPrChange w:id="98" w:author="Jakob Johann Assmann" w:date="2022-01-28T11:25:00Z">
            <w:rPr>
              <w:rFonts w:ascii="Consolas" w:hAnsi="Consolas" w:cs="Times New Roman"/>
              <w:sz w:val="20"/>
              <w:szCs w:val="20"/>
              <w:lang w:val="da-DK"/>
            </w:rPr>
          </w:rPrChange>
        </w:rPr>
        <w:t>)</w:t>
      </w:r>
    </w:p>
    <w:p w14:paraId="1E8926BD" w14:textId="1B9D4103" w:rsidR="006E6ACB" w:rsidRPr="006702B5" w:rsidRDefault="006E6ACB"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Change w:id="99" w:author="Jakob Johann Assmann" w:date="2022-01-28T11:25:00Z">
            <w:rPr>
              <w:rFonts w:ascii="Consolas" w:hAnsi="Consolas" w:cs="Times New Roman"/>
              <w:sz w:val="20"/>
              <w:szCs w:val="20"/>
              <w:lang w:val="da-DK"/>
            </w:rPr>
          </w:rPrChange>
        </w:rPr>
      </w:pPr>
    </w:p>
    <w:p w14:paraId="68E72303" w14:textId="77777777" w:rsidR="00552762" w:rsidRPr="006702B5" w:rsidRDefault="00552762"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Change w:id="100" w:author="Jakob Johann Assmann" w:date="2022-01-28T11:25:00Z">
            <w:rPr>
              <w:rFonts w:ascii="Consolas" w:hAnsi="Consolas" w:cs="Times New Roman"/>
              <w:sz w:val="20"/>
              <w:szCs w:val="20"/>
              <w:lang w:val="da-DK"/>
            </w:rPr>
          </w:rPrChange>
        </w:rPr>
      </w:pPr>
      <w:r w:rsidRPr="006702B5">
        <w:rPr>
          <w:rFonts w:ascii="Consolas" w:hAnsi="Consolas" w:cs="Times New Roman"/>
          <w:sz w:val="20"/>
          <w:szCs w:val="20"/>
          <w:lang w:val="en-GB"/>
          <w:rPrChange w:id="101" w:author="Jakob Johann Assmann" w:date="2022-01-28T11:25:00Z">
            <w:rPr>
              <w:rFonts w:ascii="Consolas" w:hAnsi="Consolas" w:cs="Times New Roman"/>
              <w:sz w:val="20"/>
              <w:szCs w:val="20"/>
              <w:lang w:val="da-DK"/>
            </w:rPr>
          </w:rPrChange>
        </w:rPr>
        <w:t># Compute the Normalized Difference Vegetation Index (NDVI)</w:t>
      </w:r>
    </w:p>
    <w:p w14:paraId="06370F3F" w14:textId="7058D35B" w:rsidR="00552762" w:rsidRPr="006702B5" w:rsidRDefault="00552762"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Change w:id="102" w:author="Jakob Johann Assmann" w:date="2022-01-28T11:25:00Z">
            <w:rPr>
              <w:rFonts w:ascii="Consolas" w:hAnsi="Consolas" w:cs="Times New Roman"/>
              <w:sz w:val="20"/>
              <w:szCs w:val="20"/>
              <w:lang w:val="da-DK"/>
            </w:rPr>
          </w:rPrChange>
        </w:rPr>
      </w:pPr>
      <w:proofErr w:type="spellStart"/>
      <w:proofErr w:type="gramStart"/>
      <w:r w:rsidRPr="006702B5">
        <w:rPr>
          <w:rFonts w:ascii="Consolas" w:hAnsi="Consolas" w:cs="Times New Roman"/>
          <w:sz w:val="20"/>
          <w:szCs w:val="20"/>
          <w:lang w:val="en-GB"/>
          <w:rPrChange w:id="103" w:author="Jakob Johann Assmann" w:date="2022-01-28T11:25:00Z">
            <w:rPr>
              <w:rFonts w:ascii="Consolas" w:hAnsi="Consolas" w:cs="Times New Roman"/>
              <w:sz w:val="20"/>
              <w:szCs w:val="20"/>
              <w:lang w:val="da-DK"/>
            </w:rPr>
          </w:rPrChange>
        </w:rPr>
        <w:t>lsat.dt</w:t>
      </w:r>
      <w:proofErr w:type="spellEnd"/>
      <w:proofErr w:type="gramEnd"/>
      <w:r w:rsidRPr="006702B5">
        <w:rPr>
          <w:rFonts w:ascii="Consolas" w:hAnsi="Consolas" w:cs="Times New Roman"/>
          <w:sz w:val="20"/>
          <w:szCs w:val="20"/>
          <w:lang w:val="en-GB"/>
          <w:rPrChange w:id="104" w:author="Jakob Johann Assmann" w:date="2022-01-28T11:25:00Z">
            <w:rPr>
              <w:rFonts w:ascii="Consolas" w:hAnsi="Consolas" w:cs="Times New Roman"/>
              <w:sz w:val="20"/>
              <w:szCs w:val="20"/>
              <w:lang w:val="da-DK"/>
            </w:rPr>
          </w:rPrChange>
        </w:rPr>
        <w:t xml:space="preserve"> &lt;- </w:t>
      </w:r>
      <w:proofErr w:type="spellStart"/>
      <w:r w:rsidRPr="006702B5">
        <w:rPr>
          <w:rFonts w:ascii="Consolas" w:hAnsi="Consolas" w:cs="Times New Roman"/>
          <w:sz w:val="20"/>
          <w:szCs w:val="20"/>
          <w:lang w:val="en-GB"/>
          <w:rPrChange w:id="105" w:author="Jakob Johann Assmann" w:date="2022-01-28T11:25:00Z">
            <w:rPr>
              <w:rFonts w:ascii="Consolas" w:hAnsi="Consolas" w:cs="Times New Roman"/>
              <w:sz w:val="20"/>
              <w:szCs w:val="20"/>
              <w:lang w:val="da-DK"/>
            </w:rPr>
          </w:rPrChange>
        </w:rPr>
        <w:t>lsat_calc_spec_index</w:t>
      </w:r>
      <w:proofErr w:type="spellEnd"/>
      <w:r w:rsidRPr="006702B5">
        <w:rPr>
          <w:rFonts w:ascii="Consolas" w:hAnsi="Consolas" w:cs="Times New Roman"/>
          <w:sz w:val="20"/>
          <w:szCs w:val="20"/>
          <w:lang w:val="en-GB"/>
          <w:rPrChange w:id="106" w:author="Jakob Johann Assmann" w:date="2022-01-28T11:25:00Z">
            <w:rPr>
              <w:rFonts w:ascii="Consolas" w:hAnsi="Consolas" w:cs="Times New Roman"/>
              <w:sz w:val="20"/>
              <w:szCs w:val="20"/>
              <w:lang w:val="da-DK"/>
            </w:rPr>
          </w:rPrChange>
        </w:rPr>
        <w:t>(</w:t>
      </w:r>
      <w:proofErr w:type="spellStart"/>
      <w:r w:rsidRPr="006702B5">
        <w:rPr>
          <w:rFonts w:ascii="Consolas" w:hAnsi="Consolas" w:cs="Times New Roman"/>
          <w:sz w:val="20"/>
          <w:szCs w:val="20"/>
          <w:lang w:val="en-GB"/>
          <w:rPrChange w:id="107" w:author="Jakob Johann Assmann" w:date="2022-01-28T11:25:00Z">
            <w:rPr>
              <w:rFonts w:ascii="Consolas" w:hAnsi="Consolas" w:cs="Times New Roman"/>
              <w:sz w:val="20"/>
              <w:szCs w:val="20"/>
              <w:lang w:val="da-DK"/>
            </w:rPr>
          </w:rPrChange>
        </w:rPr>
        <w:t>lsat.dt</w:t>
      </w:r>
      <w:proofErr w:type="spellEnd"/>
      <w:r w:rsidRPr="006702B5">
        <w:rPr>
          <w:rFonts w:ascii="Consolas" w:hAnsi="Consolas" w:cs="Times New Roman"/>
          <w:sz w:val="20"/>
          <w:szCs w:val="20"/>
          <w:lang w:val="en-GB"/>
          <w:rPrChange w:id="108" w:author="Jakob Johann Assmann" w:date="2022-01-28T11:25:00Z">
            <w:rPr>
              <w:rFonts w:ascii="Consolas" w:hAnsi="Consolas" w:cs="Times New Roman"/>
              <w:sz w:val="20"/>
              <w:szCs w:val="20"/>
              <w:lang w:val="da-DK"/>
            </w:rPr>
          </w:rPrChange>
        </w:rPr>
        <w:t xml:space="preserve">, </w:t>
      </w:r>
      <w:proofErr w:type="spellStart"/>
      <w:r w:rsidRPr="006702B5">
        <w:rPr>
          <w:rFonts w:ascii="Consolas" w:hAnsi="Consolas" w:cs="Times New Roman"/>
          <w:sz w:val="20"/>
          <w:szCs w:val="20"/>
          <w:lang w:val="en-GB"/>
          <w:rPrChange w:id="109" w:author="Jakob Johann Assmann" w:date="2022-01-28T11:25:00Z">
            <w:rPr>
              <w:rFonts w:ascii="Consolas" w:hAnsi="Consolas" w:cs="Times New Roman"/>
              <w:sz w:val="20"/>
              <w:szCs w:val="20"/>
              <w:lang w:val="da-DK"/>
            </w:rPr>
          </w:rPrChange>
        </w:rPr>
        <w:t>si</w:t>
      </w:r>
      <w:proofErr w:type="spellEnd"/>
      <w:r w:rsidRPr="006702B5">
        <w:rPr>
          <w:rFonts w:ascii="Consolas" w:hAnsi="Consolas" w:cs="Times New Roman"/>
          <w:sz w:val="20"/>
          <w:szCs w:val="20"/>
          <w:lang w:val="en-GB"/>
          <w:rPrChange w:id="110" w:author="Jakob Johann Assmann" w:date="2022-01-28T11:25:00Z">
            <w:rPr>
              <w:rFonts w:ascii="Consolas" w:hAnsi="Consolas" w:cs="Times New Roman"/>
              <w:sz w:val="20"/>
              <w:szCs w:val="20"/>
              <w:lang w:val="da-DK"/>
            </w:rPr>
          </w:rPrChange>
        </w:rPr>
        <w:t xml:space="preserve"> = '</w:t>
      </w:r>
      <w:proofErr w:type="spellStart"/>
      <w:r w:rsidRPr="006702B5">
        <w:rPr>
          <w:rFonts w:ascii="Consolas" w:hAnsi="Consolas" w:cs="Times New Roman"/>
          <w:sz w:val="20"/>
          <w:szCs w:val="20"/>
          <w:lang w:val="en-GB"/>
          <w:rPrChange w:id="111" w:author="Jakob Johann Assmann" w:date="2022-01-28T11:25:00Z">
            <w:rPr>
              <w:rFonts w:ascii="Consolas" w:hAnsi="Consolas" w:cs="Times New Roman"/>
              <w:sz w:val="20"/>
              <w:szCs w:val="20"/>
              <w:lang w:val="da-DK"/>
            </w:rPr>
          </w:rPrChange>
        </w:rPr>
        <w:t>ndvi</w:t>
      </w:r>
      <w:proofErr w:type="spellEnd"/>
      <w:r w:rsidRPr="006702B5">
        <w:rPr>
          <w:rFonts w:ascii="Consolas" w:hAnsi="Consolas" w:cs="Times New Roman"/>
          <w:sz w:val="20"/>
          <w:szCs w:val="20"/>
          <w:lang w:val="en-GB"/>
          <w:rPrChange w:id="112" w:author="Jakob Johann Assmann" w:date="2022-01-28T11:25:00Z">
            <w:rPr>
              <w:rFonts w:ascii="Consolas" w:hAnsi="Consolas" w:cs="Times New Roman"/>
              <w:sz w:val="20"/>
              <w:szCs w:val="20"/>
              <w:lang w:val="da-DK"/>
            </w:rPr>
          </w:rPrChange>
        </w:rPr>
        <w:t>')</w:t>
      </w:r>
    </w:p>
    <w:p w14:paraId="1AB13A3B" w14:textId="77777777" w:rsidR="00552762" w:rsidRPr="0094106D" w:rsidRDefault="00552762"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68ED6437" w14:textId="77777777" w:rsidR="00552762" w:rsidRDefault="00552762" w:rsidP="006E6ACB">
      <w:pPr>
        <w:pStyle w:val="NoSpacing"/>
        <w:rPr>
          <w:rFonts w:ascii="Times New Roman" w:hAnsi="Times New Roman" w:cs="Times New Roman"/>
          <w:sz w:val="24"/>
          <w:szCs w:val="24"/>
        </w:rPr>
      </w:pPr>
    </w:p>
    <w:p w14:paraId="5B2FEDD4" w14:textId="0B112AE9" w:rsidR="006E6ACB" w:rsidRPr="00FE5824" w:rsidRDefault="006A038E" w:rsidP="006E6ACB">
      <w:pPr>
        <w:pStyle w:val="NoSpacing"/>
        <w:rPr>
          <w:rFonts w:ascii="Times New Roman" w:hAnsi="Times New Roman" w:cs="Times New Roman"/>
          <w:sz w:val="24"/>
          <w:szCs w:val="24"/>
        </w:rPr>
      </w:pPr>
      <w:r w:rsidRPr="00FE5824">
        <w:rPr>
          <w:rFonts w:ascii="Times New Roman" w:hAnsi="Times New Roman" w:cs="Times New Roman"/>
          <w:noProof/>
          <w:sz w:val="24"/>
          <w:szCs w:val="24"/>
        </w:rPr>
        <w:drawing>
          <wp:inline distT="0" distB="0" distL="0" distR="0" wp14:anchorId="371AFD9B" wp14:editId="5420D827">
            <wp:extent cx="5486400" cy="3657600"/>
            <wp:effectExtent l="0" t="0" r="0" b="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19B8CB3F" w14:textId="767983AB" w:rsidR="006E6ACB" w:rsidRPr="00FE5824" w:rsidRDefault="006E6ACB" w:rsidP="006E6ACB">
      <w:pPr>
        <w:pStyle w:val="NoSpacing"/>
        <w:rPr>
          <w:rFonts w:ascii="Times New Roman" w:hAnsi="Times New Roman" w:cs="Times New Roman"/>
          <w:sz w:val="24"/>
          <w:szCs w:val="24"/>
        </w:rPr>
      </w:pPr>
      <w:r w:rsidRPr="00FE5824">
        <w:rPr>
          <w:rFonts w:ascii="Times New Roman" w:hAnsi="Times New Roman" w:cs="Times New Roman"/>
          <w:sz w:val="24"/>
          <w:szCs w:val="24"/>
        </w:rPr>
        <w:t xml:space="preserve">Figure </w:t>
      </w:r>
      <w:r w:rsidR="00F84824" w:rsidRPr="00FE5824">
        <w:rPr>
          <w:rFonts w:ascii="Times New Roman" w:hAnsi="Times New Roman" w:cs="Times New Roman"/>
          <w:sz w:val="24"/>
          <w:szCs w:val="24"/>
        </w:rPr>
        <w:t>3</w:t>
      </w:r>
      <w:r w:rsidRPr="00FE5824">
        <w:rPr>
          <w:rFonts w:ascii="Times New Roman" w:hAnsi="Times New Roman" w:cs="Times New Roman"/>
          <w:sz w:val="24"/>
          <w:szCs w:val="24"/>
        </w:rPr>
        <w:t xml:space="preserve">. </w:t>
      </w:r>
      <w:r w:rsidR="0095593B">
        <w:rPr>
          <w:rFonts w:ascii="Times New Roman" w:hAnsi="Times New Roman" w:cs="Times New Roman"/>
          <w:sz w:val="24"/>
          <w:szCs w:val="24"/>
        </w:rPr>
        <w:t>A</w:t>
      </w:r>
      <w:r w:rsidR="00CA68C8" w:rsidRPr="00FE5824">
        <w:rPr>
          <w:rFonts w:ascii="Times New Roman" w:hAnsi="Times New Roman" w:cs="Times New Roman"/>
          <w:sz w:val="24"/>
          <w:szCs w:val="24"/>
        </w:rPr>
        <w:t>vailab</w:t>
      </w:r>
      <w:r w:rsidR="0095593B">
        <w:rPr>
          <w:rFonts w:ascii="Times New Roman" w:hAnsi="Times New Roman" w:cs="Times New Roman"/>
          <w:sz w:val="24"/>
          <w:szCs w:val="24"/>
        </w:rPr>
        <w:t>ility of</w:t>
      </w:r>
      <w:r w:rsidR="00CA68C8" w:rsidRPr="00FE5824">
        <w:rPr>
          <w:rFonts w:ascii="Times New Roman" w:hAnsi="Times New Roman" w:cs="Times New Roman"/>
          <w:sz w:val="24"/>
          <w:szCs w:val="24"/>
        </w:rPr>
        <w:t xml:space="preserve"> </w:t>
      </w:r>
      <w:r w:rsidR="0095593B">
        <w:rPr>
          <w:rFonts w:ascii="Times New Roman" w:hAnsi="Times New Roman" w:cs="Times New Roman"/>
          <w:sz w:val="24"/>
          <w:szCs w:val="24"/>
        </w:rPr>
        <w:t xml:space="preserve">quality-screened </w:t>
      </w:r>
      <w:r w:rsidR="00B2614B" w:rsidRPr="00FE5824">
        <w:rPr>
          <w:rFonts w:ascii="Times New Roman" w:hAnsi="Times New Roman" w:cs="Times New Roman"/>
          <w:sz w:val="24"/>
          <w:szCs w:val="24"/>
        </w:rPr>
        <w:t>Landsat observation</w:t>
      </w:r>
      <w:r w:rsidR="00CA68C8" w:rsidRPr="00FE5824">
        <w:rPr>
          <w:rFonts w:ascii="Times New Roman" w:hAnsi="Times New Roman" w:cs="Times New Roman"/>
          <w:sz w:val="24"/>
          <w:szCs w:val="24"/>
        </w:rPr>
        <w:t xml:space="preserve">s across years for </w:t>
      </w:r>
      <w:r w:rsidR="000E2A56" w:rsidRPr="00FE5824">
        <w:rPr>
          <w:rFonts w:ascii="Times New Roman" w:hAnsi="Times New Roman" w:cs="Times New Roman"/>
          <w:sz w:val="24"/>
          <w:szCs w:val="24"/>
        </w:rPr>
        <w:t>sample location</w:t>
      </w:r>
      <w:r w:rsidR="00CA68C8" w:rsidRPr="00FE5824">
        <w:rPr>
          <w:rFonts w:ascii="Times New Roman" w:hAnsi="Times New Roman" w:cs="Times New Roman"/>
          <w:sz w:val="24"/>
          <w:szCs w:val="24"/>
        </w:rPr>
        <w:t xml:space="preserve">s </w:t>
      </w:r>
      <w:r w:rsidR="00B2614B" w:rsidRPr="00FE5824">
        <w:rPr>
          <w:rFonts w:ascii="Times New Roman" w:hAnsi="Times New Roman" w:cs="Times New Roman"/>
          <w:sz w:val="24"/>
          <w:szCs w:val="24"/>
        </w:rPr>
        <w:t>in the study area</w:t>
      </w:r>
      <w:r w:rsidR="00FB6DC3" w:rsidRPr="00FE5824">
        <w:rPr>
          <w:rFonts w:ascii="Times New Roman" w:hAnsi="Times New Roman" w:cs="Times New Roman"/>
          <w:sz w:val="24"/>
          <w:szCs w:val="24"/>
        </w:rPr>
        <w:t xml:space="preserve"> on </w:t>
      </w:r>
      <w:proofErr w:type="spellStart"/>
      <w:r w:rsidR="00FB6DC3" w:rsidRPr="00FE5824">
        <w:rPr>
          <w:rFonts w:ascii="Times New Roman" w:hAnsi="Times New Roman" w:cs="Times New Roman"/>
          <w:sz w:val="24"/>
          <w:szCs w:val="24"/>
        </w:rPr>
        <w:t>Disko</w:t>
      </w:r>
      <w:proofErr w:type="spellEnd"/>
      <w:r w:rsidR="00FB6DC3" w:rsidRPr="00FE5824">
        <w:rPr>
          <w:rFonts w:ascii="Times New Roman" w:hAnsi="Times New Roman" w:cs="Times New Roman"/>
          <w:sz w:val="24"/>
          <w:szCs w:val="24"/>
        </w:rPr>
        <w:t xml:space="preserve"> Island</w:t>
      </w:r>
      <w:r w:rsidR="00605B35" w:rsidRPr="00FE5824">
        <w:rPr>
          <w:rFonts w:ascii="Times New Roman" w:hAnsi="Times New Roman" w:cs="Times New Roman"/>
          <w:sz w:val="24"/>
          <w:szCs w:val="24"/>
        </w:rPr>
        <w:t xml:space="preserve"> as returned by the</w:t>
      </w:r>
      <w:r w:rsidR="00CA68C8" w:rsidRPr="00FE5824">
        <w:rPr>
          <w:rFonts w:ascii="Times New Roman" w:hAnsi="Times New Roman" w:cs="Times New Roman"/>
          <w:sz w:val="24"/>
          <w:szCs w:val="24"/>
        </w:rPr>
        <w:t xml:space="preserve"> </w:t>
      </w:r>
      <w:proofErr w:type="spellStart"/>
      <w:r w:rsidR="00CA68C8" w:rsidRPr="00FE5824">
        <w:rPr>
          <w:rFonts w:ascii="Times New Roman" w:hAnsi="Times New Roman" w:cs="Times New Roman"/>
          <w:sz w:val="24"/>
          <w:szCs w:val="24"/>
        </w:rPr>
        <w:t>l</w:t>
      </w:r>
      <w:r w:rsidR="00605B35" w:rsidRPr="00FE5824">
        <w:rPr>
          <w:rFonts w:ascii="Times New Roman" w:hAnsi="Times New Roman" w:cs="Times New Roman"/>
          <w:i/>
          <w:iCs/>
          <w:sz w:val="24"/>
          <w:szCs w:val="24"/>
        </w:rPr>
        <w:t>sat_summarize_data_avail</w:t>
      </w:r>
      <w:proofErr w:type="spellEnd"/>
      <w:r w:rsidR="00605B35" w:rsidRPr="00FE5824">
        <w:rPr>
          <w:rFonts w:ascii="Times New Roman" w:hAnsi="Times New Roman" w:cs="Times New Roman"/>
          <w:i/>
          <w:iCs/>
          <w:sz w:val="24"/>
          <w:szCs w:val="24"/>
        </w:rPr>
        <w:t>()</w:t>
      </w:r>
      <w:r w:rsidR="00605B35" w:rsidRPr="00FE5824">
        <w:rPr>
          <w:rFonts w:ascii="Times New Roman" w:hAnsi="Times New Roman" w:cs="Times New Roman"/>
          <w:sz w:val="24"/>
          <w:szCs w:val="24"/>
        </w:rPr>
        <w:t xml:space="preserve"> function</w:t>
      </w:r>
      <w:r w:rsidR="00FB6DC3" w:rsidRPr="00FE5824">
        <w:rPr>
          <w:rFonts w:ascii="Times New Roman" w:hAnsi="Times New Roman" w:cs="Times New Roman"/>
          <w:sz w:val="24"/>
          <w:szCs w:val="24"/>
        </w:rPr>
        <w:t xml:space="preserve">. </w:t>
      </w:r>
      <w:r w:rsidR="00CA68C8" w:rsidRPr="00FE5824">
        <w:rPr>
          <w:rFonts w:ascii="Times New Roman" w:hAnsi="Times New Roman" w:cs="Times New Roman"/>
          <w:sz w:val="24"/>
          <w:szCs w:val="24"/>
        </w:rPr>
        <w:t xml:space="preserve">Summaries are based on observations acquired between day-of-year 152 (beginning of June) and 273 (end of September). </w:t>
      </w:r>
      <w:r w:rsidR="0095593B">
        <w:rPr>
          <w:rFonts w:ascii="Times New Roman" w:hAnsi="Times New Roman" w:cs="Times New Roman"/>
          <w:sz w:val="24"/>
          <w:szCs w:val="24"/>
        </w:rPr>
        <w:t xml:space="preserve">Note the limited </w:t>
      </w:r>
      <w:r w:rsidR="0055286D" w:rsidRPr="00FE5824">
        <w:rPr>
          <w:rFonts w:ascii="Times New Roman" w:hAnsi="Times New Roman" w:cs="Times New Roman"/>
          <w:sz w:val="24"/>
          <w:szCs w:val="24"/>
        </w:rPr>
        <w:t xml:space="preserve">availability of observations </w:t>
      </w:r>
      <w:r w:rsidR="00605B35" w:rsidRPr="00FE5824">
        <w:rPr>
          <w:rFonts w:ascii="Times New Roman" w:hAnsi="Times New Roman" w:cs="Times New Roman"/>
          <w:sz w:val="24"/>
          <w:szCs w:val="24"/>
        </w:rPr>
        <w:t>before the year 2000.</w:t>
      </w:r>
      <w:r w:rsidR="00CA68C8" w:rsidRPr="00FE5824">
        <w:rPr>
          <w:rFonts w:ascii="Times New Roman" w:hAnsi="Times New Roman" w:cs="Times New Roman"/>
          <w:sz w:val="24"/>
          <w:szCs w:val="24"/>
        </w:rPr>
        <w:t xml:space="preserve"> Lines with points denote median counts while </w:t>
      </w:r>
      <w:r w:rsidR="00DD538F" w:rsidRPr="00FE5824">
        <w:rPr>
          <w:rFonts w:ascii="Times New Roman" w:hAnsi="Times New Roman" w:cs="Times New Roman"/>
          <w:sz w:val="24"/>
          <w:szCs w:val="24"/>
        </w:rPr>
        <w:t>shaded error bands encompass the 2.5</w:t>
      </w:r>
      <w:r w:rsidR="00DD538F" w:rsidRPr="00FE5824">
        <w:rPr>
          <w:rFonts w:ascii="Times New Roman" w:hAnsi="Times New Roman" w:cs="Times New Roman"/>
          <w:sz w:val="24"/>
          <w:szCs w:val="24"/>
          <w:vertAlign w:val="superscript"/>
        </w:rPr>
        <w:t>th</w:t>
      </w:r>
      <w:r w:rsidR="00DD538F" w:rsidRPr="00FE5824">
        <w:rPr>
          <w:rFonts w:ascii="Times New Roman" w:hAnsi="Times New Roman" w:cs="Times New Roman"/>
          <w:sz w:val="24"/>
          <w:szCs w:val="24"/>
        </w:rPr>
        <w:t xml:space="preserve"> to 97.5</w:t>
      </w:r>
      <w:r w:rsidR="00DD538F" w:rsidRPr="00FE5824">
        <w:rPr>
          <w:rFonts w:ascii="Times New Roman" w:hAnsi="Times New Roman" w:cs="Times New Roman"/>
          <w:sz w:val="24"/>
          <w:szCs w:val="24"/>
          <w:vertAlign w:val="superscript"/>
        </w:rPr>
        <w:t>th</w:t>
      </w:r>
      <w:r w:rsidR="00DD538F" w:rsidRPr="00FE5824">
        <w:rPr>
          <w:rFonts w:ascii="Times New Roman" w:hAnsi="Times New Roman" w:cs="Times New Roman"/>
          <w:sz w:val="24"/>
          <w:szCs w:val="24"/>
        </w:rPr>
        <w:t xml:space="preserve"> percentiles of counts among </w:t>
      </w:r>
      <w:r w:rsidR="000E2A56" w:rsidRPr="00FE5824">
        <w:rPr>
          <w:rFonts w:ascii="Times New Roman" w:hAnsi="Times New Roman" w:cs="Times New Roman"/>
          <w:sz w:val="24"/>
          <w:szCs w:val="24"/>
        </w:rPr>
        <w:t>sample location</w:t>
      </w:r>
      <w:r w:rsidR="00DD538F" w:rsidRPr="00FE5824">
        <w:rPr>
          <w:rFonts w:ascii="Times New Roman" w:hAnsi="Times New Roman" w:cs="Times New Roman"/>
          <w:sz w:val="24"/>
          <w:szCs w:val="24"/>
        </w:rPr>
        <w:t xml:space="preserve">s. </w:t>
      </w:r>
      <w:r w:rsidR="00605B35" w:rsidRPr="00FE5824">
        <w:rPr>
          <w:rFonts w:ascii="Times New Roman" w:hAnsi="Times New Roman" w:cs="Times New Roman"/>
          <w:sz w:val="24"/>
          <w:szCs w:val="24"/>
        </w:rPr>
        <w:t xml:space="preserve"> </w:t>
      </w:r>
    </w:p>
    <w:p w14:paraId="537A1C5B" w14:textId="6865F756" w:rsidR="00941058" w:rsidRDefault="00941058" w:rsidP="008A44EA">
      <w:pPr>
        <w:pStyle w:val="NoSpacing"/>
        <w:rPr>
          <w:rFonts w:ascii="Consolas" w:hAnsi="Consolas" w:cs="Times New Roman"/>
          <w:sz w:val="24"/>
          <w:szCs w:val="24"/>
        </w:rPr>
      </w:pPr>
    </w:p>
    <w:p w14:paraId="2ACE8532" w14:textId="610D5C53" w:rsidR="00605B35" w:rsidRPr="0088022B" w:rsidRDefault="00605B35" w:rsidP="008A44EA">
      <w:pPr>
        <w:pStyle w:val="NoSpacing"/>
        <w:rPr>
          <w:rFonts w:ascii="Times New Roman" w:hAnsi="Times New Roman" w:cs="Times New Roman"/>
          <w:i/>
          <w:iCs/>
          <w:sz w:val="24"/>
          <w:szCs w:val="24"/>
        </w:rPr>
      </w:pPr>
      <w:r w:rsidRPr="00A631AD">
        <w:rPr>
          <w:rFonts w:ascii="Times New Roman" w:hAnsi="Times New Roman" w:cs="Times New Roman"/>
          <w:i/>
          <w:iCs/>
          <w:sz w:val="24"/>
          <w:szCs w:val="24"/>
        </w:rPr>
        <w:t>Part 3: Cross-</w:t>
      </w:r>
      <w:r w:rsidR="00FE5824">
        <w:rPr>
          <w:rFonts w:ascii="Times New Roman" w:hAnsi="Times New Roman" w:cs="Times New Roman"/>
          <w:i/>
          <w:iCs/>
          <w:sz w:val="24"/>
          <w:szCs w:val="24"/>
        </w:rPr>
        <w:t xml:space="preserve">sensor </w:t>
      </w:r>
      <w:r w:rsidRPr="00A631AD">
        <w:rPr>
          <w:rFonts w:ascii="Times New Roman" w:hAnsi="Times New Roman" w:cs="Times New Roman"/>
          <w:i/>
          <w:iCs/>
          <w:sz w:val="24"/>
          <w:szCs w:val="24"/>
        </w:rPr>
        <w:t>calibration and phenological modelling</w:t>
      </w:r>
    </w:p>
    <w:p w14:paraId="6E20E907" w14:textId="0C2DD858" w:rsidR="00EC0F30" w:rsidRPr="006B0E2B" w:rsidRDefault="000F793A" w:rsidP="003A6063">
      <w:pPr>
        <w:pStyle w:val="NoSpacing"/>
        <w:rPr>
          <w:rFonts w:ascii="Times New Roman" w:hAnsi="Times New Roman" w:cs="Times New Roman"/>
          <w:sz w:val="24"/>
          <w:szCs w:val="24"/>
        </w:rPr>
      </w:pPr>
      <w:r>
        <w:rPr>
          <w:rFonts w:ascii="Times New Roman" w:hAnsi="Times New Roman" w:cs="Times New Roman"/>
          <w:sz w:val="24"/>
          <w:szCs w:val="24"/>
        </w:rPr>
        <w:t xml:space="preserve">The derived NDVI time series need to be </w:t>
      </w:r>
      <w:r w:rsidR="00695F3C">
        <w:rPr>
          <w:rFonts w:ascii="Times New Roman" w:hAnsi="Times New Roman" w:cs="Times New Roman"/>
          <w:sz w:val="24"/>
          <w:szCs w:val="24"/>
        </w:rPr>
        <w:t>calibrated</w:t>
      </w:r>
      <w:r>
        <w:rPr>
          <w:rFonts w:ascii="Times New Roman" w:hAnsi="Times New Roman" w:cs="Times New Roman"/>
          <w:sz w:val="24"/>
          <w:szCs w:val="24"/>
        </w:rPr>
        <w:t xml:space="preserve"> across the different </w:t>
      </w:r>
      <w:r w:rsidR="00950167">
        <w:rPr>
          <w:rFonts w:ascii="Times New Roman" w:hAnsi="Times New Roman" w:cs="Times New Roman"/>
          <w:sz w:val="24"/>
          <w:szCs w:val="24"/>
        </w:rPr>
        <w:t>L</w:t>
      </w:r>
      <w:r>
        <w:rPr>
          <w:rFonts w:ascii="Times New Roman" w:hAnsi="Times New Roman" w:cs="Times New Roman"/>
          <w:sz w:val="24"/>
          <w:szCs w:val="24"/>
        </w:rPr>
        <w:t>andsat sensors</w:t>
      </w:r>
      <w:r w:rsidR="00FC5166">
        <w:rPr>
          <w:rFonts w:ascii="Times New Roman" w:hAnsi="Times New Roman" w:cs="Times New Roman"/>
          <w:sz w:val="24"/>
          <w:szCs w:val="24"/>
        </w:rPr>
        <w:t>,</w:t>
      </w:r>
      <w:r>
        <w:rPr>
          <w:rFonts w:ascii="Times New Roman" w:hAnsi="Times New Roman" w:cs="Times New Roman"/>
          <w:sz w:val="24"/>
          <w:szCs w:val="24"/>
        </w:rPr>
        <w:t xml:space="preserve"> and</w:t>
      </w:r>
      <w:r w:rsidR="00500368">
        <w:rPr>
          <w:rFonts w:ascii="Times New Roman" w:hAnsi="Times New Roman" w:cs="Times New Roman"/>
          <w:sz w:val="24"/>
          <w:szCs w:val="24"/>
        </w:rPr>
        <w:t xml:space="preserve"> then NDVI</w:t>
      </w:r>
      <w:r w:rsidR="00500368" w:rsidRPr="00500368">
        <w:rPr>
          <w:rFonts w:ascii="Times New Roman" w:hAnsi="Times New Roman" w:cs="Times New Roman"/>
          <w:sz w:val="24"/>
          <w:szCs w:val="24"/>
          <w:vertAlign w:val="subscript"/>
        </w:rPr>
        <w:t>max</w:t>
      </w:r>
      <w:r w:rsidR="00500368">
        <w:rPr>
          <w:rFonts w:ascii="Times New Roman" w:hAnsi="Times New Roman" w:cs="Times New Roman"/>
          <w:sz w:val="24"/>
          <w:szCs w:val="24"/>
        </w:rPr>
        <w:t xml:space="preserve"> </w:t>
      </w:r>
      <w:r>
        <w:rPr>
          <w:rFonts w:ascii="Times New Roman" w:hAnsi="Times New Roman" w:cs="Times New Roman"/>
          <w:sz w:val="24"/>
          <w:szCs w:val="24"/>
        </w:rPr>
        <w:t xml:space="preserve"> estimated using the phenological </w:t>
      </w:r>
      <w:r w:rsidR="00FC5166">
        <w:rPr>
          <w:rFonts w:ascii="Times New Roman" w:hAnsi="Times New Roman" w:cs="Times New Roman"/>
          <w:sz w:val="24"/>
          <w:szCs w:val="24"/>
        </w:rPr>
        <w:t>modelling approach</w:t>
      </w:r>
      <w:r>
        <w:rPr>
          <w:rFonts w:ascii="Times New Roman" w:hAnsi="Times New Roman" w:cs="Times New Roman"/>
          <w:sz w:val="24"/>
          <w:szCs w:val="24"/>
        </w:rPr>
        <w:t xml:space="preserve"> (</w:t>
      </w:r>
      <w:r w:rsidR="000B4516">
        <w:rPr>
          <w:rFonts w:ascii="Times New Roman" w:hAnsi="Times New Roman" w:cs="Times New Roman"/>
          <w:sz w:val="24"/>
          <w:szCs w:val="24"/>
        </w:rPr>
        <w:t xml:space="preserve">Code </w:t>
      </w:r>
      <w:r>
        <w:rPr>
          <w:rFonts w:ascii="Times New Roman" w:hAnsi="Times New Roman" w:cs="Times New Roman"/>
          <w:sz w:val="24"/>
          <w:szCs w:val="24"/>
        </w:rPr>
        <w:t>Box 3). We start by cross</w:t>
      </w:r>
      <w:r w:rsidR="00FE5824">
        <w:rPr>
          <w:rFonts w:ascii="Times New Roman" w:hAnsi="Times New Roman" w:cs="Times New Roman"/>
          <w:sz w:val="24"/>
          <w:szCs w:val="24"/>
        </w:rPr>
        <w:t>-</w:t>
      </w:r>
      <w:r>
        <w:rPr>
          <w:rFonts w:ascii="Times New Roman" w:hAnsi="Times New Roman" w:cs="Times New Roman"/>
          <w:sz w:val="24"/>
          <w:szCs w:val="24"/>
        </w:rPr>
        <w:t xml:space="preserve">calibrating the </w:t>
      </w:r>
      <w:r w:rsidR="00982AC0">
        <w:rPr>
          <w:rFonts w:ascii="Times New Roman" w:hAnsi="Times New Roman" w:cs="Times New Roman"/>
          <w:sz w:val="24"/>
          <w:szCs w:val="24"/>
        </w:rPr>
        <w:t>time series</w:t>
      </w:r>
      <w:r>
        <w:rPr>
          <w:rFonts w:ascii="Times New Roman" w:hAnsi="Times New Roman" w:cs="Times New Roman"/>
          <w:sz w:val="24"/>
          <w:szCs w:val="24"/>
        </w:rPr>
        <w:t xml:space="preserve"> using </w:t>
      </w:r>
      <w:proofErr w:type="spellStart"/>
      <w:r w:rsidRPr="0088022B">
        <w:rPr>
          <w:rFonts w:ascii="Times New Roman" w:hAnsi="Times New Roman" w:cs="Times New Roman"/>
          <w:i/>
          <w:iCs/>
          <w:sz w:val="24"/>
          <w:szCs w:val="24"/>
        </w:rPr>
        <w:t>lsat_calibrate_rf</w:t>
      </w:r>
      <w:proofErr w:type="spellEnd"/>
      <w:r w:rsidRPr="0088022B">
        <w:rPr>
          <w:rFonts w:ascii="Times New Roman" w:hAnsi="Times New Roman" w:cs="Times New Roman"/>
          <w:i/>
          <w:iCs/>
          <w:sz w:val="24"/>
          <w:szCs w:val="24"/>
        </w:rPr>
        <w:t>()</w:t>
      </w:r>
      <w:r>
        <w:rPr>
          <w:rFonts w:ascii="Times New Roman" w:hAnsi="Times New Roman" w:cs="Times New Roman"/>
          <w:sz w:val="24"/>
          <w:szCs w:val="24"/>
        </w:rPr>
        <w:t xml:space="preserve">. As the number of observations in the </w:t>
      </w:r>
      <w:proofErr w:type="spellStart"/>
      <w:r>
        <w:rPr>
          <w:rFonts w:ascii="Times New Roman" w:hAnsi="Times New Roman" w:cs="Times New Roman"/>
          <w:sz w:val="24"/>
          <w:szCs w:val="24"/>
        </w:rPr>
        <w:t>Disko</w:t>
      </w:r>
      <w:proofErr w:type="spellEnd"/>
      <w:r>
        <w:rPr>
          <w:rFonts w:ascii="Times New Roman" w:hAnsi="Times New Roman" w:cs="Times New Roman"/>
          <w:sz w:val="24"/>
          <w:szCs w:val="24"/>
        </w:rPr>
        <w:t xml:space="preserve"> Island dataset is too small to calibrate the random forest models, we use the </w:t>
      </w:r>
      <w:r w:rsidR="00EC1406">
        <w:rPr>
          <w:rFonts w:ascii="Times New Roman" w:hAnsi="Times New Roman" w:cs="Times New Roman"/>
          <w:sz w:val="24"/>
          <w:szCs w:val="24"/>
        </w:rPr>
        <w:t xml:space="preserve">pre-processed </w:t>
      </w:r>
      <w:r>
        <w:rPr>
          <w:rFonts w:ascii="Times New Roman" w:hAnsi="Times New Roman" w:cs="Times New Roman"/>
          <w:sz w:val="24"/>
          <w:szCs w:val="24"/>
        </w:rPr>
        <w:t xml:space="preserve">dataset of high latitude observations </w:t>
      </w:r>
      <w:r w:rsidR="00EC1406">
        <w:rPr>
          <w:rFonts w:ascii="Times New Roman" w:hAnsi="Times New Roman" w:cs="Times New Roman"/>
          <w:sz w:val="24"/>
          <w:szCs w:val="24"/>
        </w:rPr>
        <w:t>included</w:t>
      </w:r>
      <w:r>
        <w:rPr>
          <w:rFonts w:ascii="Times New Roman" w:hAnsi="Times New Roman" w:cs="Times New Roman"/>
          <w:sz w:val="24"/>
          <w:szCs w:val="24"/>
        </w:rPr>
        <w:t xml:space="preserve"> with </w:t>
      </w:r>
      <w:r w:rsidR="00EC1406" w:rsidRPr="00EC1406">
        <w:rPr>
          <w:rFonts w:ascii="Times New Roman" w:hAnsi="Times New Roman" w:cs="Times New Roman"/>
          <w:i/>
          <w:iCs/>
          <w:sz w:val="24"/>
          <w:szCs w:val="24"/>
        </w:rPr>
        <w:t>lsatTS</w:t>
      </w:r>
      <w:r>
        <w:rPr>
          <w:rFonts w:ascii="Times New Roman" w:hAnsi="Times New Roman" w:cs="Times New Roman"/>
          <w:sz w:val="24"/>
          <w:szCs w:val="24"/>
        </w:rPr>
        <w:t xml:space="preserve">. </w:t>
      </w:r>
      <w:r w:rsidR="00695F3C">
        <w:rPr>
          <w:rFonts w:ascii="Times New Roman" w:hAnsi="Times New Roman" w:cs="Times New Roman"/>
          <w:sz w:val="24"/>
          <w:szCs w:val="24"/>
        </w:rPr>
        <w:t xml:space="preserve">The </w:t>
      </w:r>
      <w:r w:rsidR="00FC5166">
        <w:rPr>
          <w:rFonts w:ascii="Times New Roman" w:hAnsi="Times New Roman" w:cs="Times New Roman"/>
          <w:sz w:val="24"/>
          <w:szCs w:val="24"/>
        </w:rPr>
        <w:t xml:space="preserve">function </w:t>
      </w:r>
      <w:r w:rsidR="00695F3C">
        <w:rPr>
          <w:rFonts w:ascii="Times New Roman" w:hAnsi="Times New Roman" w:cs="Times New Roman"/>
          <w:sz w:val="24"/>
          <w:szCs w:val="24"/>
        </w:rPr>
        <w:t>saves the models in a specified output dir</w:t>
      </w:r>
      <w:r w:rsidR="000B4516">
        <w:rPr>
          <w:rFonts w:ascii="Times New Roman" w:hAnsi="Times New Roman" w:cs="Times New Roman"/>
          <w:sz w:val="24"/>
          <w:szCs w:val="24"/>
        </w:rPr>
        <w:t>ectory</w:t>
      </w:r>
      <w:r w:rsidR="00695F3C">
        <w:rPr>
          <w:rFonts w:ascii="Times New Roman" w:hAnsi="Times New Roman" w:cs="Times New Roman"/>
          <w:sz w:val="24"/>
          <w:szCs w:val="24"/>
        </w:rPr>
        <w:t xml:space="preserve"> and generates a series of graphs (Figure 4) and tabular data (Table 3) that help with evaluating model performance. As </w:t>
      </w:r>
      <w:r w:rsidR="00EC0F30">
        <w:rPr>
          <w:rFonts w:ascii="Times New Roman" w:hAnsi="Times New Roman" w:cs="Times New Roman"/>
          <w:sz w:val="24"/>
          <w:szCs w:val="24"/>
        </w:rPr>
        <w:t>desired</w:t>
      </w:r>
      <w:r w:rsidR="00143A07">
        <w:rPr>
          <w:rFonts w:ascii="Times New Roman" w:hAnsi="Times New Roman" w:cs="Times New Roman"/>
          <w:sz w:val="24"/>
          <w:szCs w:val="24"/>
        </w:rPr>
        <w:t>,</w:t>
      </w:r>
      <w:r w:rsidR="00695F3C">
        <w:rPr>
          <w:rFonts w:ascii="Times New Roman" w:hAnsi="Times New Roman" w:cs="Times New Roman"/>
          <w:sz w:val="24"/>
          <w:szCs w:val="24"/>
        </w:rPr>
        <w:t xml:space="preserve"> the</w:t>
      </w:r>
      <w:r w:rsidR="00143A07">
        <w:rPr>
          <w:rFonts w:ascii="Times New Roman" w:hAnsi="Times New Roman" w:cs="Times New Roman"/>
          <w:sz w:val="24"/>
          <w:szCs w:val="24"/>
        </w:rPr>
        <w:t xml:space="preserve"> </w:t>
      </w:r>
      <w:r w:rsidR="00EC0F30">
        <w:rPr>
          <w:rFonts w:ascii="Times New Roman" w:hAnsi="Times New Roman" w:cs="Times New Roman"/>
          <w:sz w:val="24"/>
          <w:szCs w:val="24"/>
        </w:rPr>
        <w:t>calibration reduced the median bias</w:t>
      </w:r>
      <w:r w:rsidR="00143A07">
        <w:rPr>
          <w:rFonts w:ascii="Times New Roman" w:hAnsi="Times New Roman" w:cs="Times New Roman"/>
          <w:sz w:val="24"/>
          <w:szCs w:val="24"/>
        </w:rPr>
        <w:t xml:space="preserve"> </w:t>
      </w:r>
      <w:r w:rsidR="00143A07">
        <w:rPr>
          <w:rFonts w:ascii="Times New Roman" w:hAnsi="Times New Roman" w:cs="Times New Roman"/>
          <w:sz w:val="24"/>
          <w:szCs w:val="24"/>
        </w:rPr>
        <w:lastRenderedPageBreak/>
        <w:t>between</w:t>
      </w:r>
      <w:r w:rsidR="00EC0F30">
        <w:rPr>
          <w:rFonts w:ascii="Times New Roman" w:hAnsi="Times New Roman" w:cs="Times New Roman"/>
          <w:sz w:val="24"/>
          <w:szCs w:val="24"/>
        </w:rPr>
        <w:t xml:space="preserve"> the</w:t>
      </w:r>
      <w:r w:rsidR="00143A07">
        <w:rPr>
          <w:rFonts w:ascii="Times New Roman" w:hAnsi="Times New Roman" w:cs="Times New Roman"/>
          <w:sz w:val="24"/>
          <w:szCs w:val="24"/>
        </w:rPr>
        <w:t xml:space="preserve"> Landsat 7</w:t>
      </w:r>
      <w:r w:rsidR="00EC0F30">
        <w:rPr>
          <w:rFonts w:ascii="Times New Roman" w:hAnsi="Times New Roman" w:cs="Times New Roman"/>
          <w:sz w:val="24"/>
          <w:szCs w:val="24"/>
        </w:rPr>
        <w:t xml:space="preserve"> observations</w:t>
      </w:r>
      <w:r w:rsidR="00143A07">
        <w:rPr>
          <w:rFonts w:ascii="Times New Roman" w:hAnsi="Times New Roman" w:cs="Times New Roman"/>
          <w:sz w:val="24"/>
          <w:szCs w:val="24"/>
        </w:rPr>
        <w:t xml:space="preserve"> and the Landsat 5 and 8 observations </w:t>
      </w:r>
      <w:r w:rsidR="00EC0F30">
        <w:rPr>
          <w:rFonts w:ascii="Times New Roman" w:hAnsi="Times New Roman" w:cs="Times New Roman"/>
          <w:sz w:val="24"/>
          <w:szCs w:val="24"/>
        </w:rPr>
        <w:t>visually (Figure 4) and statistically (Table 3)</w:t>
      </w:r>
      <w:r w:rsidR="00143A07">
        <w:rPr>
          <w:rFonts w:ascii="Times New Roman" w:hAnsi="Times New Roman" w:cs="Times New Roman"/>
          <w:sz w:val="24"/>
          <w:szCs w:val="24"/>
        </w:rPr>
        <w:t>.</w:t>
      </w:r>
      <w:r w:rsidR="00B35AFF">
        <w:rPr>
          <w:rFonts w:ascii="Times New Roman" w:hAnsi="Times New Roman" w:cs="Times New Roman"/>
          <w:sz w:val="24"/>
          <w:szCs w:val="24"/>
        </w:rPr>
        <w:t xml:space="preserve"> Next, </w:t>
      </w:r>
      <w:r w:rsidR="00F43EA9">
        <w:rPr>
          <w:rFonts w:ascii="Times New Roman" w:hAnsi="Times New Roman" w:cs="Times New Roman"/>
          <w:sz w:val="24"/>
          <w:szCs w:val="24"/>
        </w:rPr>
        <w:t xml:space="preserve">as a step towards </w:t>
      </w:r>
      <w:r w:rsidR="00950167">
        <w:rPr>
          <w:rFonts w:ascii="Times New Roman" w:hAnsi="Times New Roman" w:cs="Times New Roman"/>
          <w:sz w:val="24"/>
          <w:szCs w:val="24"/>
        </w:rPr>
        <w:t>estimat</w:t>
      </w:r>
      <w:r w:rsidR="00F43EA9">
        <w:rPr>
          <w:rFonts w:ascii="Times New Roman" w:hAnsi="Times New Roman" w:cs="Times New Roman"/>
          <w:sz w:val="24"/>
          <w:szCs w:val="24"/>
        </w:rPr>
        <w:t>ing</w:t>
      </w:r>
      <w:r w:rsidR="00950167">
        <w:rPr>
          <w:rFonts w:ascii="Times New Roman" w:hAnsi="Times New Roman" w:cs="Times New Roman"/>
          <w:sz w:val="24"/>
          <w:szCs w:val="24"/>
        </w:rPr>
        <w:t xml:space="preserve"> </w:t>
      </w:r>
      <w:r w:rsidR="00FE5824">
        <w:rPr>
          <w:rFonts w:ascii="Times New Roman" w:hAnsi="Times New Roman" w:cs="Times New Roman"/>
          <w:sz w:val="24"/>
          <w:szCs w:val="24"/>
        </w:rPr>
        <w:t xml:space="preserve">annual </w:t>
      </w:r>
      <w:r w:rsidR="00950167">
        <w:rPr>
          <w:rFonts w:ascii="Times New Roman" w:hAnsi="Times New Roman" w:cs="Times New Roman"/>
          <w:sz w:val="24"/>
          <w:szCs w:val="24"/>
        </w:rPr>
        <w:t>NDVI</w:t>
      </w:r>
      <w:r w:rsidR="00500368" w:rsidRPr="00500368">
        <w:rPr>
          <w:rFonts w:ascii="Times New Roman" w:hAnsi="Times New Roman" w:cs="Times New Roman"/>
          <w:sz w:val="24"/>
          <w:szCs w:val="24"/>
          <w:vertAlign w:val="subscript"/>
        </w:rPr>
        <w:t>max</w:t>
      </w:r>
      <w:r w:rsidR="00950167">
        <w:rPr>
          <w:rFonts w:ascii="Times New Roman" w:hAnsi="Times New Roman" w:cs="Times New Roman"/>
          <w:sz w:val="24"/>
          <w:szCs w:val="24"/>
        </w:rPr>
        <w:t xml:space="preserve">, </w:t>
      </w:r>
      <w:r w:rsidR="00B35AFF">
        <w:rPr>
          <w:rFonts w:ascii="Times New Roman" w:hAnsi="Times New Roman" w:cs="Times New Roman"/>
          <w:sz w:val="24"/>
          <w:szCs w:val="24"/>
        </w:rPr>
        <w:t xml:space="preserve">we fit phenological models to the calibrated </w:t>
      </w:r>
      <w:r w:rsidR="00950167">
        <w:rPr>
          <w:rFonts w:ascii="Times New Roman" w:hAnsi="Times New Roman" w:cs="Times New Roman"/>
          <w:sz w:val="24"/>
          <w:szCs w:val="24"/>
        </w:rPr>
        <w:t xml:space="preserve">NDVI </w:t>
      </w:r>
      <w:r w:rsidR="00B35AFF">
        <w:rPr>
          <w:rFonts w:ascii="Times New Roman" w:hAnsi="Times New Roman" w:cs="Times New Roman"/>
          <w:sz w:val="24"/>
          <w:szCs w:val="24"/>
        </w:rPr>
        <w:t xml:space="preserve">time series using </w:t>
      </w:r>
      <w:proofErr w:type="spellStart"/>
      <w:r w:rsidR="00B35AFF" w:rsidRPr="0088022B">
        <w:rPr>
          <w:rFonts w:ascii="Times New Roman" w:hAnsi="Times New Roman" w:cs="Times New Roman"/>
          <w:i/>
          <w:iCs/>
          <w:sz w:val="24"/>
          <w:szCs w:val="24"/>
        </w:rPr>
        <w:t>lsat_fit_phenological_curves</w:t>
      </w:r>
      <w:proofErr w:type="spellEnd"/>
      <w:r w:rsidR="00B35AFF" w:rsidRPr="0088022B">
        <w:rPr>
          <w:rFonts w:ascii="Times New Roman" w:hAnsi="Times New Roman" w:cs="Times New Roman"/>
          <w:i/>
          <w:iCs/>
          <w:sz w:val="24"/>
          <w:szCs w:val="24"/>
        </w:rPr>
        <w:t>()</w:t>
      </w:r>
      <w:r w:rsidR="00B35AFF">
        <w:rPr>
          <w:rFonts w:ascii="Times New Roman" w:hAnsi="Times New Roman" w:cs="Times New Roman"/>
          <w:sz w:val="24"/>
          <w:szCs w:val="24"/>
        </w:rPr>
        <w:t xml:space="preserve">. The function automatically returns </w:t>
      </w:r>
      <w:r w:rsidR="00F43EA9">
        <w:rPr>
          <w:rFonts w:ascii="Times New Roman" w:hAnsi="Times New Roman" w:cs="Times New Roman"/>
          <w:sz w:val="24"/>
          <w:szCs w:val="24"/>
        </w:rPr>
        <w:t xml:space="preserve">a figure with Landsat observations and </w:t>
      </w:r>
      <w:r w:rsidR="00B35AFF">
        <w:rPr>
          <w:rFonts w:ascii="Times New Roman" w:hAnsi="Times New Roman" w:cs="Times New Roman"/>
          <w:sz w:val="24"/>
          <w:szCs w:val="24"/>
        </w:rPr>
        <w:t xml:space="preserve">fitted phenological curves for </w:t>
      </w:r>
      <w:r w:rsidR="00F43EA9">
        <w:rPr>
          <w:rFonts w:ascii="Times New Roman" w:hAnsi="Times New Roman" w:cs="Times New Roman"/>
          <w:sz w:val="24"/>
          <w:szCs w:val="24"/>
        </w:rPr>
        <w:t xml:space="preserve">nine </w:t>
      </w:r>
      <w:r w:rsidR="00B35AFF">
        <w:rPr>
          <w:rFonts w:ascii="Times New Roman" w:hAnsi="Times New Roman" w:cs="Times New Roman"/>
          <w:sz w:val="24"/>
          <w:szCs w:val="24"/>
        </w:rPr>
        <w:t>random sample locations in the dataset (Figure 5).</w:t>
      </w:r>
      <w:r w:rsidR="00F43EA9">
        <w:rPr>
          <w:rFonts w:ascii="Times New Roman" w:hAnsi="Times New Roman" w:cs="Times New Roman"/>
          <w:sz w:val="24"/>
          <w:szCs w:val="24"/>
        </w:rPr>
        <w:t xml:space="preserve"> Each phenological curve characterizes the seasonal progression of NDVI using observations pooled over a multi-year period (here </w:t>
      </w:r>
      <w:r w:rsidR="00A23A73">
        <w:rPr>
          <w:rFonts w:ascii="Times New Roman" w:hAnsi="Times New Roman" w:cs="Times New Roman"/>
          <w:sz w:val="24"/>
          <w:szCs w:val="24"/>
        </w:rPr>
        <w:t xml:space="preserve">an </w:t>
      </w:r>
      <w:r w:rsidR="00455540">
        <w:rPr>
          <w:rFonts w:ascii="Times New Roman" w:hAnsi="Times New Roman" w:cs="Times New Roman"/>
          <w:sz w:val="24"/>
          <w:szCs w:val="24"/>
        </w:rPr>
        <w:t>11 year</w:t>
      </w:r>
      <w:r w:rsidR="00A23A73">
        <w:rPr>
          <w:rFonts w:ascii="Times New Roman" w:hAnsi="Times New Roman" w:cs="Times New Roman"/>
          <w:sz w:val="24"/>
          <w:szCs w:val="24"/>
        </w:rPr>
        <w:t xml:space="preserve"> moving window</w:t>
      </w:r>
      <w:r w:rsidR="00455540">
        <w:rPr>
          <w:rFonts w:ascii="Times New Roman" w:hAnsi="Times New Roman" w:cs="Times New Roman"/>
          <w:sz w:val="24"/>
          <w:szCs w:val="24"/>
        </w:rPr>
        <w:t>)</w:t>
      </w:r>
      <w:r w:rsidR="00F64AE3">
        <w:rPr>
          <w:rFonts w:ascii="Times New Roman" w:hAnsi="Times New Roman" w:cs="Times New Roman"/>
          <w:sz w:val="24"/>
          <w:szCs w:val="24"/>
        </w:rPr>
        <w:t xml:space="preserve"> and should be smooth and hump-shaped. Beware of phenological curves with long straight lines that could suggest </w:t>
      </w:r>
      <w:r w:rsidR="00500368">
        <w:rPr>
          <w:rFonts w:ascii="Times New Roman" w:hAnsi="Times New Roman" w:cs="Times New Roman"/>
          <w:sz w:val="24"/>
          <w:szCs w:val="24"/>
        </w:rPr>
        <w:t xml:space="preserve">inadequate seasonal distribution of </w:t>
      </w:r>
      <w:r w:rsidR="00F64AE3">
        <w:rPr>
          <w:rFonts w:ascii="Times New Roman" w:hAnsi="Times New Roman" w:cs="Times New Roman"/>
          <w:sz w:val="24"/>
          <w:szCs w:val="24"/>
        </w:rPr>
        <w:t xml:space="preserve">data used when fitting the curves. </w:t>
      </w:r>
      <w:r w:rsidR="006B0E2B">
        <w:rPr>
          <w:rFonts w:ascii="Times New Roman" w:hAnsi="Times New Roman" w:cs="Times New Roman"/>
          <w:sz w:val="24"/>
          <w:szCs w:val="24"/>
        </w:rPr>
        <w:t>Once the models are fitted, the summary statistics (including the estimated NDVI</w:t>
      </w:r>
      <w:r w:rsidR="00455540" w:rsidRPr="00455540">
        <w:rPr>
          <w:rFonts w:ascii="Times New Roman" w:hAnsi="Times New Roman" w:cs="Times New Roman"/>
          <w:sz w:val="24"/>
          <w:szCs w:val="24"/>
          <w:vertAlign w:val="subscript"/>
        </w:rPr>
        <w:t>max</w:t>
      </w:r>
      <w:r w:rsidR="006B0E2B">
        <w:rPr>
          <w:rFonts w:ascii="Times New Roman" w:hAnsi="Times New Roman" w:cs="Times New Roman"/>
          <w:sz w:val="24"/>
          <w:szCs w:val="24"/>
        </w:rPr>
        <w:t xml:space="preserve">) are extracted using </w:t>
      </w:r>
      <w:proofErr w:type="spellStart"/>
      <w:r w:rsidR="006B0E2B" w:rsidRPr="0088022B">
        <w:rPr>
          <w:rFonts w:ascii="Times New Roman" w:hAnsi="Times New Roman" w:cs="Times New Roman"/>
          <w:i/>
          <w:iCs/>
          <w:sz w:val="24"/>
          <w:szCs w:val="24"/>
        </w:rPr>
        <w:t>lsat_summarize_growing_seasons</w:t>
      </w:r>
      <w:proofErr w:type="spellEnd"/>
      <w:r w:rsidR="006B0E2B" w:rsidRPr="0088022B">
        <w:rPr>
          <w:rFonts w:ascii="Times New Roman" w:hAnsi="Times New Roman" w:cs="Times New Roman"/>
          <w:i/>
          <w:iCs/>
          <w:sz w:val="24"/>
          <w:szCs w:val="24"/>
        </w:rPr>
        <w:t>()</w:t>
      </w:r>
      <w:r w:rsidR="006B0E2B">
        <w:rPr>
          <w:rFonts w:ascii="Times New Roman" w:hAnsi="Times New Roman" w:cs="Times New Roman"/>
          <w:sz w:val="24"/>
          <w:szCs w:val="24"/>
        </w:rPr>
        <w:t xml:space="preserve">. The </w:t>
      </w:r>
      <w:proofErr w:type="spellStart"/>
      <w:r w:rsidR="006B0E2B" w:rsidRPr="0088022B">
        <w:rPr>
          <w:rFonts w:ascii="Times New Roman" w:hAnsi="Times New Roman" w:cs="Times New Roman"/>
          <w:i/>
          <w:iCs/>
          <w:sz w:val="24"/>
          <w:szCs w:val="24"/>
        </w:rPr>
        <w:t>lsat_evaluate_phenological_max</w:t>
      </w:r>
      <w:proofErr w:type="spellEnd"/>
      <w:r w:rsidR="006B0E2B" w:rsidRPr="0088022B">
        <w:rPr>
          <w:rFonts w:ascii="Times New Roman" w:hAnsi="Times New Roman" w:cs="Times New Roman"/>
          <w:i/>
          <w:iCs/>
          <w:sz w:val="24"/>
          <w:szCs w:val="24"/>
        </w:rPr>
        <w:t>()</w:t>
      </w:r>
      <w:r w:rsidR="006B0E2B">
        <w:rPr>
          <w:rFonts w:ascii="Times New Roman" w:hAnsi="Times New Roman" w:cs="Times New Roman"/>
          <w:sz w:val="24"/>
          <w:szCs w:val="24"/>
        </w:rPr>
        <w:t xml:space="preserve"> can be used to output a </w:t>
      </w:r>
      <w:r w:rsidR="00790CB0">
        <w:rPr>
          <w:rFonts w:ascii="Times New Roman" w:hAnsi="Times New Roman" w:cs="Times New Roman"/>
          <w:sz w:val="24"/>
          <w:szCs w:val="24"/>
        </w:rPr>
        <w:t xml:space="preserve">figure </w:t>
      </w:r>
      <w:r w:rsidR="006B0E2B">
        <w:rPr>
          <w:rFonts w:ascii="Times New Roman" w:hAnsi="Times New Roman" w:cs="Times New Roman"/>
          <w:sz w:val="24"/>
          <w:szCs w:val="24"/>
        </w:rPr>
        <w:t xml:space="preserve">that allows for </w:t>
      </w:r>
      <w:r w:rsidR="00DF6832">
        <w:rPr>
          <w:rFonts w:ascii="Times New Roman" w:hAnsi="Times New Roman" w:cs="Times New Roman"/>
          <w:sz w:val="24"/>
          <w:szCs w:val="24"/>
        </w:rPr>
        <w:t xml:space="preserve">visually </w:t>
      </w:r>
      <w:r w:rsidR="006B0E2B">
        <w:rPr>
          <w:rFonts w:ascii="Times New Roman" w:hAnsi="Times New Roman" w:cs="Times New Roman"/>
          <w:sz w:val="24"/>
          <w:szCs w:val="24"/>
        </w:rPr>
        <w:t xml:space="preserve">assessing the </w:t>
      </w:r>
      <w:r w:rsidR="00DC5435">
        <w:rPr>
          <w:rFonts w:ascii="Times New Roman" w:hAnsi="Times New Roman" w:cs="Times New Roman"/>
          <w:sz w:val="24"/>
          <w:szCs w:val="24"/>
        </w:rPr>
        <w:t>performance of modelled NDVI</w:t>
      </w:r>
      <w:r w:rsidR="00DF6832" w:rsidRPr="00DF6832">
        <w:rPr>
          <w:rFonts w:ascii="Times New Roman" w:hAnsi="Times New Roman" w:cs="Times New Roman"/>
          <w:sz w:val="24"/>
          <w:szCs w:val="24"/>
          <w:vertAlign w:val="subscript"/>
        </w:rPr>
        <w:t>max</w:t>
      </w:r>
      <w:r w:rsidR="00DC5435">
        <w:rPr>
          <w:rFonts w:ascii="Times New Roman" w:hAnsi="Times New Roman" w:cs="Times New Roman"/>
          <w:sz w:val="24"/>
          <w:szCs w:val="24"/>
        </w:rPr>
        <w:t xml:space="preserve"> </w:t>
      </w:r>
      <w:r w:rsidR="006B0E2B">
        <w:rPr>
          <w:rFonts w:ascii="Times New Roman" w:hAnsi="Times New Roman" w:cs="Times New Roman"/>
          <w:sz w:val="24"/>
          <w:szCs w:val="24"/>
        </w:rPr>
        <w:t>(Figure 6).</w:t>
      </w:r>
      <w:r w:rsidR="005D0F3A">
        <w:rPr>
          <w:rFonts w:ascii="Times New Roman" w:hAnsi="Times New Roman" w:cs="Times New Roman"/>
          <w:sz w:val="24"/>
          <w:szCs w:val="24"/>
        </w:rPr>
        <w:t xml:space="preserve"> </w:t>
      </w:r>
      <w:r w:rsidR="00DC3F02">
        <w:rPr>
          <w:rFonts w:ascii="Times New Roman" w:hAnsi="Times New Roman" w:cs="Times New Roman"/>
          <w:sz w:val="24"/>
          <w:szCs w:val="24"/>
        </w:rPr>
        <w:t xml:space="preserve">In the case of this </w:t>
      </w:r>
      <w:proofErr w:type="spellStart"/>
      <w:r w:rsidR="00DC3F02">
        <w:rPr>
          <w:rFonts w:ascii="Times New Roman" w:hAnsi="Times New Roman" w:cs="Times New Roman"/>
          <w:sz w:val="24"/>
          <w:szCs w:val="24"/>
        </w:rPr>
        <w:t>Disko</w:t>
      </w:r>
      <w:proofErr w:type="spellEnd"/>
      <w:r w:rsidR="00DC3F02">
        <w:rPr>
          <w:rFonts w:ascii="Times New Roman" w:hAnsi="Times New Roman" w:cs="Times New Roman"/>
          <w:sz w:val="24"/>
          <w:szCs w:val="24"/>
        </w:rPr>
        <w:t xml:space="preserve"> Island dataset, </w:t>
      </w:r>
      <w:r w:rsidR="005D0F3A">
        <w:rPr>
          <w:rFonts w:ascii="Times New Roman" w:hAnsi="Times New Roman" w:cs="Times New Roman"/>
          <w:sz w:val="24"/>
          <w:szCs w:val="24"/>
        </w:rPr>
        <w:t xml:space="preserve">modeled </w:t>
      </w:r>
      <w:r w:rsidR="00DC3F02">
        <w:rPr>
          <w:rFonts w:ascii="Times New Roman" w:hAnsi="Times New Roman" w:cs="Times New Roman"/>
          <w:sz w:val="24"/>
          <w:szCs w:val="24"/>
        </w:rPr>
        <w:t>estimates of NDVI</w:t>
      </w:r>
      <w:r w:rsidR="00DC3F02" w:rsidRPr="00DC3F02">
        <w:rPr>
          <w:rFonts w:ascii="Times New Roman" w:hAnsi="Times New Roman" w:cs="Times New Roman"/>
          <w:sz w:val="24"/>
          <w:szCs w:val="24"/>
          <w:vertAlign w:val="subscript"/>
        </w:rPr>
        <w:t>max</w:t>
      </w:r>
      <w:r w:rsidR="005D0F3A">
        <w:rPr>
          <w:rFonts w:ascii="Times New Roman" w:hAnsi="Times New Roman" w:cs="Times New Roman"/>
          <w:sz w:val="24"/>
          <w:szCs w:val="24"/>
          <w:vertAlign w:val="subscript"/>
        </w:rPr>
        <w:t xml:space="preserve"> </w:t>
      </w:r>
      <w:r w:rsidR="005D0F3A" w:rsidRPr="005D0F3A">
        <w:rPr>
          <w:rFonts w:ascii="Times New Roman" w:hAnsi="Times New Roman" w:cs="Times New Roman"/>
          <w:sz w:val="24"/>
          <w:szCs w:val="24"/>
        </w:rPr>
        <w:t>tend</w:t>
      </w:r>
      <w:r w:rsidR="005D0F3A">
        <w:rPr>
          <w:rFonts w:ascii="Times New Roman" w:hAnsi="Times New Roman" w:cs="Times New Roman"/>
          <w:sz w:val="24"/>
          <w:szCs w:val="24"/>
          <w:vertAlign w:val="superscript"/>
        </w:rPr>
        <w:t xml:space="preserve"> </w:t>
      </w:r>
      <w:r w:rsidR="005D0F3A">
        <w:rPr>
          <w:rFonts w:ascii="Times New Roman" w:hAnsi="Times New Roman" w:cs="Times New Roman"/>
          <w:sz w:val="24"/>
          <w:szCs w:val="24"/>
        </w:rPr>
        <w:t>to be</w:t>
      </w:r>
      <w:r w:rsidR="00DC3F02">
        <w:rPr>
          <w:rFonts w:ascii="Times New Roman" w:hAnsi="Times New Roman" w:cs="Times New Roman"/>
          <w:sz w:val="24"/>
          <w:szCs w:val="24"/>
        </w:rPr>
        <w:t xml:space="preserve"> biase</w:t>
      </w:r>
      <w:r w:rsidR="005D0F3A">
        <w:rPr>
          <w:rFonts w:ascii="Times New Roman" w:hAnsi="Times New Roman" w:cs="Times New Roman"/>
          <w:sz w:val="24"/>
          <w:szCs w:val="24"/>
        </w:rPr>
        <w:t>d</w:t>
      </w:r>
      <w:r w:rsidR="00DC3F02">
        <w:rPr>
          <w:rFonts w:ascii="Times New Roman" w:hAnsi="Times New Roman" w:cs="Times New Roman"/>
          <w:sz w:val="24"/>
          <w:szCs w:val="24"/>
        </w:rPr>
        <w:t xml:space="preserve"> slightly low (~1%) when </w:t>
      </w:r>
      <w:r w:rsidR="005D0F3A">
        <w:rPr>
          <w:rFonts w:ascii="Times New Roman" w:hAnsi="Times New Roman" w:cs="Times New Roman"/>
          <w:sz w:val="24"/>
          <w:szCs w:val="24"/>
        </w:rPr>
        <w:t xml:space="preserve">only one or two observations are available from a growing season (Figure 6), yet there were rarely such few observations during the period from 2000 to 2020 (Figure 3). </w:t>
      </w:r>
      <w:r w:rsidR="00DC5435">
        <w:rPr>
          <w:rFonts w:ascii="Times New Roman" w:hAnsi="Times New Roman" w:cs="Times New Roman"/>
          <w:sz w:val="24"/>
          <w:szCs w:val="24"/>
        </w:rPr>
        <w:t xml:space="preserve">The final step following the cross-calibration and phenological modelling is the </w:t>
      </w:r>
      <w:r w:rsidR="00982AC0">
        <w:rPr>
          <w:rFonts w:ascii="Times New Roman" w:hAnsi="Times New Roman" w:cs="Times New Roman"/>
          <w:sz w:val="24"/>
          <w:szCs w:val="24"/>
        </w:rPr>
        <w:t>time series</w:t>
      </w:r>
      <w:r w:rsidR="00DC5435">
        <w:rPr>
          <w:rFonts w:ascii="Times New Roman" w:hAnsi="Times New Roman" w:cs="Times New Roman"/>
          <w:sz w:val="24"/>
          <w:szCs w:val="24"/>
        </w:rPr>
        <w:t xml:space="preserve"> analysis. </w:t>
      </w:r>
    </w:p>
    <w:p w14:paraId="0F1E20E6" w14:textId="664131D0" w:rsidR="000F793A" w:rsidRPr="0088022B" w:rsidRDefault="00143A07" w:rsidP="003A6063">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695F3C">
        <w:rPr>
          <w:rFonts w:ascii="Times New Roman" w:hAnsi="Times New Roman" w:cs="Times New Roman"/>
          <w:sz w:val="24"/>
          <w:szCs w:val="24"/>
        </w:rPr>
        <w:t xml:space="preserve">  </w:t>
      </w:r>
      <w:r w:rsidR="000F793A">
        <w:rPr>
          <w:rFonts w:ascii="Times New Roman" w:hAnsi="Times New Roman" w:cs="Times New Roman"/>
          <w:sz w:val="24"/>
          <w:szCs w:val="24"/>
        </w:rPr>
        <w:t xml:space="preserve"> </w:t>
      </w:r>
    </w:p>
    <w:p w14:paraId="54E96BFB" w14:textId="5B12195A" w:rsidR="00DC5435" w:rsidRPr="0088022B" w:rsidRDefault="000B4516" w:rsidP="003A6063">
      <w:pPr>
        <w:pStyle w:val="NoSpacing"/>
        <w:rPr>
          <w:rFonts w:ascii="Times New Roman" w:hAnsi="Times New Roman" w:cs="Times New Roman"/>
          <w:sz w:val="24"/>
          <w:szCs w:val="24"/>
        </w:rPr>
      </w:pPr>
      <w:r>
        <w:rPr>
          <w:rFonts w:ascii="Times New Roman" w:hAnsi="Times New Roman" w:cs="Times New Roman"/>
          <w:sz w:val="24"/>
          <w:szCs w:val="24"/>
        </w:rPr>
        <w:t xml:space="preserve">Code </w:t>
      </w:r>
      <w:r w:rsidR="00DC5435">
        <w:rPr>
          <w:rFonts w:ascii="Times New Roman" w:hAnsi="Times New Roman" w:cs="Times New Roman"/>
          <w:sz w:val="24"/>
          <w:szCs w:val="24"/>
        </w:rPr>
        <w:t>Box 3: Cro</w:t>
      </w:r>
      <w:r>
        <w:rPr>
          <w:rFonts w:ascii="Times New Roman" w:hAnsi="Times New Roman" w:cs="Times New Roman"/>
          <w:sz w:val="24"/>
          <w:szCs w:val="24"/>
        </w:rPr>
        <w:t>s</w:t>
      </w:r>
      <w:r w:rsidR="00DC5435">
        <w:rPr>
          <w:rFonts w:ascii="Times New Roman" w:hAnsi="Times New Roman" w:cs="Times New Roman"/>
          <w:sz w:val="24"/>
          <w:szCs w:val="24"/>
        </w:rPr>
        <w:t xml:space="preserve">s-calibration and phenological modelling </w:t>
      </w:r>
    </w:p>
    <w:p w14:paraId="68C11F71" w14:textId="6E425485" w:rsidR="00DC5435" w:rsidRDefault="003A6063"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88022B">
        <w:rPr>
          <w:rFonts w:ascii="Consolas" w:hAnsi="Consolas" w:cs="Times New Roman"/>
          <w:sz w:val="20"/>
          <w:szCs w:val="20"/>
        </w:rPr>
        <w:t xml:space="preserve"># Cross-calibrate NDVI among sensors using random forest models </w:t>
      </w:r>
    </w:p>
    <w:p w14:paraId="698BD5CC" w14:textId="6651FEB3" w:rsidR="003A6063" w:rsidRPr="0088022B"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xml:space="preserve"># Outputs in </w:t>
      </w:r>
      <w:r w:rsidR="00AF2E38" w:rsidRPr="0088022B">
        <w:rPr>
          <w:rFonts w:ascii="Consolas" w:hAnsi="Consolas" w:cs="Times New Roman"/>
          <w:sz w:val="20"/>
          <w:szCs w:val="20"/>
        </w:rPr>
        <w:t xml:space="preserve">Figure </w:t>
      </w:r>
      <w:r w:rsidR="00CD5E51" w:rsidRPr="0088022B">
        <w:rPr>
          <w:rFonts w:ascii="Consolas" w:hAnsi="Consolas" w:cs="Times New Roman"/>
          <w:sz w:val="20"/>
          <w:szCs w:val="20"/>
        </w:rPr>
        <w:t>4</w:t>
      </w:r>
      <w:r w:rsidR="00AF2E38" w:rsidRPr="0088022B">
        <w:rPr>
          <w:rFonts w:ascii="Consolas" w:hAnsi="Consolas" w:cs="Times New Roman"/>
          <w:sz w:val="20"/>
          <w:szCs w:val="20"/>
        </w:rPr>
        <w:t xml:space="preserve"> and Table </w:t>
      </w:r>
      <w:r w:rsidR="00CD5E51" w:rsidRPr="0088022B">
        <w:rPr>
          <w:rFonts w:ascii="Consolas" w:hAnsi="Consolas" w:cs="Times New Roman"/>
          <w:sz w:val="20"/>
          <w:szCs w:val="20"/>
        </w:rPr>
        <w:t>3</w:t>
      </w:r>
      <w:r>
        <w:rPr>
          <w:rFonts w:ascii="Consolas" w:hAnsi="Consolas" w:cs="Times New Roman"/>
          <w:sz w:val="20"/>
          <w:szCs w:val="20"/>
        </w:rPr>
        <w:t>.</w:t>
      </w:r>
      <w:r w:rsidR="003A6063" w:rsidRPr="0088022B">
        <w:rPr>
          <w:rFonts w:ascii="Consolas" w:hAnsi="Consolas" w:cs="Times New Roman"/>
          <w:sz w:val="20"/>
          <w:szCs w:val="20"/>
        </w:rPr>
        <w:t xml:space="preserve"> </w:t>
      </w:r>
    </w:p>
    <w:p w14:paraId="7A38783E" w14:textId="7545BA68" w:rsidR="00DC5435" w:rsidRDefault="000B4516"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r w:rsidRPr="0094106D">
        <w:rPr>
          <w:rFonts w:ascii="Consolas" w:hAnsi="Consolas" w:cs="Times New Roman"/>
          <w:sz w:val="20"/>
          <w:szCs w:val="20"/>
        </w:rPr>
        <w:t>L</w:t>
      </w:r>
      <w:r w:rsidR="000113B1" w:rsidRPr="0094106D">
        <w:rPr>
          <w:rFonts w:ascii="Consolas" w:hAnsi="Consolas" w:cs="Times New Roman"/>
          <w:sz w:val="20"/>
          <w:szCs w:val="20"/>
        </w:rPr>
        <w:t>sat.dt</w:t>
      </w:r>
      <w:proofErr w:type="spellEnd"/>
      <w:r w:rsidR="000113B1" w:rsidRPr="0094106D">
        <w:rPr>
          <w:rFonts w:ascii="Consolas" w:hAnsi="Consolas" w:cs="Times New Roman"/>
          <w:sz w:val="20"/>
          <w:szCs w:val="20"/>
        </w:rPr>
        <w:t xml:space="preserve"> &lt;- </w:t>
      </w:r>
      <w:proofErr w:type="spellStart"/>
      <w:r w:rsidR="000113B1" w:rsidRPr="0094106D">
        <w:rPr>
          <w:rFonts w:ascii="Consolas" w:hAnsi="Consolas" w:cs="Times New Roman"/>
          <w:sz w:val="20"/>
          <w:szCs w:val="20"/>
        </w:rPr>
        <w:t>lsat_calibrate_rf</w:t>
      </w:r>
      <w:proofErr w:type="spellEnd"/>
      <w:r w:rsidR="000113B1" w:rsidRPr="0094106D">
        <w:rPr>
          <w:rFonts w:ascii="Consolas" w:hAnsi="Consolas" w:cs="Times New Roman"/>
          <w:sz w:val="20"/>
          <w:szCs w:val="20"/>
        </w:rPr>
        <w:t>(</w:t>
      </w:r>
    </w:p>
    <w:p w14:paraId="00C9E856" w14:textId="77777777" w:rsidR="00DC5435" w:rsidRPr="0088022B"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da-DK"/>
        </w:rPr>
      </w:pPr>
      <w:r w:rsidRPr="0088022B">
        <w:rPr>
          <w:rFonts w:ascii="Consolas" w:hAnsi="Consolas" w:cs="Times New Roman"/>
          <w:sz w:val="20"/>
          <w:szCs w:val="20"/>
          <w:lang w:val="en-GB"/>
        </w:rPr>
        <w:t xml:space="preserve">  </w:t>
      </w:r>
      <w:r w:rsidR="000113B1" w:rsidRPr="0088022B">
        <w:rPr>
          <w:rFonts w:ascii="Consolas" w:hAnsi="Consolas" w:cs="Times New Roman"/>
          <w:sz w:val="20"/>
          <w:szCs w:val="20"/>
          <w:lang w:val="da-DK"/>
        </w:rPr>
        <w:t xml:space="preserve">lsat.dt, </w:t>
      </w:r>
    </w:p>
    <w:p w14:paraId="3E85A031" w14:textId="4FDC8127" w:rsidR="00DC5435" w:rsidRPr="0088022B"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da-DK"/>
        </w:rPr>
      </w:pPr>
      <w:r w:rsidRPr="0088022B">
        <w:rPr>
          <w:rFonts w:ascii="Consolas" w:hAnsi="Consolas" w:cs="Times New Roman"/>
          <w:sz w:val="20"/>
          <w:szCs w:val="20"/>
          <w:lang w:val="da-DK"/>
        </w:rPr>
        <w:t xml:space="preserve">  </w:t>
      </w:r>
      <w:r w:rsidR="000113B1" w:rsidRPr="0088022B">
        <w:rPr>
          <w:rFonts w:ascii="Consolas" w:hAnsi="Consolas" w:cs="Times New Roman"/>
          <w:sz w:val="20"/>
          <w:szCs w:val="20"/>
          <w:lang w:val="da-DK"/>
        </w:rPr>
        <w:t xml:space="preserve">band.or.si = </w:t>
      </w:r>
      <w:r w:rsidRPr="0088022B">
        <w:rPr>
          <w:rFonts w:ascii="Consolas" w:hAnsi="Consolas" w:cs="Times New Roman"/>
          <w:sz w:val="20"/>
          <w:szCs w:val="20"/>
          <w:lang w:val="da-DK"/>
        </w:rPr>
        <w:t>‘</w:t>
      </w:r>
      <w:r w:rsidR="000113B1" w:rsidRPr="0088022B">
        <w:rPr>
          <w:rFonts w:ascii="Consolas" w:hAnsi="Consolas" w:cs="Times New Roman"/>
          <w:sz w:val="20"/>
          <w:szCs w:val="20"/>
          <w:lang w:val="da-DK"/>
        </w:rPr>
        <w:t>ndvi</w:t>
      </w:r>
      <w:r w:rsidRPr="0088022B">
        <w:rPr>
          <w:rFonts w:ascii="Consolas" w:hAnsi="Consolas" w:cs="Times New Roman"/>
          <w:sz w:val="20"/>
          <w:szCs w:val="20"/>
          <w:lang w:val="da-DK"/>
        </w:rPr>
        <w:t>’,</w:t>
      </w:r>
    </w:p>
    <w:p w14:paraId="5EFA51D5" w14:textId="2E41D9CC" w:rsidR="00DC5435" w:rsidRPr="006702B5"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Change w:id="113" w:author="Jakob Johann Assmann" w:date="2022-01-28T11:25:00Z">
            <w:rPr>
              <w:rFonts w:ascii="Consolas" w:hAnsi="Consolas" w:cs="Times New Roman"/>
              <w:sz w:val="20"/>
              <w:szCs w:val="20"/>
              <w:lang w:val="da-DK"/>
            </w:rPr>
          </w:rPrChange>
        </w:rPr>
      </w:pPr>
      <w:r w:rsidRPr="0088022B">
        <w:rPr>
          <w:rFonts w:ascii="Consolas" w:hAnsi="Consolas" w:cs="Times New Roman"/>
          <w:sz w:val="20"/>
          <w:szCs w:val="20"/>
          <w:lang w:val="da-DK"/>
        </w:rPr>
        <w:t xml:space="preserve">  </w:t>
      </w:r>
      <w:proofErr w:type="spellStart"/>
      <w:proofErr w:type="gramStart"/>
      <w:r w:rsidR="000113B1" w:rsidRPr="006702B5">
        <w:rPr>
          <w:rFonts w:ascii="Consolas" w:hAnsi="Consolas" w:cs="Times New Roman"/>
          <w:sz w:val="20"/>
          <w:szCs w:val="20"/>
          <w:lang w:val="en-GB"/>
          <w:rPrChange w:id="114" w:author="Jakob Johann Assmann" w:date="2022-01-28T11:25:00Z">
            <w:rPr>
              <w:rFonts w:ascii="Consolas" w:hAnsi="Consolas" w:cs="Times New Roman"/>
              <w:sz w:val="20"/>
              <w:szCs w:val="20"/>
              <w:lang w:val="da-DK"/>
            </w:rPr>
          </w:rPrChange>
        </w:rPr>
        <w:t>train.with</w:t>
      </w:r>
      <w:proofErr w:type="gramEnd"/>
      <w:r w:rsidR="000113B1" w:rsidRPr="006702B5">
        <w:rPr>
          <w:rFonts w:ascii="Consolas" w:hAnsi="Consolas" w:cs="Times New Roman"/>
          <w:sz w:val="20"/>
          <w:szCs w:val="20"/>
          <w:lang w:val="en-GB"/>
          <w:rPrChange w:id="115" w:author="Jakob Johann Assmann" w:date="2022-01-28T11:25:00Z">
            <w:rPr>
              <w:rFonts w:ascii="Consolas" w:hAnsi="Consolas" w:cs="Times New Roman"/>
              <w:sz w:val="20"/>
              <w:szCs w:val="20"/>
              <w:lang w:val="da-DK"/>
            </w:rPr>
          </w:rPrChange>
        </w:rPr>
        <w:t>.highlat.data</w:t>
      </w:r>
      <w:proofErr w:type="spellEnd"/>
      <w:r w:rsidR="000113B1" w:rsidRPr="006702B5">
        <w:rPr>
          <w:rFonts w:ascii="Consolas" w:hAnsi="Consolas" w:cs="Times New Roman"/>
          <w:sz w:val="20"/>
          <w:szCs w:val="20"/>
          <w:lang w:val="en-GB"/>
          <w:rPrChange w:id="116" w:author="Jakob Johann Assmann" w:date="2022-01-28T11:25:00Z">
            <w:rPr>
              <w:rFonts w:ascii="Consolas" w:hAnsi="Consolas" w:cs="Times New Roman"/>
              <w:sz w:val="20"/>
              <w:szCs w:val="20"/>
              <w:lang w:val="da-DK"/>
            </w:rPr>
          </w:rPrChange>
        </w:rPr>
        <w:t xml:space="preserve"> = T, </w:t>
      </w:r>
    </w:p>
    <w:p w14:paraId="4CD94711" w14:textId="305749E5" w:rsidR="00DC5435" w:rsidRPr="0088022B"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88022B">
        <w:rPr>
          <w:rFonts w:ascii="Consolas" w:hAnsi="Consolas" w:cs="Times New Roman"/>
          <w:sz w:val="20"/>
          <w:szCs w:val="20"/>
          <w:lang w:val="en-GB"/>
        </w:rPr>
        <w:t xml:space="preserve">  </w:t>
      </w:r>
      <w:proofErr w:type="spellStart"/>
      <w:r w:rsidR="000113B1" w:rsidRPr="0088022B">
        <w:rPr>
          <w:rFonts w:ascii="Consolas" w:hAnsi="Consolas" w:cs="Times New Roman"/>
          <w:sz w:val="20"/>
          <w:szCs w:val="20"/>
          <w:lang w:val="en-GB"/>
        </w:rPr>
        <w:t>outdir</w:t>
      </w:r>
      <w:proofErr w:type="spellEnd"/>
      <w:r w:rsidR="000113B1" w:rsidRPr="0088022B">
        <w:rPr>
          <w:rFonts w:ascii="Consolas" w:hAnsi="Consolas" w:cs="Times New Roman"/>
          <w:sz w:val="20"/>
          <w:szCs w:val="20"/>
          <w:lang w:val="en-GB"/>
        </w:rPr>
        <w:t xml:space="preserve"> = </w:t>
      </w:r>
      <w:r w:rsidR="000B4516">
        <w:rPr>
          <w:rFonts w:ascii="Consolas" w:hAnsi="Consolas" w:cs="Times New Roman"/>
          <w:sz w:val="20"/>
          <w:szCs w:val="20"/>
          <w:lang w:val="en-GB"/>
        </w:rPr>
        <w:t>‘</w:t>
      </w:r>
      <w:r w:rsidR="000113B1" w:rsidRPr="0088022B">
        <w:rPr>
          <w:rFonts w:ascii="Consolas" w:hAnsi="Consolas" w:cs="Times New Roman"/>
          <w:sz w:val="20"/>
          <w:szCs w:val="20"/>
          <w:lang w:val="en-GB"/>
        </w:rPr>
        <w:t>output/</w:t>
      </w:r>
      <w:proofErr w:type="spellStart"/>
      <w:r w:rsidR="000113B1" w:rsidRPr="0088022B">
        <w:rPr>
          <w:rFonts w:ascii="Consolas" w:hAnsi="Consolas" w:cs="Times New Roman"/>
          <w:sz w:val="20"/>
          <w:szCs w:val="20"/>
          <w:lang w:val="en-GB"/>
        </w:rPr>
        <w:t>ndvi_xcal_smry</w:t>
      </w:r>
      <w:proofErr w:type="spellEnd"/>
      <w:r w:rsidR="000113B1" w:rsidRPr="0088022B">
        <w:rPr>
          <w:rFonts w:ascii="Consolas" w:hAnsi="Consolas" w:cs="Times New Roman"/>
          <w:sz w:val="20"/>
          <w:szCs w:val="20"/>
          <w:lang w:val="en-GB"/>
        </w:rPr>
        <w:t>/</w:t>
      </w:r>
      <w:r w:rsidR="000B4516">
        <w:rPr>
          <w:rFonts w:ascii="Consolas" w:hAnsi="Consolas" w:cs="Times New Roman"/>
          <w:sz w:val="20"/>
          <w:szCs w:val="20"/>
          <w:lang w:val="en-GB"/>
        </w:rPr>
        <w:t>’</w:t>
      </w:r>
      <w:r w:rsidR="000113B1" w:rsidRPr="0088022B">
        <w:rPr>
          <w:rFonts w:ascii="Consolas" w:hAnsi="Consolas" w:cs="Times New Roman"/>
          <w:sz w:val="20"/>
          <w:szCs w:val="20"/>
          <w:lang w:val="en-GB"/>
        </w:rPr>
        <w:t xml:space="preserve">, </w:t>
      </w:r>
    </w:p>
    <w:p w14:paraId="75C6EB33" w14:textId="2107D148" w:rsidR="003A6063" w:rsidRPr="006702B5"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Change w:id="117" w:author="Jakob Johann Assmann" w:date="2022-01-28T11:25:00Z">
            <w:rPr>
              <w:rFonts w:ascii="Consolas" w:hAnsi="Consolas" w:cs="Times New Roman"/>
              <w:sz w:val="20"/>
              <w:szCs w:val="20"/>
              <w:lang w:val="da-DK"/>
            </w:rPr>
          </w:rPrChange>
        </w:rPr>
      </w:pPr>
      <w:r w:rsidRPr="0088022B">
        <w:rPr>
          <w:rFonts w:ascii="Consolas" w:hAnsi="Consolas" w:cs="Times New Roman"/>
          <w:sz w:val="20"/>
          <w:szCs w:val="20"/>
          <w:lang w:val="en-GB"/>
        </w:rPr>
        <w:t xml:space="preserve">  </w:t>
      </w:r>
      <w:proofErr w:type="spellStart"/>
      <w:r w:rsidR="000113B1" w:rsidRPr="006702B5">
        <w:rPr>
          <w:rFonts w:ascii="Consolas" w:hAnsi="Consolas" w:cs="Times New Roman"/>
          <w:sz w:val="20"/>
          <w:szCs w:val="20"/>
          <w:lang w:val="en-GB"/>
          <w:rPrChange w:id="118" w:author="Jakob Johann Assmann" w:date="2022-01-28T11:25:00Z">
            <w:rPr>
              <w:rFonts w:ascii="Consolas" w:hAnsi="Consolas" w:cs="Times New Roman"/>
              <w:sz w:val="20"/>
              <w:szCs w:val="20"/>
              <w:lang w:val="da-DK"/>
            </w:rPr>
          </w:rPrChange>
        </w:rPr>
        <w:t>overwrite.col</w:t>
      </w:r>
      <w:proofErr w:type="spellEnd"/>
      <w:r w:rsidR="000113B1" w:rsidRPr="006702B5">
        <w:rPr>
          <w:rFonts w:ascii="Consolas" w:hAnsi="Consolas" w:cs="Times New Roman"/>
          <w:sz w:val="20"/>
          <w:szCs w:val="20"/>
          <w:lang w:val="en-GB"/>
          <w:rPrChange w:id="119" w:author="Jakob Johann Assmann" w:date="2022-01-28T11:25:00Z">
            <w:rPr>
              <w:rFonts w:ascii="Consolas" w:hAnsi="Consolas" w:cs="Times New Roman"/>
              <w:sz w:val="20"/>
              <w:szCs w:val="20"/>
              <w:lang w:val="da-DK"/>
            </w:rPr>
          </w:rPrChange>
        </w:rPr>
        <w:t xml:space="preserve"> = T)</w:t>
      </w:r>
    </w:p>
    <w:p w14:paraId="0168416D" w14:textId="77777777" w:rsidR="00DC5435" w:rsidRPr="006702B5"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Change w:id="120" w:author="Jakob Johann Assmann" w:date="2022-01-28T11:25:00Z">
            <w:rPr>
              <w:rFonts w:ascii="Consolas" w:hAnsi="Consolas" w:cs="Times New Roman"/>
              <w:sz w:val="20"/>
              <w:szCs w:val="20"/>
              <w:lang w:val="da-DK"/>
            </w:rPr>
          </w:rPrChange>
        </w:rPr>
      </w:pPr>
    </w:p>
    <w:p w14:paraId="539AA230" w14:textId="77777777" w:rsidR="00DC5435"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88022B">
        <w:rPr>
          <w:rFonts w:ascii="Consolas" w:hAnsi="Consolas" w:cs="Times New Roman"/>
          <w:sz w:val="20"/>
          <w:szCs w:val="20"/>
        </w:rPr>
        <w:t xml:space="preserve"># Fit phenological models (cubic splines) to time series at </w:t>
      </w:r>
    </w:p>
    <w:p w14:paraId="119BA21E" w14:textId="4AF22816" w:rsidR="00DC5435" w:rsidRPr="0088022B"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xml:space="preserve"># </w:t>
      </w:r>
      <w:r w:rsidRPr="0088022B">
        <w:rPr>
          <w:rFonts w:ascii="Consolas" w:hAnsi="Consolas" w:cs="Times New Roman"/>
          <w:sz w:val="20"/>
          <w:szCs w:val="20"/>
        </w:rPr>
        <w:t>each sample location (Figure 5)</w:t>
      </w:r>
    </w:p>
    <w:p w14:paraId="1AA71DC3" w14:textId="2DED06DD" w:rsidR="00DC5435" w:rsidRPr="00AA2D22"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r w:rsidRPr="00AA2D22">
        <w:rPr>
          <w:rFonts w:ascii="Consolas" w:hAnsi="Consolas" w:cs="Times New Roman"/>
          <w:sz w:val="20"/>
          <w:szCs w:val="20"/>
        </w:rPr>
        <w:t>lsat.pheno.dt</w:t>
      </w:r>
      <w:proofErr w:type="spellEnd"/>
      <w:r w:rsidRPr="00AA2D22">
        <w:rPr>
          <w:rFonts w:ascii="Consolas" w:hAnsi="Consolas" w:cs="Times New Roman"/>
          <w:sz w:val="20"/>
          <w:szCs w:val="20"/>
        </w:rPr>
        <w:t xml:space="preserve"> &lt;- </w:t>
      </w:r>
      <w:proofErr w:type="spellStart"/>
      <w:r w:rsidRPr="00AA2D22">
        <w:rPr>
          <w:rFonts w:ascii="Consolas" w:hAnsi="Consolas" w:cs="Times New Roman"/>
          <w:sz w:val="20"/>
          <w:szCs w:val="20"/>
        </w:rPr>
        <w:t>lsat_fit_phenological_curves</w:t>
      </w:r>
      <w:proofErr w:type="spellEnd"/>
      <w:r w:rsidRPr="00AA2D22">
        <w:rPr>
          <w:rFonts w:ascii="Consolas" w:hAnsi="Consolas" w:cs="Times New Roman"/>
          <w:sz w:val="20"/>
          <w:szCs w:val="20"/>
        </w:rPr>
        <w:t>(</w:t>
      </w:r>
      <w:proofErr w:type="spellStart"/>
      <w:r w:rsidRPr="00AA2D22">
        <w:rPr>
          <w:rFonts w:ascii="Consolas" w:hAnsi="Consolas" w:cs="Times New Roman"/>
          <w:sz w:val="20"/>
          <w:szCs w:val="20"/>
        </w:rPr>
        <w:t>lsat.dt</w:t>
      </w:r>
      <w:proofErr w:type="spellEnd"/>
      <w:r w:rsidRPr="00AA2D22">
        <w:rPr>
          <w:rFonts w:ascii="Consolas" w:hAnsi="Consolas" w:cs="Times New Roman"/>
          <w:sz w:val="20"/>
          <w:szCs w:val="20"/>
        </w:rPr>
        <w:t xml:space="preserve">, </w:t>
      </w:r>
      <w:proofErr w:type="spellStart"/>
      <w:r w:rsidRPr="00AA2D22">
        <w:rPr>
          <w:rFonts w:ascii="Consolas" w:hAnsi="Consolas" w:cs="Times New Roman"/>
          <w:sz w:val="20"/>
          <w:szCs w:val="20"/>
        </w:rPr>
        <w:t>si</w:t>
      </w:r>
      <w:proofErr w:type="spellEnd"/>
      <w:r w:rsidRPr="00AA2D22">
        <w:rPr>
          <w:rFonts w:ascii="Consolas" w:hAnsi="Consolas" w:cs="Times New Roman"/>
          <w:sz w:val="20"/>
          <w:szCs w:val="20"/>
        </w:rPr>
        <w:t xml:space="preserve"> = </w:t>
      </w:r>
      <w:r w:rsidR="000B4516">
        <w:rPr>
          <w:rFonts w:ascii="Consolas" w:hAnsi="Consolas" w:cs="Times New Roman"/>
          <w:sz w:val="20"/>
          <w:szCs w:val="20"/>
        </w:rPr>
        <w:t>‘</w:t>
      </w:r>
      <w:proofErr w:type="spellStart"/>
      <w:r w:rsidRPr="00AA2D22">
        <w:rPr>
          <w:rFonts w:ascii="Consolas" w:hAnsi="Consolas" w:cs="Times New Roman"/>
          <w:sz w:val="20"/>
          <w:szCs w:val="20"/>
        </w:rPr>
        <w:t>ndvi</w:t>
      </w:r>
      <w:proofErr w:type="spellEnd"/>
      <w:r w:rsidR="000B4516">
        <w:rPr>
          <w:rFonts w:ascii="Consolas" w:hAnsi="Consolas" w:cs="Times New Roman"/>
          <w:sz w:val="20"/>
          <w:szCs w:val="20"/>
        </w:rPr>
        <w:t>’</w:t>
      </w:r>
      <w:r w:rsidRPr="00AA2D22">
        <w:rPr>
          <w:rFonts w:ascii="Consolas" w:hAnsi="Consolas" w:cs="Times New Roman"/>
          <w:sz w:val="20"/>
          <w:szCs w:val="20"/>
        </w:rPr>
        <w:t>)</w:t>
      </w:r>
    </w:p>
    <w:p w14:paraId="182D728C" w14:textId="77777777" w:rsidR="00DC5435" w:rsidRPr="0088022B"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22901AE3" w14:textId="77777777" w:rsidR="00DC5435" w:rsidRPr="0088022B"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88022B">
        <w:rPr>
          <w:rFonts w:ascii="Consolas" w:hAnsi="Consolas" w:cs="Times New Roman"/>
          <w:sz w:val="20"/>
          <w:szCs w:val="20"/>
        </w:rPr>
        <w:t># Summarize spectral characteristics for each growing season</w:t>
      </w:r>
    </w:p>
    <w:p w14:paraId="0D642885" w14:textId="77B1F436" w:rsidR="00DC5435" w:rsidRPr="00AA2D22"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r w:rsidRPr="00AA2D22">
        <w:rPr>
          <w:rFonts w:ascii="Consolas" w:hAnsi="Consolas" w:cs="Times New Roman"/>
          <w:sz w:val="20"/>
          <w:szCs w:val="20"/>
        </w:rPr>
        <w:t>lsat.gs.dt</w:t>
      </w:r>
      <w:proofErr w:type="spellEnd"/>
      <w:r w:rsidRPr="00AA2D22">
        <w:rPr>
          <w:rFonts w:ascii="Consolas" w:hAnsi="Consolas" w:cs="Times New Roman"/>
          <w:sz w:val="20"/>
          <w:szCs w:val="20"/>
        </w:rPr>
        <w:t xml:space="preserve"> &lt;- </w:t>
      </w:r>
      <w:proofErr w:type="spellStart"/>
      <w:r w:rsidRPr="00AA2D22">
        <w:rPr>
          <w:rFonts w:ascii="Consolas" w:hAnsi="Consolas" w:cs="Times New Roman"/>
          <w:sz w:val="20"/>
          <w:szCs w:val="20"/>
        </w:rPr>
        <w:t>lsat_summarize_growing_seasons</w:t>
      </w:r>
      <w:proofErr w:type="spellEnd"/>
      <w:r w:rsidRPr="00AA2D22">
        <w:rPr>
          <w:rFonts w:ascii="Consolas" w:hAnsi="Consolas" w:cs="Times New Roman"/>
          <w:sz w:val="20"/>
          <w:szCs w:val="20"/>
        </w:rPr>
        <w:t>(</w:t>
      </w:r>
      <w:proofErr w:type="spellStart"/>
      <w:r w:rsidRPr="00AA2D22">
        <w:rPr>
          <w:rFonts w:ascii="Consolas" w:hAnsi="Consolas" w:cs="Times New Roman"/>
          <w:sz w:val="20"/>
          <w:szCs w:val="20"/>
        </w:rPr>
        <w:t>lsat.pheno.dt</w:t>
      </w:r>
      <w:proofErr w:type="spellEnd"/>
      <w:r w:rsidRPr="00AA2D22">
        <w:rPr>
          <w:rFonts w:ascii="Consolas" w:hAnsi="Consolas" w:cs="Times New Roman"/>
          <w:sz w:val="20"/>
          <w:szCs w:val="20"/>
        </w:rPr>
        <w:t xml:space="preserve">, </w:t>
      </w:r>
      <w:proofErr w:type="spellStart"/>
      <w:r w:rsidRPr="00AA2D22">
        <w:rPr>
          <w:rFonts w:ascii="Consolas" w:hAnsi="Consolas" w:cs="Times New Roman"/>
          <w:sz w:val="20"/>
          <w:szCs w:val="20"/>
        </w:rPr>
        <w:t>si</w:t>
      </w:r>
      <w:proofErr w:type="spellEnd"/>
      <w:r w:rsidRPr="00AA2D22">
        <w:rPr>
          <w:rFonts w:ascii="Consolas" w:hAnsi="Consolas" w:cs="Times New Roman"/>
          <w:sz w:val="20"/>
          <w:szCs w:val="20"/>
        </w:rPr>
        <w:t xml:space="preserve"> = </w:t>
      </w:r>
      <w:r w:rsidR="000B4516">
        <w:rPr>
          <w:rFonts w:ascii="Consolas" w:hAnsi="Consolas" w:cs="Times New Roman"/>
          <w:sz w:val="20"/>
          <w:szCs w:val="20"/>
        </w:rPr>
        <w:t>‘</w:t>
      </w:r>
      <w:proofErr w:type="spellStart"/>
      <w:r w:rsidRPr="00AA2D22">
        <w:rPr>
          <w:rFonts w:ascii="Consolas" w:hAnsi="Consolas" w:cs="Times New Roman"/>
          <w:sz w:val="20"/>
          <w:szCs w:val="20"/>
        </w:rPr>
        <w:t>ndvi</w:t>
      </w:r>
      <w:proofErr w:type="spellEnd"/>
      <w:r w:rsidR="000B4516">
        <w:rPr>
          <w:rFonts w:ascii="Consolas" w:hAnsi="Consolas" w:cs="Times New Roman"/>
          <w:sz w:val="20"/>
          <w:szCs w:val="20"/>
        </w:rPr>
        <w:t>’</w:t>
      </w:r>
      <w:r w:rsidRPr="00AA2D22">
        <w:rPr>
          <w:rFonts w:ascii="Consolas" w:hAnsi="Consolas" w:cs="Times New Roman"/>
          <w:sz w:val="20"/>
          <w:szCs w:val="20"/>
        </w:rPr>
        <w:t>)</w:t>
      </w:r>
    </w:p>
    <w:p w14:paraId="567336AE" w14:textId="77777777" w:rsidR="00DC5435" w:rsidRPr="0088022B"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1D058C2D" w14:textId="77777777" w:rsidR="00DC5435" w:rsidRPr="0088022B"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88022B">
        <w:rPr>
          <w:rFonts w:ascii="Consolas" w:hAnsi="Consolas" w:cs="Times New Roman"/>
          <w:sz w:val="20"/>
          <w:szCs w:val="20"/>
        </w:rPr>
        <w:t># Evaluate the estimates of annual maximum NDVI (Figure 6)</w:t>
      </w:r>
    </w:p>
    <w:p w14:paraId="4C727E9C" w14:textId="34C48296" w:rsidR="00DC5435" w:rsidRDefault="00DC5435" w:rsidP="000B4516">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r w:rsidRPr="00AA2D22">
        <w:rPr>
          <w:rFonts w:ascii="Consolas" w:hAnsi="Consolas" w:cs="Times New Roman"/>
          <w:sz w:val="20"/>
          <w:szCs w:val="20"/>
        </w:rPr>
        <w:t>lsat.eval.dt</w:t>
      </w:r>
      <w:proofErr w:type="spellEnd"/>
      <w:r w:rsidRPr="00AA2D22">
        <w:rPr>
          <w:rFonts w:ascii="Consolas" w:hAnsi="Consolas" w:cs="Times New Roman"/>
          <w:sz w:val="20"/>
          <w:szCs w:val="20"/>
        </w:rPr>
        <w:t xml:space="preserve"> &lt;- </w:t>
      </w:r>
      <w:proofErr w:type="spellStart"/>
      <w:r w:rsidRPr="00AA2D22">
        <w:rPr>
          <w:rFonts w:ascii="Consolas" w:hAnsi="Consolas" w:cs="Times New Roman"/>
          <w:sz w:val="20"/>
          <w:szCs w:val="20"/>
        </w:rPr>
        <w:t>lsat_evaluate_phenological_max</w:t>
      </w:r>
      <w:proofErr w:type="spellEnd"/>
      <w:r w:rsidRPr="00AA2D22">
        <w:rPr>
          <w:rFonts w:ascii="Consolas" w:hAnsi="Consolas" w:cs="Times New Roman"/>
          <w:sz w:val="20"/>
          <w:szCs w:val="20"/>
        </w:rPr>
        <w:t>(</w:t>
      </w:r>
      <w:proofErr w:type="spellStart"/>
      <w:r w:rsidRPr="00AA2D22">
        <w:rPr>
          <w:rFonts w:ascii="Consolas" w:hAnsi="Consolas" w:cs="Times New Roman"/>
          <w:sz w:val="20"/>
          <w:szCs w:val="20"/>
        </w:rPr>
        <w:t>lsat.pheno.dt</w:t>
      </w:r>
      <w:proofErr w:type="spellEnd"/>
      <w:r w:rsidRPr="00AA2D22">
        <w:rPr>
          <w:rFonts w:ascii="Consolas" w:hAnsi="Consolas" w:cs="Times New Roman"/>
          <w:sz w:val="20"/>
          <w:szCs w:val="20"/>
        </w:rPr>
        <w:t xml:space="preserve">, </w:t>
      </w:r>
      <w:proofErr w:type="spellStart"/>
      <w:r w:rsidRPr="00AA2D22">
        <w:rPr>
          <w:rFonts w:ascii="Consolas" w:hAnsi="Consolas" w:cs="Times New Roman"/>
          <w:sz w:val="20"/>
          <w:szCs w:val="20"/>
        </w:rPr>
        <w:t>si</w:t>
      </w:r>
      <w:proofErr w:type="spellEnd"/>
      <w:r w:rsidRPr="00AA2D22">
        <w:rPr>
          <w:rFonts w:ascii="Consolas" w:hAnsi="Consolas" w:cs="Times New Roman"/>
          <w:sz w:val="20"/>
          <w:szCs w:val="20"/>
        </w:rPr>
        <w:t xml:space="preserve"> = </w:t>
      </w:r>
      <w:r w:rsidR="000B4516">
        <w:rPr>
          <w:rFonts w:ascii="Consolas" w:hAnsi="Consolas" w:cs="Times New Roman"/>
          <w:sz w:val="20"/>
          <w:szCs w:val="20"/>
        </w:rPr>
        <w:t>‘</w:t>
      </w:r>
      <w:proofErr w:type="spellStart"/>
      <w:r w:rsidRPr="00AA2D22">
        <w:rPr>
          <w:rFonts w:ascii="Consolas" w:hAnsi="Consolas" w:cs="Times New Roman"/>
          <w:sz w:val="20"/>
          <w:szCs w:val="20"/>
        </w:rPr>
        <w:t>ndvi</w:t>
      </w:r>
      <w:proofErr w:type="spellEnd"/>
      <w:r w:rsidR="000B4516">
        <w:rPr>
          <w:rFonts w:ascii="Consolas" w:hAnsi="Consolas" w:cs="Times New Roman"/>
          <w:sz w:val="20"/>
          <w:szCs w:val="20"/>
        </w:rPr>
        <w:t>’</w:t>
      </w:r>
      <w:r w:rsidRPr="00AA2D22">
        <w:rPr>
          <w:rFonts w:ascii="Consolas" w:hAnsi="Consolas" w:cs="Times New Roman"/>
          <w:sz w:val="20"/>
          <w:szCs w:val="20"/>
        </w:rPr>
        <w:t>)</w:t>
      </w:r>
    </w:p>
    <w:p w14:paraId="71D285F0" w14:textId="77777777" w:rsidR="000B4516" w:rsidRPr="0088022B" w:rsidRDefault="000B4516" w:rsidP="006C265F">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2F6F926B" w14:textId="77777777" w:rsidR="00AF2E38" w:rsidRDefault="00AF2E38" w:rsidP="000113B1">
      <w:pPr>
        <w:pStyle w:val="NoSpacing"/>
        <w:rPr>
          <w:rFonts w:ascii="Times New Roman" w:hAnsi="Times New Roman" w:cs="Times New Roman"/>
          <w:sz w:val="24"/>
          <w:szCs w:val="24"/>
          <w:highlight w:val="yellow"/>
        </w:rPr>
      </w:pPr>
    </w:p>
    <w:p w14:paraId="45B34089" w14:textId="6F087C3B" w:rsidR="00AF2E38" w:rsidRDefault="00C16BE1" w:rsidP="000113B1">
      <w:pPr>
        <w:pStyle w:val="NoSpacing"/>
        <w:rPr>
          <w:rFonts w:ascii="Times New Roman" w:hAnsi="Times New Roman" w:cs="Times New Roman"/>
          <w:sz w:val="24"/>
          <w:szCs w:val="24"/>
          <w:highlight w:val="yellow"/>
        </w:rPr>
      </w:pPr>
      <w:r>
        <w:rPr>
          <w:noProof/>
        </w:rPr>
        <w:lastRenderedPageBreak/>
        <w:drawing>
          <wp:inline distT="0" distB="0" distL="0" distR="0" wp14:anchorId="2F0B8B49" wp14:editId="64EE8D98">
            <wp:extent cx="5009804" cy="4696691"/>
            <wp:effectExtent l="0" t="0" r="635" b="889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16279" cy="4702761"/>
                    </a:xfrm>
                    <a:prstGeom prst="rect">
                      <a:avLst/>
                    </a:prstGeom>
                    <a:noFill/>
                    <a:ln>
                      <a:noFill/>
                    </a:ln>
                  </pic:spPr>
                </pic:pic>
              </a:graphicData>
            </a:graphic>
          </wp:inline>
        </w:drawing>
      </w:r>
    </w:p>
    <w:p w14:paraId="7503A127" w14:textId="584FCA8D" w:rsidR="000B1752" w:rsidRDefault="000113B1" w:rsidP="000113B1">
      <w:pPr>
        <w:pStyle w:val="NoSpacing"/>
        <w:rPr>
          <w:rFonts w:ascii="Times New Roman" w:hAnsi="Times New Roman" w:cs="Times New Roman"/>
          <w:sz w:val="24"/>
          <w:szCs w:val="24"/>
        </w:rPr>
      </w:pPr>
      <w:r w:rsidRPr="00CD5E51">
        <w:rPr>
          <w:rFonts w:ascii="Times New Roman" w:hAnsi="Times New Roman" w:cs="Times New Roman"/>
          <w:sz w:val="24"/>
          <w:szCs w:val="24"/>
        </w:rPr>
        <w:t xml:space="preserve">Figure </w:t>
      </w:r>
      <w:r w:rsidR="00CD5E51" w:rsidRPr="00CD5E51">
        <w:rPr>
          <w:rFonts w:ascii="Times New Roman" w:hAnsi="Times New Roman" w:cs="Times New Roman"/>
          <w:sz w:val="24"/>
          <w:szCs w:val="24"/>
        </w:rPr>
        <w:t>4</w:t>
      </w:r>
      <w:r w:rsidRPr="00CD5E51">
        <w:rPr>
          <w:rFonts w:ascii="Times New Roman" w:hAnsi="Times New Roman" w:cs="Times New Roman"/>
          <w:sz w:val="24"/>
          <w:szCs w:val="24"/>
        </w:rPr>
        <w:t>.</w:t>
      </w:r>
      <w:r w:rsidRPr="000B1752">
        <w:rPr>
          <w:rFonts w:ascii="Times New Roman" w:hAnsi="Times New Roman" w:cs="Times New Roman"/>
          <w:sz w:val="24"/>
          <w:szCs w:val="24"/>
        </w:rPr>
        <w:t xml:space="preserve"> </w:t>
      </w:r>
      <w:r w:rsidR="000B1752">
        <w:rPr>
          <w:rFonts w:ascii="Times New Roman" w:hAnsi="Times New Roman" w:cs="Times New Roman"/>
          <w:sz w:val="24"/>
          <w:szCs w:val="24"/>
        </w:rPr>
        <w:t>R</w:t>
      </w:r>
      <w:r w:rsidR="000B1752" w:rsidRPr="000B1752">
        <w:rPr>
          <w:rFonts w:ascii="Times New Roman" w:hAnsi="Times New Roman" w:cs="Times New Roman"/>
          <w:sz w:val="24"/>
          <w:szCs w:val="24"/>
        </w:rPr>
        <w:t>elationships between</w:t>
      </w:r>
      <w:r w:rsidR="000B1752">
        <w:rPr>
          <w:rFonts w:ascii="Times New Roman" w:hAnsi="Times New Roman" w:cs="Times New Roman"/>
          <w:sz w:val="24"/>
          <w:szCs w:val="24"/>
        </w:rPr>
        <w:t xml:space="preserve"> Landsat 7 NDVI and </w:t>
      </w:r>
      <w:r w:rsidR="00E64191">
        <w:rPr>
          <w:rFonts w:ascii="Times New Roman" w:hAnsi="Times New Roman" w:cs="Times New Roman"/>
          <w:sz w:val="24"/>
          <w:szCs w:val="24"/>
        </w:rPr>
        <w:t xml:space="preserve">both </w:t>
      </w:r>
      <w:r w:rsidR="000B1752">
        <w:rPr>
          <w:rFonts w:ascii="Times New Roman" w:hAnsi="Times New Roman" w:cs="Times New Roman"/>
          <w:sz w:val="24"/>
          <w:szCs w:val="24"/>
        </w:rPr>
        <w:t xml:space="preserve">(a) Landsat 5 NDVI and (b) Landsat 8 NDVI using (left panels) original data and (right panels) data that </w:t>
      </w:r>
      <w:r w:rsidR="00E64191">
        <w:rPr>
          <w:rFonts w:ascii="Times New Roman" w:hAnsi="Times New Roman" w:cs="Times New Roman"/>
          <w:sz w:val="24"/>
          <w:szCs w:val="24"/>
        </w:rPr>
        <w:t xml:space="preserve">were </w:t>
      </w:r>
      <w:r w:rsidR="000B1752">
        <w:rPr>
          <w:rFonts w:ascii="Times New Roman" w:hAnsi="Times New Roman" w:cs="Times New Roman"/>
          <w:sz w:val="24"/>
          <w:szCs w:val="24"/>
        </w:rPr>
        <w:t>cross-calibrated</w:t>
      </w:r>
      <w:r w:rsidR="00455CB4">
        <w:rPr>
          <w:rFonts w:ascii="Times New Roman" w:hAnsi="Times New Roman" w:cs="Times New Roman"/>
          <w:sz w:val="24"/>
          <w:szCs w:val="24"/>
        </w:rPr>
        <w:t xml:space="preserve"> with random forest models</w:t>
      </w:r>
      <w:r w:rsidR="000B1752">
        <w:rPr>
          <w:rFonts w:ascii="Times New Roman" w:hAnsi="Times New Roman" w:cs="Times New Roman"/>
          <w:sz w:val="24"/>
          <w:szCs w:val="24"/>
        </w:rPr>
        <w:t>.</w:t>
      </w:r>
      <w:r w:rsidR="00E64191">
        <w:rPr>
          <w:rFonts w:ascii="Times New Roman" w:hAnsi="Times New Roman" w:cs="Times New Roman"/>
          <w:sz w:val="24"/>
          <w:szCs w:val="24"/>
        </w:rPr>
        <w:t xml:space="preserve"> Each point is a sample location from the Arctic – Boreal domain where there were temporally overlaps measurements from pairs Landsat satellites. Orange diagonal lines depict 1:1 relationships. Model performance metrics are provided in Table</w:t>
      </w:r>
      <w:r w:rsidR="00CD5E51">
        <w:rPr>
          <w:rFonts w:ascii="Times New Roman" w:hAnsi="Times New Roman" w:cs="Times New Roman"/>
          <w:sz w:val="24"/>
          <w:szCs w:val="24"/>
        </w:rPr>
        <w:t xml:space="preserve"> 3</w:t>
      </w:r>
      <w:r w:rsidR="00E64191">
        <w:rPr>
          <w:rFonts w:ascii="Times New Roman" w:hAnsi="Times New Roman" w:cs="Times New Roman"/>
          <w:sz w:val="24"/>
          <w:szCs w:val="24"/>
        </w:rPr>
        <w:t xml:space="preserve">. </w:t>
      </w:r>
      <w:r w:rsidR="00511C14">
        <w:rPr>
          <w:rFonts w:ascii="Times New Roman" w:hAnsi="Times New Roman" w:cs="Times New Roman"/>
          <w:sz w:val="24"/>
          <w:szCs w:val="24"/>
        </w:rPr>
        <w:t xml:space="preserve">Note </w:t>
      </w:r>
      <w:r w:rsidR="0059250E">
        <w:rPr>
          <w:rFonts w:ascii="Times New Roman" w:hAnsi="Times New Roman" w:cs="Times New Roman"/>
          <w:sz w:val="24"/>
          <w:szCs w:val="24"/>
        </w:rPr>
        <w:t xml:space="preserve">that cross-calibration substantially reduces biases </w:t>
      </w:r>
      <w:r w:rsidR="00511C14">
        <w:rPr>
          <w:rFonts w:ascii="Times New Roman" w:hAnsi="Times New Roman" w:cs="Times New Roman"/>
          <w:sz w:val="24"/>
          <w:szCs w:val="24"/>
        </w:rPr>
        <w:t>between sensors</w:t>
      </w:r>
      <w:r w:rsidR="0059250E">
        <w:rPr>
          <w:rFonts w:ascii="Times New Roman" w:hAnsi="Times New Roman" w:cs="Times New Roman"/>
          <w:sz w:val="24"/>
          <w:szCs w:val="24"/>
        </w:rPr>
        <w:t xml:space="preserve"> </w:t>
      </w:r>
      <w:r w:rsidR="000D73DF">
        <w:rPr>
          <w:rFonts w:ascii="Times New Roman" w:hAnsi="Times New Roman" w:cs="Times New Roman"/>
          <w:sz w:val="24"/>
          <w:szCs w:val="24"/>
        </w:rPr>
        <w:t xml:space="preserve">but does </w:t>
      </w:r>
      <w:r w:rsidR="0059250E">
        <w:rPr>
          <w:rFonts w:ascii="Times New Roman" w:hAnsi="Times New Roman" w:cs="Times New Roman"/>
          <w:sz w:val="24"/>
          <w:szCs w:val="24"/>
        </w:rPr>
        <w:t xml:space="preserve">increase scatter. </w:t>
      </w:r>
    </w:p>
    <w:p w14:paraId="548B30CC" w14:textId="78AFB652" w:rsidR="000113B1" w:rsidRDefault="000113B1" w:rsidP="003A6063">
      <w:pPr>
        <w:pStyle w:val="NoSpacing"/>
        <w:rPr>
          <w:rFonts w:ascii="Times New Roman" w:hAnsi="Times New Roman" w:cs="Times New Roman"/>
          <w:sz w:val="32"/>
          <w:szCs w:val="32"/>
        </w:rPr>
      </w:pPr>
    </w:p>
    <w:p w14:paraId="18A78EBD" w14:textId="1A45F263" w:rsidR="00AB15E1" w:rsidRDefault="005B6315" w:rsidP="003A6063">
      <w:pPr>
        <w:pStyle w:val="NoSpacing"/>
        <w:rPr>
          <w:rFonts w:ascii="Times New Roman" w:hAnsi="Times New Roman" w:cs="Times New Roman"/>
          <w:sz w:val="24"/>
          <w:szCs w:val="24"/>
        </w:rPr>
      </w:pPr>
      <w:r>
        <w:rPr>
          <w:rFonts w:ascii="Times New Roman" w:hAnsi="Times New Roman" w:cs="Times New Roman"/>
          <w:sz w:val="24"/>
          <w:szCs w:val="24"/>
        </w:rPr>
        <w:t>Table</w:t>
      </w:r>
      <w:r w:rsidR="00744D59">
        <w:rPr>
          <w:rFonts w:ascii="Times New Roman" w:hAnsi="Times New Roman" w:cs="Times New Roman"/>
          <w:sz w:val="24"/>
          <w:szCs w:val="24"/>
        </w:rPr>
        <w:t xml:space="preserve"> </w:t>
      </w:r>
      <w:r w:rsidR="00CD5E51">
        <w:rPr>
          <w:rFonts w:ascii="Times New Roman" w:hAnsi="Times New Roman" w:cs="Times New Roman"/>
          <w:sz w:val="24"/>
          <w:szCs w:val="24"/>
        </w:rPr>
        <w:t>3</w:t>
      </w:r>
      <w:r w:rsidR="00744D59">
        <w:rPr>
          <w:rFonts w:ascii="Times New Roman" w:hAnsi="Times New Roman" w:cs="Times New Roman"/>
          <w:sz w:val="24"/>
          <w:szCs w:val="24"/>
        </w:rPr>
        <w:t xml:space="preserve">. Summary of original biases, performance of random forest models for cross-sensor calibration, and post-calibration biases in NDVI between Landsat 7 ETM and either Landsat 5 TM or Landsat 8 ETM+. </w:t>
      </w:r>
      <w:r w:rsidR="00AB15E1">
        <w:rPr>
          <w:rFonts w:ascii="Times New Roman" w:hAnsi="Times New Roman" w:cs="Times New Roman"/>
          <w:sz w:val="24"/>
          <w:szCs w:val="24"/>
        </w:rPr>
        <w:t xml:space="preserve">Error metrics were derived internally by the random forest using out-of-bag (OOB, i.e., withheld) data and further assessed using cross-validation, which yielded nearly identical results albeit with further information on post-calibration biases. </w:t>
      </w:r>
    </w:p>
    <w:p w14:paraId="43F8C17A" w14:textId="77777777" w:rsidR="000B1752" w:rsidRDefault="000B1752" w:rsidP="003A6063">
      <w:pPr>
        <w:pStyle w:val="NoSpacing"/>
        <w:rPr>
          <w:rFonts w:ascii="Times New Roman" w:hAnsi="Times New Roman" w:cs="Times New Roman"/>
          <w:sz w:val="24"/>
          <w:szCs w:val="24"/>
        </w:rPr>
      </w:pPr>
    </w:p>
    <w:tbl>
      <w:tblPr>
        <w:tblStyle w:val="TableGrid"/>
        <w:tblW w:w="13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85"/>
        <w:gridCol w:w="224"/>
        <w:gridCol w:w="1863"/>
        <w:gridCol w:w="222"/>
        <w:gridCol w:w="222"/>
        <w:gridCol w:w="222"/>
        <w:gridCol w:w="222"/>
        <w:gridCol w:w="222"/>
        <w:gridCol w:w="222"/>
        <w:gridCol w:w="222"/>
        <w:gridCol w:w="222"/>
      </w:tblGrid>
      <w:tr w:rsidR="00AB15E1" w:rsidRPr="009705F9" w14:paraId="5171CAD0" w14:textId="77777777" w:rsidTr="00E64191">
        <w:trPr>
          <w:trHeight w:val="300"/>
        </w:trPr>
        <w:tc>
          <w:tcPr>
            <w:tcW w:w="0" w:type="auto"/>
            <w:vMerge w:val="restart"/>
            <w:noWrap/>
          </w:tcPr>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5"/>
              <w:gridCol w:w="872"/>
              <w:gridCol w:w="872"/>
              <w:gridCol w:w="222"/>
              <w:gridCol w:w="566"/>
              <w:gridCol w:w="794"/>
              <w:gridCol w:w="616"/>
              <w:gridCol w:w="222"/>
              <w:gridCol w:w="566"/>
              <w:gridCol w:w="794"/>
              <w:gridCol w:w="616"/>
              <w:gridCol w:w="872"/>
              <w:gridCol w:w="872"/>
            </w:tblGrid>
            <w:tr w:rsidR="00AB15E1" w:rsidRPr="009705F9" w14:paraId="0E06104A" w14:textId="77777777" w:rsidTr="00EF2C33">
              <w:trPr>
                <w:trHeight w:val="300"/>
              </w:trPr>
              <w:tc>
                <w:tcPr>
                  <w:tcW w:w="0" w:type="auto"/>
                  <w:vMerge w:val="restart"/>
                  <w:tcBorders>
                    <w:top w:val="single" w:sz="4" w:space="0" w:color="auto"/>
                    <w:bottom w:val="nil"/>
                  </w:tcBorders>
                  <w:noWrap/>
                </w:tcPr>
                <w:p w14:paraId="062B2EF4" w14:textId="77777777" w:rsidR="00744D59" w:rsidRDefault="00744D59" w:rsidP="00744D59">
                  <w:pPr>
                    <w:pStyle w:val="NoSpacing"/>
                    <w:rPr>
                      <w:rFonts w:ascii="Times New Roman" w:hAnsi="Times New Roman" w:cs="Times New Roman"/>
                      <w:b/>
                      <w:bCs/>
                      <w:sz w:val="20"/>
                      <w:szCs w:val="20"/>
                    </w:rPr>
                  </w:pPr>
                  <w:r w:rsidRPr="00067A0C">
                    <w:rPr>
                      <w:rFonts w:ascii="Times New Roman" w:hAnsi="Times New Roman" w:cs="Times New Roman"/>
                      <w:b/>
                      <w:bCs/>
                      <w:sz w:val="20"/>
                      <w:szCs w:val="20"/>
                    </w:rPr>
                    <w:t>Satellite</w:t>
                  </w:r>
                  <w:r>
                    <w:rPr>
                      <w:rFonts w:ascii="Times New Roman" w:hAnsi="Times New Roman" w:cs="Times New Roman"/>
                      <w:b/>
                      <w:bCs/>
                      <w:sz w:val="20"/>
                      <w:szCs w:val="20"/>
                    </w:rPr>
                    <w:t xml:space="preserve"> </w:t>
                  </w:r>
                </w:p>
                <w:p w14:paraId="41B4E849" w14:textId="77777777" w:rsidR="00744D59" w:rsidRPr="00067A0C" w:rsidRDefault="00744D59" w:rsidP="00744D59">
                  <w:pPr>
                    <w:pStyle w:val="NoSpacing"/>
                    <w:rPr>
                      <w:rFonts w:ascii="Times New Roman" w:hAnsi="Times New Roman" w:cs="Times New Roman"/>
                      <w:b/>
                      <w:bCs/>
                      <w:sz w:val="20"/>
                      <w:szCs w:val="20"/>
                    </w:rPr>
                  </w:pPr>
                  <w:r>
                    <w:rPr>
                      <w:rFonts w:ascii="Times New Roman" w:hAnsi="Times New Roman" w:cs="Times New Roman"/>
                      <w:b/>
                      <w:bCs/>
                      <w:sz w:val="20"/>
                      <w:szCs w:val="20"/>
                    </w:rPr>
                    <w:t>sensor</w:t>
                  </w:r>
                </w:p>
              </w:tc>
              <w:tc>
                <w:tcPr>
                  <w:tcW w:w="0" w:type="auto"/>
                  <w:gridSpan w:val="2"/>
                  <w:tcBorders>
                    <w:top w:val="single" w:sz="4" w:space="0" w:color="auto"/>
                    <w:bottom w:val="single" w:sz="4" w:space="0" w:color="auto"/>
                  </w:tcBorders>
                  <w:noWrap/>
                </w:tcPr>
                <w:p w14:paraId="54400159" w14:textId="77777777" w:rsidR="00744D59" w:rsidRPr="00067A0C" w:rsidRDefault="00744D59" w:rsidP="00744D59">
                  <w:pPr>
                    <w:pStyle w:val="NoSpacing"/>
                    <w:jc w:val="center"/>
                    <w:rPr>
                      <w:rFonts w:ascii="Times New Roman" w:hAnsi="Times New Roman" w:cs="Times New Roman"/>
                      <w:b/>
                      <w:bCs/>
                      <w:sz w:val="20"/>
                      <w:szCs w:val="20"/>
                    </w:rPr>
                  </w:pPr>
                  <w:r w:rsidRPr="00067A0C">
                    <w:rPr>
                      <w:rFonts w:ascii="Times New Roman" w:hAnsi="Times New Roman" w:cs="Times New Roman"/>
                      <w:b/>
                      <w:bCs/>
                      <w:sz w:val="20"/>
                      <w:szCs w:val="20"/>
                    </w:rPr>
                    <w:t>Original Data</w:t>
                  </w:r>
                </w:p>
              </w:tc>
              <w:tc>
                <w:tcPr>
                  <w:tcW w:w="0" w:type="auto"/>
                  <w:tcBorders>
                    <w:top w:val="single" w:sz="4" w:space="0" w:color="auto"/>
                    <w:bottom w:val="nil"/>
                  </w:tcBorders>
                </w:tcPr>
                <w:p w14:paraId="3680A274" w14:textId="77777777" w:rsidR="00744D59" w:rsidRPr="00067A0C" w:rsidRDefault="00744D59" w:rsidP="00744D59">
                  <w:pPr>
                    <w:pStyle w:val="NoSpacing"/>
                    <w:jc w:val="center"/>
                    <w:rPr>
                      <w:rFonts w:ascii="Times New Roman" w:hAnsi="Times New Roman" w:cs="Times New Roman"/>
                      <w:b/>
                      <w:bCs/>
                      <w:sz w:val="20"/>
                      <w:szCs w:val="20"/>
                    </w:rPr>
                  </w:pPr>
                </w:p>
              </w:tc>
              <w:tc>
                <w:tcPr>
                  <w:tcW w:w="0" w:type="auto"/>
                  <w:gridSpan w:val="3"/>
                  <w:tcBorders>
                    <w:top w:val="single" w:sz="4" w:space="0" w:color="auto"/>
                    <w:bottom w:val="single" w:sz="4" w:space="0" w:color="auto"/>
                  </w:tcBorders>
                  <w:noWrap/>
                </w:tcPr>
                <w:p w14:paraId="7FE4FDED" w14:textId="275A7F8B" w:rsidR="00744D59" w:rsidRPr="00067A0C" w:rsidRDefault="00744D59" w:rsidP="00744D59">
                  <w:pPr>
                    <w:pStyle w:val="NoSpacing"/>
                    <w:jc w:val="center"/>
                    <w:rPr>
                      <w:rFonts w:ascii="Times New Roman" w:hAnsi="Times New Roman" w:cs="Times New Roman"/>
                      <w:b/>
                      <w:bCs/>
                      <w:sz w:val="20"/>
                      <w:szCs w:val="20"/>
                    </w:rPr>
                  </w:pPr>
                  <w:r>
                    <w:rPr>
                      <w:rFonts w:ascii="Times New Roman" w:hAnsi="Times New Roman" w:cs="Times New Roman"/>
                      <w:b/>
                      <w:bCs/>
                      <w:sz w:val="20"/>
                      <w:szCs w:val="20"/>
                    </w:rPr>
                    <w:t>OOB Error</w:t>
                  </w:r>
                  <w:r w:rsidRPr="00067A0C">
                    <w:rPr>
                      <w:rFonts w:ascii="Times New Roman" w:hAnsi="Times New Roman" w:cs="Times New Roman"/>
                      <w:b/>
                      <w:bCs/>
                      <w:sz w:val="20"/>
                      <w:szCs w:val="20"/>
                    </w:rPr>
                    <w:t xml:space="preserve"> Metrics</w:t>
                  </w:r>
                </w:p>
              </w:tc>
              <w:tc>
                <w:tcPr>
                  <w:tcW w:w="0" w:type="auto"/>
                  <w:tcBorders>
                    <w:top w:val="single" w:sz="4" w:space="0" w:color="auto"/>
                    <w:bottom w:val="nil"/>
                  </w:tcBorders>
                </w:tcPr>
                <w:p w14:paraId="0EEE595F" w14:textId="77777777" w:rsidR="00744D59" w:rsidRPr="00067A0C" w:rsidRDefault="00744D59" w:rsidP="00744D59">
                  <w:pPr>
                    <w:pStyle w:val="NoSpacing"/>
                    <w:jc w:val="center"/>
                    <w:rPr>
                      <w:rFonts w:ascii="Times New Roman" w:hAnsi="Times New Roman" w:cs="Times New Roman"/>
                      <w:b/>
                      <w:bCs/>
                      <w:sz w:val="20"/>
                      <w:szCs w:val="20"/>
                    </w:rPr>
                  </w:pPr>
                </w:p>
              </w:tc>
              <w:tc>
                <w:tcPr>
                  <w:tcW w:w="0" w:type="auto"/>
                  <w:gridSpan w:val="5"/>
                  <w:tcBorders>
                    <w:top w:val="single" w:sz="4" w:space="0" w:color="auto"/>
                    <w:bottom w:val="single" w:sz="4" w:space="0" w:color="auto"/>
                  </w:tcBorders>
                  <w:noWrap/>
                </w:tcPr>
                <w:p w14:paraId="68E7571E" w14:textId="5627A455" w:rsidR="00744D59" w:rsidRPr="00067A0C" w:rsidRDefault="00744D59" w:rsidP="00744D59">
                  <w:pPr>
                    <w:pStyle w:val="NoSpacing"/>
                    <w:jc w:val="center"/>
                    <w:rPr>
                      <w:rFonts w:ascii="Times New Roman" w:hAnsi="Times New Roman" w:cs="Times New Roman"/>
                      <w:b/>
                      <w:bCs/>
                      <w:sz w:val="20"/>
                      <w:szCs w:val="20"/>
                    </w:rPr>
                  </w:pPr>
                  <w:r w:rsidRPr="00067A0C">
                    <w:rPr>
                      <w:rFonts w:ascii="Times New Roman" w:hAnsi="Times New Roman" w:cs="Times New Roman"/>
                      <w:b/>
                      <w:bCs/>
                      <w:sz w:val="20"/>
                      <w:szCs w:val="20"/>
                    </w:rPr>
                    <w:t xml:space="preserve">Cross-Validated </w:t>
                  </w:r>
                  <w:r>
                    <w:rPr>
                      <w:rFonts w:ascii="Times New Roman" w:hAnsi="Times New Roman" w:cs="Times New Roman"/>
                      <w:b/>
                      <w:bCs/>
                      <w:sz w:val="20"/>
                      <w:szCs w:val="20"/>
                    </w:rPr>
                    <w:t xml:space="preserve">Error </w:t>
                  </w:r>
                  <w:r w:rsidRPr="00067A0C">
                    <w:rPr>
                      <w:rFonts w:ascii="Times New Roman" w:hAnsi="Times New Roman" w:cs="Times New Roman"/>
                      <w:b/>
                      <w:bCs/>
                      <w:sz w:val="20"/>
                      <w:szCs w:val="20"/>
                    </w:rPr>
                    <w:t>Metrics</w:t>
                  </w:r>
                </w:p>
              </w:tc>
            </w:tr>
            <w:tr w:rsidR="00AB15E1" w:rsidRPr="009705F9" w14:paraId="6A89E4C8" w14:textId="77777777" w:rsidTr="00EF2C33">
              <w:trPr>
                <w:trHeight w:val="300"/>
              </w:trPr>
              <w:tc>
                <w:tcPr>
                  <w:tcW w:w="0" w:type="auto"/>
                  <w:vMerge/>
                  <w:tcBorders>
                    <w:top w:val="nil"/>
                    <w:bottom w:val="single" w:sz="4" w:space="0" w:color="auto"/>
                  </w:tcBorders>
                  <w:noWrap/>
                  <w:hideMark/>
                </w:tcPr>
                <w:p w14:paraId="19AB9A10" w14:textId="77777777" w:rsidR="00744D59" w:rsidRPr="009705F9" w:rsidRDefault="00744D59" w:rsidP="00744D59">
                  <w:pPr>
                    <w:pStyle w:val="NoSpacing"/>
                    <w:rPr>
                      <w:rFonts w:ascii="Times New Roman" w:hAnsi="Times New Roman" w:cs="Times New Roman"/>
                      <w:sz w:val="20"/>
                      <w:szCs w:val="20"/>
                    </w:rPr>
                  </w:pPr>
                </w:p>
              </w:tc>
              <w:tc>
                <w:tcPr>
                  <w:tcW w:w="0" w:type="auto"/>
                  <w:tcBorders>
                    <w:top w:val="single" w:sz="4" w:space="0" w:color="auto"/>
                    <w:bottom w:val="single" w:sz="4" w:space="0" w:color="auto"/>
                  </w:tcBorders>
                  <w:noWrap/>
                  <w:hideMark/>
                </w:tcPr>
                <w:p w14:paraId="67420D9C"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Median</w:t>
                  </w:r>
                </w:p>
                <w:p w14:paraId="6C11038B"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bias</w:t>
                  </w:r>
                </w:p>
              </w:tc>
              <w:tc>
                <w:tcPr>
                  <w:tcW w:w="0" w:type="auto"/>
                  <w:tcBorders>
                    <w:top w:val="single" w:sz="4" w:space="0" w:color="auto"/>
                    <w:bottom w:val="single" w:sz="4" w:space="0" w:color="auto"/>
                  </w:tcBorders>
                  <w:noWrap/>
                  <w:hideMark/>
                </w:tcPr>
                <w:p w14:paraId="63C1DE96"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Median</w:t>
                  </w:r>
                </w:p>
                <w:p w14:paraId="1F84FA55"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 bias</w:t>
                  </w:r>
                </w:p>
              </w:tc>
              <w:tc>
                <w:tcPr>
                  <w:tcW w:w="0" w:type="auto"/>
                  <w:tcBorders>
                    <w:top w:val="nil"/>
                    <w:bottom w:val="single" w:sz="4" w:space="0" w:color="auto"/>
                  </w:tcBorders>
                </w:tcPr>
                <w:p w14:paraId="4B84608D" w14:textId="77777777" w:rsidR="00744D59" w:rsidRPr="00090A00" w:rsidRDefault="00744D59" w:rsidP="00744D59">
                  <w:pPr>
                    <w:pStyle w:val="NoSpacing"/>
                    <w:jc w:val="center"/>
                    <w:rPr>
                      <w:rFonts w:ascii="Times New Roman" w:hAnsi="Times New Roman" w:cs="Times New Roman"/>
                      <w:b/>
                      <w:bCs/>
                      <w:sz w:val="20"/>
                      <w:szCs w:val="20"/>
                    </w:rPr>
                  </w:pPr>
                </w:p>
              </w:tc>
              <w:tc>
                <w:tcPr>
                  <w:tcW w:w="0" w:type="auto"/>
                  <w:tcBorders>
                    <w:top w:val="single" w:sz="4" w:space="0" w:color="auto"/>
                    <w:bottom w:val="single" w:sz="4" w:space="0" w:color="auto"/>
                  </w:tcBorders>
                  <w:noWrap/>
                  <w:hideMark/>
                </w:tcPr>
                <w:p w14:paraId="3078DA9D"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r</w:t>
                  </w:r>
                  <w:r w:rsidRPr="00090A00">
                    <w:rPr>
                      <w:rFonts w:ascii="Times New Roman" w:hAnsi="Times New Roman" w:cs="Times New Roman"/>
                      <w:b/>
                      <w:bCs/>
                      <w:sz w:val="20"/>
                      <w:szCs w:val="20"/>
                      <w:vertAlign w:val="superscript"/>
                    </w:rPr>
                    <w:t>2</w:t>
                  </w:r>
                </w:p>
              </w:tc>
              <w:tc>
                <w:tcPr>
                  <w:tcW w:w="0" w:type="auto"/>
                  <w:tcBorders>
                    <w:top w:val="single" w:sz="4" w:space="0" w:color="auto"/>
                    <w:bottom w:val="single" w:sz="4" w:space="0" w:color="auto"/>
                  </w:tcBorders>
                  <w:noWrap/>
                  <w:hideMark/>
                </w:tcPr>
                <w:p w14:paraId="27678743"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RMSE</w:t>
                  </w:r>
                </w:p>
              </w:tc>
              <w:tc>
                <w:tcPr>
                  <w:tcW w:w="0" w:type="auto"/>
                  <w:tcBorders>
                    <w:top w:val="single" w:sz="4" w:space="0" w:color="auto"/>
                    <w:bottom w:val="single" w:sz="4" w:space="0" w:color="auto"/>
                  </w:tcBorders>
                  <w:noWrap/>
                  <w:hideMark/>
                </w:tcPr>
                <w:p w14:paraId="49BCE118"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N</w:t>
                  </w:r>
                </w:p>
              </w:tc>
              <w:tc>
                <w:tcPr>
                  <w:tcW w:w="0" w:type="auto"/>
                  <w:tcBorders>
                    <w:top w:val="nil"/>
                    <w:bottom w:val="single" w:sz="4" w:space="0" w:color="auto"/>
                  </w:tcBorders>
                </w:tcPr>
                <w:p w14:paraId="6E1421B2" w14:textId="77777777" w:rsidR="00744D59" w:rsidRPr="00090A00" w:rsidRDefault="00744D59" w:rsidP="00744D59">
                  <w:pPr>
                    <w:pStyle w:val="NoSpacing"/>
                    <w:jc w:val="center"/>
                    <w:rPr>
                      <w:rFonts w:ascii="Times New Roman" w:hAnsi="Times New Roman" w:cs="Times New Roman"/>
                      <w:b/>
                      <w:bCs/>
                      <w:sz w:val="20"/>
                      <w:szCs w:val="20"/>
                    </w:rPr>
                  </w:pPr>
                </w:p>
              </w:tc>
              <w:tc>
                <w:tcPr>
                  <w:tcW w:w="0" w:type="auto"/>
                  <w:tcBorders>
                    <w:top w:val="single" w:sz="4" w:space="0" w:color="auto"/>
                    <w:bottom w:val="single" w:sz="4" w:space="0" w:color="auto"/>
                  </w:tcBorders>
                  <w:noWrap/>
                  <w:hideMark/>
                </w:tcPr>
                <w:p w14:paraId="155D8A8D"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r</w:t>
                  </w:r>
                  <w:r w:rsidRPr="00090A00">
                    <w:rPr>
                      <w:rFonts w:ascii="Times New Roman" w:hAnsi="Times New Roman" w:cs="Times New Roman"/>
                      <w:b/>
                      <w:bCs/>
                      <w:sz w:val="20"/>
                      <w:szCs w:val="20"/>
                      <w:vertAlign w:val="superscript"/>
                    </w:rPr>
                    <w:t>2</w:t>
                  </w:r>
                </w:p>
              </w:tc>
              <w:tc>
                <w:tcPr>
                  <w:tcW w:w="0" w:type="auto"/>
                  <w:tcBorders>
                    <w:top w:val="single" w:sz="4" w:space="0" w:color="auto"/>
                    <w:bottom w:val="single" w:sz="4" w:space="0" w:color="auto"/>
                  </w:tcBorders>
                  <w:noWrap/>
                  <w:hideMark/>
                </w:tcPr>
                <w:p w14:paraId="4098F174"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RMSE</w:t>
                  </w:r>
                </w:p>
              </w:tc>
              <w:tc>
                <w:tcPr>
                  <w:tcW w:w="0" w:type="auto"/>
                  <w:tcBorders>
                    <w:top w:val="single" w:sz="4" w:space="0" w:color="auto"/>
                    <w:bottom w:val="single" w:sz="4" w:space="0" w:color="auto"/>
                  </w:tcBorders>
                  <w:noWrap/>
                  <w:hideMark/>
                </w:tcPr>
                <w:p w14:paraId="4673CBC0"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N</w:t>
                  </w:r>
                </w:p>
              </w:tc>
              <w:tc>
                <w:tcPr>
                  <w:tcW w:w="0" w:type="auto"/>
                  <w:tcBorders>
                    <w:top w:val="single" w:sz="4" w:space="0" w:color="auto"/>
                    <w:bottom w:val="single" w:sz="4" w:space="0" w:color="auto"/>
                  </w:tcBorders>
                  <w:noWrap/>
                  <w:hideMark/>
                </w:tcPr>
                <w:p w14:paraId="635C7212"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Median</w:t>
                  </w:r>
                </w:p>
                <w:p w14:paraId="6C90F6E6"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bias</w:t>
                  </w:r>
                </w:p>
              </w:tc>
              <w:tc>
                <w:tcPr>
                  <w:tcW w:w="0" w:type="auto"/>
                  <w:tcBorders>
                    <w:top w:val="single" w:sz="4" w:space="0" w:color="auto"/>
                    <w:bottom w:val="single" w:sz="4" w:space="0" w:color="auto"/>
                  </w:tcBorders>
                  <w:noWrap/>
                  <w:hideMark/>
                </w:tcPr>
                <w:p w14:paraId="105CD802"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Median</w:t>
                  </w:r>
                </w:p>
                <w:p w14:paraId="54D78158"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 bias</w:t>
                  </w:r>
                </w:p>
              </w:tc>
            </w:tr>
            <w:tr w:rsidR="00AB15E1" w:rsidRPr="009705F9" w14:paraId="44B00E45" w14:textId="77777777" w:rsidTr="00EF2C33">
              <w:trPr>
                <w:trHeight w:val="300"/>
              </w:trPr>
              <w:tc>
                <w:tcPr>
                  <w:tcW w:w="0" w:type="auto"/>
                  <w:tcBorders>
                    <w:top w:val="single" w:sz="4" w:space="0" w:color="auto"/>
                  </w:tcBorders>
                  <w:noWrap/>
                  <w:hideMark/>
                </w:tcPr>
                <w:p w14:paraId="471AC85D" w14:textId="77777777" w:rsidR="00744D59" w:rsidRPr="009705F9" w:rsidRDefault="00744D59" w:rsidP="00744D59">
                  <w:pPr>
                    <w:pStyle w:val="NoSpacing"/>
                    <w:rPr>
                      <w:rFonts w:ascii="Times New Roman" w:hAnsi="Times New Roman" w:cs="Times New Roman"/>
                      <w:sz w:val="20"/>
                      <w:szCs w:val="20"/>
                    </w:rPr>
                  </w:pPr>
                  <w:r>
                    <w:rPr>
                      <w:rFonts w:ascii="Times New Roman" w:hAnsi="Times New Roman" w:cs="Times New Roman"/>
                      <w:sz w:val="20"/>
                      <w:szCs w:val="20"/>
                    </w:rPr>
                    <w:t xml:space="preserve">Landsat </w:t>
                  </w:r>
                  <w:r w:rsidRPr="009705F9">
                    <w:rPr>
                      <w:rFonts w:ascii="Times New Roman" w:hAnsi="Times New Roman" w:cs="Times New Roman"/>
                      <w:sz w:val="20"/>
                      <w:szCs w:val="20"/>
                    </w:rPr>
                    <w:t>5</w:t>
                  </w:r>
                  <w:r>
                    <w:rPr>
                      <w:rFonts w:ascii="Times New Roman" w:hAnsi="Times New Roman" w:cs="Times New Roman"/>
                      <w:sz w:val="20"/>
                      <w:szCs w:val="20"/>
                    </w:rPr>
                    <w:t xml:space="preserve"> TM</w:t>
                  </w:r>
                </w:p>
              </w:tc>
              <w:tc>
                <w:tcPr>
                  <w:tcW w:w="0" w:type="auto"/>
                  <w:tcBorders>
                    <w:top w:val="single" w:sz="4" w:space="0" w:color="auto"/>
                  </w:tcBorders>
                  <w:noWrap/>
                  <w:hideMark/>
                </w:tcPr>
                <w:p w14:paraId="69856D5A"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-0.04</w:t>
                  </w:r>
                </w:p>
              </w:tc>
              <w:tc>
                <w:tcPr>
                  <w:tcW w:w="0" w:type="auto"/>
                  <w:tcBorders>
                    <w:top w:val="single" w:sz="4" w:space="0" w:color="auto"/>
                  </w:tcBorders>
                  <w:noWrap/>
                  <w:hideMark/>
                </w:tcPr>
                <w:p w14:paraId="3EC1002B"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-6.1</w:t>
                  </w:r>
                </w:p>
              </w:tc>
              <w:tc>
                <w:tcPr>
                  <w:tcW w:w="0" w:type="auto"/>
                  <w:tcBorders>
                    <w:top w:val="single" w:sz="4" w:space="0" w:color="auto"/>
                  </w:tcBorders>
                </w:tcPr>
                <w:p w14:paraId="0D304FBC" w14:textId="77777777" w:rsidR="00744D59" w:rsidRPr="009705F9" w:rsidRDefault="00744D59" w:rsidP="00744D59">
                  <w:pPr>
                    <w:pStyle w:val="NoSpacing"/>
                    <w:jc w:val="center"/>
                    <w:rPr>
                      <w:rFonts w:ascii="Times New Roman" w:hAnsi="Times New Roman" w:cs="Times New Roman"/>
                      <w:sz w:val="20"/>
                      <w:szCs w:val="20"/>
                    </w:rPr>
                  </w:pPr>
                </w:p>
              </w:tc>
              <w:tc>
                <w:tcPr>
                  <w:tcW w:w="0" w:type="auto"/>
                  <w:tcBorders>
                    <w:top w:val="single" w:sz="4" w:space="0" w:color="auto"/>
                  </w:tcBorders>
                  <w:noWrap/>
                  <w:hideMark/>
                </w:tcPr>
                <w:p w14:paraId="116F982C"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0.9</w:t>
                  </w:r>
                  <w:r>
                    <w:rPr>
                      <w:rFonts w:ascii="Times New Roman" w:hAnsi="Times New Roman" w:cs="Times New Roman"/>
                      <w:sz w:val="20"/>
                      <w:szCs w:val="20"/>
                    </w:rPr>
                    <w:t>8</w:t>
                  </w:r>
                </w:p>
              </w:tc>
              <w:tc>
                <w:tcPr>
                  <w:tcW w:w="0" w:type="auto"/>
                  <w:tcBorders>
                    <w:top w:val="single" w:sz="4" w:space="0" w:color="auto"/>
                  </w:tcBorders>
                  <w:noWrap/>
                  <w:hideMark/>
                </w:tcPr>
                <w:p w14:paraId="012D7E4B"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0.03</w:t>
                  </w:r>
                </w:p>
              </w:tc>
              <w:tc>
                <w:tcPr>
                  <w:tcW w:w="0" w:type="auto"/>
                  <w:tcBorders>
                    <w:top w:val="single" w:sz="4" w:space="0" w:color="auto"/>
                  </w:tcBorders>
                  <w:noWrap/>
                  <w:hideMark/>
                </w:tcPr>
                <w:p w14:paraId="4952C076"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4315</w:t>
                  </w:r>
                </w:p>
              </w:tc>
              <w:tc>
                <w:tcPr>
                  <w:tcW w:w="0" w:type="auto"/>
                  <w:tcBorders>
                    <w:top w:val="single" w:sz="4" w:space="0" w:color="auto"/>
                  </w:tcBorders>
                </w:tcPr>
                <w:p w14:paraId="06AE5812" w14:textId="77777777" w:rsidR="00744D59" w:rsidRPr="009705F9" w:rsidRDefault="00744D59" w:rsidP="00744D59">
                  <w:pPr>
                    <w:pStyle w:val="NoSpacing"/>
                    <w:jc w:val="center"/>
                    <w:rPr>
                      <w:rFonts w:ascii="Times New Roman" w:hAnsi="Times New Roman" w:cs="Times New Roman"/>
                      <w:sz w:val="20"/>
                      <w:szCs w:val="20"/>
                    </w:rPr>
                  </w:pPr>
                </w:p>
              </w:tc>
              <w:tc>
                <w:tcPr>
                  <w:tcW w:w="0" w:type="auto"/>
                  <w:tcBorders>
                    <w:top w:val="single" w:sz="4" w:space="0" w:color="auto"/>
                  </w:tcBorders>
                  <w:noWrap/>
                  <w:hideMark/>
                </w:tcPr>
                <w:p w14:paraId="69756A60" w14:textId="3EDE4D49"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0.9</w:t>
                  </w:r>
                  <w:r w:rsidR="00AB15E1">
                    <w:rPr>
                      <w:rFonts w:ascii="Times New Roman" w:hAnsi="Times New Roman" w:cs="Times New Roman"/>
                      <w:sz w:val="20"/>
                      <w:szCs w:val="20"/>
                    </w:rPr>
                    <w:t>8</w:t>
                  </w:r>
                </w:p>
              </w:tc>
              <w:tc>
                <w:tcPr>
                  <w:tcW w:w="0" w:type="auto"/>
                  <w:tcBorders>
                    <w:top w:val="single" w:sz="4" w:space="0" w:color="auto"/>
                  </w:tcBorders>
                  <w:noWrap/>
                  <w:hideMark/>
                </w:tcPr>
                <w:p w14:paraId="587EDBC9"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0.03</w:t>
                  </w:r>
                </w:p>
              </w:tc>
              <w:tc>
                <w:tcPr>
                  <w:tcW w:w="0" w:type="auto"/>
                  <w:tcBorders>
                    <w:top w:val="single" w:sz="4" w:space="0" w:color="auto"/>
                  </w:tcBorders>
                  <w:noWrap/>
                  <w:hideMark/>
                </w:tcPr>
                <w:p w14:paraId="15C291FA"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1438</w:t>
                  </w:r>
                </w:p>
              </w:tc>
              <w:tc>
                <w:tcPr>
                  <w:tcW w:w="0" w:type="auto"/>
                  <w:tcBorders>
                    <w:top w:val="single" w:sz="4" w:space="0" w:color="auto"/>
                  </w:tcBorders>
                  <w:noWrap/>
                  <w:hideMark/>
                </w:tcPr>
                <w:p w14:paraId="6466E322" w14:textId="77777777" w:rsidR="00744D59" w:rsidRPr="009705F9" w:rsidRDefault="00744D59" w:rsidP="00744D59">
                  <w:pPr>
                    <w:pStyle w:val="NoSpacing"/>
                    <w:jc w:val="center"/>
                    <w:rPr>
                      <w:rFonts w:ascii="Times New Roman" w:hAnsi="Times New Roman" w:cs="Times New Roman"/>
                      <w:sz w:val="20"/>
                      <w:szCs w:val="20"/>
                    </w:rPr>
                  </w:pPr>
                  <w:r>
                    <w:rPr>
                      <w:rFonts w:ascii="Times New Roman" w:hAnsi="Times New Roman" w:cs="Times New Roman"/>
                      <w:sz w:val="20"/>
                      <w:szCs w:val="20"/>
                    </w:rPr>
                    <w:t>+</w:t>
                  </w:r>
                  <w:r w:rsidRPr="009705F9">
                    <w:rPr>
                      <w:rFonts w:ascii="Times New Roman" w:hAnsi="Times New Roman" w:cs="Times New Roman"/>
                      <w:sz w:val="20"/>
                      <w:szCs w:val="20"/>
                    </w:rPr>
                    <w:t>0.001</w:t>
                  </w:r>
                </w:p>
              </w:tc>
              <w:tc>
                <w:tcPr>
                  <w:tcW w:w="0" w:type="auto"/>
                  <w:tcBorders>
                    <w:top w:val="single" w:sz="4" w:space="0" w:color="auto"/>
                  </w:tcBorders>
                  <w:noWrap/>
                  <w:hideMark/>
                </w:tcPr>
                <w:p w14:paraId="5A247BD9" w14:textId="77777777" w:rsidR="00744D59" w:rsidRPr="009705F9" w:rsidRDefault="00744D59" w:rsidP="00744D59">
                  <w:pPr>
                    <w:pStyle w:val="NoSpacing"/>
                    <w:jc w:val="center"/>
                    <w:rPr>
                      <w:rFonts w:ascii="Times New Roman" w:hAnsi="Times New Roman" w:cs="Times New Roman"/>
                      <w:sz w:val="20"/>
                      <w:szCs w:val="20"/>
                    </w:rPr>
                  </w:pPr>
                  <w:r>
                    <w:rPr>
                      <w:rFonts w:ascii="Times New Roman" w:hAnsi="Times New Roman" w:cs="Times New Roman"/>
                      <w:sz w:val="20"/>
                      <w:szCs w:val="20"/>
                    </w:rPr>
                    <w:t>+</w:t>
                  </w:r>
                  <w:r w:rsidRPr="009705F9">
                    <w:rPr>
                      <w:rFonts w:ascii="Times New Roman" w:hAnsi="Times New Roman" w:cs="Times New Roman"/>
                      <w:sz w:val="20"/>
                      <w:szCs w:val="20"/>
                    </w:rPr>
                    <w:t>0.1</w:t>
                  </w:r>
                </w:p>
              </w:tc>
            </w:tr>
            <w:tr w:rsidR="00AB15E1" w:rsidRPr="009705F9" w14:paraId="45A6FB42" w14:textId="77777777" w:rsidTr="00EF2C33">
              <w:trPr>
                <w:trHeight w:val="300"/>
              </w:trPr>
              <w:tc>
                <w:tcPr>
                  <w:tcW w:w="0" w:type="auto"/>
                  <w:noWrap/>
                  <w:hideMark/>
                </w:tcPr>
                <w:p w14:paraId="3120501F" w14:textId="77777777" w:rsidR="00744D59" w:rsidRPr="009705F9" w:rsidRDefault="00744D59" w:rsidP="00744D59">
                  <w:pPr>
                    <w:pStyle w:val="NoSpacing"/>
                    <w:rPr>
                      <w:rFonts w:ascii="Times New Roman" w:hAnsi="Times New Roman" w:cs="Times New Roman"/>
                      <w:sz w:val="20"/>
                      <w:szCs w:val="20"/>
                    </w:rPr>
                  </w:pPr>
                  <w:r>
                    <w:rPr>
                      <w:rFonts w:ascii="Times New Roman" w:hAnsi="Times New Roman" w:cs="Times New Roman"/>
                      <w:sz w:val="20"/>
                      <w:szCs w:val="20"/>
                    </w:rPr>
                    <w:t xml:space="preserve">Landsat </w:t>
                  </w:r>
                  <w:r w:rsidRPr="009705F9">
                    <w:rPr>
                      <w:rFonts w:ascii="Times New Roman" w:hAnsi="Times New Roman" w:cs="Times New Roman"/>
                      <w:sz w:val="20"/>
                      <w:szCs w:val="20"/>
                    </w:rPr>
                    <w:t>8</w:t>
                  </w:r>
                  <w:r>
                    <w:rPr>
                      <w:rFonts w:ascii="Times New Roman" w:hAnsi="Times New Roman" w:cs="Times New Roman"/>
                      <w:sz w:val="20"/>
                      <w:szCs w:val="20"/>
                    </w:rPr>
                    <w:t xml:space="preserve"> ETM+</w:t>
                  </w:r>
                </w:p>
              </w:tc>
              <w:tc>
                <w:tcPr>
                  <w:tcW w:w="0" w:type="auto"/>
                  <w:noWrap/>
                  <w:hideMark/>
                </w:tcPr>
                <w:p w14:paraId="3FAE940C" w14:textId="77777777" w:rsidR="00744D59" w:rsidRPr="009705F9" w:rsidRDefault="00744D59" w:rsidP="00744D59">
                  <w:pPr>
                    <w:pStyle w:val="NoSpacing"/>
                    <w:jc w:val="center"/>
                    <w:rPr>
                      <w:rFonts w:ascii="Times New Roman" w:hAnsi="Times New Roman" w:cs="Times New Roman"/>
                      <w:sz w:val="20"/>
                      <w:szCs w:val="20"/>
                    </w:rPr>
                  </w:pPr>
                  <w:r>
                    <w:rPr>
                      <w:rFonts w:ascii="Times New Roman" w:hAnsi="Times New Roman" w:cs="Times New Roman"/>
                      <w:sz w:val="20"/>
                      <w:szCs w:val="20"/>
                    </w:rPr>
                    <w:t>+</w:t>
                  </w:r>
                  <w:r w:rsidRPr="009705F9">
                    <w:rPr>
                      <w:rFonts w:ascii="Times New Roman" w:hAnsi="Times New Roman" w:cs="Times New Roman"/>
                      <w:sz w:val="20"/>
                      <w:szCs w:val="20"/>
                    </w:rPr>
                    <w:t>0.03</w:t>
                  </w:r>
                </w:p>
              </w:tc>
              <w:tc>
                <w:tcPr>
                  <w:tcW w:w="0" w:type="auto"/>
                  <w:noWrap/>
                  <w:hideMark/>
                </w:tcPr>
                <w:p w14:paraId="27726195" w14:textId="77777777" w:rsidR="00744D59" w:rsidRPr="009705F9" w:rsidRDefault="00744D59" w:rsidP="00744D59">
                  <w:pPr>
                    <w:pStyle w:val="NoSpacing"/>
                    <w:jc w:val="center"/>
                    <w:rPr>
                      <w:rFonts w:ascii="Times New Roman" w:hAnsi="Times New Roman" w:cs="Times New Roman"/>
                      <w:sz w:val="20"/>
                      <w:szCs w:val="20"/>
                    </w:rPr>
                  </w:pPr>
                  <w:r>
                    <w:rPr>
                      <w:rFonts w:ascii="Times New Roman" w:hAnsi="Times New Roman" w:cs="Times New Roman"/>
                      <w:sz w:val="20"/>
                      <w:szCs w:val="20"/>
                    </w:rPr>
                    <w:t>+</w:t>
                  </w:r>
                  <w:r w:rsidRPr="009705F9">
                    <w:rPr>
                      <w:rFonts w:ascii="Times New Roman" w:hAnsi="Times New Roman" w:cs="Times New Roman"/>
                      <w:sz w:val="20"/>
                      <w:szCs w:val="20"/>
                    </w:rPr>
                    <w:t>4.6</w:t>
                  </w:r>
                </w:p>
              </w:tc>
              <w:tc>
                <w:tcPr>
                  <w:tcW w:w="0" w:type="auto"/>
                </w:tcPr>
                <w:p w14:paraId="6A166712" w14:textId="77777777" w:rsidR="00744D59" w:rsidRPr="009705F9" w:rsidRDefault="00744D59" w:rsidP="00744D59">
                  <w:pPr>
                    <w:pStyle w:val="NoSpacing"/>
                    <w:jc w:val="center"/>
                    <w:rPr>
                      <w:rFonts w:ascii="Times New Roman" w:hAnsi="Times New Roman" w:cs="Times New Roman"/>
                      <w:sz w:val="20"/>
                      <w:szCs w:val="20"/>
                    </w:rPr>
                  </w:pPr>
                </w:p>
              </w:tc>
              <w:tc>
                <w:tcPr>
                  <w:tcW w:w="0" w:type="auto"/>
                  <w:noWrap/>
                  <w:hideMark/>
                </w:tcPr>
                <w:p w14:paraId="787D047D"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0.97</w:t>
                  </w:r>
                </w:p>
              </w:tc>
              <w:tc>
                <w:tcPr>
                  <w:tcW w:w="0" w:type="auto"/>
                  <w:noWrap/>
                  <w:hideMark/>
                </w:tcPr>
                <w:p w14:paraId="6F221F47" w14:textId="26A5C9A3"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0.03</w:t>
                  </w:r>
                </w:p>
              </w:tc>
              <w:tc>
                <w:tcPr>
                  <w:tcW w:w="0" w:type="auto"/>
                  <w:noWrap/>
                  <w:hideMark/>
                </w:tcPr>
                <w:p w14:paraId="0B16C7FB"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4881</w:t>
                  </w:r>
                </w:p>
              </w:tc>
              <w:tc>
                <w:tcPr>
                  <w:tcW w:w="0" w:type="auto"/>
                </w:tcPr>
                <w:p w14:paraId="04028BEE" w14:textId="77777777" w:rsidR="00744D59" w:rsidRPr="009705F9" w:rsidRDefault="00744D59" w:rsidP="00744D59">
                  <w:pPr>
                    <w:pStyle w:val="NoSpacing"/>
                    <w:jc w:val="center"/>
                    <w:rPr>
                      <w:rFonts w:ascii="Times New Roman" w:hAnsi="Times New Roman" w:cs="Times New Roman"/>
                      <w:sz w:val="20"/>
                      <w:szCs w:val="20"/>
                    </w:rPr>
                  </w:pPr>
                </w:p>
              </w:tc>
              <w:tc>
                <w:tcPr>
                  <w:tcW w:w="0" w:type="auto"/>
                  <w:noWrap/>
                  <w:hideMark/>
                </w:tcPr>
                <w:p w14:paraId="70BECF39" w14:textId="7147C52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0.97</w:t>
                  </w:r>
                </w:p>
              </w:tc>
              <w:tc>
                <w:tcPr>
                  <w:tcW w:w="0" w:type="auto"/>
                  <w:noWrap/>
                  <w:hideMark/>
                </w:tcPr>
                <w:p w14:paraId="6320AC86" w14:textId="69636EFD"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0.03</w:t>
                  </w:r>
                </w:p>
              </w:tc>
              <w:tc>
                <w:tcPr>
                  <w:tcW w:w="0" w:type="auto"/>
                  <w:noWrap/>
                  <w:hideMark/>
                </w:tcPr>
                <w:p w14:paraId="77878364"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1627</w:t>
                  </w:r>
                </w:p>
              </w:tc>
              <w:tc>
                <w:tcPr>
                  <w:tcW w:w="0" w:type="auto"/>
                  <w:noWrap/>
                  <w:hideMark/>
                </w:tcPr>
                <w:p w14:paraId="24C8970E"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-0.001</w:t>
                  </w:r>
                </w:p>
              </w:tc>
              <w:tc>
                <w:tcPr>
                  <w:tcW w:w="0" w:type="auto"/>
                  <w:noWrap/>
                  <w:hideMark/>
                </w:tcPr>
                <w:p w14:paraId="3E57B426"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-0.1</w:t>
                  </w:r>
                </w:p>
              </w:tc>
            </w:tr>
          </w:tbl>
          <w:p w14:paraId="72A2FCE4" w14:textId="01D067FF" w:rsidR="009705F9" w:rsidRPr="00067A0C" w:rsidRDefault="009705F9" w:rsidP="005B6315">
            <w:pPr>
              <w:pStyle w:val="NoSpacing"/>
              <w:rPr>
                <w:rFonts w:ascii="Times New Roman" w:hAnsi="Times New Roman" w:cs="Times New Roman"/>
                <w:b/>
                <w:bCs/>
                <w:sz w:val="20"/>
                <w:szCs w:val="20"/>
              </w:rPr>
            </w:pPr>
          </w:p>
        </w:tc>
        <w:tc>
          <w:tcPr>
            <w:tcW w:w="2087" w:type="dxa"/>
            <w:gridSpan w:val="2"/>
            <w:noWrap/>
          </w:tcPr>
          <w:p w14:paraId="56BBB276" w14:textId="295D77FA" w:rsidR="009705F9" w:rsidRPr="00067A0C" w:rsidRDefault="009705F9" w:rsidP="009705F9">
            <w:pPr>
              <w:pStyle w:val="NoSpacing"/>
              <w:jc w:val="center"/>
              <w:rPr>
                <w:rFonts w:ascii="Times New Roman" w:hAnsi="Times New Roman" w:cs="Times New Roman"/>
                <w:b/>
                <w:bCs/>
                <w:sz w:val="20"/>
                <w:szCs w:val="20"/>
              </w:rPr>
            </w:pPr>
          </w:p>
        </w:tc>
        <w:tc>
          <w:tcPr>
            <w:tcW w:w="0" w:type="auto"/>
            <w:gridSpan w:val="3"/>
            <w:noWrap/>
          </w:tcPr>
          <w:p w14:paraId="20C27DF6" w14:textId="71FA4607" w:rsidR="009705F9" w:rsidRPr="00067A0C" w:rsidRDefault="009705F9" w:rsidP="009705F9">
            <w:pPr>
              <w:pStyle w:val="NoSpacing"/>
              <w:jc w:val="center"/>
              <w:rPr>
                <w:rFonts w:ascii="Times New Roman" w:hAnsi="Times New Roman" w:cs="Times New Roman"/>
                <w:b/>
                <w:bCs/>
                <w:sz w:val="20"/>
                <w:szCs w:val="20"/>
              </w:rPr>
            </w:pPr>
          </w:p>
        </w:tc>
        <w:tc>
          <w:tcPr>
            <w:tcW w:w="0" w:type="auto"/>
            <w:gridSpan w:val="5"/>
            <w:noWrap/>
          </w:tcPr>
          <w:p w14:paraId="6ABC3608" w14:textId="057B9B1C" w:rsidR="009705F9" w:rsidRPr="00067A0C" w:rsidRDefault="009705F9" w:rsidP="009705F9">
            <w:pPr>
              <w:pStyle w:val="NoSpacing"/>
              <w:jc w:val="center"/>
              <w:rPr>
                <w:rFonts w:ascii="Times New Roman" w:hAnsi="Times New Roman" w:cs="Times New Roman"/>
                <w:b/>
                <w:bCs/>
                <w:sz w:val="20"/>
                <w:szCs w:val="20"/>
              </w:rPr>
            </w:pPr>
          </w:p>
        </w:tc>
      </w:tr>
      <w:tr w:rsidR="002125DD" w:rsidRPr="009705F9" w14:paraId="780DB7EB" w14:textId="77777777" w:rsidTr="00E64191">
        <w:trPr>
          <w:trHeight w:val="300"/>
        </w:trPr>
        <w:tc>
          <w:tcPr>
            <w:tcW w:w="0" w:type="auto"/>
            <w:vMerge/>
            <w:noWrap/>
          </w:tcPr>
          <w:p w14:paraId="085827E6" w14:textId="2A9706E1" w:rsidR="009705F9" w:rsidRPr="009705F9" w:rsidRDefault="009705F9" w:rsidP="005B6315">
            <w:pPr>
              <w:pStyle w:val="NoSpacing"/>
              <w:rPr>
                <w:rFonts w:ascii="Times New Roman" w:hAnsi="Times New Roman" w:cs="Times New Roman"/>
                <w:sz w:val="20"/>
                <w:szCs w:val="20"/>
              </w:rPr>
            </w:pPr>
          </w:p>
        </w:tc>
        <w:tc>
          <w:tcPr>
            <w:tcW w:w="0" w:type="auto"/>
            <w:noWrap/>
          </w:tcPr>
          <w:p w14:paraId="38FF5FD9" w14:textId="6B68DE9F" w:rsidR="009705F9" w:rsidRPr="00090A00" w:rsidRDefault="009705F9" w:rsidP="009705F9">
            <w:pPr>
              <w:pStyle w:val="NoSpacing"/>
              <w:jc w:val="center"/>
              <w:rPr>
                <w:rFonts w:ascii="Times New Roman" w:hAnsi="Times New Roman" w:cs="Times New Roman"/>
                <w:b/>
                <w:bCs/>
                <w:sz w:val="20"/>
                <w:szCs w:val="20"/>
              </w:rPr>
            </w:pPr>
          </w:p>
        </w:tc>
        <w:tc>
          <w:tcPr>
            <w:tcW w:w="1846" w:type="dxa"/>
            <w:noWrap/>
          </w:tcPr>
          <w:p w14:paraId="380CD1A3" w14:textId="31141B52" w:rsidR="009705F9" w:rsidRPr="00090A00" w:rsidRDefault="009705F9" w:rsidP="009705F9">
            <w:pPr>
              <w:pStyle w:val="NoSpacing"/>
              <w:jc w:val="center"/>
              <w:rPr>
                <w:rFonts w:ascii="Times New Roman" w:hAnsi="Times New Roman" w:cs="Times New Roman"/>
                <w:b/>
                <w:bCs/>
                <w:sz w:val="20"/>
                <w:szCs w:val="20"/>
              </w:rPr>
            </w:pPr>
          </w:p>
        </w:tc>
        <w:tc>
          <w:tcPr>
            <w:tcW w:w="0" w:type="auto"/>
            <w:noWrap/>
          </w:tcPr>
          <w:p w14:paraId="5ED330D5" w14:textId="12B12639" w:rsidR="009705F9" w:rsidRPr="00090A00" w:rsidRDefault="009705F9" w:rsidP="009705F9">
            <w:pPr>
              <w:pStyle w:val="NoSpacing"/>
              <w:jc w:val="center"/>
              <w:rPr>
                <w:rFonts w:ascii="Times New Roman" w:hAnsi="Times New Roman" w:cs="Times New Roman"/>
                <w:b/>
                <w:bCs/>
                <w:sz w:val="20"/>
                <w:szCs w:val="20"/>
              </w:rPr>
            </w:pPr>
          </w:p>
        </w:tc>
        <w:tc>
          <w:tcPr>
            <w:tcW w:w="0" w:type="auto"/>
            <w:noWrap/>
          </w:tcPr>
          <w:p w14:paraId="67053451" w14:textId="22618828" w:rsidR="009705F9" w:rsidRPr="00090A00" w:rsidRDefault="009705F9" w:rsidP="009705F9">
            <w:pPr>
              <w:pStyle w:val="NoSpacing"/>
              <w:jc w:val="center"/>
              <w:rPr>
                <w:rFonts w:ascii="Times New Roman" w:hAnsi="Times New Roman" w:cs="Times New Roman"/>
                <w:b/>
                <w:bCs/>
                <w:sz w:val="20"/>
                <w:szCs w:val="20"/>
              </w:rPr>
            </w:pPr>
          </w:p>
        </w:tc>
        <w:tc>
          <w:tcPr>
            <w:tcW w:w="0" w:type="auto"/>
            <w:noWrap/>
          </w:tcPr>
          <w:p w14:paraId="4DB4F891" w14:textId="1F65E07B" w:rsidR="009705F9" w:rsidRPr="00090A00" w:rsidRDefault="009705F9" w:rsidP="009705F9">
            <w:pPr>
              <w:pStyle w:val="NoSpacing"/>
              <w:jc w:val="center"/>
              <w:rPr>
                <w:rFonts w:ascii="Times New Roman" w:hAnsi="Times New Roman" w:cs="Times New Roman"/>
                <w:b/>
                <w:bCs/>
                <w:sz w:val="20"/>
                <w:szCs w:val="20"/>
              </w:rPr>
            </w:pPr>
          </w:p>
        </w:tc>
        <w:tc>
          <w:tcPr>
            <w:tcW w:w="0" w:type="auto"/>
            <w:noWrap/>
          </w:tcPr>
          <w:p w14:paraId="32B0B728" w14:textId="2827F16E" w:rsidR="009705F9" w:rsidRPr="00090A00" w:rsidRDefault="009705F9" w:rsidP="009705F9">
            <w:pPr>
              <w:pStyle w:val="NoSpacing"/>
              <w:jc w:val="center"/>
              <w:rPr>
                <w:rFonts w:ascii="Times New Roman" w:hAnsi="Times New Roman" w:cs="Times New Roman"/>
                <w:b/>
                <w:bCs/>
                <w:sz w:val="20"/>
                <w:szCs w:val="20"/>
              </w:rPr>
            </w:pPr>
          </w:p>
        </w:tc>
        <w:tc>
          <w:tcPr>
            <w:tcW w:w="0" w:type="auto"/>
            <w:noWrap/>
          </w:tcPr>
          <w:p w14:paraId="406F4343" w14:textId="55C95753" w:rsidR="009705F9" w:rsidRPr="00090A00" w:rsidRDefault="009705F9" w:rsidP="009705F9">
            <w:pPr>
              <w:pStyle w:val="NoSpacing"/>
              <w:jc w:val="center"/>
              <w:rPr>
                <w:rFonts w:ascii="Times New Roman" w:hAnsi="Times New Roman" w:cs="Times New Roman"/>
                <w:b/>
                <w:bCs/>
                <w:sz w:val="20"/>
                <w:szCs w:val="20"/>
              </w:rPr>
            </w:pPr>
          </w:p>
        </w:tc>
        <w:tc>
          <w:tcPr>
            <w:tcW w:w="0" w:type="auto"/>
            <w:noWrap/>
          </w:tcPr>
          <w:p w14:paraId="077430FE" w14:textId="32C1F463" w:rsidR="009705F9" w:rsidRPr="00090A00" w:rsidRDefault="009705F9" w:rsidP="009705F9">
            <w:pPr>
              <w:pStyle w:val="NoSpacing"/>
              <w:jc w:val="center"/>
              <w:rPr>
                <w:rFonts w:ascii="Times New Roman" w:hAnsi="Times New Roman" w:cs="Times New Roman"/>
                <w:b/>
                <w:bCs/>
                <w:sz w:val="20"/>
                <w:szCs w:val="20"/>
              </w:rPr>
            </w:pPr>
          </w:p>
        </w:tc>
        <w:tc>
          <w:tcPr>
            <w:tcW w:w="0" w:type="auto"/>
            <w:noWrap/>
          </w:tcPr>
          <w:p w14:paraId="0F8836F9" w14:textId="2ED8159D" w:rsidR="009705F9" w:rsidRPr="00090A00" w:rsidRDefault="009705F9" w:rsidP="009705F9">
            <w:pPr>
              <w:pStyle w:val="NoSpacing"/>
              <w:jc w:val="center"/>
              <w:rPr>
                <w:rFonts w:ascii="Times New Roman" w:hAnsi="Times New Roman" w:cs="Times New Roman"/>
                <w:b/>
                <w:bCs/>
                <w:sz w:val="20"/>
                <w:szCs w:val="20"/>
              </w:rPr>
            </w:pPr>
          </w:p>
        </w:tc>
        <w:tc>
          <w:tcPr>
            <w:tcW w:w="0" w:type="auto"/>
            <w:noWrap/>
          </w:tcPr>
          <w:p w14:paraId="77B1B8DC" w14:textId="333261A0" w:rsidR="009705F9" w:rsidRPr="00090A00" w:rsidRDefault="009705F9" w:rsidP="009705F9">
            <w:pPr>
              <w:pStyle w:val="NoSpacing"/>
              <w:jc w:val="center"/>
              <w:rPr>
                <w:rFonts w:ascii="Times New Roman" w:hAnsi="Times New Roman" w:cs="Times New Roman"/>
                <w:b/>
                <w:bCs/>
                <w:sz w:val="20"/>
                <w:szCs w:val="20"/>
              </w:rPr>
            </w:pPr>
          </w:p>
        </w:tc>
      </w:tr>
    </w:tbl>
    <w:p w14:paraId="4D411EC4" w14:textId="77777777" w:rsidR="000113B1" w:rsidRPr="00E46970" w:rsidRDefault="000113B1" w:rsidP="003A6063">
      <w:pPr>
        <w:pStyle w:val="NoSpacing"/>
        <w:rPr>
          <w:rFonts w:ascii="Times New Roman" w:hAnsi="Times New Roman" w:cs="Times New Roman"/>
          <w:sz w:val="32"/>
          <w:szCs w:val="32"/>
        </w:rPr>
      </w:pPr>
    </w:p>
    <w:p w14:paraId="7B661930" w14:textId="03455D6D" w:rsidR="00A70F9A" w:rsidRDefault="00A70F9A" w:rsidP="003A6063">
      <w:pPr>
        <w:pStyle w:val="NoSpacing"/>
        <w:rPr>
          <w:rFonts w:ascii="Times New Roman" w:hAnsi="Times New Roman" w:cs="Times New Roman"/>
          <w:sz w:val="24"/>
          <w:szCs w:val="24"/>
        </w:rPr>
      </w:pPr>
    </w:p>
    <w:p w14:paraId="171DD0E1" w14:textId="03E330A4" w:rsidR="005937E1" w:rsidRDefault="00237553" w:rsidP="003A6063">
      <w:pPr>
        <w:pStyle w:val="NoSpacing"/>
        <w:rPr>
          <w:rFonts w:ascii="Times New Roman" w:hAnsi="Times New Roman" w:cs="Times New Roman"/>
          <w:sz w:val="24"/>
          <w:szCs w:val="24"/>
        </w:rPr>
      </w:pPr>
      <w:r>
        <w:rPr>
          <w:noProof/>
        </w:rPr>
        <w:drawing>
          <wp:inline distT="0" distB="0" distL="0" distR="0" wp14:anchorId="0D81725C" wp14:editId="07E5B1C8">
            <wp:extent cx="5943600" cy="4622800"/>
            <wp:effectExtent l="0" t="0" r="0" b="6350"/>
            <wp:docPr id="4" name="Picture 4"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alenda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622800"/>
                    </a:xfrm>
                    <a:prstGeom prst="rect">
                      <a:avLst/>
                    </a:prstGeom>
                    <a:noFill/>
                    <a:ln>
                      <a:noFill/>
                    </a:ln>
                  </pic:spPr>
                </pic:pic>
              </a:graphicData>
            </a:graphic>
          </wp:inline>
        </w:drawing>
      </w:r>
    </w:p>
    <w:p w14:paraId="0940821E" w14:textId="4B240532" w:rsidR="00DC5435" w:rsidRDefault="00E711A1" w:rsidP="00DC5435">
      <w:pPr>
        <w:pStyle w:val="NoSpacing"/>
        <w:rPr>
          <w:rFonts w:ascii="Times New Roman" w:hAnsi="Times New Roman" w:cs="Times New Roman"/>
          <w:i/>
          <w:iCs/>
          <w:sz w:val="24"/>
          <w:szCs w:val="24"/>
        </w:rPr>
      </w:pPr>
      <w:r w:rsidRPr="009861B2">
        <w:rPr>
          <w:rFonts w:ascii="Times New Roman" w:hAnsi="Times New Roman" w:cs="Times New Roman"/>
          <w:sz w:val="24"/>
          <w:szCs w:val="24"/>
        </w:rPr>
        <w:t xml:space="preserve">Figure </w:t>
      </w:r>
      <w:r w:rsidR="00885AA9" w:rsidRPr="009861B2">
        <w:rPr>
          <w:rFonts w:ascii="Times New Roman" w:hAnsi="Times New Roman" w:cs="Times New Roman"/>
          <w:sz w:val="24"/>
          <w:szCs w:val="24"/>
        </w:rPr>
        <w:t>5</w:t>
      </w:r>
      <w:r w:rsidRPr="009861B2">
        <w:rPr>
          <w:rFonts w:ascii="Times New Roman" w:hAnsi="Times New Roman" w:cs="Times New Roman"/>
          <w:sz w:val="24"/>
          <w:szCs w:val="24"/>
        </w:rPr>
        <w:t xml:space="preserve">. </w:t>
      </w:r>
      <w:r w:rsidR="00AB4762">
        <w:rPr>
          <w:rFonts w:ascii="Times New Roman" w:hAnsi="Times New Roman" w:cs="Times New Roman"/>
          <w:sz w:val="24"/>
          <w:szCs w:val="24"/>
        </w:rPr>
        <w:t xml:space="preserve">Seasonal progression of </w:t>
      </w:r>
      <w:r w:rsidR="009861B2">
        <w:rPr>
          <w:rFonts w:ascii="Times New Roman" w:hAnsi="Times New Roman" w:cs="Times New Roman"/>
          <w:sz w:val="24"/>
          <w:szCs w:val="24"/>
        </w:rPr>
        <w:t xml:space="preserve">Landsat </w:t>
      </w:r>
      <w:r w:rsidR="009229C9">
        <w:rPr>
          <w:rFonts w:ascii="Times New Roman" w:hAnsi="Times New Roman" w:cs="Times New Roman"/>
          <w:sz w:val="24"/>
          <w:szCs w:val="24"/>
        </w:rPr>
        <w:t xml:space="preserve">NDVI </w:t>
      </w:r>
      <w:r w:rsidR="00AB4762">
        <w:rPr>
          <w:rFonts w:ascii="Times New Roman" w:hAnsi="Times New Roman" w:cs="Times New Roman"/>
          <w:sz w:val="24"/>
          <w:szCs w:val="24"/>
        </w:rPr>
        <w:t xml:space="preserve">and </w:t>
      </w:r>
      <w:r w:rsidR="009861B2">
        <w:rPr>
          <w:rFonts w:ascii="Times New Roman" w:hAnsi="Times New Roman" w:cs="Times New Roman"/>
          <w:sz w:val="24"/>
          <w:szCs w:val="24"/>
        </w:rPr>
        <w:t xml:space="preserve">phenological curves for nine random sample locations from the study area </w:t>
      </w:r>
      <w:r w:rsidR="00AB4762">
        <w:rPr>
          <w:rFonts w:ascii="Times New Roman" w:hAnsi="Times New Roman" w:cs="Times New Roman"/>
          <w:sz w:val="24"/>
          <w:szCs w:val="24"/>
        </w:rPr>
        <w:t>on</w:t>
      </w:r>
      <w:r w:rsidR="009861B2">
        <w:rPr>
          <w:rFonts w:ascii="Times New Roman" w:hAnsi="Times New Roman" w:cs="Times New Roman"/>
          <w:sz w:val="24"/>
          <w:szCs w:val="24"/>
        </w:rPr>
        <w:t xml:space="preserve"> </w:t>
      </w:r>
      <w:proofErr w:type="spellStart"/>
      <w:r w:rsidR="009861B2">
        <w:rPr>
          <w:rFonts w:ascii="Times New Roman" w:hAnsi="Times New Roman" w:cs="Times New Roman"/>
          <w:sz w:val="24"/>
          <w:szCs w:val="24"/>
        </w:rPr>
        <w:t>Disko</w:t>
      </w:r>
      <w:proofErr w:type="spellEnd"/>
      <w:r w:rsidR="009861B2">
        <w:rPr>
          <w:rFonts w:ascii="Times New Roman" w:hAnsi="Times New Roman" w:cs="Times New Roman"/>
          <w:sz w:val="24"/>
          <w:szCs w:val="24"/>
        </w:rPr>
        <w:t xml:space="preserve"> Island.</w:t>
      </w:r>
      <w:r w:rsidR="009229C9">
        <w:rPr>
          <w:rFonts w:ascii="Times New Roman" w:hAnsi="Times New Roman" w:cs="Times New Roman"/>
          <w:sz w:val="24"/>
          <w:szCs w:val="24"/>
        </w:rPr>
        <w:t xml:space="preserve"> Each point is an observation sorted by the day</w:t>
      </w:r>
      <w:r w:rsidR="00AB4762">
        <w:rPr>
          <w:rFonts w:ascii="Times New Roman" w:hAnsi="Times New Roman" w:cs="Times New Roman"/>
          <w:sz w:val="24"/>
          <w:szCs w:val="24"/>
        </w:rPr>
        <w:t xml:space="preserve"> </w:t>
      </w:r>
      <w:r w:rsidR="009229C9">
        <w:rPr>
          <w:rFonts w:ascii="Times New Roman" w:hAnsi="Times New Roman" w:cs="Times New Roman"/>
          <w:sz w:val="24"/>
          <w:szCs w:val="24"/>
        </w:rPr>
        <w:t>of</w:t>
      </w:r>
      <w:r w:rsidR="00AB4762">
        <w:rPr>
          <w:rFonts w:ascii="Times New Roman" w:hAnsi="Times New Roman" w:cs="Times New Roman"/>
          <w:sz w:val="24"/>
          <w:szCs w:val="24"/>
        </w:rPr>
        <w:t xml:space="preserve"> </w:t>
      </w:r>
      <w:r w:rsidR="009229C9">
        <w:rPr>
          <w:rFonts w:ascii="Times New Roman" w:hAnsi="Times New Roman" w:cs="Times New Roman"/>
          <w:sz w:val="24"/>
          <w:szCs w:val="24"/>
        </w:rPr>
        <w:t>year it was acquired and colored by the year of acquisition.</w:t>
      </w:r>
      <w:r w:rsidR="00AB4762">
        <w:rPr>
          <w:rFonts w:ascii="Times New Roman" w:hAnsi="Times New Roman" w:cs="Times New Roman"/>
          <w:sz w:val="24"/>
          <w:szCs w:val="24"/>
        </w:rPr>
        <w:t xml:space="preserve"> Each phenological curve was fit to observations pooled over an 11-year window centered on each focal year.  </w:t>
      </w:r>
      <w:r w:rsidR="009229C9">
        <w:rPr>
          <w:rFonts w:ascii="Times New Roman" w:hAnsi="Times New Roman" w:cs="Times New Roman"/>
          <w:sz w:val="24"/>
          <w:szCs w:val="24"/>
        </w:rPr>
        <w:t xml:space="preserve">  </w:t>
      </w:r>
    </w:p>
    <w:p w14:paraId="4671BCB5" w14:textId="690CE464" w:rsidR="003A6063" w:rsidRDefault="003A6063" w:rsidP="003A6063">
      <w:pPr>
        <w:pStyle w:val="NoSpacing"/>
        <w:rPr>
          <w:rFonts w:ascii="Times New Roman" w:hAnsi="Times New Roman" w:cs="Times New Roman"/>
          <w:sz w:val="24"/>
          <w:szCs w:val="24"/>
        </w:rPr>
      </w:pPr>
    </w:p>
    <w:p w14:paraId="2EA2B02A" w14:textId="5469998E" w:rsidR="006370FB" w:rsidRDefault="006A038E" w:rsidP="003A6063">
      <w:pPr>
        <w:pStyle w:val="NoSpacing"/>
        <w:rPr>
          <w:rFonts w:ascii="Times New Roman" w:hAnsi="Times New Roman" w:cs="Times New Roman"/>
          <w:sz w:val="24"/>
          <w:szCs w:val="24"/>
        </w:rPr>
      </w:pPr>
      <w:r>
        <w:rPr>
          <w:noProof/>
        </w:rPr>
        <w:lastRenderedPageBreak/>
        <w:drawing>
          <wp:inline distT="0" distB="0" distL="0" distR="0" wp14:anchorId="346514DD" wp14:editId="205ABF4C">
            <wp:extent cx="5486400" cy="3657600"/>
            <wp:effectExtent l="0" t="0" r="0" b="0"/>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08665F77" w14:textId="70BCC61E" w:rsidR="005637EC" w:rsidRPr="0085687E" w:rsidRDefault="006370FB" w:rsidP="003A6063">
      <w:pPr>
        <w:pStyle w:val="NoSpacing"/>
        <w:rPr>
          <w:rFonts w:ascii="Times New Roman" w:hAnsi="Times New Roman" w:cs="Times New Roman"/>
          <w:sz w:val="24"/>
          <w:szCs w:val="24"/>
        </w:rPr>
      </w:pPr>
      <w:r>
        <w:rPr>
          <w:rFonts w:ascii="Times New Roman" w:hAnsi="Times New Roman" w:cs="Times New Roman"/>
          <w:sz w:val="24"/>
          <w:szCs w:val="24"/>
        </w:rPr>
        <w:t xml:space="preserve">Figure </w:t>
      </w:r>
      <w:r w:rsidR="00885AA9">
        <w:rPr>
          <w:rFonts w:ascii="Times New Roman" w:hAnsi="Times New Roman" w:cs="Times New Roman"/>
          <w:sz w:val="24"/>
          <w:szCs w:val="24"/>
        </w:rPr>
        <w:t>6</w:t>
      </w:r>
      <w:r>
        <w:rPr>
          <w:rFonts w:ascii="Times New Roman" w:hAnsi="Times New Roman" w:cs="Times New Roman"/>
          <w:sz w:val="24"/>
          <w:szCs w:val="24"/>
        </w:rPr>
        <w:t xml:space="preserve">. </w:t>
      </w:r>
      <w:r w:rsidR="005637EC">
        <w:rPr>
          <w:rFonts w:ascii="Times New Roman" w:hAnsi="Times New Roman" w:cs="Times New Roman"/>
          <w:sz w:val="24"/>
          <w:szCs w:val="24"/>
        </w:rPr>
        <w:t>Raw estimates of annual maximum NDVI (NDVI</w:t>
      </w:r>
      <w:r w:rsidR="005637EC" w:rsidRPr="005637EC">
        <w:rPr>
          <w:rFonts w:ascii="Times New Roman" w:hAnsi="Times New Roman" w:cs="Times New Roman"/>
          <w:sz w:val="24"/>
          <w:szCs w:val="24"/>
          <w:vertAlign w:val="subscript"/>
        </w:rPr>
        <w:t>max</w:t>
      </w:r>
      <w:r w:rsidR="005637EC">
        <w:rPr>
          <w:rFonts w:ascii="Times New Roman" w:hAnsi="Times New Roman" w:cs="Times New Roman"/>
          <w:sz w:val="24"/>
          <w:szCs w:val="24"/>
        </w:rPr>
        <w:t>) are biased low when few Landsat observations are available from a given growing season, whereas phenologically modeled estimates of NDVI</w:t>
      </w:r>
      <w:r w:rsidR="005637EC" w:rsidRPr="005637EC">
        <w:rPr>
          <w:rFonts w:ascii="Times New Roman" w:hAnsi="Times New Roman" w:cs="Times New Roman"/>
          <w:sz w:val="24"/>
          <w:szCs w:val="24"/>
          <w:vertAlign w:val="subscript"/>
        </w:rPr>
        <w:t>max</w:t>
      </w:r>
      <w:r w:rsidR="005637EC">
        <w:rPr>
          <w:rFonts w:ascii="Times New Roman" w:hAnsi="Times New Roman" w:cs="Times New Roman"/>
          <w:sz w:val="24"/>
          <w:szCs w:val="24"/>
        </w:rPr>
        <w:t xml:space="preserve"> are minimally impacted by the availability of observations.</w:t>
      </w:r>
      <w:r w:rsidR="00CC575E">
        <w:rPr>
          <w:rFonts w:ascii="Times New Roman" w:hAnsi="Times New Roman" w:cs="Times New Roman"/>
          <w:sz w:val="24"/>
          <w:szCs w:val="24"/>
        </w:rPr>
        <w:t xml:space="preserve"> The figure summarizes how raw and modeled estimate of NDVI</w:t>
      </w:r>
      <w:r w:rsidR="00CC575E" w:rsidRPr="00CC575E">
        <w:rPr>
          <w:rFonts w:ascii="Times New Roman" w:hAnsi="Times New Roman" w:cs="Times New Roman"/>
          <w:sz w:val="24"/>
          <w:szCs w:val="24"/>
          <w:vertAlign w:val="subscript"/>
        </w:rPr>
        <w:t>max</w:t>
      </w:r>
      <w:r w:rsidR="00CC575E">
        <w:rPr>
          <w:rFonts w:ascii="Times New Roman" w:hAnsi="Times New Roman" w:cs="Times New Roman"/>
          <w:sz w:val="24"/>
          <w:szCs w:val="24"/>
        </w:rPr>
        <w:t xml:space="preserve"> differ from observed NDVI</w:t>
      </w:r>
      <w:r w:rsidR="00CC575E" w:rsidRPr="00CC575E">
        <w:rPr>
          <w:rFonts w:ascii="Times New Roman" w:hAnsi="Times New Roman" w:cs="Times New Roman"/>
          <w:sz w:val="24"/>
          <w:szCs w:val="24"/>
          <w:vertAlign w:val="subscript"/>
        </w:rPr>
        <w:t>max</w:t>
      </w:r>
      <w:r w:rsidR="00CC575E">
        <w:rPr>
          <w:rFonts w:ascii="Times New Roman" w:hAnsi="Times New Roman" w:cs="Times New Roman"/>
          <w:sz w:val="24"/>
          <w:szCs w:val="24"/>
        </w:rPr>
        <w:t xml:space="preserve"> based on number of observations</w:t>
      </w:r>
      <w:r w:rsidR="00672880">
        <w:rPr>
          <w:rFonts w:ascii="Times New Roman" w:hAnsi="Times New Roman" w:cs="Times New Roman"/>
          <w:sz w:val="24"/>
          <w:szCs w:val="24"/>
        </w:rPr>
        <w:t xml:space="preserve">, as determined using </w:t>
      </w:r>
      <w:bookmarkStart w:id="121" w:name="_Hlk93496921"/>
      <w:proofErr w:type="spellStart"/>
      <w:r w:rsidR="00672880" w:rsidRPr="0085687E">
        <w:rPr>
          <w:rFonts w:ascii="Times New Roman" w:hAnsi="Times New Roman" w:cs="Times New Roman"/>
          <w:i/>
          <w:iCs/>
          <w:sz w:val="24"/>
          <w:szCs w:val="24"/>
        </w:rPr>
        <w:t>lsat_evaluate</w:t>
      </w:r>
      <w:r w:rsidR="0085687E" w:rsidRPr="0085687E">
        <w:rPr>
          <w:rFonts w:ascii="Times New Roman" w:hAnsi="Times New Roman" w:cs="Times New Roman"/>
          <w:i/>
          <w:iCs/>
          <w:sz w:val="24"/>
          <w:szCs w:val="24"/>
        </w:rPr>
        <w:t>_</w:t>
      </w:r>
      <w:r w:rsidR="00672880" w:rsidRPr="0085687E">
        <w:rPr>
          <w:rFonts w:ascii="Times New Roman" w:hAnsi="Times New Roman" w:cs="Times New Roman"/>
          <w:i/>
          <w:iCs/>
          <w:sz w:val="24"/>
          <w:szCs w:val="24"/>
        </w:rPr>
        <w:t>phenological_max</w:t>
      </w:r>
      <w:proofErr w:type="spellEnd"/>
      <w:r w:rsidR="00672880" w:rsidRPr="0085687E">
        <w:rPr>
          <w:rFonts w:ascii="Times New Roman" w:hAnsi="Times New Roman" w:cs="Times New Roman"/>
          <w:i/>
          <w:iCs/>
          <w:sz w:val="24"/>
          <w:szCs w:val="24"/>
        </w:rPr>
        <w:t xml:space="preserve">(). </w:t>
      </w:r>
      <w:bookmarkEnd w:id="121"/>
    </w:p>
    <w:p w14:paraId="4C072369" w14:textId="480D92B6" w:rsidR="006370FB" w:rsidRDefault="006370FB" w:rsidP="003A6063">
      <w:pPr>
        <w:pStyle w:val="NoSpacing"/>
        <w:rPr>
          <w:rFonts w:ascii="Times New Roman" w:hAnsi="Times New Roman" w:cs="Times New Roman"/>
          <w:sz w:val="24"/>
          <w:szCs w:val="24"/>
        </w:rPr>
      </w:pPr>
    </w:p>
    <w:p w14:paraId="722F74EA" w14:textId="4E942EFE" w:rsidR="003C7D0B" w:rsidRDefault="003C7D0B" w:rsidP="003C7D0B">
      <w:pPr>
        <w:pStyle w:val="Heading2"/>
      </w:pPr>
      <w:r>
        <w:t>Part 3: Analyze vegetation greenness time series</w:t>
      </w:r>
    </w:p>
    <w:p w14:paraId="57CF1AAA" w14:textId="799D9469" w:rsidR="00470475" w:rsidRDefault="00C16839" w:rsidP="003A6063">
      <w:pPr>
        <w:pStyle w:val="NoSpacing"/>
        <w:rPr>
          <w:rFonts w:ascii="Times New Roman" w:hAnsi="Times New Roman" w:cs="Times New Roman"/>
          <w:i/>
          <w:iCs/>
          <w:sz w:val="24"/>
          <w:szCs w:val="24"/>
        </w:rPr>
      </w:pPr>
      <w:r>
        <w:rPr>
          <w:rFonts w:ascii="Times New Roman" w:hAnsi="Times New Roman" w:cs="Times New Roman"/>
          <w:sz w:val="24"/>
          <w:szCs w:val="24"/>
        </w:rPr>
        <w:t>Finally, the trend in the NDVI</w:t>
      </w:r>
      <w:r w:rsidR="00BB0B2E" w:rsidRPr="00BB0B2E">
        <w:rPr>
          <w:rFonts w:ascii="Times New Roman" w:hAnsi="Times New Roman" w:cs="Times New Roman"/>
          <w:sz w:val="24"/>
          <w:szCs w:val="24"/>
          <w:vertAlign w:val="subscript"/>
        </w:rPr>
        <w:t>max</w:t>
      </w:r>
      <w:r>
        <w:rPr>
          <w:rFonts w:ascii="Times New Roman" w:hAnsi="Times New Roman" w:cs="Times New Roman"/>
          <w:sz w:val="24"/>
          <w:szCs w:val="24"/>
        </w:rPr>
        <w:t xml:space="preserve"> across years for each sample location (pixel center) in our study area on </w:t>
      </w:r>
      <w:proofErr w:type="spellStart"/>
      <w:r>
        <w:rPr>
          <w:rFonts w:ascii="Times New Roman" w:hAnsi="Times New Roman" w:cs="Times New Roman"/>
          <w:sz w:val="24"/>
          <w:szCs w:val="24"/>
        </w:rPr>
        <w:t>Disko</w:t>
      </w:r>
      <w:proofErr w:type="spellEnd"/>
      <w:r>
        <w:rPr>
          <w:rFonts w:ascii="Times New Roman" w:hAnsi="Times New Roman" w:cs="Times New Roman"/>
          <w:sz w:val="24"/>
          <w:szCs w:val="24"/>
        </w:rPr>
        <w:t xml:space="preserve"> Island is calculated using the </w:t>
      </w:r>
      <w:r w:rsidRPr="00BB0B2E">
        <w:rPr>
          <w:rFonts w:ascii="Times New Roman" w:hAnsi="Times New Roman" w:cs="Times New Roman"/>
          <w:i/>
          <w:iCs/>
          <w:sz w:val="24"/>
          <w:szCs w:val="24"/>
        </w:rPr>
        <w:t>lsat_calc_trend()</w:t>
      </w:r>
      <w:r>
        <w:rPr>
          <w:rFonts w:ascii="Times New Roman" w:hAnsi="Times New Roman" w:cs="Times New Roman"/>
          <w:sz w:val="24"/>
          <w:szCs w:val="24"/>
        </w:rPr>
        <w:t xml:space="preserve"> function (</w:t>
      </w:r>
      <w:r w:rsidR="000B4516">
        <w:rPr>
          <w:rFonts w:ascii="Times New Roman" w:hAnsi="Times New Roman" w:cs="Times New Roman"/>
          <w:sz w:val="24"/>
          <w:szCs w:val="24"/>
        </w:rPr>
        <w:t xml:space="preserve">Code </w:t>
      </w:r>
      <w:r>
        <w:rPr>
          <w:rFonts w:ascii="Times New Roman" w:hAnsi="Times New Roman" w:cs="Times New Roman"/>
          <w:sz w:val="24"/>
          <w:szCs w:val="24"/>
        </w:rPr>
        <w:t>Box 4). Note how we use the “</w:t>
      </w:r>
      <w:proofErr w:type="spellStart"/>
      <w:r>
        <w:rPr>
          <w:rFonts w:ascii="Times New Roman" w:hAnsi="Times New Roman" w:cs="Times New Roman"/>
          <w:sz w:val="24"/>
          <w:szCs w:val="24"/>
        </w:rPr>
        <w:t>yrs</w:t>
      </w:r>
      <w:proofErr w:type="spellEnd"/>
      <w:r>
        <w:rPr>
          <w:rFonts w:ascii="Times New Roman" w:hAnsi="Times New Roman" w:cs="Times New Roman"/>
          <w:sz w:val="24"/>
          <w:szCs w:val="24"/>
        </w:rPr>
        <w:t xml:space="preserve">” argument to restrict the </w:t>
      </w:r>
      <w:r w:rsidR="00982AC0">
        <w:rPr>
          <w:rFonts w:ascii="Times New Roman" w:hAnsi="Times New Roman" w:cs="Times New Roman"/>
          <w:sz w:val="24"/>
          <w:szCs w:val="24"/>
        </w:rPr>
        <w:t>time series</w:t>
      </w:r>
      <w:r>
        <w:rPr>
          <w:rFonts w:ascii="Times New Roman" w:hAnsi="Times New Roman" w:cs="Times New Roman"/>
          <w:sz w:val="24"/>
          <w:szCs w:val="24"/>
        </w:rPr>
        <w:t xml:space="preserve"> analysis to the years between 2000-2020 to avoid using the low number of observations in the record prior the turn of the millennium. Figure 7 shows </w:t>
      </w:r>
      <w:r w:rsidR="00046368">
        <w:rPr>
          <w:rFonts w:ascii="Times New Roman" w:hAnsi="Times New Roman" w:cs="Times New Roman"/>
          <w:sz w:val="24"/>
          <w:szCs w:val="24"/>
        </w:rPr>
        <w:t xml:space="preserve">a histogram of </w:t>
      </w:r>
      <w:r w:rsidR="00470475">
        <w:rPr>
          <w:rFonts w:ascii="Times New Roman" w:hAnsi="Times New Roman" w:cs="Times New Roman"/>
          <w:sz w:val="24"/>
          <w:szCs w:val="24"/>
        </w:rPr>
        <w:t>precent change in NDVI</w:t>
      </w:r>
      <w:r w:rsidR="00046368" w:rsidRPr="00046368">
        <w:rPr>
          <w:rFonts w:ascii="Times New Roman" w:hAnsi="Times New Roman" w:cs="Times New Roman"/>
          <w:sz w:val="24"/>
          <w:szCs w:val="24"/>
          <w:vertAlign w:val="subscript"/>
        </w:rPr>
        <w:t>max</w:t>
      </w:r>
      <w:r w:rsidR="00470475">
        <w:rPr>
          <w:rFonts w:ascii="Times New Roman" w:hAnsi="Times New Roman" w:cs="Times New Roman"/>
          <w:sz w:val="24"/>
          <w:szCs w:val="24"/>
        </w:rPr>
        <w:t xml:space="preserve"> across the study area</w:t>
      </w:r>
      <w:r w:rsidR="00046368">
        <w:rPr>
          <w:rFonts w:ascii="Times New Roman" w:hAnsi="Times New Roman" w:cs="Times New Roman"/>
          <w:sz w:val="24"/>
          <w:szCs w:val="24"/>
        </w:rPr>
        <w:t xml:space="preserve"> and a time series of annual mean NDVI</w:t>
      </w:r>
      <w:r w:rsidR="00046368" w:rsidRPr="00046368">
        <w:rPr>
          <w:rFonts w:ascii="Times New Roman" w:hAnsi="Times New Roman" w:cs="Times New Roman"/>
          <w:sz w:val="24"/>
          <w:szCs w:val="24"/>
          <w:vertAlign w:val="subscript"/>
        </w:rPr>
        <w:t>max</w:t>
      </w:r>
      <w:r w:rsidR="00046368">
        <w:rPr>
          <w:rFonts w:ascii="Times New Roman" w:hAnsi="Times New Roman" w:cs="Times New Roman"/>
          <w:sz w:val="24"/>
          <w:szCs w:val="24"/>
        </w:rPr>
        <w:t xml:space="preserve"> by trend category, both of which are </w:t>
      </w:r>
      <w:r>
        <w:rPr>
          <w:rFonts w:ascii="Times New Roman" w:hAnsi="Times New Roman" w:cs="Times New Roman"/>
          <w:sz w:val="24"/>
          <w:szCs w:val="24"/>
        </w:rPr>
        <w:t>generated by the function</w:t>
      </w:r>
      <w:r w:rsidR="00046368">
        <w:rPr>
          <w:rFonts w:ascii="Times New Roman" w:hAnsi="Times New Roman" w:cs="Times New Roman"/>
          <w:sz w:val="24"/>
          <w:szCs w:val="24"/>
        </w:rPr>
        <w:t xml:space="preserve">. These figures </w:t>
      </w:r>
      <w:r w:rsidR="00470475" w:rsidRPr="00BB0B2E">
        <w:rPr>
          <w:rFonts w:ascii="Times New Roman" w:hAnsi="Times New Roman" w:cs="Times New Roman"/>
          <w:sz w:val="24"/>
          <w:szCs w:val="24"/>
        </w:rPr>
        <w:t>indicat</w:t>
      </w:r>
      <w:r w:rsidR="00046368">
        <w:rPr>
          <w:rFonts w:ascii="Times New Roman" w:hAnsi="Times New Roman" w:cs="Times New Roman"/>
          <w:sz w:val="24"/>
          <w:szCs w:val="24"/>
        </w:rPr>
        <w:t>e</w:t>
      </w:r>
      <w:r w:rsidR="00470475" w:rsidRPr="00BB0B2E">
        <w:rPr>
          <w:rFonts w:ascii="Times New Roman" w:hAnsi="Times New Roman" w:cs="Times New Roman"/>
          <w:sz w:val="24"/>
          <w:szCs w:val="24"/>
        </w:rPr>
        <w:t xml:space="preserve"> </w:t>
      </w:r>
      <w:r w:rsidR="00046368">
        <w:rPr>
          <w:rFonts w:ascii="Times New Roman" w:hAnsi="Times New Roman" w:cs="Times New Roman"/>
          <w:sz w:val="24"/>
          <w:szCs w:val="24"/>
        </w:rPr>
        <w:t xml:space="preserve">extensive </w:t>
      </w:r>
      <w:r w:rsidR="00470475" w:rsidRPr="00BB0B2E">
        <w:rPr>
          <w:rFonts w:ascii="Times New Roman" w:hAnsi="Times New Roman" w:cs="Times New Roman"/>
          <w:sz w:val="24"/>
          <w:szCs w:val="24"/>
        </w:rPr>
        <w:t xml:space="preserve">browning </w:t>
      </w:r>
      <w:r w:rsidR="00C10B1F">
        <w:rPr>
          <w:rFonts w:ascii="Times New Roman" w:hAnsi="Times New Roman" w:cs="Times New Roman"/>
          <w:sz w:val="24"/>
          <w:szCs w:val="24"/>
        </w:rPr>
        <w:t>across</w:t>
      </w:r>
      <w:r w:rsidR="00470475" w:rsidRPr="00BB0B2E">
        <w:rPr>
          <w:rFonts w:ascii="Times New Roman" w:hAnsi="Times New Roman" w:cs="Times New Roman"/>
          <w:sz w:val="24"/>
          <w:szCs w:val="24"/>
        </w:rPr>
        <w:t xml:space="preserve"> the </w:t>
      </w:r>
      <w:r w:rsidR="00C10B1F">
        <w:rPr>
          <w:rFonts w:ascii="Times New Roman" w:hAnsi="Times New Roman" w:cs="Times New Roman"/>
          <w:sz w:val="24"/>
          <w:szCs w:val="24"/>
        </w:rPr>
        <w:t>study area</w:t>
      </w:r>
      <w:r w:rsidR="00046368">
        <w:rPr>
          <w:rFonts w:ascii="Times New Roman" w:hAnsi="Times New Roman" w:cs="Times New Roman"/>
          <w:sz w:val="24"/>
          <w:szCs w:val="24"/>
        </w:rPr>
        <w:t xml:space="preserve"> in recent decades</w:t>
      </w:r>
      <w:r w:rsidR="00470475">
        <w:rPr>
          <w:rFonts w:ascii="Times New Roman" w:hAnsi="Times New Roman" w:cs="Times New Roman"/>
          <w:i/>
          <w:iCs/>
          <w:sz w:val="24"/>
          <w:szCs w:val="24"/>
        </w:rPr>
        <w:t xml:space="preserve">. </w:t>
      </w:r>
    </w:p>
    <w:p w14:paraId="63FD38DB" w14:textId="3A85D89B" w:rsidR="00470475" w:rsidRDefault="00470475" w:rsidP="003A6063">
      <w:pPr>
        <w:pStyle w:val="NoSpacing"/>
        <w:rPr>
          <w:rFonts w:ascii="Times New Roman" w:hAnsi="Times New Roman" w:cs="Times New Roman"/>
          <w:i/>
          <w:iCs/>
          <w:sz w:val="24"/>
          <w:szCs w:val="24"/>
        </w:rPr>
      </w:pPr>
    </w:p>
    <w:p w14:paraId="3BD3852E" w14:textId="57DA3DF2" w:rsidR="00470475" w:rsidRPr="00BB0B2E" w:rsidRDefault="000B4516" w:rsidP="003A6063">
      <w:pPr>
        <w:pStyle w:val="NoSpacing"/>
        <w:rPr>
          <w:rFonts w:ascii="Times New Roman" w:hAnsi="Times New Roman" w:cs="Times New Roman"/>
          <w:sz w:val="24"/>
          <w:szCs w:val="24"/>
        </w:rPr>
      </w:pPr>
      <w:r>
        <w:rPr>
          <w:rFonts w:ascii="Times New Roman" w:hAnsi="Times New Roman" w:cs="Times New Roman"/>
          <w:sz w:val="24"/>
          <w:szCs w:val="24"/>
        </w:rPr>
        <w:t xml:space="preserve">Code </w:t>
      </w:r>
      <w:r w:rsidR="00470475" w:rsidRPr="00BB0B2E">
        <w:rPr>
          <w:rFonts w:ascii="Times New Roman" w:hAnsi="Times New Roman" w:cs="Times New Roman"/>
          <w:sz w:val="24"/>
          <w:szCs w:val="24"/>
        </w:rPr>
        <w:t>Box 4: Analyze vegetation greenness time series</w:t>
      </w:r>
    </w:p>
    <w:p w14:paraId="2129F904" w14:textId="77777777" w:rsidR="000B4516" w:rsidRDefault="000B4516" w:rsidP="000B4516">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146145F8" w14:textId="09CD39AB" w:rsidR="003A6063" w:rsidRPr="00BB0B2E" w:rsidRDefault="003A6063" w:rsidP="00BB0B2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BB0B2E">
        <w:rPr>
          <w:rFonts w:ascii="Consolas" w:hAnsi="Consolas" w:cs="Times New Roman"/>
          <w:sz w:val="20"/>
          <w:szCs w:val="20"/>
        </w:rPr>
        <w:t xml:space="preserve"># </w:t>
      </w:r>
      <w:r w:rsidR="00EF290A" w:rsidRPr="00BB0B2E">
        <w:rPr>
          <w:rFonts w:ascii="Consolas" w:hAnsi="Consolas" w:cs="Times New Roman"/>
          <w:sz w:val="20"/>
          <w:szCs w:val="20"/>
        </w:rPr>
        <w:t>C</w:t>
      </w:r>
      <w:r w:rsidRPr="00BB0B2E">
        <w:rPr>
          <w:rFonts w:ascii="Consolas" w:hAnsi="Consolas" w:cs="Times New Roman"/>
          <w:sz w:val="20"/>
          <w:szCs w:val="20"/>
        </w:rPr>
        <w:t>ompute temporal trend in NDVImax</w:t>
      </w:r>
      <w:r w:rsidR="00EF290A" w:rsidRPr="00BB0B2E">
        <w:rPr>
          <w:rFonts w:ascii="Consolas" w:hAnsi="Consolas" w:cs="Times New Roman"/>
          <w:sz w:val="20"/>
          <w:szCs w:val="20"/>
        </w:rPr>
        <w:t xml:space="preserve"> (Figure</w:t>
      </w:r>
      <w:r w:rsidR="00885AA9" w:rsidRPr="00BB0B2E">
        <w:rPr>
          <w:rFonts w:ascii="Consolas" w:hAnsi="Consolas" w:cs="Times New Roman"/>
          <w:sz w:val="20"/>
          <w:szCs w:val="20"/>
        </w:rPr>
        <w:t xml:space="preserve"> 7</w:t>
      </w:r>
      <w:r w:rsidR="00EF290A" w:rsidRPr="00BB0B2E">
        <w:rPr>
          <w:rFonts w:ascii="Consolas" w:hAnsi="Consolas" w:cs="Times New Roman"/>
          <w:sz w:val="20"/>
          <w:szCs w:val="20"/>
        </w:rPr>
        <w:t>)</w:t>
      </w:r>
    </w:p>
    <w:p w14:paraId="72C6093E" w14:textId="387E46FC" w:rsidR="003A6063" w:rsidRPr="00AA2D22" w:rsidRDefault="003A6063" w:rsidP="00BB0B2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r w:rsidRPr="00AA2D22">
        <w:rPr>
          <w:rFonts w:ascii="Consolas" w:hAnsi="Consolas" w:cs="Times New Roman"/>
          <w:sz w:val="20"/>
          <w:szCs w:val="20"/>
        </w:rPr>
        <w:t>lsat.trend.dt</w:t>
      </w:r>
      <w:proofErr w:type="spellEnd"/>
      <w:r w:rsidRPr="00AA2D22">
        <w:rPr>
          <w:rFonts w:ascii="Consolas" w:hAnsi="Consolas" w:cs="Times New Roman"/>
          <w:sz w:val="20"/>
          <w:szCs w:val="20"/>
        </w:rPr>
        <w:t xml:space="preserve"> &lt;- </w:t>
      </w:r>
      <w:proofErr w:type="spellStart"/>
      <w:r w:rsidRPr="00AA2D22">
        <w:rPr>
          <w:rFonts w:ascii="Consolas" w:hAnsi="Consolas" w:cs="Times New Roman"/>
          <w:sz w:val="20"/>
          <w:szCs w:val="20"/>
        </w:rPr>
        <w:t>lsat_calc_trend</w:t>
      </w:r>
      <w:proofErr w:type="spellEnd"/>
      <w:r w:rsidRPr="00AA2D22">
        <w:rPr>
          <w:rFonts w:ascii="Consolas" w:hAnsi="Consolas" w:cs="Times New Roman"/>
          <w:sz w:val="20"/>
          <w:szCs w:val="20"/>
        </w:rPr>
        <w:t>(</w:t>
      </w:r>
      <w:proofErr w:type="spellStart"/>
      <w:r w:rsidRPr="00AA2D22">
        <w:rPr>
          <w:rFonts w:ascii="Consolas" w:hAnsi="Consolas" w:cs="Times New Roman"/>
          <w:sz w:val="20"/>
          <w:szCs w:val="20"/>
        </w:rPr>
        <w:t>lsat.gs.dt</w:t>
      </w:r>
      <w:proofErr w:type="spellEnd"/>
      <w:r w:rsidRPr="00AA2D22">
        <w:rPr>
          <w:rFonts w:ascii="Consolas" w:hAnsi="Consolas" w:cs="Times New Roman"/>
          <w:sz w:val="20"/>
          <w:szCs w:val="20"/>
        </w:rPr>
        <w:t xml:space="preserve">, </w:t>
      </w:r>
      <w:proofErr w:type="spellStart"/>
      <w:r w:rsidRPr="00AA2D22">
        <w:rPr>
          <w:rFonts w:ascii="Consolas" w:hAnsi="Consolas" w:cs="Times New Roman"/>
          <w:sz w:val="20"/>
          <w:szCs w:val="20"/>
        </w:rPr>
        <w:t>si</w:t>
      </w:r>
      <w:proofErr w:type="spellEnd"/>
      <w:r w:rsidRPr="00AA2D22">
        <w:rPr>
          <w:rFonts w:ascii="Consolas" w:hAnsi="Consolas" w:cs="Times New Roman"/>
          <w:sz w:val="20"/>
          <w:szCs w:val="20"/>
        </w:rPr>
        <w:t xml:space="preserve"> = '</w:t>
      </w:r>
      <w:proofErr w:type="spellStart"/>
      <w:r w:rsidRPr="00AA2D22">
        <w:rPr>
          <w:rFonts w:ascii="Consolas" w:hAnsi="Consolas" w:cs="Times New Roman"/>
          <w:sz w:val="20"/>
          <w:szCs w:val="20"/>
        </w:rPr>
        <w:t>ndvi.max</w:t>
      </w:r>
      <w:proofErr w:type="spellEnd"/>
      <w:r w:rsidRPr="00AA2D22">
        <w:rPr>
          <w:rFonts w:ascii="Consolas" w:hAnsi="Consolas" w:cs="Times New Roman"/>
          <w:sz w:val="20"/>
          <w:szCs w:val="20"/>
        </w:rPr>
        <w:t xml:space="preserve">', </w:t>
      </w:r>
      <w:proofErr w:type="spellStart"/>
      <w:r w:rsidRPr="00AA2D22">
        <w:rPr>
          <w:rFonts w:ascii="Consolas" w:hAnsi="Consolas" w:cs="Times New Roman"/>
          <w:sz w:val="20"/>
          <w:szCs w:val="20"/>
        </w:rPr>
        <w:t>yrs</w:t>
      </w:r>
      <w:proofErr w:type="spellEnd"/>
      <w:r w:rsidR="00E46970" w:rsidRPr="00AA2D22">
        <w:rPr>
          <w:rFonts w:ascii="Consolas" w:hAnsi="Consolas" w:cs="Times New Roman"/>
          <w:sz w:val="20"/>
          <w:szCs w:val="20"/>
        </w:rPr>
        <w:t xml:space="preserve"> </w:t>
      </w:r>
      <w:r w:rsidRPr="00AA2D22">
        <w:rPr>
          <w:rFonts w:ascii="Consolas" w:hAnsi="Consolas" w:cs="Times New Roman"/>
          <w:sz w:val="20"/>
          <w:szCs w:val="20"/>
        </w:rPr>
        <w:t>=</w:t>
      </w:r>
      <w:r w:rsidR="00BB2B7A">
        <w:rPr>
          <w:rFonts w:ascii="Consolas" w:hAnsi="Consolas" w:cs="Times New Roman"/>
          <w:sz w:val="20"/>
          <w:szCs w:val="20"/>
        </w:rPr>
        <w:t xml:space="preserve"> </w:t>
      </w:r>
      <w:r w:rsidRPr="00AA2D22">
        <w:rPr>
          <w:rFonts w:ascii="Consolas" w:hAnsi="Consolas" w:cs="Times New Roman"/>
          <w:sz w:val="20"/>
          <w:szCs w:val="20"/>
        </w:rPr>
        <w:t>2000:2020)</w:t>
      </w:r>
    </w:p>
    <w:p w14:paraId="325D7AAC" w14:textId="606267C4" w:rsidR="003A6063" w:rsidRDefault="003A6063" w:rsidP="00BB0B2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6A81EB54" w14:textId="2A448C06" w:rsidR="00046368" w:rsidRDefault="00046368" w:rsidP="008A44EA">
      <w:pPr>
        <w:pStyle w:val="NoSpacing"/>
        <w:rPr>
          <w:rFonts w:ascii="Consolas" w:hAnsi="Consolas" w:cs="Times New Roman"/>
          <w:sz w:val="24"/>
          <w:szCs w:val="24"/>
        </w:rPr>
      </w:pPr>
    </w:p>
    <w:p w14:paraId="22BC8E75" w14:textId="5F559BE6" w:rsidR="00046368" w:rsidRDefault="00046368" w:rsidP="008A44EA">
      <w:pPr>
        <w:pStyle w:val="NoSpacing"/>
        <w:rPr>
          <w:rFonts w:ascii="Consolas" w:hAnsi="Consolas" w:cs="Times New Roman"/>
          <w:sz w:val="24"/>
          <w:szCs w:val="24"/>
        </w:rPr>
      </w:pPr>
    </w:p>
    <w:p w14:paraId="724AA2DD" w14:textId="348221DE" w:rsidR="00046368" w:rsidRDefault="00046368" w:rsidP="008A44EA">
      <w:pPr>
        <w:pStyle w:val="NoSpacing"/>
        <w:rPr>
          <w:rFonts w:ascii="Consolas" w:hAnsi="Consolas" w:cs="Times New Roman"/>
          <w:sz w:val="24"/>
          <w:szCs w:val="24"/>
        </w:rPr>
      </w:pPr>
    </w:p>
    <w:p w14:paraId="7F5A0B60" w14:textId="3A22A141" w:rsidR="00046368" w:rsidRDefault="00046368" w:rsidP="008A44EA">
      <w:pPr>
        <w:pStyle w:val="NoSpacing"/>
        <w:rPr>
          <w:rFonts w:ascii="Consolas" w:hAnsi="Consolas" w:cs="Times New Roman"/>
          <w:sz w:val="24"/>
          <w:szCs w:val="24"/>
        </w:rPr>
      </w:pPr>
    </w:p>
    <w:p w14:paraId="5D910684" w14:textId="2E9BB5EA" w:rsidR="00046368" w:rsidRDefault="00046368" w:rsidP="008A44EA">
      <w:pPr>
        <w:pStyle w:val="NoSpacing"/>
        <w:rPr>
          <w:rFonts w:ascii="Consolas" w:hAnsi="Consolas" w:cs="Times New Roman"/>
          <w:sz w:val="24"/>
          <w:szCs w:val="24"/>
        </w:rPr>
      </w:pPr>
    </w:p>
    <w:p w14:paraId="269EA3C2" w14:textId="4873BCE9" w:rsidR="00046368" w:rsidRDefault="00046368" w:rsidP="008A44EA">
      <w:pPr>
        <w:pStyle w:val="NoSpacing"/>
        <w:rPr>
          <w:rFonts w:ascii="Consolas" w:hAnsi="Consolas" w:cs="Times New Roman"/>
          <w:sz w:val="24"/>
          <w:szCs w:val="24"/>
        </w:rPr>
      </w:pPr>
    </w:p>
    <w:p w14:paraId="78B6A63B" w14:textId="605CFDD0" w:rsidR="00941058" w:rsidRDefault="00046368" w:rsidP="008A44EA">
      <w:pPr>
        <w:pStyle w:val="NoSpacing"/>
        <w:rPr>
          <w:rFonts w:ascii="Consolas" w:hAnsi="Consolas" w:cs="Times New Roman"/>
          <w:sz w:val="24"/>
          <w:szCs w:val="24"/>
        </w:rPr>
      </w:pPr>
      <w:r>
        <w:rPr>
          <w:noProof/>
        </w:rPr>
        <w:lastRenderedPageBreak/>
        <w:drawing>
          <wp:inline distT="0" distB="0" distL="0" distR="0" wp14:anchorId="77D51286" wp14:editId="00E6CB29">
            <wp:extent cx="5486400" cy="7315200"/>
            <wp:effectExtent l="0" t="0" r="0" b="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7315200"/>
                    </a:xfrm>
                    <a:prstGeom prst="rect">
                      <a:avLst/>
                    </a:prstGeom>
                    <a:noFill/>
                    <a:ln>
                      <a:noFill/>
                    </a:ln>
                  </pic:spPr>
                </pic:pic>
              </a:graphicData>
            </a:graphic>
          </wp:inline>
        </w:drawing>
      </w:r>
    </w:p>
    <w:p w14:paraId="676BD8A4" w14:textId="4290926F" w:rsidR="00674838" w:rsidRDefault="00FB6DC3" w:rsidP="00674838">
      <w:pPr>
        <w:pStyle w:val="NoSpacing"/>
        <w:rPr>
          <w:rFonts w:ascii="Times New Roman" w:hAnsi="Times New Roman" w:cs="Times New Roman"/>
          <w:sz w:val="24"/>
          <w:szCs w:val="24"/>
        </w:rPr>
      </w:pPr>
      <w:r w:rsidRPr="00FB6DC3">
        <w:rPr>
          <w:rFonts w:ascii="Times New Roman" w:hAnsi="Times New Roman" w:cs="Times New Roman"/>
          <w:sz w:val="24"/>
          <w:szCs w:val="24"/>
        </w:rPr>
        <w:t xml:space="preserve">Figure </w:t>
      </w:r>
      <w:r w:rsidR="007D4FCD">
        <w:rPr>
          <w:rFonts w:ascii="Times New Roman" w:hAnsi="Times New Roman" w:cs="Times New Roman"/>
          <w:sz w:val="24"/>
          <w:szCs w:val="24"/>
        </w:rPr>
        <w:t>7</w:t>
      </w:r>
      <w:r>
        <w:rPr>
          <w:rFonts w:ascii="Times New Roman" w:hAnsi="Times New Roman" w:cs="Times New Roman"/>
          <w:sz w:val="24"/>
          <w:szCs w:val="24"/>
        </w:rPr>
        <w:t xml:space="preserve">. </w:t>
      </w:r>
      <w:r w:rsidR="00674838">
        <w:rPr>
          <w:rFonts w:ascii="Times New Roman" w:hAnsi="Times New Roman" w:cs="Times New Roman"/>
          <w:sz w:val="24"/>
          <w:szCs w:val="24"/>
        </w:rPr>
        <w:t xml:space="preserve">(a) Histogram </w:t>
      </w:r>
      <w:r>
        <w:rPr>
          <w:rFonts w:ascii="Times New Roman" w:hAnsi="Times New Roman" w:cs="Times New Roman"/>
          <w:sz w:val="24"/>
          <w:szCs w:val="24"/>
        </w:rPr>
        <w:t xml:space="preserve">of </w:t>
      </w:r>
      <w:r w:rsidR="00BE2E55">
        <w:rPr>
          <w:rFonts w:ascii="Times New Roman" w:hAnsi="Times New Roman" w:cs="Times New Roman"/>
          <w:sz w:val="24"/>
          <w:szCs w:val="24"/>
        </w:rPr>
        <w:t xml:space="preserve">relative change </w:t>
      </w:r>
      <w:r>
        <w:rPr>
          <w:rFonts w:ascii="Times New Roman" w:hAnsi="Times New Roman" w:cs="Times New Roman"/>
          <w:sz w:val="24"/>
          <w:szCs w:val="24"/>
        </w:rPr>
        <w:t xml:space="preserve">in </w:t>
      </w:r>
      <w:r w:rsidR="004C03FA">
        <w:rPr>
          <w:rFonts w:ascii="Times New Roman" w:hAnsi="Times New Roman" w:cs="Times New Roman"/>
          <w:sz w:val="24"/>
          <w:szCs w:val="24"/>
        </w:rPr>
        <w:t xml:space="preserve">Landsat </w:t>
      </w:r>
      <w:r>
        <w:rPr>
          <w:rFonts w:ascii="Times New Roman" w:hAnsi="Times New Roman" w:cs="Times New Roman"/>
          <w:sz w:val="24"/>
          <w:szCs w:val="24"/>
        </w:rPr>
        <w:t>NDVI</w:t>
      </w:r>
      <w:r w:rsidRPr="00FB6DC3">
        <w:rPr>
          <w:rFonts w:ascii="Times New Roman" w:hAnsi="Times New Roman" w:cs="Times New Roman"/>
          <w:sz w:val="24"/>
          <w:szCs w:val="24"/>
          <w:vertAlign w:val="subscript"/>
        </w:rPr>
        <w:t>max</w:t>
      </w:r>
      <w:r>
        <w:rPr>
          <w:rFonts w:ascii="Times New Roman" w:hAnsi="Times New Roman" w:cs="Times New Roman"/>
          <w:sz w:val="24"/>
          <w:szCs w:val="24"/>
        </w:rPr>
        <w:t xml:space="preserve"> from 2000 to 2020 among sample locations in </w:t>
      </w:r>
      <w:r w:rsidRPr="00FB6DC3">
        <w:rPr>
          <w:rFonts w:ascii="Times New Roman" w:hAnsi="Times New Roman" w:cs="Times New Roman"/>
          <w:sz w:val="24"/>
          <w:szCs w:val="24"/>
        </w:rPr>
        <w:t xml:space="preserve">the study area on </w:t>
      </w:r>
      <w:proofErr w:type="spellStart"/>
      <w:r w:rsidRPr="00FB6DC3">
        <w:rPr>
          <w:rFonts w:ascii="Times New Roman" w:hAnsi="Times New Roman" w:cs="Times New Roman"/>
          <w:sz w:val="24"/>
          <w:szCs w:val="24"/>
        </w:rPr>
        <w:t>Disko</w:t>
      </w:r>
      <w:proofErr w:type="spellEnd"/>
      <w:r w:rsidRPr="00FB6DC3">
        <w:rPr>
          <w:rFonts w:ascii="Times New Roman" w:hAnsi="Times New Roman" w:cs="Times New Roman"/>
          <w:sz w:val="24"/>
          <w:szCs w:val="24"/>
        </w:rPr>
        <w:t xml:space="preserve"> Island</w:t>
      </w:r>
      <w:r>
        <w:rPr>
          <w:rFonts w:ascii="Times New Roman" w:hAnsi="Times New Roman" w:cs="Times New Roman"/>
          <w:sz w:val="24"/>
          <w:szCs w:val="24"/>
        </w:rPr>
        <w:t>.</w:t>
      </w:r>
      <w:r w:rsidR="00C24A30">
        <w:rPr>
          <w:rFonts w:ascii="Times New Roman" w:hAnsi="Times New Roman" w:cs="Times New Roman"/>
          <w:sz w:val="24"/>
          <w:szCs w:val="24"/>
        </w:rPr>
        <w:t xml:space="preserve"> </w:t>
      </w:r>
      <w:r w:rsidR="00674838">
        <w:rPr>
          <w:rFonts w:ascii="Times New Roman" w:hAnsi="Times New Roman" w:cs="Times New Roman"/>
          <w:sz w:val="24"/>
          <w:szCs w:val="24"/>
        </w:rPr>
        <w:t>Landsat NDVI</w:t>
      </w:r>
      <w:r w:rsidR="00674838" w:rsidRPr="00C24A30">
        <w:rPr>
          <w:rFonts w:ascii="Times New Roman" w:hAnsi="Times New Roman" w:cs="Times New Roman"/>
          <w:sz w:val="24"/>
          <w:szCs w:val="24"/>
          <w:vertAlign w:val="subscript"/>
        </w:rPr>
        <w:t>max</w:t>
      </w:r>
      <w:r w:rsidR="00674838">
        <w:rPr>
          <w:rFonts w:ascii="Times New Roman" w:hAnsi="Times New Roman" w:cs="Times New Roman"/>
          <w:sz w:val="24"/>
          <w:szCs w:val="24"/>
        </w:rPr>
        <w:t xml:space="preserve"> decreased (browned) across much of the study area over the past two decades. (b) Annual mean Landsat NDVI</w:t>
      </w:r>
      <w:r w:rsidR="00674838" w:rsidRPr="00D01583">
        <w:rPr>
          <w:rFonts w:ascii="Times New Roman" w:hAnsi="Times New Roman" w:cs="Times New Roman"/>
          <w:sz w:val="24"/>
          <w:szCs w:val="24"/>
          <w:vertAlign w:val="subscript"/>
        </w:rPr>
        <w:t>max</w:t>
      </w:r>
      <w:r w:rsidR="00674838">
        <w:rPr>
          <w:rFonts w:ascii="Times New Roman" w:hAnsi="Times New Roman" w:cs="Times New Roman"/>
          <w:sz w:val="24"/>
          <w:szCs w:val="24"/>
        </w:rPr>
        <w:t xml:space="preserve"> from 2000 to 2020 for sample locations grouped by their concomitant temporal trend. Trends were assessed </w:t>
      </w:r>
      <w:r w:rsidR="00674838">
        <w:rPr>
          <w:rFonts w:ascii="Times New Roman" w:hAnsi="Times New Roman" w:cs="Times New Roman"/>
          <w:sz w:val="24"/>
          <w:szCs w:val="24"/>
        </w:rPr>
        <w:lastRenderedPageBreak/>
        <w:t xml:space="preserve">for each sample location by removing temporal autocorrelation and then applying a Mann-Kendall trend test. Error bands depict ±1 standard error.  </w:t>
      </w:r>
    </w:p>
    <w:p w14:paraId="3F4E742E" w14:textId="77777777" w:rsidR="009A61ED" w:rsidRDefault="009A61ED" w:rsidP="00674838">
      <w:pPr>
        <w:pStyle w:val="NoSpacing"/>
        <w:rPr>
          <w:rFonts w:ascii="Times New Roman" w:hAnsi="Times New Roman" w:cs="Times New Roman"/>
          <w:sz w:val="24"/>
          <w:szCs w:val="24"/>
        </w:rPr>
      </w:pPr>
    </w:p>
    <w:p w14:paraId="23DCD976" w14:textId="328C8922" w:rsidR="00470475" w:rsidRPr="00444959" w:rsidRDefault="00470475" w:rsidP="008A44EA">
      <w:pPr>
        <w:pStyle w:val="NoSpacing"/>
        <w:rPr>
          <w:rFonts w:ascii="Times New Roman" w:hAnsi="Times New Roman" w:cs="Times New Roman"/>
          <w:i/>
          <w:iCs/>
          <w:sz w:val="24"/>
          <w:szCs w:val="24"/>
        </w:rPr>
      </w:pPr>
      <w:r w:rsidRPr="00444959">
        <w:rPr>
          <w:rFonts w:ascii="Times New Roman" w:hAnsi="Times New Roman" w:cs="Times New Roman"/>
          <w:i/>
          <w:iCs/>
          <w:sz w:val="24"/>
          <w:szCs w:val="24"/>
        </w:rPr>
        <w:t>Results from the example study</w:t>
      </w:r>
    </w:p>
    <w:p w14:paraId="056D7030" w14:textId="753BBEA9" w:rsidR="005204D5" w:rsidRDefault="009A02B9" w:rsidP="008A44EA">
      <w:pPr>
        <w:pStyle w:val="NoSpacing"/>
        <w:rPr>
          <w:rFonts w:ascii="Times New Roman" w:hAnsi="Times New Roman" w:cs="Times New Roman"/>
          <w:sz w:val="24"/>
          <w:szCs w:val="24"/>
        </w:rPr>
      </w:pPr>
      <w:r>
        <w:rPr>
          <w:rFonts w:ascii="Times New Roman" w:hAnsi="Times New Roman" w:cs="Times New Roman"/>
          <w:sz w:val="24"/>
          <w:szCs w:val="24"/>
        </w:rPr>
        <w:t xml:space="preserve">This example analysis showed </w:t>
      </w:r>
      <w:r w:rsidR="00672194">
        <w:rPr>
          <w:rFonts w:ascii="Times New Roman" w:hAnsi="Times New Roman" w:cs="Times New Roman"/>
          <w:sz w:val="24"/>
          <w:szCs w:val="24"/>
        </w:rPr>
        <w:t xml:space="preserve">that from 2000 to 2020, </w:t>
      </w:r>
      <w:r>
        <w:rPr>
          <w:rFonts w:ascii="Times New Roman" w:hAnsi="Times New Roman" w:cs="Times New Roman"/>
          <w:sz w:val="24"/>
          <w:szCs w:val="24"/>
        </w:rPr>
        <w:t>annual maximum vegetation greenness (</w:t>
      </w:r>
      <w:r w:rsidR="00B611CE">
        <w:rPr>
          <w:rFonts w:ascii="Times New Roman" w:hAnsi="Times New Roman" w:cs="Times New Roman"/>
          <w:sz w:val="24"/>
          <w:szCs w:val="24"/>
        </w:rPr>
        <w:t xml:space="preserve">i.e., </w:t>
      </w:r>
      <w:r>
        <w:rPr>
          <w:rFonts w:ascii="Times New Roman" w:hAnsi="Times New Roman" w:cs="Times New Roman"/>
          <w:sz w:val="24"/>
          <w:szCs w:val="24"/>
        </w:rPr>
        <w:t>NDVI</w:t>
      </w:r>
      <w:r w:rsidRPr="005B2946">
        <w:rPr>
          <w:rFonts w:ascii="Times New Roman" w:hAnsi="Times New Roman" w:cs="Times New Roman"/>
          <w:sz w:val="24"/>
          <w:szCs w:val="24"/>
          <w:vertAlign w:val="subscript"/>
        </w:rPr>
        <w:t>max</w:t>
      </w:r>
      <w:r>
        <w:rPr>
          <w:rFonts w:ascii="Times New Roman" w:hAnsi="Times New Roman" w:cs="Times New Roman"/>
          <w:sz w:val="24"/>
          <w:szCs w:val="24"/>
        </w:rPr>
        <w:t>) systematically decreased (α = 0.10; browned) across 5</w:t>
      </w:r>
      <w:r w:rsidR="001F5106">
        <w:rPr>
          <w:rFonts w:ascii="Times New Roman" w:hAnsi="Times New Roman" w:cs="Times New Roman"/>
          <w:sz w:val="24"/>
          <w:szCs w:val="24"/>
        </w:rPr>
        <w:t>1</w:t>
      </w:r>
      <w:r>
        <w:rPr>
          <w:rFonts w:ascii="Times New Roman" w:hAnsi="Times New Roman" w:cs="Times New Roman"/>
          <w:sz w:val="24"/>
          <w:szCs w:val="24"/>
        </w:rPr>
        <w:t xml:space="preserve">% of the study area on </w:t>
      </w:r>
      <w:proofErr w:type="spellStart"/>
      <w:r>
        <w:rPr>
          <w:rFonts w:ascii="Times New Roman" w:hAnsi="Times New Roman" w:cs="Times New Roman"/>
          <w:sz w:val="24"/>
          <w:szCs w:val="24"/>
        </w:rPr>
        <w:t>Disko</w:t>
      </w:r>
      <w:proofErr w:type="spellEnd"/>
      <w:r>
        <w:rPr>
          <w:rFonts w:ascii="Times New Roman" w:hAnsi="Times New Roman" w:cs="Times New Roman"/>
          <w:sz w:val="24"/>
          <w:szCs w:val="24"/>
        </w:rPr>
        <w:t xml:space="preserve"> Island, whereas vegetation greenness </w:t>
      </w:r>
      <w:r w:rsidR="00B611CE">
        <w:rPr>
          <w:rFonts w:ascii="Times New Roman" w:hAnsi="Times New Roman" w:cs="Times New Roman"/>
          <w:sz w:val="24"/>
          <w:szCs w:val="24"/>
        </w:rPr>
        <w:t xml:space="preserve">systematically </w:t>
      </w:r>
      <w:r>
        <w:rPr>
          <w:rFonts w:ascii="Times New Roman" w:hAnsi="Times New Roman" w:cs="Times New Roman"/>
          <w:sz w:val="24"/>
          <w:szCs w:val="24"/>
        </w:rPr>
        <w:t xml:space="preserve">increased (α = 0.10; greened) across </w:t>
      </w:r>
      <w:r w:rsidR="001F5106">
        <w:rPr>
          <w:rFonts w:ascii="Times New Roman" w:hAnsi="Times New Roman" w:cs="Times New Roman"/>
          <w:sz w:val="24"/>
          <w:szCs w:val="24"/>
        </w:rPr>
        <w:t>3</w:t>
      </w:r>
      <w:r>
        <w:rPr>
          <w:rFonts w:ascii="Times New Roman" w:hAnsi="Times New Roman" w:cs="Times New Roman"/>
          <w:sz w:val="24"/>
          <w:szCs w:val="24"/>
        </w:rPr>
        <w:t>% of this study area</w:t>
      </w:r>
      <w:r w:rsidR="00C15945">
        <w:rPr>
          <w:rFonts w:ascii="Times New Roman" w:hAnsi="Times New Roman" w:cs="Times New Roman"/>
          <w:sz w:val="24"/>
          <w:szCs w:val="24"/>
        </w:rPr>
        <w:t xml:space="preserve"> (Figure 2a and 8)</w:t>
      </w:r>
      <w:r>
        <w:rPr>
          <w:rFonts w:ascii="Times New Roman" w:hAnsi="Times New Roman" w:cs="Times New Roman"/>
          <w:sz w:val="24"/>
          <w:szCs w:val="24"/>
        </w:rPr>
        <w:t>.</w:t>
      </w:r>
      <w:r w:rsidR="00672194">
        <w:rPr>
          <w:rFonts w:ascii="Times New Roman" w:hAnsi="Times New Roman" w:cs="Times New Roman"/>
          <w:sz w:val="24"/>
          <w:szCs w:val="24"/>
        </w:rPr>
        <w:t xml:space="preserve"> There were no systematic changes across the remaining 4</w:t>
      </w:r>
      <w:r w:rsidR="001F5106">
        <w:rPr>
          <w:rFonts w:ascii="Times New Roman" w:hAnsi="Times New Roman" w:cs="Times New Roman"/>
          <w:sz w:val="24"/>
          <w:szCs w:val="24"/>
        </w:rPr>
        <w:t>6</w:t>
      </w:r>
      <w:r w:rsidR="00672194">
        <w:rPr>
          <w:rFonts w:ascii="Times New Roman" w:hAnsi="Times New Roman" w:cs="Times New Roman"/>
          <w:sz w:val="24"/>
          <w:szCs w:val="24"/>
        </w:rPr>
        <w:t>% of the study area</w:t>
      </w:r>
      <w:r w:rsidR="00957BEF">
        <w:rPr>
          <w:rFonts w:ascii="Times New Roman" w:hAnsi="Times New Roman" w:cs="Times New Roman"/>
          <w:sz w:val="24"/>
          <w:szCs w:val="24"/>
        </w:rPr>
        <w:t xml:space="preserve"> (Figure 2a</w:t>
      </w:r>
      <w:r w:rsidR="00C15945">
        <w:rPr>
          <w:rFonts w:ascii="Times New Roman" w:hAnsi="Times New Roman" w:cs="Times New Roman"/>
          <w:sz w:val="24"/>
          <w:szCs w:val="24"/>
        </w:rPr>
        <w:t xml:space="preserve"> and 8</w:t>
      </w:r>
      <w:r w:rsidR="00957BEF">
        <w:rPr>
          <w:rFonts w:ascii="Times New Roman" w:hAnsi="Times New Roman" w:cs="Times New Roman"/>
          <w:sz w:val="24"/>
          <w:szCs w:val="24"/>
        </w:rPr>
        <w:t>)</w:t>
      </w:r>
      <w:r w:rsidR="00672194">
        <w:rPr>
          <w:rFonts w:ascii="Times New Roman" w:hAnsi="Times New Roman" w:cs="Times New Roman"/>
          <w:sz w:val="24"/>
          <w:szCs w:val="24"/>
        </w:rPr>
        <w:t xml:space="preserve">. </w:t>
      </w:r>
      <w:r w:rsidR="00830D9B">
        <w:rPr>
          <w:rFonts w:ascii="Times New Roman" w:hAnsi="Times New Roman" w:cs="Times New Roman"/>
          <w:sz w:val="24"/>
          <w:szCs w:val="24"/>
        </w:rPr>
        <w:t>Overall, v</w:t>
      </w:r>
      <w:r>
        <w:rPr>
          <w:rFonts w:ascii="Times New Roman" w:hAnsi="Times New Roman" w:cs="Times New Roman"/>
          <w:sz w:val="24"/>
          <w:szCs w:val="24"/>
        </w:rPr>
        <w:t xml:space="preserve">egetation greenness decreased by an average of </w:t>
      </w:r>
      <w:r w:rsidR="001F5106">
        <w:rPr>
          <w:rFonts w:ascii="Times New Roman" w:hAnsi="Times New Roman" w:cs="Times New Roman"/>
          <w:sz w:val="24"/>
          <w:szCs w:val="24"/>
        </w:rPr>
        <w:t>5.7</w:t>
      </w:r>
      <w:r>
        <w:rPr>
          <w:rFonts w:ascii="Times New Roman" w:hAnsi="Times New Roman" w:cs="Times New Roman"/>
          <w:sz w:val="24"/>
          <w:szCs w:val="24"/>
        </w:rPr>
        <w:t xml:space="preserve"> ± 8.4%</w:t>
      </w:r>
      <w:r w:rsidR="00672194">
        <w:rPr>
          <w:rFonts w:ascii="Times New Roman" w:hAnsi="Times New Roman" w:cs="Times New Roman"/>
          <w:sz w:val="24"/>
          <w:szCs w:val="24"/>
        </w:rPr>
        <w:t xml:space="preserve"> (± 1 SD)</w:t>
      </w:r>
      <w:r w:rsidR="00830D9B">
        <w:rPr>
          <w:rFonts w:ascii="Times New Roman" w:hAnsi="Times New Roman" w:cs="Times New Roman"/>
          <w:sz w:val="24"/>
          <w:szCs w:val="24"/>
        </w:rPr>
        <w:t xml:space="preserve"> during this period. </w:t>
      </w:r>
      <w:r w:rsidR="001C6506">
        <w:rPr>
          <w:rFonts w:ascii="Times New Roman" w:hAnsi="Times New Roman" w:cs="Times New Roman"/>
          <w:sz w:val="24"/>
          <w:szCs w:val="24"/>
        </w:rPr>
        <w:t>The predominance of browning in this study area contrasts with widespread greening in the Arctic</w:t>
      </w:r>
      <w:r w:rsidR="005355BF">
        <w:rPr>
          <w:rFonts w:ascii="Times New Roman" w:hAnsi="Times New Roman" w:cs="Times New Roman"/>
          <w:sz w:val="24"/>
          <w:szCs w:val="24"/>
        </w:rPr>
        <w:t xml:space="preserve"> </w:t>
      </w:r>
      <w:r w:rsidR="005355BF">
        <w:rPr>
          <w:rFonts w:ascii="Times New Roman" w:hAnsi="Times New Roman" w:cs="Times New Roman"/>
          <w:sz w:val="24"/>
          <w:szCs w:val="24"/>
        </w:rPr>
        <w:fldChar w:fldCharType="begin">
          <w:fldData xml:space="preserve">PEVuZE5vdGU+PENpdGU+PEF1dGhvcj5Gcm9zdDwvQXV0aG9yPjxZZWFyPjIwMjE8L1llYXI+PFJl
Y051bT40NjAzPC9SZWNOdW0+PERpc3BsYXlUZXh0PihNeWVycy1TbWl0aCBldCBhbC4gMjAyMCwg
RnJvc3QgZXQgYWwuIDIwMjEpPC9EaXNwbGF5VGV4dD48cmVjb3JkPjxyZWMtbnVtYmVyPjQ2MDM8
L3JlYy1udW1iZXI+PGZvcmVpZ24ta2V5cz48a2V5IGFwcD0iRU4iIGRiLWlkPSJwcnpyejJ4Znlz
MGV0NmVzMDJxeDBhZHByczU5ejJlcnhmNXQiIHRpbWVzdGFtcD0iMTYzMTA0OTEzNSI+NDYwMzwv
a2V5PjwvZm9yZWlnbi1rZXlzPjxyZWYtdHlwZSBuYW1lPSJKb3VybmFsIEFydGljbGUiPjE3PC9y
ZWYtdHlwZT48Y29udHJpYnV0b3JzPjxhdXRob3JzPjxhdXRob3I+RnJvc3QsIEcuVi48L2F1dGhv
cj48YXV0aG9yPk0uSi4gTWFjYW5kZXI8L2F1dGhvcj48YXV0aG9yPlUuUy4gQmhhdHQ8L2F1dGhv
cj48YXV0aG9yPkguRS4gRXBzdGVpbjwvYXV0aG9yPjxhdXRob3I+TC5ULiBCZXJuZXI8L2F1dGhv
cj48YXV0aG9yPkouVy4gQmplcmtlPC9hdXRob3I+PGF1dGhvcj5CLkMuIEZvcmJlczwvYXV0aG9y
PjxhdXRob3I+Uy5KLiBHb2V0ejwvYXV0aG9yPjxhdXRob3I+TS5KLiBMYXJhPC9hdXRob3I+PGF1
dGhvcj5ULiBQYXJrPC9hdXRob3I+PGF1dGhvcj5HLksuIFBob2VuaXg8L2F1dGhvcj48YXV0aG9y
Pk0uSy4gUmF5bm9sZHM8L2F1dGhvcj48YXV0aG9yPkguIFTDuG1tZXJ2aWs8L2F1dGhvcj48YXV0
aG9yPkQuQS4gV2Fsa2VyPC9hdXRob3I+PC9hdXRob3JzPjwvY29udHJpYnV0b3JzPjx0aXRsZXM+
PHRpdGxlPlR1bmRyYSBncmVlbm5lc3MgW2luIOKAnFN0YXRlIG9mIHRoZSBDbGltYXRlIGluIDIw
MjDigJ1dPC90aXRsZT48c2Vjb25kYXJ5LXRpdGxlPkJ1bGxldGluIG9mIHRoZSBBbWVyaWNhbiBN
ZXRlb3JvbG9naWNhbCBTb2NpZXR5PC9zZWNvbmRhcnktdGl0bGU+PC90aXRsZXM+PHBlcmlvZGlj
YWw+PGZ1bGwtdGl0bGU+QnVsbGV0aW4gb2YgdGhlIEFtZXJpY2FuIE1ldGVvcm9sb2dpY2FsIFNv
Y2lldHk8L2Z1bGwtdGl0bGU+PC9wZXJpb2RpY2FsPjxwYWdlcz5TMjkw4oCTUzI5MjwvcGFnZXM+
PHZvbHVtZT4xMDI8L3ZvbHVtZT48bnVtYmVyPjg8L251bWJlcj48ZGF0ZXM+PHllYXI+MjAyMTwv
eWVhcj48L2RhdGVzPjx1cmxzPjwvdXJscz48ZWxlY3Ryb25pYy1yZXNvdXJjZS1udW0+MTAuMTE3
NS9CQU1TLUQtMjEtMDA4Ni4xPC9lbGVjdHJvbmljLXJlc291cmNlLW51bT48L3JlY29yZD48L0Np
dGU+PENpdGU+PEF1dGhvcj5NeWVycy1TbWl0aDwvQXV0aG9yPjxZZWFyPjIwMjA8L1llYXI+PFJl
Y051bT40MDM4PC9SZWNOdW0+PHJlY29yZD48cmVjLW51bWJlcj40MDM4PC9yZWMtbnVtYmVyPjxm
b3JlaWduLWtleXM+PGtleSBhcHA9IkVOIiBkYi1pZD0icHJ6cnoyeGZ5czBldDZlczAycXgwYWRw
cnM1OXoyZXJ4ZjV0IiB0aW1lc3RhbXA9IjE1ODE2MjMzNDgiPjQwMzg8L2tleT48L2ZvcmVpZ24t
a2V5cz48cmVmLXR5cGUgbmFtZT0iSm91cm5hbCBBcnRpY2xlIj4xNzwvcmVmLXR5cGU+PGNvbnRy
aWJ1dG9ycz48YXV0aG9ycz48YXV0aG9yPk15ZXJzLVNtaXRoLCBJc2xhIEguPC9hdXRob3I+PGF1
dGhvcj5LZXJieSwgSmVmZnJleSBULjwvYXV0aG9yPjxhdXRob3I+UGhvZW5peCwgR2FyZXRoIEsu
PC9hdXRob3I+PGF1dGhvcj5CamVya2UsIEphcmxlIFcuPC9hdXRob3I+PGF1dGhvcj5FcHN0ZWlu
LCBIb3dhcmQgRS48L2F1dGhvcj48YXV0aG9yPkFzc21hbm4sIEpha29iIEouPC9hdXRob3I+PGF1
dGhvcj5Kb2huLCBDaHJpc3RpYW48L2F1dGhvcj48YXV0aG9yPkFuZHJldS1IYXlsZXMsIExhaWE8
L2F1dGhvcj48YXV0aG9yPkFuZ2Vycy1CbG9uZGluLCBTYW5kcmE8L2F1dGhvcj48YXV0aG9yPkJl
Y2ssIFBpZXRlciBTLiBBLjwvYXV0aG9yPjxhdXRob3I+QmVybmVyLCBMb2dhbiBULjwvYXV0aG9y
PjxhdXRob3I+QmhhdHQsIFVtYSBTLjwvYXV0aG9yPjxhdXRob3I+QmpvcmttYW4sIEFubmUgRC48
L2F1dGhvcj48YXV0aG9yPkJsb2ssIERhYW48L2F1dGhvcj48YXV0aG9yPkJyeW4sIEFuZGVyczwv
YXV0aG9yPjxhdXRob3I+Q2hyaXN0aWFuc2VuLCBDYXNwZXIgVC48L2F1dGhvcj48YXV0aG9yPkNv
cm5lbGlzc2VuLCBKLiBIYW5zIEMuPC9hdXRob3I+PGF1dGhvcj5DdW5saWZmZSwgQW5kcmV3IE0u
PC9hdXRob3I+PGF1dGhvcj5FbG1lbmRvcmYsIFNhcmFoIEMuPC9hdXRob3I+PGF1dGhvcj5Gb3Ji
ZXMsIEJydWNlIEMuPC9hdXRob3I+PGF1dGhvcj5Hb2V0eiwgU2NvdHQgSi48L2F1dGhvcj48YXV0
aG9yPkhvbGxpc3RlciwgUm9iZXJ0IEQuPC9hdXRob3I+PGF1dGhvcj5kZSBKb25nLCBSb2dpZXI8
L2F1dGhvcj48YXV0aG9yPkxvcmFudHksIE1pY2hhZWwgTS48L2F1dGhvcj48YXV0aG9yPk1hY2lh
cy1GYXVyaWEsIE1hcmM8L2F1dGhvcj48YXV0aG9yPk1hc2V5aywgS2FkbWllbDwvYXV0aG9yPjxh
dXRob3I+Tm9ybWFuZCwgU2lnbmU8L2F1dGhvcj48YXV0aG9yPk9sb2Zzc29uLCBKb2hhbjwvYXV0
aG9yPjxhdXRob3I+UGFya2VyLCBUaG9tYXMgQy48L2F1dGhvcj48YXV0aG9yPlBhcm1lbnRpZXIs
IEZyYW5zLUphbiBXLjwvYXV0aG9yPjxhdXRob3I+UG9zdCwgRXJpYzwvYXV0aG9yPjxhdXRob3I+
U2NoYWVwbWFuLVN0cnViLCBHYWJyaWVsYTwvYXV0aG9yPjxhdXRob3I+U3RvcmRhbCwgRnJvZGU8
L2F1dGhvcj48YXV0aG9yPlN1bGxpdmFuLCBQYXRyaWNrIEYuPC9hdXRob3I+PGF1dGhvcj5UaG9t
YXMsIEhheWRuIEouIEQuPC9hdXRob3I+PGF1dGhvcj5Uw7htbWVydmlrLCBIYW5zPC9hdXRob3I+
PGF1dGhvcj5UcmVoYXJuZSwgUmFjaGFlbDwvYXV0aG9yPjxhdXRob3I+VHdlZWRpZSwgQ3JhaWcg
RS48L2F1dGhvcj48YXV0aG9yPldhbGtlciwgRG9uYWxkIEEuPC9hdXRob3I+PGF1dGhvcj5XaWxt
a2luZywgTWFydGluPC9hdXRob3I+PGF1dGhvcj5XaXBmLCBTb25qYTwvYXV0aG9yPjwvYXV0aG9y
cz48L2NvbnRyaWJ1dG9ycz48dGl0bGVzPjx0aXRsZT5Db21wbGV4aXR5IHJldmVhbGVkIGluIHRo
ZSBncmVlbmluZyBvZiB0aGUgQXJjdGljPC90aXRsZT48c2Vjb25kYXJ5LXRpdGxlPk5hdHVyZSBD
bGltYXRlIENoYW5nZTwvc2Vjb25kYXJ5LXRpdGxlPjwvdGl0bGVzPjxwZXJpb2RpY2FsPjxmdWxs
LXRpdGxlPk5hdHVyZSBDbGltYXRlIENoYW5nZTwvZnVsbC10aXRsZT48L3BlcmlvZGljYWw+PHBh
Z2VzPjEwNi0xMTc8L3BhZ2VzPjx2b2x1bWU+MTA8L3ZvbHVtZT48bnVtYmVyPjI8L251bWJlcj48
ZGF0ZXM+PHllYXI+MjAyMDwveWVhcj48cHViLWRhdGVzPjxkYXRlPjIwMjAvMDIvMDE8L2RhdGU+
PC9wdWItZGF0ZXM+PC9kYXRlcz48aXNibj4xNzU4LTY3OTg8L2lzYm4+PHVybHM+PHJlbGF0ZWQt
dXJscz48dXJsPmh0dHBzOi8vZG9pLm9yZy8xMC4xMDM4L3M0MTU1OC0wMTktMDY4OC0xPC91cmw+
PC9yZWxhdGVkLXVybHM+PC91cmxzPjxlbGVjdHJvbmljLXJlc291cmNlLW51bT4xMC4xMDM4L3M0
MTU1OC0wMTktMDY4OC0xPC9lbGVjdHJvbmljLXJlc291cmNlLW51bT48L3JlY29yZD48L0NpdGU+
PC9FbmROb3RlPn==
</w:fldData>
        </w:fldChar>
      </w:r>
      <w:r w:rsidR="005355BF">
        <w:rPr>
          <w:rFonts w:ascii="Times New Roman" w:hAnsi="Times New Roman" w:cs="Times New Roman"/>
          <w:sz w:val="24"/>
          <w:szCs w:val="24"/>
        </w:rPr>
        <w:instrText xml:space="preserve"> ADDIN EN.CITE </w:instrText>
      </w:r>
      <w:r w:rsidR="005355BF">
        <w:rPr>
          <w:rFonts w:ascii="Times New Roman" w:hAnsi="Times New Roman" w:cs="Times New Roman"/>
          <w:sz w:val="24"/>
          <w:szCs w:val="24"/>
        </w:rPr>
        <w:fldChar w:fldCharType="begin">
          <w:fldData xml:space="preserve">PEVuZE5vdGU+PENpdGU+PEF1dGhvcj5Gcm9zdDwvQXV0aG9yPjxZZWFyPjIwMjE8L1llYXI+PFJl
Y051bT40NjAzPC9SZWNOdW0+PERpc3BsYXlUZXh0PihNeWVycy1TbWl0aCBldCBhbC4gMjAyMCwg
RnJvc3QgZXQgYWwuIDIwMjEpPC9EaXNwbGF5VGV4dD48cmVjb3JkPjxyZWMtbnVtYmVyPjQ2MDM8
L3JlYy1udW1iZXI+PGZvcmVpZ24ta2V5cz48a2V5IGFwcD0iRU4iIGRiLWlkPSJwcnpyejJ4Znlz
MGV0NmVzMDJxeDBhZHByczU5ejJlcnhmNXQiIHRpbWVzdGFtcD0iMTYzMTA0OTEzNSI+NDYwMzwv
a2V5PjwvZm9yZWlnbi1rZXlzPjxyZWYtdHlwZSBuYW1lPSJKb3VybmFsIEFydGljbGUiPjE3PC9y
ZWYtdHlwZT48Y29udHJpYnV0b3JzPjxhdXRob3JzPjxhdXRob3I+RnJvc3QsIEcuVi48L2F1dGhv
cj48YXV0aG9yPk0uSi4gTWFjYW5kZXI8L2F1dGhvcj48YXV0aG9yPlUuUy4gQmhhdHQ8L2F1dGhv
cj48YXV0aG9yPkguRS4gRXBzdGVpbjwvYXV0aG9yPjxhdXRob3I+TC5ULiBCZXJuZXI8L2F1dGhv
cj48YXV0aG9yPkouVy4gQmplcmtlPC9hdXRob3I+PGF1dGhvcj5CLkMuIEZvcmJlczwvYXV0aG9y
PjxhdXRob3I+Uy5KLiBHb2V0ejwvYXV0aG9yPjxhdXRob3I+TS5KLiBMYXJhPC9hdXRob3I+PGF1
dGhvcj5ULiBQYXJrPC9hdXRob3I+PGF1dGhvcj5HLksuIFBob2VuaXg8L2F1dGhvcj48YXV0aG9y
Pk0uSy4gUmF5bm9sZHM8L2F1dGhvcj48YXV0aG9yPkguIFTDuG1tZXJ2aWs8L2F1dGhvcj48YXV0
aG9yPkQuQS4gV2Fsa2VyPC9hdXRob3I+PC9hdXRob3JzPjwvY29udHJpYnV0b3JzPjx0aXRsZXM+
PHRpdGxlPlR1bmRyYSBncmVlbm5lc3MgW2luIOKAnFN0YXRlIG9mIHRoZSBDbGltYXRlIGluIDIw
MjDigJ1dPC90aXRsZT48c2Vjb25kYXJ5LXRpdGxlPkJ1bGxldGluIG9mIHRoZSBBbWVyaWNhbiBN
ZXRlb3JvbG9naWNhbCBTb2NpZXR5PC9zZWNvbmRhcnktdGl0bGU+PC90aXRsZXM+PHBlcmlvZGlj
YWw+PGZ1bGwtdGl0bGU+QnVsbGV0aW4gb2YgdGhlIEFtZXJpY2FuIE1ldGVvcm9sb2dpY2FsIFNv
Y2lldHk8L2Z1bGwtdGl0bGU+PC9wZXJpb2RpY2FsPjxwYWdlcz5TMjkw4oCTUzI5MjwvcGFnZXM+
PHZvbHVtZT4xMDI8L3ZvbHVtZT48bnVtYmVyPjg8L251bWJlcj48ZGF0ZXM+PHllYXI+MjAyMTwv
eWVhcj48L2RhdGVzPjx1cmxzPjwvdXJscz48ZWxlY3Ryb25pYy1yZXNvdXJjZS1udW0+MTAuMTE3
NS9CQU1TLUQtMjEtMDA4Ni4xPC9lbGVjdHJvbmljLXJlc291cmNlLW51bT48L3JlY29yZD48L0Np
dGU+PENpdGU+PEF1dGhvcj5NeWVycy1TbWl0aDwvQXV0aG9yPjxZZWFyPjIwMjA8L1llYXI+PFJl
Y051bT40MDM4PC9SZWNOdW0+PHJlY29yZD48cmVjLW51bWJlcj40MDM4PC9yZWMtbnVtYmVyPjxm
b3JlaWduLWtleXM+PGtleSBhcHA9IkVOIiBkYi1pZD0icHJ6cnoyeGZ5czBldDZlczAycXgwYWRw
cnM1OXoyZXJ4ZjV0IiB0aW1lc3RhbXA9IjE1ODE2MjMzNDgiPjQwMzg8L2tleT48L2ZvcmVpZ24t
a2V5cz48cmVmLXR5cGUgbmFtZT0iSm91cm5hbCBBcnRpY2xlIj4xNzwvcmVmLXR5cGU+PGNvbnRy
aWJ1dG9ycz48YXV0aG9ycz48YXV0aG9yPk15ZXJzLVNtaXRoLCBJc2xhIEguPC9hdXRob3I+PGF1
dGhvcj5LZXJieSwgSmVmZnJleSBULjwvYXV0aG9yPjxhdXRob3I+UGhvZW5peCwgR2FyZXRoIEsu
PC9hdXRob3I+PGF1dGhvcj5CamVya2UsIEphcmxlIFcuPC9hdXRob3I+PGF1dGhvcj5FcHN0ZWlu
LCBIb3dhcmQgRS48L2F1dGhvcj48YXV0aG9yPkFzc21hbm4sIEpha29iIEouPC9hdXRob3I+PGF1
dGhvcj5Kb2huLCBDaHJpc3RpYW48L2F1dGhvcj48YXV0aG9yPkFuZHJldS1IYXlsZXMsIExhaWE8
L2F1dGhvcj48YXV0aG9yPkFuZ2Vycy1CbG9uZGluLCBTYW5kcmE8L2F1dGhvcj48YXV0aG9yPkJl
Y2ssIFBpZXRlciBTLiBBLjwvYXV0aG9yPjxhdXRob3I+QmVybmVyLCBMb2dhbiBULjwvYXV0aG9y
PjxhdXRob3I+QmhhdHQsIFVtYSBTLjwvYXV0aG9yPjxhdXRob3I+QmpvcmttYW4sIEFubmUgRC48
L2F1dGhvcj48YXV0aG9yPkJsb2ssIERhYW48L2F1dGhvcj48YXV0aG9yPkJyeW4sIEFuZGVyczwv
YXV0aG9yPjxhdXRob3I+Q2hyaXN0aWFuc2VuLCBDYXNwZXIgVC48L2F1dGhvcj48YXV0aG9yPkNv
cm5lbGlzc2VuLCBKLiBIYW5zIEMuPC9hdXRob3I+PGF1dGhvcj5DdW5saWZmZSwgQW5kcmV3IE0u
PC9hdXRob3I+PGF1dGhvcj5FbG1lbmRvcmYsIFNhcmFoIEMuPC9hdXRob3I+PGF1dGhvcj5Gb3Ji
ZXMsIEJydWNlIEMuPC9hdXRob3I+PGF1dGhvcj5Hb2V0eiwgU2NvdHQgSi48L2F1dGhvcj48YXV0
aG9yPkhvbGxpc3RlciwgUm9iZXJ0IEQuPC9hdXRob3I+PGF1dGhvcj5kZSBKb25nLCBSb2dpZXI8
L2F1dGhvcj48YXV0aG9yPkxvcmFudHksIE1pY2hhZWwgTS48L2F1dGhvcj48YXV0aG9yPk1hY2lh
cy1GYXVyaWEsIE1hcmM8L2F1dGhvcj48YXV0aG9yPk1hc2V5aywgS2FkbWllbDwvYXV0aG9yPjxh
dXRob3I+Tm9ybWFuZCwgU2lnbmU8L2F1dGhvcj48YXV0aG9yPk9sb2Zzc29uLCBKb2hhbjwvYXV0
aG9yPjxhdXRob3I+UGFya2VyLCBUaG9tYXMgQy48L2F1dGhvcj48YXV0aG9yPlBhcm1lbnRpZXIs
IEZyYW5zLUphbiBXLjwvYXV0aG9yPjxhdXRob3I+UG9zdCwgRXJpYzwvYXV0aG9yPjxhdXRob3I+
U2NoYWVwbWFuLVN0cnViLCBHYWJyaWVsYTwvYXV0aG9yPjxhdXRob3I+U3RvcmRhbCwgRnJvZGU8
L2F1dGhvcj48YXV0aG9yPlN1bGxpdmFuLCBQYXRyaWNrIEYuPC9hdXRob3I+PGF1dGhvcj5UaG9t
YXMsIEhheWRuIEouIEQuPC9hdXRob3I+PGF1dGhvcj5Uw7htbWVydmlrLCBIYW5zPC9hdXRob3I+
PGF1dGhvcj5UcmVoYXJuZSwgUmFjaGFlbDwvYXV0aG9yPjxhdXRob3I+VHdlZWRpZSwgQ3JhaWcg
RS48L2F1dGhvcj48YXV0aG9yPldhbGtlciwgRG9uYWxkIEEuPC9hdXRob3I+PGF1dGhvcj5XaWxt
a2luZywgTWFydGluPC9hdXRob3I+PGF1dGhvcj5XaXBmLCBTb25qYTwvYXV0aG9yPjwvYXV0aG9y
cz48L2NvbnRyaWJ1dG9ycz48dGl0bGVzPjx0aXRsZT5Db21wbGV4aXR5IHJldmVhbGVkIGluIHRo
ZSBncmVlbmluZyBvZiB0aGUgQXJjdGljPC90aXRsZT48c2Vjb25kYXJ5LXRpdGxlPk5hdHVyZSBD
bGltYXRlIENoYW5nZTwvc2Vjb25kYXJ5LXRpdGxlPjwvdGl0bGVzPjxwZXJpb2RpY2FsPjxmdWxs
LXRpdGxlPk5hdHVyZSBDbGltYXRlIENoYW5nZTwvZnVsbC10aXRsZT48L3BlcmlvZGljYWw+PHBh
Z2VzPjEwNi0xMTc8L3BhZ2VzPjx2b2x1bWU+MTA8L3ZvbHVtZT48bnVtYmVyPjI8L251bWJlcj48
ZGF0ZXM+PHllYXI+MjAyMDwveWVhcj48cHViLWRhdGVzPjxkYXRlPjIwMjAvMDIvMDE8L2RhdGU+
PC9wdWItZGF0ZXM+PC9kYXRlcz48aXNibj4xNzU4LTY3OTg8L2lzYm4+PHVybHM+PHJlbGF0ZWQt
dXJscz48dXJsPmh0dHBzOi8vZG9pLm9yZy8xMC4xMDM4L3M0MTU1OC0wMTktMDY4OC0xPC91cmw+
PC9yZWxhdGVkLXVybHM+PC91cmxzPjxlbGVjdHJvbmljLXJlc291cmNlLW51bT4xMC4xMDM4L3M0
MTU1OC0wMTktMDY4OC0xPC9lbGVjdHJvbmljLXJlc291cmNlLW51bT48L3JlY29yZD48L0NpdGU+
PC9FbmROb3RlPn==
</w:fldData>
        </w:fldChar>
      </w:r>
      <w:r w:rsidR="005355BF">
        <w:rPr>
          <w:rFonts w:ascii="Times New Roman" w:hAnsi="Times New Roman" w:cs="Times New Roman"/>
          <w:sz w:val="24"/>
          <w:szCs w:val="24"/>
        </w:rPr>
        <w:instrText xml:space="preserve"> ADDIN EN.CITE.DATA </w:instrText>
      </w:r>
      <w:r w:rsidR="005355BF">
        <w:rPr>
          <w:rFonts w:ascii="Times New Roman" w:hAnsi="Times New Roman" w:cs="Times New Roman"/>
          <w:sz w:val="24"/>
          <w:szCs w:val="24"/>
        </w:rPr>
      </w:r>
      <w:r w:rsidR="005355BF">
        <w:rPr>
          <w:rFonts w:ascii="Times New Roman" w:hAnsi="Times New Roman" w:cs="Times New Roman"/>
          <w:sz w:val="24"/>
          <w:szCs w:val="24"/>
        </w:rPr>
        <w:fldChar w:fldCharType="end"/>
      </w:r>
      <w:r w:rsidR="005355BF">
        <w:rPr>
          <w:rFonts w:ascii="Times New Roman" w:hAnsi="Times New Roman" w:cs="Times New Roman"/>
          <w:sz w:val="24"/>
          <w:szCs w:val="24"/>
        </w:rPr>
      </w:r>
      <w:r w:rsidR="005355BF">
        <w:rPr>
          <w:rFonts w:ascii="Times New Roman" w:hAnsi="Times New Roman" w:cs="Times New Roman"/>
          <w:sz w:val="24"/>
          <w:szCs w:val="24"/>
        </w:rPr>
        <w:fldChar w:fldCharType="separate"/>
      </w:r>
      <w:r w:rsidR="005355BF">
        <w:rPr>
          <w:rFonts w:ascii="Times New Roman" w:hAnsi="Times New Roman" w:cs="Times New Roman"/>
          <w:noProof/>
          <w:sz w:val="24"/>
          <w:szCs w:val="24"/>
        </w:rPr>
        <w:t>(Myers-Smith et al. 2020, Frost et al. 2021)</w:t>
      </w:r>
      <w:r w:rsidR="005355BF">
        <w:rPr>
          <w:rFonts w:ascii="Times New Roman" w:hAnsi="Times New Roman" w:cs="Times New Roman"/>
          <w:sz w:val="24"/>
          <w:szCs w:val="24"/>
        </w:rPr>
        <w:fldChar w:fldCharType="end"/>
      </w:r>
      <w:r w:rsidR="00830D9B">
        <w:rPr>
          <w:rFonts w:ascii="Times New Roman" w:hAnsi="Times New Roman" w:cs="Times New Roman"/>
          <w:sz w:val="24"/>
          <w:szCs w:val="24"/>
        </w:rPr>
        <w:t xml:space="preserve">, where </w:t>
      </w:r>
      <w:r w:rsidR="005355BF">
        <w:rPr>
          <w:rFonts w:ascii="Times New Roman" w:hAnsi="Times New Roman" w:cs="Times New Roman"/>
          <w:sz w:val="24"/>
          <w:szCs w:val="24"/>
        </w:rPr>
        <w:t xml:space="preserve">Landsat observations indicate that </w:t>
      </w:r>
      <w:r w:rsidR="001C6506">
        <w:rPr>
          <w:rFonts w:ascii="Times New Roman" w:hAnsi="Times New Roman" w:cs="Times New Roman"/>
          <w:sz w:val="24"/>
          <w:szCs w:val="24"/>
        </w:rPr>
        <w:t xml:space="preserve">average </w:t>
      </w:r>
      <w:r w:rsidR="00B6686C">
        <w:rPr>
          <w:rFonts w:ascii="Times New Roman" w:hAnsi="Times New Roman" w:cs="Times New Roman"/>
          <w:sz w:val="24"/>
          <w:szCs w:val="24"/>
        </w:rPr>
        <w:t xml:space="preserve">Arctic </w:t>
      </w:r>
      <w:r w:rsidR="001C6506">
        <w:rPr>
          <w:rFonts w:ascii="Times New Roman" w:hAnsi="Times New Roman" w:cs="Times New Roman"/>
          <w:sz w:val="24"/>
          <w:szCs w:val="24"/>
        </w:rPr>
        <w:t>vegetation greenness increased 3.9</w:t>
      </w:r>
      <w:r w:rsidR="00830D9B">
        <w:rPr>
          <w:rFonts w:ascii="Times New Roman" w:hAnsi="Times New Roman" w:cs="Times New Roman"/>
          <w:sz w:val="24"/>
          <w:szCs w:val="24"/>
        </w:rPr>
        <w:t xml:space="preserve">% from 2000 to 2020 </w:t>
      </w:r>
      <w:r w:rsidR="007E53F8">
        <w:rPr>
          <w:rFonts w:ascii="Times New Roman" w:hAnsi="Times New Roman" w:cs="Times New Roman"/>
          <w:sz w:val="24"/>
          <w:szCs w:val="24"/>
        </w:rPr>
        <w:fldChar w:fldCharType="begin">
          <w:fldData xml:space="preserve">PEVuZE5vdGU+PENpdGU+PEF1dGhvcj5NZWtvbm5lbjwvQXV0aG9yPjxZZWFyPjIwMjE8L1llYXI+
PFJlY051bT40NTA2PC9SZWNOdW0+PERpc3BsYXlUZXh0PihCZXJuZXIgZXQgYWwuIDIwMjAsIE1l
a29ubmVuIGV0IGFsLiAyMDIxKTwvRGlzcGxheVRleHQ+PHJlY29yZD48cmVjLW51bWJlcj40NTA2
PC9yZWMtbnVtYmVyPjxmb3JlaWduLWtleXM+PGtleSBhcHA9IkVOIiBkYi1pZD0icHJ6cnoyeGZ5
czBldDZlczAycXgwYWRwcnM1OXoyZXJ4ZjV0IiB0aW1lc3RhbXA9IjE2MTk4MDcyOTEiPjQ1MDY8
L2tleT48L2ZvcmVpZ24ta2V5cz48cmVmLXR5cGUgbmFtZT0iSm91cm5hbCBBcnRpY2xlIj4xNzwv
cmVmLXR5cGU+PGNvbnRyaWJ1dG9ycz48YXV0aG9ycz48YXV0aG9yPk1la29ubmVuLCBaZWxhbGVt
IEE8L2F1dGhvcj48YXV0aG9yPlJpbGV5LCBXaWxsaWFtIEo8L2F1dGhvcj48YXV0aG9yPkJlcm5l
ciwgTG9nYW4gVDwvYXV0aG9yPjxhdXRob3I+Qm91c2tpbGwsIE5pY2hvbGFzIEo8L2F1dGhvcj48
YXV0aG9yPlRvcm4sIE1hcmdhcmV0IFM8L2F1dGhvcj48YXV0aG9yPkl3YWhhbmEsIEdvPC9hdXRo
b3I+PGF1dGhvcj5CcmVlbiwgQW15IEw8L2F1dGhvcj48YXV0aG9yPk15ZXJzLVNtaXRoLCBJc2xh
IEg8L2F1dGhvcj48YXV0aG9yPkNyaWFkbywgTWFyaWFuYSBHYXJjw61hPC9hdXRob3I+PGF1dGhv
cj5MaXUsIFlhbmxhbjwvYXV0aG9yPjxhdXRob3I+RXVza2lyY2hlbiwgRXVnZW5pZSBTPC9hdXRo
b3I+PGF1dGhvcj5Hb2V0eiwgU2NvdHQgSjwvYXV0aG9yPjxhdXRob3I+TWFjaywgTWljaGVsbGUg
QzwvYXV0aG9yPjxhdXRob3I+R3JhbnQsIFJvYmVydCBGPC9hdXRob3I+PC9hdXRob3JzPjwvY29u
dHJpYnV0b3JzPjx0aXRsZXM+PHRpdGxlPkFyY3RpYyB0dW5kcmEgc2hydWJpZmljYXRpb246IGEg
cmV2aWV3IG9mIG1lY2hhbmlzbXMgYW5kIGltcGFjdHMgb24gZWNvc3lzdGVtIGNhcmJvbiBiYWxh
bmNlPC90aXRsZT48c2Vjb25kYXJ5LXRpdGxlPkVudmlyb25tZW50YWwgUmVzZWFyY2ggTGV0dGVy
czwvc2Vjb25kYXJ5LXRpdGxlPjwvdGl0bGVzPjxwZXJpb2RpY2FsPjxmdWxsLXRpdGxlPkVudmly
b25tZW50YWwgUmVzZWFyY2ggTGV0dGVyczwvZnVsbC10aXRsZT48L3BlcmlvZGljYWw+PHBhZ2Vz
PjA1MzAwMTwvcGFnZXM+PHZvbHVtZT4xNjwvdm9sdW1lPjxudW1iZXI+NTwvbnVtYmVyPjxkYXRl
cz48eWVhcj4yMDIxPC95ZWFyPjwvZGF0ZXM+PGlzYm4+MTc0OC05MzI2PC9pc2JuPjx1cmxzPjwv
dXJscz48L3JlY29yZD48L0NpdGU+PENpdGU+PEF1dGhvcj5CZXJuZXI8L0F1dGhvcj48WWVhcj4y
MDIwPC9ZZWFyPjxSZWNOdW0+Mzc1NTwvUmVjTnVtPjxyZWNvcmQ+PHJlYy1udW1iZXI+Mzc1NTwv
cmVjLW51bWJlcj48Zm9yZWlnbi1rZXlzPjxrZXkgYXBwPSJFTiIgZGItaWQ9InByenJ6MnhmeXMw
ZXQ2ZXMwMnF4MGFkcHJzNTl6MmVyeGY1dCIgdGltZXN0YW1wPSIxNTQzNTEyNjM4Ij4zNzU1PC9r
ZXk+PC9mb3JlaWduLWtleXM+PHJlZi10eXBlIG5hbWU9IkpvdXJuYWwgQXJ0aWNsZSI+MTc8L3Jl
Zi10eXBlPjxjb250cmlidXRvcnM+PGF1dGhvcnM+PGF1dGhvcj5CZXJuZXIsIEwuVC48L2F1dGhv
cj48YXV0aG9yPk1hc3NleSwgUi48L2F1dGhvcj48YXV0aG9yPkphbnR6LCBQLjwvYXV0aG9yPjxh
dXRob3I+Rm9yYmVzLCBCLkMuPC9hdXRob3I+PGF1dGhvcj5NYWNpYXMtRmF1cmlhLCBNLjwvYXV0
aG9yPjxhdXRob3I+TXllcnMtU21pdGgsIEkuIEguPC9hdXRob3I+PGF1dGhvcj5LdW1wdWxhLCBU
aW1vPC9hdXRob3I+PGF1dGhvcj5HYXV0aGllciwgRy48L2F1dGhvcj48YXV0aG9yPkFuZHJldS1I
YXlsZXMsIEwuPC9hdXRob3I+PGF1dGhvcj5HYWdsaW90aSwgQi48L2F1dGhvcj48YXV0aG9yPkJ1
cm5zLCBQLkouPC9hdXRob3I+PGF1dGhvcj5aZXR0ZXJiZXJnLCBQLjwvYXV0aG9yPjxhdXRob3I+
RCZhcG9zO0FycmlnbywgUi48L2F1dGhvcj48YXV0aG9yPkdvZXR6LCBTLkouPC9hdXRob3I+PC9h
dXRob3JzPjwvY29udHJpYnV0b3JzPjx0aXRsZXM+PHRpdGxlPlN1bW1lciB3YXJtaW5nIGV4cGxh
aW5zIHdpZGVzcHJlYWQgYnV0IG5vdCB1bmlmb3JtIGdyZWVuaW5nIGluIHRoZSBBcmN0aWMgdHVu
ZHJhIGJpb21lPC90aXRsZT48c2Vjb25kYXJ5LXRpdGxlPk5hdHVyZSBDb21tdW5pY2F0aW9uczwv
c2Vjb25kYXJ5LXRpdGxlPjwvdGl0bGVzPjxwZXJpb2RpY2FsPjxmdWxsLXRpdGxlPk5hdHVyZSBj
b21tdW5pY2F0aW9uczwvZnVsbC10aXRsZT48L3BlcmlvZGljYWw+PHBhZ2VzPjQ2MjE8L3BhZ2Vz
Pjx2b2x1bWU+MTE8L3ZvbHVtZT48ZGF0ZXM+PHllYXI+MjAyMDwveWVhcj48L2RhdGVzPjx1cmxz
PjwvdXJscz48ZWxlY3Ryb25pYy1yZXNvdXJjZS1udW0+aHR0cHM6Ly9kb2kub3JnLzEwLjEwMzgv
czQxNDY3LTAyMC0xODQ3OS01PC9lbGVjdHJvbmljLXJlc291cmNlLW51bT48L3JlY29yZD48L0Np
dGU+PC9FbmROb3RlPn==
</w:fldData>
        </w:fldChar>
      </w:r>
      <w:r w:rsidR="007E53F8">
        <w:rPr>
          <w:rFonts w:ascii="Times New Roman" w:hAnsi="Times New Roman" w:cs="Times New Roman"/>
          <w:sz w:val="24"/>
          <w:szCs w:val="24"/>
        </w:rPr>
        <w:instrText xml:space="preserve"> ADDIN EN.CITE </w:instrText>
      </w:r>
      <w:r w:rsidR="007E53F8">
        <w:rPr>
          <w:rFonts w:ascii="Times New Roman" w:hAnsi="Times New Roman" w:cs="Times New Roman"/>
          <w:sz w:val="24"/>
          <w:szCs w:val="24"/>
        </w:rPr>
        <w:fldChar w:fldCharType="begin">
          <w:fldData xml:space="preserve">PEVuZE5vdGU+PENpdGU+PEF1dGhvcj5NZWtvbm5lbjwvQXV0aG9yPjxZZWFyPjIwMjE8L1llYXI+
PFJlY051bT40NTA2PC9SZWNOdW0+PERpc3BsYXlUZXh0PihCZXJuZXIgZXQgYWwuIDIwMjAsIE1l
a29ubmVuIGV0IGFsLiAyMDIxKTwvRGlzcGxheVRleHQ+PHJlY29yZD48cmVjLW51bWJlcj40NTA2
PC9yZWMtbnVtYmVyPjxmb3JlaWduLWtleXM+PGtleSBhcHA9IkVOIiBkYi1pZD0icHJ6cnoyeGZ5
czBldDZlczAycXgwYWRwcnM1OXoyZXJ4ZjV0IiB0aW1lc3RhbXA9IjE2MTk4MDcyOTEiPjQ1MDY8
L2tleT48L2ZvcmVpZ24ta2V5cz48cmVmLXR5cGUgbmFtZT0iSm91cm5hbCBBcnRpY2xlIj4xNzwv
cmVmLXR5cGU+PGNvbnRyaWJ1dG9ycz48YXV0aG9ycz48YXV0aG9yPk1la29ubmVuLCBaZWxhbGVt
IEE8L2F1dGhvcj48YXV0aG9yPlJpbGV5LCBXaWxsaWFtIEo8L2F1dGhvcj48YXV0aG9yPkJlcm5l
ciwgTG9nYW4gVDwvYXV0aG9yPjxhdXRob3I+Qm91c2tpbGwsIE5pY2hvbGFzIEo8L2F1dGhvcj48
YXV0aG9yPlRvcm4sIE1hcmdhcmV0IFM8L2F1dGhvcj48YXV0aG9yPkl3YWhhbmEsIEdvPC9hdXRo
b3I+PGF1dGhvcj5CcmVlbiwgQW15IEw8L2F1dGhvcj48YXV0aG9yPk15ZXJzLVNtaXRoLCBJc2xh
IEg8L2F1dGhvcj48YXV0aG9yPkNyaWFkbywgTWFyaWFuYSBHYXJjw61hPC9hdXRob3I+PGF1dGhv
cj5MaXUsIFlhbmxhbjwvYXV0aG9yPjxhdXRob3I+RXVza2lyY2hlbiwgRXVnZW5pZSBTPC9hdXRo
b3I+PGF1dGhvcj5Hb2V0eiwgU2NvdHQgSjwvYXV0aG9yPjxhdXRob3I+TWFjaywgTWljaGVsbGUg
QzwvYXV0aG9yPjxhdXRob3I+R3JhbnQsIFJvYmVydCBGPC9hdXRob3I+PC9hdXRob3JzPjwvY29u
dHJpYnV0b3JzPjx0aXRsZXM+PHRpdGxlPkFyY3RpYyB0dW5kcmEgc2hydWJpZmljYXRpb246IGEg
cmV2aWV3IG9mIG1lY2hhbmlzbXMgYW5kIGltcGFjdHMgb24gZWNvc3lzdGVtIGNhcmJvbiBiYWxh
bmNlPC90aXRsZT48c2Vjb25kYXJ5LXRpdGxlPkVudmlyb25tZW50YWwgUmVzZWFyY2ggTGV0dGVy
czwvc2Vjb25kYXJ5LXRpdGxlPjwvdGl0bGVzPjxwZXJpb2RpY2FsPjxmdWxsLXRpdGxlPkVudmly
b25tZW50YWwgUmVzZWFyY2ggTGV0dGVyczwvZnVsbC10aXRsZT48L3BlcmlvZGljYWw+PHBhZ2Vz
PjA1MzAwMTwvcGFnZXM+PHZvbHVtZT4xNjwvdm9sdW1lPjxudW1iZXI+NTwvbnVtYmVyPjxkYXRl
cz48eWVhcj4yMDIxPC95ZWFyPjwvZGF0ZXM+PGlzYm4+MTc0OC05MzI2PC9pc2JuPjx1cmxzPjwv
dXJscz48L3JlY29yZD48L0NpdGU+PENpdGU+PEF1dGhvcj5CZXJuZXI8L0F1dGhvcj48WWVhcj4y
MDIwPC9ZZWFyPjxSZWNOdW0+Mzc1NTwvUmVjTnVtPjxyZWNvcmQ+PHJlYy1udW1iZXI+Mzc1NTwv
cmVjLW51bWJlcj48Zm9yZWlnbi1rZXlzPjxrZXkgYXBwPSJFTiIgZGItaWQ9InByenJ6MnhmeXMw
ZXQ2ZXMwMnF4MGFkcHJzNTl6MmVyeGY1dCIgdGltZXN0YW1wPSIxNTQzNTEyNjM4Ij4zNzU1PC9r
ZXk+PC9mb3JlaWduLWtleXM+PHJlZi10eXBlIG5hbWU9IkpvdXJuYWwgQXJ0aWNsZSI+MTc8L3Jl
Zi10eXBlPjxjb250cmlidXRvcnM+PGF1dGhvcnM+PGF1dGhvcj5CZXJuZXIsIEwuVC48L2F1dGhv
cj48YXV0aG9yPk1hc3NleSwgUi48L2F1dGhvcj48YXV0aG9yPkphbnR6LCBQLjwvYXV0aG9yPjxh
dXRob3I+Rm9yYmVzLCBCLkMuPC9hdXRob3I+PGF1dGhvcj5NYWNpYXMtRmF1cmlhLCBNLjwvYXV0
aG9yPjxhdXRob3I+TXllcnMtU21pdGgsIEkuIEguPC9hdXRob3I+PGF1dGhvcj5LdW1wdWxhLCBU
aW1vPC9hdXRob3I+PGF1dGhvcj5HYXV0aGllciwgRy48L2F1dGhvcj48YXV0aG9yPkFuZHJldS1I
YXlsZXMsIEwuPC9hdXRob3I+PGF1dGhvcj5HYWdsaW90aSwgQi48L2F1dGhvcj48YXV0aG9yPkJ1
cm5zLCBQLkouPC9hdXRob3I+PGF1dGhvcj5aZXR0ZXJiZXJnLCBQLjwvYXV0aG9yPjxhdXRob3I+
RCZhcG9zO0FycmlnbywgUi48L2F1dGhvcj48YXV0aG9yPkdvZXR6LCBTLkouPC9hdXRob3I+PC9h
dXRob3JzPjwvY29udHJpYnV0b3JzPjx0aXRsZXM+PHRpdGxlPlN1bW1lciB3YXJtaW5nIGV4cGxh
aW5zIHdpZGVzcHJlYWQgYnV0IG5vdCB1bmlmb3JtIGdyZWVuaW5nIGluIHRoZSBBcmN0aWMgdHVu
ZHJhIGJpb21lPC90aXRsZT48c2Vjb25kYXJ5LXRpdGxlPk5hdHVyZSBDb21tdW5pY2F0aW9uczwv
c2Vjb25kYXJ5LXRpdGxlPjwvdGl0bGVzPjxwZXJpb2RpY2FsPjxmdWxsLXRpdGxlPk5hdHVyZSBj
b21tdW5pY2F0aW9uczwvZnVsbC10aXRsZT48L3BlcmlvZGljYWw+PHBhZ2VzPjQ2MjE8L3BhZ2Vz
Pjx2b2x1bWU+MTE8L3ZvbHVtZT48ZGF0ZXM+PHllYXI+MjAyMDwveWVhcj48L2RhdGVzPjx1cmxz
PjwvdXJscz48ZWxlY3Ryb25pYy1yZXNvdXJjZS1udW0+aHR0cHM6Ly9kb2kub3JnLzEwLjEwMzgv
czQxNDY3LTAyMC0xODQ3OS01PC9lbGVjdHJvbmljLXJlc291cmNlLW51bT48L3JlY29yZD48L0Np
dGU+PC9FbmROb3RlPn==
</w:fldData>
        </w:fldChar>
      </w:r>
      <w:r w:rsidR="007E53F8">
        <w:rPr>
          <w:rFonts w:ascii="Times New Roman" w:hAnsi="Times New Roman" w:cs="Times New Roman"/>
          <w:sz w:val="24"/>
          <w:szCs w:val="24"/>
        </w:rPr>
        <w:instrText xml:space="preserve"> ADDIN EN.CITE.DATA </w:instrText>
      </w:r>
      <w:r w:rsidR="007E53F8">
        <w:rPr>
          <w:rFonts w:ascii="Times New Roman" w:hAnsi="Times New Roman" w:cs="Times New Roman"/>
          <w:sz w:val="24"/>
          <w:szCs w:val="24"/>
        </w:rPr>
      </w:r>
      <w:r w:rsidR="007E53F8">
        <w:rPr>
          <w:rFonts w:ascii="Times New Roman" w:hAnsi="Times New Roman" w:cs="Times New Roman"/>
          <w:sz w:val="24"/>
          <w:szCs w:val="24"/>
        </w:rPr>
        <w:fldChar w:fldCharType="end"/>
      </w:r>
      <w:r w:rsidR="007E53F8">
        <w:rPr>
          <w:rFonts w:ascii="Times New Roman" w:hAnsi="Times New Roman" w:cs="Times New Roman"/>
          <w:sz w:val="24"/>
          <w:szCs w:val="24"/>
        </w:rPr>
      </w:r>
      <w:r w:rsidR="007E53F8">
        <w:rPr>
          <w:rFonts w:ascii="Times New Roman" w:hAnsi="Times New Roman" w:cs="Times New Roman"/>
          <w:sz w:val="24"/>
          <w:szCs w:val="24"/>
        </w:rPr>
        <w:fldChar w:fldCharType="separate"/>
      </w:r>
      <w:r w:rsidR="007E53F8">
        <w:rPr>
          <w:rFonts w:ascii="Times New Roman" w:hAnsi="Times New Roman" w:cs="Times New Roman"/>
          <w:noProof/>
          <w:sz w:val="24"/>
          <w:szCs w:val="24"/>
        </w:rPr>
        <w:t>(Berner et al. 2020, Mekonnen et al. 2021)</w:t>
      </w:r>
      <w:r w:rsidR="007E53F8">
        <w:rPr>
          <w:rFonts w:ascii="Times New Roman" w:hAnsi="Times New Roman" w:cs="Times New Roman"/>
          <w:sz w:val="24"/>
          <w:szCs w:val="24"/>
        </w:rPr>
        <w:fldChar w:fldCharType="end"/>
      </w:r>
      <w:r w:rsidR="00830D9B">
        <w:rPr>
          <w:rFonts w:ascii="Times New Roman" w:hAnsi="Times New Roman" w:cs="Times New Roman"/>
          <w:sz w:val="24"/>
          <w:szCs w:val="24"/>
        </w:rPr>
        <w:t>.</w:t>
      </w:r>
      <w:r w:rsidR="00957BEF">
        <w:rPr>
          <w:rFonts w:ascii="Times New Roman" w:hAnsi="Times New Roman" w:cs="Times New Roman"/>
          <w:sz w:val="24"/>
          <w:szCs w:val="24"/>
        </w:rPr>
        <w:t xml:space="preserve"> Nevertheless, browning in this study area is broadly consistent with</w:t>
      </w:r>
      <w:r w:rsidR="00114429">
        <w:rPr>
          <w:rFonts w:ascii="Times New Roman" w:hAnsi="Times New Roman" w:cs="Times New Roman"/>
          <w:sz w:val="24"/>
          <w:szCs w:val="24"/>
        </w:rPr>
        <w:t xml:space="preserve"> </w:t>
      </w:r>
      <w:r w:rsidR="00957BEF">
        <w:rPr>
          <w:rFonts w:ascii="Times New Roman" w:hAnsi="Times New Roman" w:cs="Times New Roman"/>
          <w:sz w:val="24"/>
          <w:szCs w:val="24"/>
        </w:rPr>
        <w:t xml:space="preserve">findings from recent pan-Arctic </w:t>
      </w:r>
      <w:r w:rsidR="00114429">
        <w:rPr>
          <w:rFonts w:ascii="Times New Roman" w:hAnsi="Times New Roman" w:cs="Times New Roman"/>
          <w:sz w:val="24"/>
          <w:szCs w:val="24"/>
        </w:rPr>
        <w:t>analyses</w:t>
      </w:r>
      <w:r w:rsidR="00006FE7">
        <w:rPr>
          <w:rFonts w:ascii="Times New Roman" w:hAnsi="Times New Roman" w:cs="Times New Roman"/>
          <w:sz w:val="24"/>
          <w:szCs w:val="24"/>
        </w:rPr>
        <w:t xml:space="preserve"> </w:t>
      </w:r>
      <w:r w:rsidR="00114429">
        <w:rPr>
          <w:rFonts w:ascii="Times New Roman" w:hAnsi="Times New Roman" w:cs="Times New Roman"/>
          <w:sz w:val="24"/>
          <w:szCs w:val="24"/>
        </w:rPr>
        <w:t xml:space="preserve">using Landsat </w:t>
      </w:r>
      <w:r w:rsidR="00114429">
        <w:rPr>
          <w:rFonts w:ascii="Times New Roman" w:hAnsi="Times New Roman" w:cs="Times New Roman"/>
          <w:sz w:val="24"/>
          <w:szCs w:val="24"/>
        </w:rPr>
        <w:fldChar w:fldCharType="begin"/>
      </w:r>
      <w:r w:rsidR="00114429">
        <w:rPr>
          <w:rFonts w:ascii="Times New Roman" w:hAnsi="Times New Roman" w:cs="Times New Roman"/>
          <w:sz w:val="24"/>
          <w:szCs w:val="24"/>
        </w:rPr>
        <w:instrText xml:space="preserve"> ADDIN EN.CITE &lt;EndNote&gt;&lt;Cite&gt;&lt;Author&gt;Berner&lt;/Author&gt;&lt;Year&gt;2020&lt;/Year&gt;&lt;RecNum&gt;3755&lt;/RecNum&gt;&lt;DisplayText&gt;(Berner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https://doi.org/10.1038/s41467-020-18479-5&lt;/electronic-resource-num&gt;&lt;/record&gt;&lt;/Cite&gt;&lt;/EndNote&gt;</w:instrText>
      </w:r>
      <w:r w:rsidR="00114429">
        <w:rPr>
          <w:rFonts w:ascii="Times New Roman" w:hAnsi="Times New Roman" w:cs="Times New Roman"/>
          <w:sz w:val="24"/>
          <w:szCs w:val="24"/>
        </w:rPr>
        <w:fldChar w:fldCharType="separate"/>
      </w:r>
      <w:r w:rsidR="00114429">
        <w:rPr>
          <w:rFonts w:ascii="Times New Roman" w:hAnsi="Times New Roman" w:cs="Times New Roman"/>
          <w:noProof/>
          <w:sz w:val="24"/>
          <w:szCs w:val="24"/>
        </w:rPr>
        <w:t>(Berner et al. 2020)</w:t>
      </w:r>
      <w:r w:rsidR="00114429">
        <w:rPr>
          <w:rFonts w:ascii="Times New Roman" w:hAnsi="Times New Roman" w:cs="Times New Roman"/>
          <w:sz w:val="24"/>
          <w:szCs w:val="24"/>
        </w:rPr>
        <w:fldChar w:fldCharType="end"/>
      </w:r>
      <w:r w:rsidR="00114429">
        <w:rPr>
          <w:rFonts w:ascii="Times New Roman" w:hAnsi="Times New Roman" w:cs="Times New Roman"/>
          <w:sz w:val="24"/>
          <w:szCs w:val="24"/>
        </w:rPr>
        <w:t xml:space="preserve"> and MODIS </w:t>
      </w:r>
      <w:r w:rsidR="00114429">
        <w:rPr>
          <w:rFonts w:ascii="Times New Roman" w:hAnsi="Times New Roman" w:cs="Times New Roman"/>
          <w:sz w:val="24"/>
          <w:szCs w:val="24"/>
        </w:rPr>
        <w:fldChar w:fldCharType="begin"/>
      </w:r>
      <w:r w:rsidR="00114429">
        <w:rPr>
          <w:rFonts w:ascii="Times New Roman" w:hAnsi="Times New Roman" w:cs="Times New Roman"/>
          <w:sz w:val="24"/>
          <w:szCs w:val="24"/>
        </w:rPr>
        <w:instrText xml:space="preserve"> ADDIN EN.CITE &lt;EndNote&gt;&lt;Cite&gt;&lt;Author&gt;Frost&lt;/Author&gt;&lt;Year&gt;2021&lt;/Year&gt;&lt;RecNum&gt;4603&lt;/RecNum&gt;&lt;DisplayText&gt;(Frost et al. 2021)&lt;/DisplayText&gt;&lt;record&gt;&lt;rec-number&gt;4603&lt;/rec-number&gt;&lt;foreign-keys&gt;&lt;key app="EN" db-id="przrz2xfys0et6es02qx0adprs59z2erxf5t" timestamp="1631049135"&gt;4603&lt;/key&gt;&lt;/foreign-keys&gt;&lt;ref-type name="Journal Article"&gt;17&lt;/ref-type&gt;&lt;contributors&gt;&lt;authors&gt;&lt;author&gt;Frost, G.V.&lt;/author&gt;&lt;author&gt;M.J. Macander&lt;/author&gt;&lt;author&gt;U.S. Bhatt&lt;/author&gt;&lt;author&gt;H.E. Epstein&lt;/author&gt;&lt;author&gt;L.T. Berner&lt;/author&gt;&lt;author&gt;J.W. Bjerke&lt;/author&gt;&lt;author&gt;B.C. Forbes&lt;/author&gt;&lt;author&gt;S.J. Goetz&lt;/author&gt;&lt;author&gt;M.J. Lara&lt;/author&gt;&lt;author&gt;T. Park&lt;/author&gt;&lt;author&gt;G.K. Phoenix&lt;/author&gt;&lt;author&gt;M.K. Raynolds&lt;/author&gt;&lt;author&gt;H. Tømmervik&lt;/author&gt;&lt;author&gt;D.A. Walker&lt;/author&gt;&lt;/authors&gt;&lt;/contributors&gt;&lt;titles&gt;&lt;title&gt;Tundra greenness [in “State of the Climate in 2020”]&lt;/title&gt;&lt;secondary-title&gt;Bulletin of the American Meteorological Society&lt;/secondary-title&gt;&lt;/titles&gt;&lt;periodical&gt;&lt;full-title&gt;Bulletin of the American Meteorological Society&lt;/full-title&gt;&lt;/periodical&gt;&lt;pages&gt;S290–S292&lt;/pages&gt;&lt;volume&gt;102&lt;/volume&gt;&lt;number&gt;8&lt;/number&gt;&lt;dates&gt;&lt;year&gt;2021&lt;/year&gt;&lt;/dates&gt;&lt;urls&gt;&lt;/urls&gt;&lt;electronic-resource-num&gt;10.1175/BAMS-D-21-0086.1&lt;/electronic-resource-num&gt;&lt;/record&gt;&lt;/Cite&gt;&lt;/EndNote&gt;</w:instrText>
      </w:r>
      <w:r w:rsidR="00114429">
        <w:rPr>
          <w:rFonts w:ascii="Times New Roman" w:hAnsi="Times New Roman" w:cs="Times New Roman"/>
          <w:sz w:val="24"/>
          <w:szCs w:val="24"/>
        </w:rPr>
        <w:fldChar w:fldCharType="separate"/>
      </w:r>
      <w:r w:rsidR="00114429">
        <w:rPr>
          <w:rFonts w:ascii="Times New Roman" w:hAnsi="Times New Roman" w:cs="Times New Roman"/>
          <w:noProof/>
          <w:sz w:val="24"/>
          <w:szCs w:val="24"/>
        </w:rPr>
        <w:t>(Frost et al. 2021)</w:t>
      </w:r>
      <w:r w:rsidR="00114429">
        <w:rPr>
          <w:rFonts w:ascii="Times New Roman" w:hAnsi="Times New Roman" w:cs="Times New Roman"/>
          <w:sz w:val="24"/>
          <w:szCs w:val="24"/>
        </w:rPr>
        <w:fldChar w:fldCharType="end"/>
      </w:r>
      <w:r w:rsidR="00114429">
        <w:rPr>
          <w:rFonts w:ascii="Times New Roman" w:hAnsi="Times New Roman" w:cs="Times New Roman"/>
          <w:sz w:val="24"/>
          <w:szCs w:val="24"/>
        </w:rPr>
        <w:t xml:space="preserve"> satellite data that show </w:t>
      </w:r>
      <w:r w:rsidR="00957BEF">
        <w:rPr>
          <w:rFonts w:ascii="Times New Roman" w:hAnsi="Times New Roman" w:cs="Times New Roman"/>
          <w:sz w:val="24"/>
          <w:szCs w:val="24"/>
        </w:rPr>
        <w:t>regional browning in southwestern Greenland</w:t>
      </w:r>
      <w:r w:rsidR="001810F1">
        <w:rPr>
          <w:rFonts w:ascii="Times New Roman" w:hAnsi="Times New Roman" w:cs="Times New Roman"/>
          <w:sz w:val="24"/>
          <w:szCs w:val="24"/>
        </w:rPr>
        <w:t xml:space="preserve">. </w:t>
      </w:r>
      <w:r w:rsidR="00114429">
        <w:rPr>
          <w:rFonts w:ascii="Times New Roman" w:hAnsi="Times New Roman" w:cs="Times New Roman"/>
          <w:sz w:val="24"/>
          <w:szCs w:val="24"/>
        </w:rPr>
        <w:t xml:space="preserve">The causes of browning in </w:t>
      </w:r>
      <w:r w:rsidR="001810F1">
        <w:rPr>
          <w:rFonts w:ascii="Times New Roman" w:hAnsi="Times New Roman" w:cs="Times New Roman"/>
          <w:sz w:val="24"/>
          <w:szCs w:val="24"/>
        </w:rPr>
        <w:t xml:space="preserve">southwestern Greenland </w:t>
      </w:r>
      <w:r w:rsidR="00114429">
        <w:rPr>
          <w:rFonts w:ascii="Times New Roman" w:hAnsi="Times New Roman" w:cs="Times New Roman"/>
          <w:sz w:val="24"/>
          <w:szCs w:val="24"/>
        </w:rPr>
        <w:t xml:space="preserve">warrant further investigation, but are </w:t>
      </w:r>
      <w:r w:rsidR="00957BEF">
        <w:rPr>
          <w:rFonts w:ascii="Times New Roman" w:hAnsi="Times New Roman" w:cs="Times New Roman"/>
          <w:sz w:val="24"/>
          <w:szCs w:val="24"/>
        </w:rPr>
        <w:t xml:space="preserve">potentially linked to </w:t>
      </w:r>
      <w:r w:rsidR="0094680D">
        <w:rPr>
          <w:rFonts w:ascii="Times New Roman" w:hAnsi="Times New Roman" w:cs="Times New Roman"/>
          <w:sz w:val="24"/>
          <w:szCs w:val="24"/>
        </w:rPr>
        <w:t xml:space="preserve">hotter and dried conditions suppressing shrub </w:t>
      </w:r>
      <w:r w:rsidR="00D01D96">
        <w:rPr>
          <w:rFonts w:ascii="Times New Roman" w:hAnsi="Times New Roman" w:cs="Times New Roman"/>
          <w:sz w:val="24"/>
          <w:szCs w:val="24"/>
        </w:rPr>
        <w:t xml:space="preserve">and other vegetation </w:t>
      </w:r>
      <w:r w:rsidR="0094680D">
        <w:rPr>
          <w:rFonts w:ascii="Times New Roman" w:hAnsi="Times New Roman" w:cs="Times New Roman"/>
          <w:sz w:val="24"/>
          <w:szCs w:val="24"/>
        </w:rPr>
        <w:t xml:space="preserve">growth, along with </w:t>
      </w:r>
      <w:r w:rsidR="0094680D" w:rsidRPr="0094680D">
        <w:rPr>
          <w:rFonts w:ascii="Times New Roman" w:hAnsi="Times New Roman" w:cs="Times New Roman"/>
          <w:sz w:val="24"/>
          <w:szCs w:val="24"/>
        </w:rPr>
        <w:t>defoliation from moths (</w:t>
      </w:r>
      <w:proofErr w:type="spellStart"/>
      <w:r w:rsidR="0094680D" w:rsidRPr="00D17E51">
        <w:rPr>
          <w:rFonts w:ascii="Times New Roman" w:hAnsi="Times New Roman" w:cs="Times New Roman"/>
          <w:i/>
          <w:iCs/>
          <w:sz w:val="24"/>
          <w:szCs w:val="24"/>
        </w:rPr>
        <w:t>Eurois</w:t>
      </w:r>
      <w:proofErr w:type="spellEnd"/>
      <w:r w:rsidR="0094680D" w:rsidRPr="00D17E51">
        <w:rPr>
          <w:rFonts w:ascii="Times New Roman" w:hAnsi="Times New Roman" w:cs="Times New Roman"/>
          <w:i/>
          <w:iCs/>
          <w:sz w:val="24"/>
          <w:szCs w:val="24"/>
        </w:rPr>
        <w:t xml:space="preserve"> occulta</w:t>
      </w:r>
      <w:r w:rsidR="0094680D" w:rsidRPr="0094680D">
        <w:rPr>
          <w:rFonts w:ascii="Times New Roman" w:hAnsi="Times New Roman" w:cs="Times New Roman"/>
          <w:sz w:val="24"/>
          <w:szCs w:val="24"/>
        </w:rPr>
        <w:t>) and</w:t>
      </w:r>
      <w:r w:rsidR="00D01D96">
        <w:rPr>
          <w:rFonts w:ascii="Times New Roman" w:hAnsi="Times New Roman" w:cs="Times New Roman"/>
          <w:sz w:val="24"/>
          <w:szCs w:val="24"/>
        </w:rPr>
        <w:t xml:space="preserve">, in some areas, </w:t>
      </w:r>
      <w:r w:rsidR="0094680D" w:rsidRPr="0094680D">
        <w:rPr>
          <w:rFonts w:ascii="Times New Roman" w:hAnsi="Times New Roman" w:cs="Times New Roman"/>
          <w:sz w:val="24"/>
          <w:szCs w:val="24"/>
        </w:rPr>
        <w:t>browsing by muskoxen (</w:t>
      </w:r>
      <w:proofErr w:type="spellStart"/>
      <w:r w:rsidR="0094680D" w:rsidRPr="00D17E51">
        <w:rPr>
          <w:rFonts w:ascii="Times New Roman" w:hAnsi="Times New Roman" w:cs="Times New Roman"/>
          <w:i/>
          <w:iCs/>
          <w:sz w:val="24"/>
          <w:szCs w:val="24"/>
        </w:rPr>
        <w:t>Ovibos</w:t>
      </w:r>
      <w:proofErr w:type="spellEnd"/>
      <w:r w:rsidR="0094680D" w:rsidRPr="00D17E51">
        <w:rPr>
          <w:rFonts w:ascii="Times New Roman" w:hAnsi="Times New Roman" w:cs="Times New Roman"/>
          <w:i/>
          <w:iCs/>
          <w:sz w:val="24"/>
          <w:szCs w:val="24"/>
        </w:rPr>
        <w:t xml:space="preserve"> </w:t>
      </w:r>
      <w:proofErr w:type="spellStart"/>
      <w:r w:rsidR="0094680D" w:rsidRPr="00D17E51">
        <w:rPr>
          <w:rFonts w:ascii="Times New Roman" w:hAnsi="Times New Roman" w:cs="Times New Roman"/>
          <w:i/>
          <w:iCs/>
          <w:sz w:val="24"/>
          <w:szCs w:val="24"/>
        </w:rPr>
        <w:t>moschatus</w:t>
      </w:r>
      <w:proofErr w:type="spellEnd"/>
      <w:r w:rsidR="0094680D" w:rsidRPr="0094680D">
        <w:rPr>
          <w:rFonts w:ascii="Times New Roman" w:hAnsi="Times New Roman" w:cs="Times New Roman"/>
          <w:sz w:val="24"/>
          <w:szCs w:val="24"/>
        </w:rPr>
        <w:t>)</w:t>
      </w:r>
      <w:r w:rsidR="0094680D">
        <w:rPr>
          <w:rFonts w:ascii="Times New Roman" w:hAnsi="Times New Roman" w:cs="Times New Roman"/>
          <w:sz w:val="24"/>
          <w:szCs w:val="24"/>
        </w:rPr>
        <w:t xml:space="preserve"> </w:t>
      </w:r>
      <w:r w:rsidR="0094680D">
        <w:rPr>
          <w:rFonts w:ascii="Times New Roman" w:hAnsi="Times New Roman" w:cs="Times New Roman"/>
          <w:sz w:val="24"/>
          <w:szCs w:val="24"/>
        </w:rPr>
        <w:fldChar w:fldCharType="begin">
          <w:fldData xml:space="preserve">PEVuZE5vdGU+PENpdGU+PEF1dGhvcj5HYW1tPC9BdXRob3I+PFllYXI+MjAxODwvWWVhcj48UmVj
TnVtPjM3MTM8L1JlY051bT48RGlzcGxheVRleHQ+KEZvcmNoaGFtbWVyIDIwMTcsIEdhbW0gZXQg
YWwuIDIwMTgsIFByZW5kaW4gZXQgYWwuIDIwMjApPC9EaXNwbGF5VGV4dD48cmVjb3JkPjxyZWMt
bnVtYmVyPjM3MTM8L3JlYy1udW1iZXI+PGZvcmVpZ24ta2V5cz48a2V5IGFwcD0iRU4iIGRiLWlk
PSJwcnpyejJ4ZnlzMGV0NmVzMDJxeDBhZHByczU5ejJlcnhmNXQiIHRpbWVzdGFtcD0iMTUzODA2
NjY2NiI+MzcxMzwva2V5PjwvZm9yZWlnbi1rZXlzPjxyZWYtdHlwZSBuYW1lPSJKb3VybmFsIEFy
dGljbGUiPjE3PC9yZWYtdHlwZT48Y29udHJpYnV0b3JzPjxhdXRob3JzPjxhdXRob3I+R2FtbSwg
Q2Fzc2FuZHJhIE08L2F1dGhvcj48YXV0aG9yPlN1bGxpdmFuLCBQYXRyaWNrIEY8L2F1dGhvcj48
YXV0aG9yPkJ1Y2h3YWwsIEFnYXRhPC9hdXRob3I+PGF1dGhvcj5EaWFsLCBSb21hbiBKPC9hdXRo
b3I+PGF1dGhvcj5Zb3VuZywgQW1hbmRhIEI8L2F1dGhvcj48YXV0aG9yPldhdHRzLCBEYXZpZCBB
PC9hdXRob3I+PGF1dGhvcj5DYWhvb24sIFNlYW4gTVA8L2F1dGhvcj48YXV0aG9yPldlbGtlciwg
SmVmZnJleSBNPC9hdXRob3I+PGF1dGhvcj5Qb3N0LCBFcmljPC9hdXRob3I+PC9hdXRob3JzPjwv
Y29udHJpYnV0b3JzPjx0aXRsZXM+PHRpdGxlPkRlY2xpbmluZyBncm93dGggb2YgZGVjaWR1b3Vz
IHNocnVicyBpbiB0aGUgd2FybWluZyBjbGltYXRlIG9mIGNvbnRpbmVudGFsIHdlc3Rlcm4gR3Jl
ZW5sYW5kPC90aXRsZT48c2Vjb25kYXJ5LXRpdGxlPkpvdXJuYWwgb2YgRWNvbG9neTwvc2Vjb25k
YXJ5LXRpdGxlPjwvdGl0bGVzPjxwZXJpb2RpY2FsPjxmdWxsLXRpdGxlPkpvdXJuYWwgb2YgRWNv
bG9neTwvZnVsbC10aXRsZT48L3BlcmlvZGljYWw+PHBhZ2VzPjY0MC02NTQ8L3BhZ2VzPjx2b2x1
bWU+MTA2PC92b2x1bWU+PG51bWJlcj4yPC9udW1iZXI+PGRhdGVzPjx5ZWFyPjIwMTg8L3llYXI+
PC9kYXRlcz48aXNibj4xMzY1LTI3NDU8L2lzYm4+PHVybHM+PC91cmxzPjwvcmVjb3JkPjwvQ2l0
ZT48Q2l0ZT48QXV0aG9yPkZvcmNoaGFtbWVyPC9BdXRob3I+PFllYXI+MjAxNzwvWWVhcj48UmVj
TnVtPjM3MTU8L1JlY051bT48cmVjb3JkPjxyZWMtbnVtYmVyPjM3MTU8L3JlYy1udW1iZXI+PGZv
cmVpZ24ta2V5cz48a2V5IGFwcD0iRU4iIGRiLWlkPSJwcnpyejJ4ZnlzMGV0NmVzMDJxeDBhZHBy
czU5ejJlcnhmNXQiIHRpbWVzdGFtcD0iMTUzOTMwMTI4MiI+MzcxNTwva2V5PjwvZm9yZWlnbi1r
ZXlzPjxyZWYtdHlwZSBuYW1lPSJKb3VybmFsIEFydGljbGUiPjE3PC9yZWYtdHlwZT48Y29udHJp
YnV0b3JzPjxhdXRob3JzPjxhdXRob3I+Rm9yY2hoYW1tZXIsIE1hZHM8L2F1dGhvcj48L2F1dGhv
cnM+PC9jb250cmlidXRvcnM+PHRpdGxlcz48dGl0bGU+U2VhLWljZSBpbmR1Y2VkIGdyb3d0aCBk
ZWNsaW5lIGluIEFyY3RpYyBzaHJ1YnM8L3RpdGxlPjxzZWNvbmRhcnktdGl0bGU+QmlvbG9neSBM
ZXR0ZXJzPC9zZWNvbmRhcnktdGl0bGU+PC90aXRsZXM+PHBlcmlvZGljYWw+PGZ1bGwtdGl0bGU+
QmlvbG9neSBMZXR0ZXJzPC9mdWxsLXRpdGxlPjwvcGVyaW9kaWNhbD48dm9sdW1lPjEzPC92b2x1
bWU+PG51bWJlcj44PC9udW1iZXI+PGRhdGVzPjx5ZWFyPjIwMTc8L3llYXI+PC9kYXRlcz48d29y
ay10eXBlPjEwLjEwOTgvcnNibC4yMDE3LjAxMjI8L3dvcmstdHlwZT48dXJscz48cmVsYXRlZC11
cmxzPjx1cmw+aHR0cDovL3JzYmwucm95YWxzb2NpZXR5cHVibGlzaGluZy5vcmcvY29udGVudC8x
My84LzIwMTcwMTIyLmFic3RyYWN0PC91cmw+PC9yZWxhdGVkLXVybHM+PC91cmxzPjwvcmVjb3Jk
PjwvQ2l0ZT48Q2l0ZT48QXV0aG9yPlByZW5kaW48L0F1dGhvcj48WWVhcj4yMDIwPC9ZZWFyPjxS
ZWNOdW0+NDcwNTwvUmVjTnVtPjxyZWNvcmQ+PHJlYy1udW1iZXI+NDcwNTwvcmVjLW51bWJlcj48
Zm9yZWlnbi1rZXlzPjxrZXkgYXBwPSJFTiIgZGItaWQ9InByenJ6MnhmeXMwZXQ2ZXMwMnF4MGFk
cHJzNTl6MmVyeGY1dCIgdGltZXN0YW1wPSIxNjQyNTI4MTE2Ij40NzA1PC9rZXk+PC9mb3JlaWdu
LWtleXM+PHJlZi10eXBlIG5hbWU9IkpvdXJuYWwgQXJ0aWNsZSI+MTc8L3JlZi10eXBlPjxjb250
cmlidXRvcnM+PGF1dGhvcnM+PGF1dGhvcj5QcmVuZGluLCBBbmdlbGEgTHVpc2E8L2F1dGhvcj48
YXV0aG9yPkNhcnJlciwgTWFyY288L2F1dGhvcj48YXV0aG9yPkthcmFtaSwgTW9qdGFiYTwvYXV0
aG9yPjxhdXRob3I+SG9sbGVzZW4sIErDuHJnZW48L2F1dGhvcj48YXV0aG9yPkJqZXJyZWdhYXJk
IFBlZGVyc2VuLCBOYW5uYTwvYXV0aG9yPjxhdXRob3I+UGl2aWRvcmksIE1hcmlvPC9hdXRob3I+
PGF1dGhvcj5UcmVpZXIsIFVycyBBLjwvYXV0aG9yPjxhdXRob3I+V2VzdGVyZ2FhcmQtTmllbHNl
biwgQW5kcmVhczwvYXV0aG9yPjxhdXRob3I+RWxiZXJsaW5nLCBCbzwvYXV0aG9yPjxhdXRob3I+
Tm9ybWFuZCwgU2lnbmU8L2F1dGhvcj48L2F1dGhvcnM+PC9jb250cmlidXRvcnM+PHRpdGxlcz48
dGl0bGU+SW1tZWRpYXRlIGFuZCBjYXJyeS1vdmVyIGVmZmVjdHMgb2YgaW5zZWN0IG91dGJyZWFr
cyBvbiB2ZWdldGF0aW9uIGdyb3d0aCBpbiBXZXN0IEdyZWVubGFuZCBhc3Nlc3NlZCBmcm9tIGNl
bGxzIHRvIHNhdGVsbGl0ZTwvdGl0bGU+PHNlY29uZGFyeS10aXRsZT5Kb3VybmFsIG9mIEJpb2dl
b2dyYXBoeTwvc2Vjb25kYXJ5LXRpdGxlPjwvdGl0bGVzPjxwZXJpb2RpY2FsPjxmdWxsLXRpdGxl
PkpvdXJuYWwgb2YgQmlvZ2VvZ3JhcGh5PC9mdWxsLXRpdGxlPjwvcGVyaW9kaWNhbD48cGFnZXM+
ODctMTAwPC9wYWdlcz48dm9sdW1lPjQ3PC92b2x1bWU+PG51bWJlcj4xPC9udW1iZXI+PGtleXdv
cmRzPjxrZXl3b3JkPkFyY3RpYyB0dW5kcmE8L2tleXdvcmQ+PGtleXdvcmQ+Y2VsbCB3YWxsIHRo
aWNrbmVzczwva2V5d29yZD48a2V5d29yZD5oeWRyYXVsaWMgZGlhbWV0ZXI8L2tleXdvcmQ+PGtl
eXdvcmQ+aW5zZWN0IG91dGJyZWFrczwva2V5d29yZD48a2V5d29yZD5ORFZJPC9rZXl3b3JkPjxr
ZXl3b3JkPnF1YW50aXRhdGl2ZSB3b29kIGFuYXRvbXk8L2tleXdvcmQ+PGtleXdvcmQ+cmVtb3Rl
IHNlbnNpbmc8L2tleXdvcmQ+PGtleXdvcmQ+cmluZyB3aWR0aDwva2V5d29yZD48L2tleXdvcmRz
PjxkYXRlcz48eWVhcj4yMDIwPC95ZWFyPjxwdWItZGF0ZXM+PGRhdGU+MjAyMC8wMS8wMTwvZGF0
ZT48L3B1Yi1kYXRlcz48L2RhdGVzPjxwdWJsaXNoZXI+Sm9obiBXaWxleSAmYW1wOyBTb25zLCBM
dGQ8L3B1Ymxpc2hlcj48aXNibj4wMzA1LTAyNzA8L2lzYm4+PHdvcmstdHlwZT5odHRwczovL2Rv
aS5vcmcvMTAuMTExMS9qYmkuMTM2NDQ8L3dvcmstdHlwZT48dXJscz48cmVsYXRlZC11cmxzPjx1
cmw+aHR0cHM6Ly9kb2kub3JnLzEwLjExMTEvamJpLjEzNjQ0PC91cmw+PC9yZWxhdGVkLXVybHM+
PC91cmxzPjxlbGVjdHJvbmljLXJlc291cmNlLW51bT5odHRwczovL2RvaS5vcmcvMTAuMTExMS9q
YmkuMTM2NDQ8L2VsZWN0cm9uaWMtcmVzb3VyY2UtbnVtPjxhY2Nlc3MtZGF0ZT4yMDIyLzAxLzE4
PC9hY2Nlc3MtZGF0ZT48L3JlY29yZD48L0NpdGU+PC9FbmROb3RlPgB=
</w:fldData>
        </w:fldChar>
      </w:r>
      <w:r w:rsidR="00D01D96">
        <w:rPr>
          <w:rFonts w:ascii="Times New Roman" w:hAnsi="Times New Roman" w:cs="Times New Roman"/>
          <w:sz w:val="24"/>
          <w:szCs w:val="24"/>
        </w:rPr>
        <w:instrText xml:space="preserve"> ADDIN EN.CITE </w:instrText>
      </w:r>
      <w:r w:rsidR="00D01D96">
        <w:rPr>
          <w:rFonts w:ascii="Times New Roman" w:hAnsi="Times New Roman" w:cs="Times New Roman"/>
          <w:sz w:val="24"/>
          <w:szCs w:val="24"/>
        </w:rPr>
        <w:fldChar w:fldCharType="begin">
          <w:fldData xml:space="preserve">PEVuZE5vdGU+PENpdGU+PEF1dGhvcj5HYW1tPC9BdXRob3I+PFllYXI+MjAxODwvWWVhcj48UmVj
TnVtPjM3MTM8L1JlY051bT48RGlzcGxheVRleHQ+KEZvcmNoaGFtbWVyIDIwMTcsIEdhbW0gZXQg
YWwuIDIwMTgsIFByZW5kaW4gZXQgYWwuIDIwMjApPC9EaXNwbGF5VGV4dD48cmVjb3JkPjxyZWMt
bnVtYmVyPjM3MTM8L3JlYy1udW1iZXI+PGZvcmVpZ24ta2V5cz48a2V5IGFwcD0iRU4iIGRiLWlk
PSJwcnpyejJ4ZnlzMGV0NmVzMDJxeDBhZHByczU5ejJlcnhmNXQiIHRpbWVzdGFtcD0iMTUzODA2
NjY2NiI+MzcxMzwva2V5PjwvZm9yZWlnbi1rZXlzPjxyZWYtdHlwZSBuYW1lPSJKb3VybmFsIEFy
dGljbGUiPjE3PC9yZWYtdHlwZT48Y29udHJpYnV0b3JzPjxhdXRob3JzPjxhdXRob3I+R2FtbSwg
Q2Fzc2FuZHJhIE08L2F1dGhvcj48YXV0aG9yPlN1bGxpdmFuLCBQYXRyaWNrIEY8L2F1dGhvcj48
YXV0aG9yPkJ1Y2h3YWwsIEFnYXRhPC9hdXRob3I+PGF1dGhvcj5EaWFsLCBSb21hbiBKPC9hdXRo
b3I+PGF1dGhvcj5Zb3VuZywgQW1hbmRhIEI8L2F1dGhvcj48YXV0aG9yPldhdHRzLCBEYXZpZCBB
PC9hdXRob3I+PGF1dGhvcj5DYWhvb24sIFNlYW4gTVA8L2F1dGhvcj48YXV0aG9yPldlbGtlciwg
SmVmZnJleSBNPC9hdXRob3I+PGF1dGhvcj5Qb3N0LCBFcmljPC9hdXRob3I+PC9hdXRob3JzPjwv
Y29udHJpYnV0b3JzPjx0aXRsZXM+PHRpdGxlPkRlY2xpbmluZyBncm93dGggb2YgZGVjaWR1b3Vz
IHNocnVicyBpbiB0aGUgd2FybWluZyBjbGltYXRlIG9mIGNvbnRpbmVudGFsIHdlc3Rlcm4gR3Jl
ZW5sYW5kPC90aXRsZT48c2Vjb25kYXJ5LXRpdGxlPkpvdXJuYWwgb2YgRWNvbG9neTwvc2Vjb25k
YXJ5LXRpdGxlPjwvdGl0bGVzPjxwZXJpb2RpY2FsPjxmdWxsLXRpdGxlPkpvdXJuYWwgb2YgRWNv
bG9neTwvZnVsbC10aXRsZT48L3BlcmlvZGljYWw+PHBhZ2VzPjY0MC02NTQ8L3BhZ2VzPjx2b2x1
bWU+MTA2PC92b2x1bWU+PG51bWJlcj4yPC9udW1iZXI+PGRhdGVzPjx5ZWFyPjIwMTg8L3llYXI+
PC9kYXRlcz48aXNibj4xMzY1LTI3NDU8L2lzYm4+PHVybHM+PC91cmxzPjwvcmVjb3JkPjwvQ2l0
ZT48Q2l0ZT48QXV0aG9yPkZvcmNoaGFtbWVyPC9BdXRob3I+PFllYXI+MjAxNzwvWWVhcj48UmVj
TnVtPjM3MTU8L1JlY051bT48cmVjb3JkPjxyZWMtbnVtYmVyPjM3MTU8L3JlYy1udW1iZXI+PGZv
cmVpZ24ta2V5cz48a2V5IGFwcD0iRU4iIGRiLWlkPSJwcnpyejJ4ZnlzMGV0NmVzMDJxeDBhZHBy
czU5ejJlcnhmNXQiIHRpbWVzdGFtcD0iMTUzOTMwMTI4MiI+MzcxNTwva2V5PjwvZm9yZWlnbi1r
ZXlzPjxyZWYtdHlwZSBuYW1lPSJKb3VybmFsIEFydGljbGUiPjE3PC9yZWYtdHlwZT48Y29udHJp
YnV0b3JzPjxhdXRob3JzPjxhdXRob3I+Rm9yY2hoYW1tZXIsIE1hZHM8L2F1dGhvcj48L2F1dGhv
cnM+PC9jb250cmlidXRvcnM+PHRpdGxlcz48dGl0bGU+U2VhLWljZSBpbmR1Y2VkIGdyb3d0aCBk
ZWNsaW5lIGluIEFyY3RpYyBzaHJ1YnM8L3RpdGxlPjxzZWNvbmRhcnktdGl0bGU+QmlvbG9neSBM
ZXR0ZXJzPC9zZWNvbmRhcnktdGl0bGU+PC90aXRsZXM+PHBlcmlvZGljYWw+PGZ1bGwtdGl0bGU+
QmlvbG9neSBMZXR0ZXJzPC9mdWxsLXRpdGxlPjwvcGVyaW9kaWNhbD48dm9sdW1lPjEzPC92b2x1
bWU+PG51bWJlcj44PC9udW1iZXI+PGRhdGVzPjx5ZWFyPjIwMTc8L3llYXI+PC9kYXRlcz48d29y
ay10eXBlPjEwLjEwOTgvcnNibC4yMDE3LjAxMjI8L3dvcmstdHlwZT48dXJscz48cmVsYXRlZC11
cmxzPjx1cmw+aHR0cDovL3JzYmwucm95YWxzb2NpZXR5cHVibGlzaGluZy5vcmcvY29udGVudC8x
My84LzIwMTcwMTIyLmFic3RyYWN0PC91cmw+PC9yZWxhdGVkLXVybHM+PC91cmxzPjwvcmVjb3Jk
PjwvQ2l0ZT48Q2l0ZT48QXV0aG9yPlByZW5kaW48L0F1dGhvcj48WWVhcj4yMDIwPC9ZZWFyPjxS
ZWNOdW0+NDcwNTwvUmVjTnVtPjxyZWNvcmQ+PHJlYy1udW1iZXI+NDcwNTwvcmVjLW51bWJlcj48
Zm9yZWlnbi1rZXlzPjxrZXkgYXBwPSJFTiIgZGItaWQ9InByenJ6MnhmeXMwZXQ2ZXMwMnF4MGFk
cHJzNTl6MmVyeGY1dCIgdGltZXN0YW1wPSIxNjQyNTI4MTE2Ij40NzA1PC9rZXk+PC9mb3JlaWdu
LWtleXM+PHJlZi10eXBlIG5hbWU9IkpvdXJuYWwgQXJ0aWNsZSI+MTc8L3JlZi10eXBlPjxjb250
cmlidXRvcnM+PGF1dGhvcnM+PGF1dGhvcj5QcmVuZGluLCBBbmdlbGEgTHVpc2E8L2F1dGhvcj48
YXV0aG9yPkNhcnJlciwgTWFyY288L2F1dGhvcj48YXV0aG9yPkthcmFtaSwgTW9qdGFiYTwvYXV0
aG9yPjxhdXRob3I+SG9sbGVzZW4sIErDuHJnZW48L2F1dGhvcj48YXV0aG9yPkJqZXJyZWdhYXJk
IFBlZGVyc2VuLCBOYW5uYTwvYXV0aG9yPjxhdXRob3I+UGl2aWRvcmksIE1hcmlvPC9hdXRob3I+
PGF1dGhvcj5UcmVpZXIsIFVycyBBLjwvYXV0aG9yPjxhdXRob3I+V2VzdGVyZ2FhcmQtTmllbHNl
biwgQW5kcmVhczwvYXV0aG9yPjxhdXRob3I+RWxiZXJsaW5nLCBCbzwvYXV0aG9yPjxhdXRob3I+
Tm9ybWFuZCwgU2lnbmU8L2F1dGhvcj48L2F1dGhvcnM+PC9jb250cmlidXRvcnM+PHRpdGxlcz48
dGl0bGU+SW1tZWRpYXRlIGFuZCBjYXJyeS1vdmVyIGVmZmVjdHMgb2YgaW5zZWN0IG91dGJyZWFr
cyBvbiB2ZWdldGF0aW9uIGdyb3d0aCBpbiBXZXN0IEdyZWVubGFuZCBhc3Nlc3NlZCBmcm9tIGNl
bGxzIHRvIHNhdGVsbGl0ZTwvdGl0bGU+PHNlY29uZGFyeS10aXRsZT5Kb3VybmFsIG9mIEJpb2dl
b2dyYXBoeTwvc2Vjb25kYXJ5LXRpdGxlPjwvdGl0bGVzPjxwZXJpb2RpY2FsPjxmdWxsLXRpdGxl
PkpvdXJuYWwgb2YgQmlvZ2VvZ3JhcGh5PC9mdWxsLXRpdGxlPjwvcGVyaW9kaWNhbD48cGFnZXM+
ODctMTAwPC9wYWdlcz48dm9sdW1lPjQ3PC92b2x1bWU+PG51bWJlcj4xPC9udW1iZXI+PGtleXdv
cmRzPjxrZXl3b3JkPkFyY3RpYyB0dW5kcmE8L2tleXdvcmQ+PGtleXdvcmQ+Y2VsbCB3YWxsIHRo
aWNrbmVzczwva2V5d29yZD48a2V5d29yZD5oeWRyYXVsaWMgZGlhbWV0ZXI8L2tleXdvcmQ+PGtl
eXdvcmQ+aW5zZWN0IG91dGJyZWFrczwva2V5d29yZD48a2V5d29yZD5ORFZJPC9rZXl3b3JkPjxr
ZXl3b3JkPnF1YW50aXRhdGl2ZSB3b29kIGFuYXRvbXk8L2tleXdvcmQ+PGtleXdvcmQ+cmVtb3Rl
IHNlbnNpbmc8L2tleXdvcmQ+PGtleXdvcmQ+cmluZyB3aWR0aDwva2V5d29yZD48L2tleXdvcmRz
PjxkYXRlcz48eWVhcj4yMDIwPC95ZWFyPjxwdWItZGF0ZXM+PGRhdGU+MjAyMC8wMS8wMTwvZGF0
ZT48L3B1Yi1kYXRlcz48L2RhdGVzPjxwdWJsaXNoZXI+Sm9obiBXaWxleSAmYW1wOyBTb25zLCBM
dGQ8L3B1Ymxpc2hlcj48aXNibj4wMzA1LTAyNzA8L2lzYm4+PHdvcmstdHlwZT5odHRwczovL2Rv
aS5vcmcvMTAuMTExMS9qYmkuMTM2NDQ8L3dvcmstdHlwZT48dXJscz48cmVsYXRlZC11cmxzPjx1
cmw+aHR0cHM6Ly9kb2kub3JnLzEwLjExMTEvamJpLjEzNjQ0PC91cmw+PC9yZWxhdGVkLXVybHM+
PC91cmxzPjxlbGVjdHJvbmljLXJlc291cmNlLW51bT5odHRwczovL2RvaS5vcmcvMTAuMTExMS9q
YmkuMTM2NDQ8L2VsZWN0cm9uaWMtcmVzb3VyY2UtbnVtPjxhY2Nlc3MtZGF0ZT4yMDIyLzAxLzE4
PC9hY2Nlc3MtZGF0ZT48L3JlY29yZD48L0NpdGU+PC9FbmROb3RlPgB=
</w:fldData>
        </w:fldChar>
      </w:r>
      <w:r w:rsidR="00D01D96">
        <w:rPr>
          <w:rFonts w:ascii="Times New Roman" w:hAnsi="Times New Roman" w:cs="Times New Roman"/>
          <w:sz w:val="24"/>
          <w:szCs w:val="24"/>
        </w:rPr>
        <w:instrText xml:space="preserve"> ADDIN EN.CITE.DATA </w:instrText>
      </w:r>
      <w:r w:rsidR="00D01D96">
        <w:rPr>
          <w:rFonts w:ascii="Times New Roman" w:hAnsi="Times New Roman" w:cs="Times New Roman"/>
          <w:sz w:val="24"/>
          <w:szCs w:val="24"/>
        </w:rPr>
      </w:r>
      <w:r w:rsidR="00D01D96">
        <w:rPr>
          <w:rFonts w:ascii="Times New Roman" w:hAnsi="Times New Roman" w:cs="Times New Roman"/>
          <w:sz w:val="24"/>
          <w:szCs w:val="24"/>
        </w:rPr>
        <w:fldChar w:fldCharType="end"/>
      </w:r>
      <w:r w:rsidR="0094680D">
        <w:rPr>
          <w:rFonts w:ascii="Times New Roman" w:hAnsi="Times New Roman" w:cs="Times New Roman"/>
          <w:sz w:val="24"/>
          <w:szCs w:val="24"/>
        </w:rPr>
      </w:r>
      <w:r w:rsidR="0094680D">
        <w:rPr>
          <w:rFonts w:ascii="Times New Roman" w:hAnsi="Times New Roman" w:cs="Times New Roman"/>
          <w:sz w:val="24"/>
          <w:szCs w:val="24"/>
        </w:rPr>
        <w:fldChar w:fldCharType="separate"/>
      </w:r>
      <w:r w:rsidR="00D01D96">
        <w:rPr>
          <w:rFonts w:ascii="Times New Roman" w:hAnsi="Times New Roman" w:cs="Times New Roman"/>
          <w:noProof/>
          <w:sz w:val="24"/>
          <w:szCs w:val="24"/>
        </w:rPr>
        <w:t>(Forchhammer 2017, Gamm et al. 2018, Prendin et al. 2020)</w:t>
      </w:r>
      <w:r w:rsidR="0094680D">
        <w:rPr>
          <w:rFonts w:ascii="Times New Roman" w:hAnsi="Times New Roman" w:cs="Times New Roman"/>
          <w:sz w:val="24"/>
          <w:szCs w:val="24"/>
        </w:rPr>
        <w:fldChar w:fldCharType="end"/>
      </w:r>
      <w:r w:rsidR="0094680D">
        <w:rPr>
          <w:rFonts w:ascii="Times New Roman" w:hAnsi="Times New Roman" w:cs="Times New Roman"/>
          <w:sz w:val="24"/>
          <w:szCs w:val="24"/>
        </w:rPr>
        <w:t>.</w:t>
      </w:r>
      <w:r w:rsidR="005355BF">
        <w:rPr>
          <w:rFonts w:ascii="Times New Roman" w:hAnsi="Times New Roman" w:cs="Times New Roman"/>
          <w:sz w:val="24"/>
          <w:szCs w:val="24"/>
        </w:rPr>
        <w:t xml:space="preserve"> This </w:t>
      </w:r>
      <w:r w:rsidR="00C67C3C">
        <w:rPr>
          <w:rFonts w:ascii="Times New Roman" w:hAnsi="Times New Roman" w:cs="Times New Roman"/>
          <w:sz w:val="24"/>
          <w:szCs w:val="24"/>
        </w:rPr>
        <w:t xml:space="preserve">analysis demonstrates a general workflow that can be used to not only explore </w:t>
      </w:r>
      <w:r w:rsidR="00B542D1">
        <w:rPr>
          <w:rFonts w:ascii="Times New Roman" w:hAnsi="Times New Roman" w:cs="Times New Roman"/>
          <w:sz w:val="24"/>
          <w:szCs w:val="24"/>
        </w:rPr>
        <w:t xml:space="preserve">long-term changes in vegetation greenness across focal landscapes, but also to perform sample-based analyses across large geographic domains. </w:t>
      </w:r>
      <w:r w:rsidR="0094680D">
        <w:rPr>
          <w:rFonts w:ascii="Times New Roman" w:hAnsi="Times New Roman" w:cs="Times New Roman"/>
          <w:sz w:val="24"/>
          <w:szCs w:val="24"/>
        </w:rPr>
        <w:t xml:space="preserve"> </w:t>
      </w:r>
    </w:p>
    <w:p w14:paraId="32DB24FB" w14:textId="77777777" w:rsidR="00B33ACC" w:rsidRDefault="00B33ACC" w:rsidP="00F751FB">
      <w:pPr>
        <w:pStyle w:val="NoSpacing"/>
        <w:rPr>
          <w:rFonts w:ascii="Times New Roman" w:hAnsi="Times New Roman" w:cs="Times New Roman"/>
          <w:sz w:val="24"/>
          <w:szCs w:val="24"/>
        </w:rPr>
      </w:pPr>
    </w:p>
    <w:p w14:paraId="4E8BE7B4" w14:textId="59F9AF52" w:rsidR="00BE49FA" w:rsidRDefault="006264F9" w:rsidP="00154C6C">
      <w:pPr>
        <w:pStyle w:val="Heading1"/>
      </w:pPr>
      <w:r>
        <w:t>Conclusion</w:t>
      </w:r>
    </w:p>
    <w:p w14:paraId="39F05EFE" w14:textId="28B12556" w:rsidR="005E7DBA" w:rsidRPr="00FE4304" w:rsidRDefault="00154C6C" w:rsidP="005E7DBA">
      <w:pPr>
        <w:pStyle w:val="NoSpacing"/>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i/>
          <w:iCs/>
          <w:sz w:val="24"/>
          <w:szCs w:val="24"/>
        </w:rPr>
        <w:t xml:space="preserve">lsatTS </w:t>
      </w:r>
      <w:r>
        <w:rPr>
          <w:rFonts w:ascii="Times New Roman" w:hAnsi="Times New Roman" w:cs="Times New Roman"/>
          <w:sz w:val="24"/>
          <w:szCs w:val="24"/>
        </w:rPr>
        <w:t xml:space="preserve">package for R facilitates </w:t>
      </w:r>
      <w:r w:rsidR="000B4516">
        <w:rPr>
          <w:rFonts w:ascii="Times New Roman" w:hAnsi="Times New Roman" w:cs="Times New Roman"/>
          <w:sz w:val="24"/>
          <w:szCs w:val="24"/>
        </w:rPr>
        <w:t xml:space="preserve">the </w:t>
      </w:r>
      <w:r>
        <w:rPr>
          <w:rFonts w:ascii="Times New Roman" w:hAnsi="Times New Roman" w:cs="Times New Roman"/>
          <w:sz w:val="24"/>
          <w:szCs w:val="24"/>
        </w:rPr>
        <w:t>extracti</w:t>
      </w:r>
      <w:r w:rsidR="000B4516">
        <w:rPr>
          <w:rFonts w:ascii="Times New Roman" w:hAnsi="Times New Roman" w:cs="Times New Roman"/>
          <w:sz w:val="24"/>
          <w:szCs w:val="24"/>
        </w:rPr>
        <w:t>on</w:t>
      </w:r>
      <w:r w:rsidR="0048413F">
        <w:rPr>
          <w:rFonts w:ascii="Times New Roman" w:hAnsi="Times New Roman" w:cs="Times New Roman"/>
          <w:sz w:val="24"/>
          <w:szCs w:val="24"/>
        </w:rPr>
        <w:t xml:space="preserve"> and </w:t>
      </w:r>
      <w:r>
        <w:rPr>
          <w:rFonts w:ascii="Times New Roman" w:hAnsi="Times New Roman" w:cs="Times New Roman"/>
          <w:sz w:val="24"/>
          <w:szCs w:val="24"/>
        </w:rPr>
        <w:t>processing</w:t>
      </w:r>
      <w:r w:rsidR="000B4516">
        <w:rPr>
          <w:rFonts w:ascii="Times New Roman" w:hAnsi="Times New Roman" w:cs="Times New Roman"/>
          <w:sz w:val="24"/>
          <w:szCs w:val="24"/>
        </w:rPr>
        <w:t xml:space="preserve"> of</w:t>
      </w:r>
      <w:r>
        <w:rPr>
          <w:rFonts w:ascii="Times New Roman" w:hAnsi="Times New Roman" w:cs="Times New Roman"/>
          <w:sz w:val="24"/>
          <w:szCs w:val="24"/>
        </w:rPr>
        <w:t xml:space="preserve"> </w:t>
      </w:r>
      <w:r w:rsidR="0048413F">
        <w:rPr>
          <w:rFonts w:ascii="Times New Roman" w:hAnsi="Times New Roman" w:cs="Times New Roman"/>
          <w:sz w:val="24"/>
          <w:szCs w:val="24"/>
        </w:rPr>
        <w:t xml:space="preserve">Landsat </w:t>
      </w:r>
      <w:r>
        <w:rPr>
          <w:rFonts w:ascii="Times New Roman" w:hAnsi="Times New Roman" w:cs="Times New Roman"/>
          <w:sz w:val="24"/>
          <w:szCs w:val="24"/>
        </w:rPr>
        <w:t xml:space="preserve">surface reflectance </w:t>
      </w:r>
      <w:r w:rsidR="0048413F">
        <w:rPr>
          <w:rFonts w:ascii="Times New Roman" w:hAnsi="Times New Roman" w:cs="Times New Roman"/>
          <w:sz w:val="24"/>
          <w:szCs w:val="24"/>
        </w:rPr>
        <w:t>time series, as well as generating and analyzing metrics of vegetation greenness and other spectral indices.</w:t>
      </w:r>
      <w:r w:rsidR="00FB5579">
        <w:rPr>
          <w:rFonts w:ascii="Times New Roman" w:hAnsi="Times New Roman" w:cs="Times New Roman"/>
          <w:sz w:val="24"/>
          <w:szCs w:val="24"/>
        </w:rPr>
        <w:t xml:space="preserve"> </w:t>
      </w:r>
      <w:r w:rsidR="0048413F">
        <w:rPr>
          <w:rFonts w:ascii="Times New Roman" w:hAnsi="Times New Roman" w:cs="Times New Roman"/>
          <w:sz w:val="24"/>
          <w:szCs w:val="24"/>
        </w:rPr>
        <w:t>We demonstrate</w:t>
      </w:r>
      <w:r w:rsidR="000B4516">
        <w:rPr>
          <w:rFonts w:ascii="Times New Roman" w:hAnsi="Times New Roman" w:cs="Times New Roman"/>
          <w:sz w:val="24"/>
          <w:szCs w:val="24"/>
        </w:rPr>
        <w:t>d</w:t>
      </w:r>
      <w:r w:rsidR="0048413F">
        <w:rPr>
          <w:rFonts w:ascii="Times New Roman" w:hAnsi="Times New Roman" w:cs="Times New Roman"/>
          <w:sz w:val="24"/>
          <w:szCs w:val="24"/>
        </w:rPr>
        <w:t xml:space="preserve"> </w:t>
      </w:r>
      <w:r w:rsidR="000B4516">
        <w:rPr>
          <w:rFonts w:ascii="Times New Roman" w:hAnsi="Times New Roman" w:cs="Times New Roman"/>
          <w:sz w:val="24"/>
          <w:szCs w:val="24"/>
        </w:rPr>
        <w:t xml:space="preserve">the </w:t>
      </w:r>
      <w:r w:rsidR="0048413F">
        <w:rPr>
          <w:rFonts w:ascii="Times New Roman" w:hAnsi="Times New Roman" w:cs="Times New Roman"/>
          <w:sz w:val="24"/>
          <w:szCs w:val="24"/>
        </w:rPr>
        <w:t xml:space="preserve">functionality of this software by analyzing changes in vegetation greenness across a tundra landscape on </w:t>
      </w:r>
      <w:proofErr w:type="spellStart"/>
      <w:r w:rsidR="0048413F">
        <w:rPr>
          <w:rFonts w:ascii="Times New Roman" w:hAnsi="Times New Roman" w:cs="Times New Roman"/>
          <w:sz w:val="24"/>
          <w:szCs w:val="24"/>
        </w:rPr>
        <w:t>Disko</w:t>
      </w:r>
      <w:proofErr w:type="spellEnd"/>
      <w:r w:rsidR="0048413F">
        <w:rPr>
          <w:rFonts w:ascii="Times New Roman" w:hAnsi="Times New Roman" w:cs="Times New Roman"/>
          <w:sz w:val="24"/>
          <w:szCs w:val="24"/>
        </w:rPr>
        <w:t xml:space="preserve"> Island </w:t>
      </w:r>
      <w:r w:rsidR="00823879">
        <w:rPr>
          <w:rFonts w:ascii="Times New Roman" w:hAnsi="Times New Roman" w:cs="Times New Roman"/>
          <w:sz w:val="24"/>
          <w:szCs w:val="24"/>
        </w:rPr>
        <w:t xml:space="preserve">off the </w:t>
      </w:r>
      <w:r w:rsidR="00053779">
        <w:rPr>
          <w:rFonts w:ascii="Times New Roman" w:hAnsi="Times New Roman" w:cs="Times New Roman"/>
          <w:sz w:val="24"/>
          <w:szCs w:val="24"/>
        </w:rPr>
        <w:t>west coast</w:t>
      </w:r>
      <w:r w:rsidR="00823879">
        <w:rPr>
          <w:rFonts w:ascii="Times New Roman" w:hAnsi="Times New Roman" w:cs="Times New Roman"/>
          <w:sz w:val="24"/>
          <w:szCs w:val="24"/>
        </w:rPr>
        <w:t xml:space="preserve"> of Greenland, </w:t>
      </w:r>
      <w:r w:rsidR="0048413F">
        <w:rPr>
          <w:rFonts w:ascii="Times New Roman" w:hAnsi="Times New Roman" w:cs="Times New Roman"/>
          <w:sz w:val="24"/>
          <w:szCs w:val="24"/>
        </w:rPr>
        <w:t xml:space="preserve">but </w:t>
      </w:r>
      <w:r w:rsidR="000B4516">
        <w:rPr>
          <w:rFonts w:ascii="Times New Roman" w:hAnsi="Times New Roman" w:cs="Times New Roman"/>
          <w:sz w:val="24"/>
          <w:szCs w:val="24"/>
        </w:rPr>
        <w:t xml:space="preserve">would like to highlight that </w:t>
      </w:r>
      <w:r w:rsidR="0048413F">
        <w:rPr>
          <w:rFonts w:ascii="Times New Roman" w:hAnsi="Times New Roman" w:cs="Times New Roman"/>
          <w:sz w:val="24"/>
          <w:szCs w:val="24"/>
        </w:rPr>
        <w:t>these tools are also well suited for sample-based analyses of</w:t>
      </w:r>
      <w:r w:rsidR="00823879">
        <w:rPr>
          <w:rFonts w:ascii="Times New Roman" w:hAnsi="Times New Roman" w:cs="Times New Roman"/>
          <w:sz w:val="24"/>
          <w:szCs w:val="24"/>
        </w:rPr>
        <w:t xml:space="preserve"> vegetation dynamics across</w:t>
      </w:r>
      <w:r w:rsidR="0048413F">
        <w:rPr>
          <w:rFonts w:ascii="Times New Roman" w:hAnsi="Times New Roman" w:cs="Times New Roman"/>
          <w:sz w:val="24"/>
          <w:szCs w:val="24"/>
        </w:rPr>
        <w:t xml:space="preserve"> large geographic regions</w:t>
      </w:r>
      <w:r w:rsidR="00823879">
        <w:rPr>
          <w:rFonts w:ascii="Times New Roman" w:hAnsi="Times New Roman" w:cs="Times New Roman"/>
          <w:sz w:val="24"/>
          <w:szCs w:val="24"/>
        </w:rPr>
        <w:t xml:space="preserve"> such as </w:t>
      </w:r>
      <w:r w:rsidR="00085BFC">
        <w:rPr>
          <w:rFonts w:ascii="Times New Roman" w:hAnsi="Times New Roman" w:cs="Times New Roman"/>
          <w:sz w:val="24"/>
          <w:szCs w:val="24"/>
        </w:rPr>
        <w:t xml:space="preserve">whole </w:t>
      </w:r>
      <w:r w:rsidR="00823879">
        <w:rPr>
          <w:rFonts w:ascii="Times New Roman" w:hAnsi="Times New Roman" w:cs="Times New Roman"/>
          <w:sz w:val="24"/>
          <w:szCs w:val="24"/>
        </w:rPr>
        <w:t>terrestrial biomes</w:t>
      </w:r>
      <w:r w:rsidR="00053779">
        <w:rPr>
          <w:rFonts w:ascii="Times New Roman" w:hAnsi="Times New Roman" w:cs="Times New Roman"/>
          <w:sz w:val="24"/>
          <w:szCs w:val="24"/>
        </w:rPr>
        <w:t xml:space="preserve"> </w:t>
      </w:r>
      <w:r w:rsidR="00053779">
        <w:rPr>
          <w:rFonts w:ascii="Times New Roman" w:hAnsi="Times New Roman" w:cs="Times New Roman"/>
          <w:sz w:val="24"/>
          <w:szCs w:val="24"/>
        </w:rPr>
        <w:fldChar w:fldCharType="begin"/>
      </w:r>
      <w:r w:rsidR="00950F3B">
        <w:rPr>
          <w:rFonts w:ascii="Times New Roman" w:hAnsi="Times New Roman" w:cs="Times New Roman"/>
          <w:sz w:val="24"/>
          <w:szCs w:val="24"/>
        </w:rPr>
        <w:instrText xml:space="preserve"> ADDIN EN.CITE &lt;EndNote&gt;&lt;Cite&gt;&lt;Author&gt;Berner&lt;/Author&gt;&lt;Year&gt;2020&lt;/Year&gt;&lt;RecNum&gt;3755&lt;/RecNum&gt;&lt;Prefix&gt;e.g.`, &lt;/Prefix&gt;&lt;DisplayText&gt;(e.g., Berner et al. 2020, Berner and Goetz 2022)&lt;/DisplayText&gt;&lt;record&gt;&lt;rec-number&gt;3755&lt;/rec-number&gt;&lt;foreign-keys&gt;&lt;key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https://doi.org/10.1038/s41467-020-18479-5&lt;/electronic-resource-num&gt;&lt;/record&gt;&lt;/Cite&gt;&lt;Cite&gt;&lt;Author&gt;Berner&lt;/Author&gt;&lt;Year&gt;2022&lt;/Year&gt;&lt;RecNum&gt;4460&lt;/RecNum&gt;&lt;record&gt;&lt;rec-number&gt;4460&lt;/rec-number&gt;&lt;foreign-keys&gt;&lt;key app="EN" db-id="przrz2xfys0et6es02qx0adprs59z2erxf5t" timestamp="1613410286"&gt;4460&lt;/key&gt;&lt;/foreign-keys&gt;&lt;ref-type name="Journal Article"&gt;17&lt;/ref-type&gt;&lt;contributors&gt;&lt;authors&gt;&lt;author&gt;Berner, L.T.&lt;/author&gt;&lt;author&gt;Goetz, S.J.&lt;/author&gt;&lt;/authors&gt;&lt;/contributors&gt;&lt;titles&gt;&lt;title&gt;Satellite observations document trends consistent with a boreal forest biome shift&lt;/title&gt;&lt;secondary-title&gt;Global Change Biology&lt;/secondary-title&gt;&lt;/titles&gt;&lt;periodical&gt;&lt;full-title&gt;Global Change Biology&lt;/full-title&gt;&lt;/periodical&gt;&lt;pages&gt;In Press&lt;/pages&gt;&lt;dates&gt;&lt;year&gt;2022&lt;/year&gt;&lt;/dates&gt;&lt;urls&gt;&lt;/urls&gt;&lt;/record&gt;&lt;/Cite&gt;&lt;/EndNote&gt;</w:instrText>
      </w:r>
      <w:r w:rsidR="00053779">
        <w:rPr>
          <w:rFonts w:ascii="Times New Roman" w:hAnsi="Times New Roman" w:cs="Times New Roman"/>
          <w:sz w:val="24"/>
          <w:szCs w:val="24"/>
        </w:rPr>
        <w:fldChar w:fldCharType="separate"/>
      </w:r>
      <w:r w:rsidR="00950F3B">
        <w:rPr>
          <w:rFonts w:ascii="Times New Roman" w:hAnsi="Times New Roman" w:cs="Times New Roman"/>
          <w:noProof/>
          <w:sz w:val="24"/>
          <w:szCs w:val="24"/>
        </w:rPr>
        <w:t>(e.g., Berner et al. 2020, Berner and Goetz 2022)</w:t>
      </w:r>
      <w:r w:rsidR="00053779">
        <w:rPr>
          <w:rFonts w:ascii="Times New Roman" w:hAnsi="Times New Roman" w:cs="Times New Roman"/>
          <w:sz w:val="24"/>
          <w:szCs w:val="24"/>
        </w:rPr>
        <w:fldChar w:fldCharType="end"/>
      </w:r>
      <w:r w:rsidR="0048413F">
        <w:rPr>
          <w:rFonts w:ascii="Times New Roman" w:hAnsi="Times New Roman" w:cs="Times New Roman"/>
          <w:sz w:val="24"/>
          <w:szCs w:val="24"/>
        </w:rPr>
        <w:t>.</w:t>
      </w:r>
      <w:r w:rsidR="005E7DBA">
        <w:rPr>
          <w:rFonts w:ascii="Times New Roman" w:hAnsi="Times New Roman" w:cs="Times New Roman"/>
          <w:sz w:val="24"/>
          <w:szCs w:val="24"/>
        </w:rPr>
        <w:t xml:space="preserve"> </w:t>
      </w:r>
      <w:r w:rsidR="00DB7005">
        <w:rPr>
          <w:rFonts w:ascii="Times New Roman" w:hAnsi="Times New Roman" w:cs="Times New Roman"/>
          <w:sz w:val="24"/>
          <w:szCs w:val="24"/>
        </w:rPr>
        <w:t xml:space="preserve">To date, </w:t>
      </w:r>
      <w:r w:rsidR="00DB7005" w:rsidRPr="00DB7005">
        <w:rPr>
          <w:rFonts w:ascii="Times New Roman" w:hAnsi="Times New Roman" w:cs="Times New Roman"/>
          <w:i/>
          <w:iCs/>
          <w:sz w:val="24"/>
          <w:szCs w:val="24"/>
        </w:rPr>
        <w:t>lsatTS</w:t>
      </w:r>
      <w:r w:rsidR="00DB7005">
        <w:rPr>
          <w:rFonts w:ascii="Times New Roman" w:hAnsi="Times New Roman" w:cs="Times New Roman"/>
          <w:sz w:val="24"/>
          <w:szCs w:val="24"/>
        </w:rPr>
        <w:t xml:space="preserve"> has been used for ecological studies focused on Arctic tundra and boreal forest, but many of the functions could be used for studies focused on lower latitude ecosystems, especially ecosystems with a single growing season. </w:t>
      </w:r>
      <w:r w:rsidR="005E7DBA">
        <w:rPr>
          <w:rFonts w:ascii="Times New Roman" w:hAnsi="Times New Roman" w:cs="Times New Roman"/>
          <w:sz w:val="24"/>
          <w:szCs w:val="24"/>
        </w:rPr>
        <w:t>O</w:t>
      </w:r>
      <w:r w:rsidR="005E7DBA" w:rsidRPr="00FE4304">
        <w:rPr>
          <w:rFonts w:ascii="Times New Roman" w:hAnsi="Times New Roman" w:cs="Times New Roman"/>
          <w:sz w:val="24"/>
          <w:szCs w:val="24"/>
        </w:rPr>
        <w:t xml:space="preserve">verall, this software provides a suite of functions to enable broader use of Landsat </w:t>
      </w:r>
      <w:r w:rsidR="005E7DBA">
        <w:rPr>
          <w:rFonts w:ascii="Times New Roman" w:hAnsi="Times New Roman" w:cs="Times New Roman"/>
          <w:sz w:val="24"/>
          <w:szCs w:val="24"/>
        </w:rPr>
        <w:t xml:space="preserve">satellite </w:t>
      </w:r>
      <w:r w:rsidR="005E7DBA" w:rsidRPr="00FE4304">
        <w:rPr>
          <w:rFonts w:ascii="Times New Roman" w:hAnsi="Times New Roman" w:cs="Times New Roman"/>
          <w:sz w:val="24"/>
          <w:szCs w:val="24"/>
        </w:rPr>
        <w:t>data for assess</w:t>
      </w:r>
      <w:r w:rsidR="00B41254">
        <w:rPr>
          <w:rFonts w:ascii="Times New Roman" w:hAnsi="Times New Roman" w:cs="Times New Roman"/>
          <w:sz w:val="24"/>
          <w:szCs w:val="24"/>
        </w:rPr>
        <w:t>ing</w:t>
      </w:r>
      <w:r w:rsidR="005E7DBA" w:rsidRPr="00FE4304">
        <w:rPr>
          <w:rFonts w:ascii="Times New Roman" w:hAnsi="Times New Roman" w:cs="Times New Roman"/>
          <w:sz w:val="24"/>
          <w:szCs w:val="24"/>
        </w:rPr>
        <w:t xml:space="preserve"> and monitoring </w:t>
      </w:r>
      <w:r w:rsidR="005E7DBA">
        <w:rPr>
          <w:rFonts w:ascii="Times New Roman" w:hAnsi="Times New Roman" w:cs="Times New Roman"/>
          <w:sz w:val="24"/>
          <w:szCs w:val="24"/>
        </w:rPr>
        <w:t xml:space="preserve">Earth’s land surface over the past four decades in a sample-based framework suitable for local to global geographic extents.  </w:t>
      </w:r>
    </w:p>
    <w:p w14:paraId="4D0917D5" w14:textId="57D19023" w:rsidR="00D377FC" w:rsidRDefault="00D377FC" w:rsidP="00F751FB">
      <w:pPr>
        <w:pStyle w:val="NoSpacing"/>
        <w:rPr>
          <w:rFonts w:ascii="Times New Roman" w:hAnsi="Times New Roman" w:cs="Times New Roman"/>
          <w:sz w:val="24"/>
          <w:szCs w:val="24"/>
        </w:rPr>
      </w:pPr>
    </w:p>
    <w:p w14:paraId="1D9377FE" w14:textId="3CF35B7A" w:rsidR="00D377FC" w:rsidRDefault="00D377FC" w:rsidP="00D377FC">
      <w:pPr>
        <w:pStyle w:val="Heading1"/>
      </w:pPr>
      <w:commentRangeStart w:id="122"/>
      <w:commentRangeStart w:id="123"/>
      <w:r w:rsidRPr="00D377FC">
        <w:t>Acknowledgements</w:t>
      </w:r>
      <w:commentRangeEnd w:id="122"/>
      <w:r w:rsidR="00BF70E1">
        <w:rPr>
          <w:rStyle w:val="CommentReference"/>
          <w:rFonts w:asciiTheme="minorHAnsi" w:eastAsiaTheme="minorEastAsia" w:hAnsiTheme="minorHAnsi" w:cstheme="minorBidi"/>
          <w:b w:val="0"/>
          <w:bCs w:val="0"/>
          <w:kern w:val="0"/>
        </w:rPr>
        <w:commentReference w:id="122"/>
      </w:r>
      <w:commentRangeEnd w:id="123"/>
      <w:r w:rsidR="00FC53BA">
        <w:rPr>
          <w:rStyle w:val="CommentReference"/>
          <w:rFonts w:asciiTheme="minorHAnsi" w:eastAsiaTheme="minorEastAsia" w:hAnsiTheme="minorHAnsi" w:cstheme="minorBidi"/>
          <w:b w:val="0"/>
          <w:bCs w:val="0"/>
          <w:kern w:val="0"/>
        </w:rPr>
        <w:commentReference w:id="123"/>
      </w:r>
    </w:p>
    <w:p w14:paraId="54808E6D" w14:textId="119A923D" w:rsidR="00066377" w:rsidRDefault="00EB590F" w:rsidP="00066377">
      <w:pPr>
        <w:pStyle w:val="NoSpacing"/>
        <w:rPr>
          <w:rFonts w:ascii="Times New Roman" w:hAnsi="Times New Roman" w:cs="Times New Roman"/>
          <w:sz w:val="24"/>
          <w:szCs w:val="24"/>
        </w:rPr>
      </w:pPr>
      <w:r w:rsidRPr="00EB590F">
        <w:rPr>
          <w:rFonts w:ascii="Times New Roman" w:hAnsi="Times New Roman" w:cs="Times New Roman"/>
          <w:sz w:val="24"/>
          <w:szCs w:val="24"/>
        </w:rPr>
        <w:t xml:space="preserve">This study was supported by </w:t>
      </w:r>
      <w:r w:rsidR="00066377">
        <w:rPr>
          <w:rFonts w:ascii="Times New Roman" w:hAnsi="Times New Roman" w:cs="Times New Roman"/>
          <w:sz w:val="24"/>
          <w:szCs w:val="24"/>
        </w:rPr>
        <w:t xml:space="preserve">the </w:t>
      </w:r>
      <w:r w:rsidRPr="00EB590F">
        <w:rPr>
          <w:rFonts w:ascii="Times New Roman" w:hAnsi="Times New Roman" w:cs="Times New Roman"/>
          <w:sz w:val="24"/>
          <w:szCs w:val="24"/>
        </w:rPr>
        <w:t>National Aeronautics and Space Administration</w:t>
      </w:r>
      <w:r>
        <w:rPr>
          <w:rFonts w:ascii="Times New Roman" w:hAnsi="Times New Roman" w:cs="Times New Roman"/>
          <w:sz w:val="24"/>
          <w:szCs w:val="24"/>
        </w:rPr>
        <w:t xml:space="preserve"> </w:t>
      </w:r>
      <w:r w:rsidRPr="00EB590F">
        <w:rPr>
          <w:rFonts w:ascii="Times New Roman" w:hAnsi="Times New Roman" w:cs="Times New Roman"/>
          <w:sz w:val="24"/>
          <w:szCs w:val="24"/>
        </w:rPr>
        <w:t>(NASA) Arctic Boreal Vulnerability Experiment (</w:t>
      </w:r>
      <w:proofErr w:type="spellStart"/>
      <w:r w:rsidRPr="00EB590F">
        <w:rPr>
          <w:rFonts w:ascii="Times New Roman" w:hAnsi="Times New Roman" w:cs="Times New Roman"/>
          <w:sz w:val="24"/>
          <w:szCs w:val="24"/>
        </w:rPr>
        <w:t>ABoVE</w:t>
      </w:r>
      <w:proofErr w:type="spellEnd"/>
      <w:r w:rsidRPr="00EB590F">
        <w:rPr>
          <w:rFonts w:ascii="Times New Roman" w:hAnsi="Times New Roman" w:cs="Times New Roman"/>
          <w:sz w:val="24"/>
          <w:szCs w:val="24"/>
        </w:rPr>
        <w:t>)</w:t>
      </w:r>
      <w:r w:rsidR="00066377">
        <w:rPr>
          <w:rFonts w:ascii="Times New Roman" w:hAnsi="Times New Roman" w:cs="Times New Roman"/>
          <w:sz w:val="24"/>
          <w:szCs w:val="24"/>
        </w:rPr>
        <w:t xml:space="preserve"> under Grant No. </w:t>
      </w:r>
      <w:r w:rsidR="00D377FC" w:rsidRPr="00D377FC">
        <w:rPr>
          <w:rFonts w:ascii="Times New Roman" w:hAnsi="Times New Roman" w:cs="Times New Roman"/>
          <w:sz w:val="24"/>
          <w:szCs w:val="24"/>
        </w:rPr>
        <w:t>NNX17AE44G</w:t>
      </w:r>
      <w:r>
        <w:rPr>
          <w:rFonts w:ascii="Times New Roman" w:hAnsi="Times New Roman" w:cs="Times New Roman"/>
          <w:sz w:val="24"/>
          <w:szCs w:val="24"/>
        </w:rPr>
        <w:t xml:space="preserve"> to S.J.</w:t>
      </w:r>
      <w:r w:rsidR="00066377">
        <w:rPr>
          <w:rFonts w:ascii="Times New Roman" w:hAnsi="Times New Roman" w:cs="Times New Roman"/>
          <w:sz w:val="24"/>
          <w:szCs w:val="24"/>
        </w:rPr>
        <w:t xml:space="preserve"> </w:t>
      </w:r>
      <w:r>
        <w:rPr>
          <w:rFonts w:ascii="Times New Roman" w:hAnsi="Times New Roman" w:cs="Times New Roman"/>
          <w:sz w:val="24"/>
          <w:szCs w:val="24"/>
        </w:rPr>
        <w:t xml:space="preserve">and </w:t>
      </w:r>
      <w:r w:rsidR="00066377">
        <w:rPr>
          <w:rFonts w:ascii="Times New Roman" w:hAnsi="Times New Roman" w:cs="Times New Roman"/>
          <w:sz w:val="24"/>
          <w:szCs w:val="24"/>
        </w:rPr>
        <w:t xml:space="preserve">the </w:t>
      </w:r>
      <w:r>
        <w:rPr>
          <w:rFonts w:ascii="Times New Roman" w:hAnsi="Times New Roman" w:cs="Times New Roman"/>
          <w:sz w:val="24"/>
          <w:szCs w:val="24"/>
        </w:rPr>
        <w:t xml:space="preserve">NASA New Investigator Program (NIP) </w:t>
      </w:r>
      <w:r w:rsidR="00066377">
        <w:rPr>
          <w:rFonts w:ascii="Times New Roman" w:hAnsi="Times New Roman" w:cs="Times New Roman"/>
          <w:sz w:val="24"/>
          <w:szCs w:val="24"/>
        </w:rPr>
        <w:t>under G</w:t>
      </w:r>
      <w:r>
        <w:rPr>
          <w:rFonts w:ascii="Times New Roman" w:hAnsi="Times New Roman" w:cs="Times New Roman"/>
          <w:sz w:val="24"/>
          <w:szCs w:val="24"/>
        </w:rPr>
        <w:t>rant</w:t>
      </w:r>
      <w:r w:rsidR="00D377FC">
        <w:rPr>
          <w:rFonts w:ascii="Times New Roman" w:hAnsi="Times New Roman" w:cs="Times New Roman"/>
          <w:sz w:val="24"/>
          <w:szCs w:val="24"/>
        </w:rPr>
        <w:t xml:space="preserve"> </w:t>
      </w:r>
      <w:r w:rsidR="00066377">
        <w:rPr>
          <w:rFonts w:ascii="Times New Roman" w:hAnsi="Times New Roman" w:cs="Times New Roman"/>
          <w:sz w:val="24"/>
          <w:szCs w:val="24"/>
        </w:rPr>
        <w:t xml:space="preserve">No. </w:t>
      </w:r>
      <w:r w:rsidR="00D377FC" w:rsidRPr="00D377FC">
        <w:rPr>
          <w:rFonts w:ascii="Times New Roman" w:hAnsi="Times New Roman" w:cs="Times New Roman"/>
          <w:sz w:val="24"/>
          <w:szCs w:val="24"/>
        </w:rPr>
        <w:t>80NSSC21K1364</w:t>
      </w:r>
      <w:r>
        <w:rPr>
          <w:rFonts w:ascii="Times New Roman" w:hAnsi="Times New Roman" w:cs="Times New Roman"/>
          <w:sz w:val="24"/>
          <w:szCs w:val="24"/>
        </w:rPr>
        <w:t xml:space="preserve"> to L.T.B.</w:t>
      </w:r>
      <w:r w:rsidR="00066377">
        <w:rPr>
          <w:rFonts w:ascii="Times New Roman" w:hAnsi="Times New Roman" w:cs="Times New Roman"/>
          <w:sz w:val="24"/>
          <w:szCs w:val="24"/>
        </w:rPr>
        <w:t xml:space="preserve"> This study was also </w:t>
      </w:r>
      <w:r w:rsidR="00142AEA" w:rsidRPr="00142AEA">
        <w:rPr>
          <w:rFonts w:ascii="Times New Roman" w:hAnsi="Times New Roman" w:cs="Times New Roman"/>
          <w:sz w:val="24"/>
          <w:szCs w:val="24"/>
        </w:rPr>
        <w:t>supported by the National Science Foundation Navigating the New Arctic Big Idea</w:t>
      </w:r>
      <w:r w:rsidR="00066377">
        <w:rPr>
          <w:rFonts w:ascii="Times New Roman" w:hAnsi="Times New Roman" w:cs="Times New Roman"/>
          <w:sz w:val="24"/>
          <w:szCs w:val="24"/>
        </w:rPr>
        <w:t xml:space="preserve"> </w:t>
      </w:r>
      <w:r w:rsidR="00142AEA" w:rsidRPr="00142AEA">
        <w:rPr>
          <w:rFonts w:ascii="Times New Roman" w:hAnsi="Times New Roman" w:cs="Times New Roman"/>
          <w:sz w:val="24"/>
          <w:szCs w:val="24"/>
        </w:rPr>
        <w:t>under Grant No</w:t>
      </w:r>
      <w:r w:rsidR="00066377">
        <w:rPr>
          <w:rFonts w:ascii="Times New Roman" w:hAnsi="Times New Roman" w:cs="Times New Roman"/>
          <w:sz w:val="24"/>
          <w:szCs w:val="24"/>
        </w:rPr>
        <w:t xml:space="preserve">. </w:t>
      </w:r>
      <w:r w:rsidR="00066377" w:rsidRPr="00D377FC">
        <w:rPr>
          <w:rFonts w:ascii="Times New Roman" w:hAnsi="Times New Roman" w:cs="Times New Roman"/>
          <w:sz w:val="24"/>
          <w:szCs w:val="24"/>
        </w:rPr>
        <w:t>2127273</w:t>
      </w:r>
      <w:r w:rsidR="00066377">
        <w:rPr>
          <w:rFonts w:ascii="Times New Roman" w:hAnsi="Times New Roman" w:cs="Times New Roman"/>
          <w:sz w:val="24"/>
          <w:szCs w:val="24"/>
        </w:rPr>
        <w:t xml:space="preserve"> to L.T.B. and S.J.G. </w:t>
      </w:r>
      <w:commentRangeStart w:id="124"/>
      <w:ins w:id="125" w:author="Jakob Johann Assmann" w:date="2022-01-28T16:46:00Z">
        <w:r w:rsidR="003E4D5D">
          <w:rPr>
            <w:rFonts w:ascii="Times New Roman" w:hAnsi="Times New Roman" w:cs="Times New Roman"/>
            <w:sz w:val="24"/>
            <w:szCs w:val="24"/>
          </w:rPr>
          <w:t xml:space="preserve">The contributions from J.J.A and S.N. to this study were funded by the EU </w:t>
        </w:r>
      </w:ins>
      <w:ins w:id="126" w:author="Jakob Johann Assmann" w:date="2022-01-28T16:52:00Z">
        <w:r w:rsidR="003E4D5D">
          <w:rPr>
            <w:rFonts w:ascii="Times New Roman" w:hAnsi="Times New Roman" w:cs="Times New Roman"/>
            <w:sz w:val="24"/>
            <w:szCs w:val="24"/>
          </w:rPr>
          <w:t xml:space="preserve">Horizon 2020 </w:t>
        </w:r>
      </w:ins>
      <w:ins w:id="127" w:author="Jakob Johann Assmann" w:date="2022-01-28T16:46:00Z">
        <w:r w:rsidR="003E4D5D">
          <w:rPr>
            <w:rFonts w:ascii="Times New Roman" w:hAnsi="Times New Roman" w:cs="Times New Roman"/>
            <w:sz w:val="24"/>
            <w:szCs w:val="24"/>
          </w:rPr>
          <w:t xml:space="preserve">CHARTER project (Grant </w:t>
        </w:r>
      </w:ins>
      <w:ins w:id="128" w:author="Jakob Johann Assmann" w:date="2022-01-28T16:51:00Z">
        <w:r w:rsidR="003E4D5D">
          <w:rPr>
            <w:rFonts w:ascii="Times New Roman" w:hAnsi="Times New Roman" w:cs="Times New Roman"/>
            <w:sz w:val="24"/>
            <w:szCs w:val="24"/>
          </w:rPr>
          <w:t>Agreement Number</w:t>
        </w:r>
      </w:ins>
      <w:ins w:id="129" w:author="Jakob Johann Assmann" w:date="2022-01-28T16:46:00Z">
        <w:r w:rsidR="003E4D5D">
          <w:rPr>
            <w:rFonts w:ascii="Times New Roman" w:hAnsi="Times New Roman" w:cs="Times New Roman"/>
            <w:sz w:val="24"/>
            <w:szCs w:val="24"/>
          </w:rPr>
          <w:t xml:space="preserve">: </w:t>
        </w:r>
      </w:ins>
      <w:ins w:id="130" w:author="Jakob Johann Assmann" w:date="2022-01-28T16:52:00Z">
        <w:r w:rsidR="003E4D5D" w:rsidRPr="003E4D5D">
          <w:rPr>
            <w:rFonts w:ascii="Times New Roman" w:hAnsi="Times New Roman" w:cs="Times New Roman"/>
            <w:sz w:val="24"/>
            <w:szCs w:val="24"/>
            <w:lang w:val="en-GB"/>
          </w:rPr>
          <w:t>869471</w:t>
        </w:r>
        <w:r w:rsidR="003E4D5D">
          <w:rPr>
            <w:rFonts w:ascii="Times New Roman" w:hAnsi="Times New Roman" w:cs="Times New Roman"/>
            <w:sz w:val="24"/>
            <w:szCs w:val="24"/>
          </w:rPr>
          <w:t>)</w:t>
        </w:r>
      </w:ins>
      <w:ins w:id="131" w:author="Jakob Johann Assmann" w:date="2022-01-28T16:46:00Z">
        <w:r w:rsidR="003E4D5D">
          <w:rPr>
            <w:rFonts w:ascii="Times New Roman" w:hAnsi="Times New Roman" w:cs="Times New Roman"/>
            <w:sz w:val="24"/>
            <w:szCs w:val="24"/>
          </w:rPr>
          <w:t>.</w:t>
        </w:r>
      </w:ins>
      <w:commentRangeEnd w:id="124"/>
      <w:ins w:id="132" w:author="Jakob Johann Assmann" w:date="2022-01-28T16:47:00Z">
        <w:r w:rsidR="003E4D5D">
          <w:rPr>
            <w:rStyle w:val="CommentReference"/>
          </w:rPr>
          <w:commentReference w:id="124"/>
        </w:r>
      </w:ins>
    </w:p>
    <w:p w14:paraId="5596DCF7" w14:textId="6DF09AF8" w:rsidR="00DE704E" w:rsidRDefault="00DE704E" w:rsidP="00066377">
      <w:pPr>
        <w:pStyle w:val="NoSpacing"/>
        <w:rPr>
          <w:rFonts w:ascii="Times New Roman" w:hAnsi="Times New Roman" w:cs="Times New Roman"/>
          <w:sz w:val="24"/>
          <w:szCs w:val="24"/>
        </w:rPr>
      </w:pPr>
    </w:p>
    <w:p w14:paraId="427610C2" w14:textId="297A145A" w:rsidR="00DE704E" w:rsidRDefault="00DE704E" w:rsidP="00066377">
      <w:pPr>
        <w:pStyle w:val="NoSpacing"/>
        <w:rPr>
          <w:rFonts w:ascii="Times New Roman" w:hAnsi="Times New Roman" w:cs="Times New Roman"/>
          <w:sz w:val="24"/>
          <w:szCs w:val="24"/>
        </w:rPr>
      </w:pPr>
      <w:r>
        <w:rPr>
          <w:rFonts w:ascii="Times New Roman" w:hAnsi="Times New Roman" w:cs="Times New Roman"/>
          <w:sz w:val="24"/>
          <w:szCs w:val="24"/>
        </w:rPr>
        <w:lastRenderedPageBreak/>
        <w:t>Landsat 5</w:t>
      </w:r>
      <w:r w:rsidR="00AD60C4">
        <w:rPr>
          <w:rFonts w:ascii="Times New Roman" w:hAnsi="Times New Roman" w:cs="Times New Roman"/>
          <w:sz w:val="24"/>
          <w:szCs w:val="24"/>
        </w:rPr>
        <w:t xml:space="preserve"> (</w:t>
      </w:r>
      <w:r w:rsidR="00AD60C4" w:rsidRPr="006702B5">
        <w:rPr>
          <w:rFonts w:ascii="Times New Roman" w:hAnsi="Times New Roman" w:cs="Times New Roman"/>
          <w:sz w:val="24"/>
          <w:szCs w:val="24"/>
          <w:lang w:val="en-GB"/>
          <w:rPrChange w:id="133" w:author="Jakob Johann Assmann" w:date="2022-01-28T11:25:00Z">
            <w:rPr>
              <w:rFonts w:ascii="Times New Roman" w:hAnsi="Times New Roman" w:cs="Times New Roman"/>
              <w:sz w:val="24"/>
              <w:szCs w:val="24"/>
              <w:lang w:val="da-DK"/>
            </w:rPr>
          </w:rPrChange>
        </w:rPr>
        <w:t>doi.org/10.5066/P9IAXOVV</w:t>
      </w:r>
      <w:r w:rsidR="00AD60C4">
        <w:rPr>
          <w:rFonts w:ascii="Times New Roman" w:hAnsi="Times New Roman" w:cs="Times New Roman"/>
          <w:sz w:val="24"/>
          <w:szCs w:val="24"/>
        </w:rPr>
        <w:t>)</w:t>
      </w:r>
      <w:r>
        <w:rPr>
          <w:rFonts w:ascii="Times New Roman" w:hAnsi="Times New Roman" w:cs="Times New Roman"/>
          <w:sz w:val="24"/>
          <w:szCs w:val="24"/>
        </w:rPr>
        <w:t xml:space="preserve">, </w:t>
      </w:r>
      <w:r w:rsidR="00AD60C4">
        <w:rPr>
          <w:rFonts w:ascii="Times New Roman" w:hAnsi="Times New Roman" w:cs="Times New Roman"/>
          <w:sz w:val="24"/>
          <w:szCs w:val="24"/>
        </w:rPr>
        <w:t xml:space="preserve">Landsat </w:t>
      </w:r>
      <w:r>
        <w:rPr>
          <w:rFonts w:ascii="Times New Roman" w:hAnsi="Times New Roman" w:cs="Times New Roman"/>
          <w:sz w:val="24"/>
          <w:szCs w:val="24"/>
        </w:rPr>
        <w:t>7</w:t>
      </w:r>
      <w:r w:rsidR="00AD60C4">
        <w:rPr>
          <w:rFonts w:ascii="Times New Roman" w:hAnsi="Times New Roman" w:cs="Times New Roman"/>
          <w:sz w:val="24"/>
          <w:szCs w:val="24"/>
        </w:rPr>
        <w:t xml:space="preserve"> (</w:t>
      </w:r>
      <w:r w:rsidR="00AD60C4" w:rsidRPr="006702B5">
        <w:rPr>
          <w:rFonts w:ascii="Times New Roman" w:hAnsi="Times New Roman" w:cs="Times New Roman"/>
          <w:sz w:val="24"/>
          <w:szCs w:val="24"/>
          <w:lang w:val="en-GB"/>
          <w:rPrChange w:id="134" w:author="Jakob Johann Assmann" w:date="2022-01-28T11:25:00Z">
            <w:rPr>
              <w:rFonts w:ascii="Times New Roman" w:hAnsi="Times New Roman" w:cs="Times New Roman"/>
              <w:sz w:val="24"/>
              <w:szCs w:val="24"/>
              <w:lang w:val="da-DK"/>
            </w:rPr>
          </w:rPrChange>
        </w:rPr>
        <w:t>doi.org/10.5066/P9C7I13B</w:t>
      </w:r>
      <w:r w:rsidR="00AD60C4">
        <w:rPr>
          <w:rFonts w:ascii="Times New Roman" w:hAnsi="Times New Roman" w:cs="Times New Roman"/>
          <w:sz w:val="24"/>
          <w:szCs w:val="24"/>
        </w:rPr>
        <w:t>)</w:t>
      </w:r>
      <w:r>
        <w:rPr>
          <w:rFonts w:ascii="Times New Roman" w:hAnsi="Times New Roman" w:cs="Times New Roman"/>
          <w:sz w:val="24"/>
          <w:szCs w:val="24"/>
        </w:rPr>
        <w:t xml:space="preserve">, and </w:t>
      </w:r>
      <w:r w:rsidR="00AD60C4">
        <w:rPr>
          <w:rFonts w:ascii="Times New Roman" w:hAnsi="Times New Roman" w:cs="Times New Roman"/>
          <w:sz w:val="24"/>
          <w:szCs w:val="24"/>
        </w:rPr>
        <w:t xml:space="preserve">Landsat </w:t>
      </w:r>
      <w:r>
        <w:rPr>
          <w:rFonts w:ascii="Times New Roman" w:hAnsi="Times New Roman" w:cs="Times New Roman"/>
          <w:sz w:val="24"/>
          <w:szCs w:val="24"/>
        </w:rPr>
        <w:t xml:space="preserve">8 </w:t>
      </w:r>
      <w:r w:rsidR="00AD60C4">
        <w:rPr>
          <w:rFonts w:ascii="Times New Roman" w:hAnsi="Times New Roman" w:cs="Times New Roman"/>
          <w:sz w:val="24"/>
          <w:szCs w:val="24"/>
        </w:rPr>
        <w:t>(</w:t>
      </w:r>
      <w:r w:rsidR="00AD60C4" w:rsidRPr="00AD60C4">
        <w:rPr>
          <w:rFonts w:ascii="Times New Roman" w:hAnsi="Times New Roman" w:cs="Times New Roman"/>
          <w:sz w:val="24"/>
          <w:szCs w:val="24"/>
        </w:rPr>
        <w:t>doi.org/10.5066/P9OGBGM6</w:t>
      </w:r>
      <w:r w:rsidR="00AD60C4">
        <w:rPr>
          <w:rFonts w:ascii="Times New Roman" w:hAnsi="Times New Roman" w:cs="Times New Roman"/>
          <w:sz w:val="24"/>
          <w:szCs w:val="24"/>
        </w:rPr>
        <w:t xml:space="preserve">) </w:t>
      </w:r>
      <w:r>
        <w:rPr>
          <w:rFonts w:ascii="Times New Roman" w:hAnsi="Times New Roman" w:cs="Times New Roman"/>
          <w:sz w:val="24"/>
          <w:szCs w:val="24"/>
        </w:rPr>
        <w:t xml:space="preserve">surface reflectance data </w:t>
      </w:r>
      <w:r w:rsidRPr="00DE704E">
        <w:rPr>
          <w:rFonts w:ascii="Times New Roman" w:hAnsi="Times New Roman" w:cs="Times New Roman"/>
          <w:sz w:val="24"/>
          <w:szCs w:val="24"/>
        </w:rPr>
        <w:t>courtesy of the U.S. Geological Survey</w:t>
      </w:r>
      <w:r>
        <w:rPr>
          <w:rFonts w:ascii="Times New Roman" w:hAnsi="Times New Roman" w:cs="Times New Roman"/>
          <w:sz w:val="24"/>
          <w:szCs w:val="24"/>
        </w:rPr>
        <w:t xml:space="preserve">. </w:t>
      </w:r>
    </w:p>
    <w:p w14:paraId="07CAFF67" w14:textId="4EB40C70" w:rsidR="00AD60C4" w:rsidRPr="00AD60C4" w:rsidRDefault="00AD60C4" w:rsidP="00AD60C4">
      <w:pPr>
        <w:pStyle w:val="NoSpacing"/>
        <w:rPr>
          <w:rFonts w:ascii="Times New Roman" w:hAnsi="Times New Roman" w:cs="Times New Roman"/>
          <w:sz w:val="24"/>
          <w:szCs w:val="24"/>
        </w:rPr>
      </w:pPr>
    </w:p>
    <w:p w14:paraId="2A6E71DE" w14:textId="78649966" w:rsidR="00066377" w:rsidRDefault="00066377" w:rsidP="00F751FB">
      <w:pPr>
        <w:pStyle w:val="NoSpacing"/>
        <w:rPr>
          <w:rFonts w:ascii="Times New Roman" w:hAnsi="Times New Roman" w:cs="Times New Roman"/>
          <w:b/>
          <w:bCs/>
          <w:sz w:val="24"/>
          <w:szCs w:val="24"/>
        </w:rPr>
      </w:pPr>
    </w:p>
    <w:p w14:paraId="69B968FC" w14:textId="77777777" w:rsidR="00D8312E" w:rsidRDefault="00BE49FA" w:rsidP="00C81F1B">
      <w:pPr>
        <w:pStyle w:val="Heading1"/>
      </w:pPr>
      <w:r w:rsidRPr="00BE49FA">
        <w:t>Literature cited</w:t>
      </w:r>
    </w:p>
    <w:p w14:paraId="045B16AA" w14:textId="09C51E1D" w:rsidR="00077502" w:rsidRPr="00077502" w:rsidRDefault="00D8312E" w:rsidP="00077502">
      <w:pPr>
        <w:pStyle w:val="EndNoteBibliography"/>
        <w:spacing w:after="0"/>
        <w:ind w:left="720" w:hanging="720"/>
      </w:pPr>
      <w:r>
        <w:fldChar w:fldCharType="begin"/>
      </w:r>
      <w:r>
        <w:instrText xml:space="preserve"> ADDIN EN.REFLIST </w:instrText>
      </w:r>
      <w:r>
        <w:fldChar w:fldCharType="separate"/>
      </w:r>
      <w:r w:rsidR="00077502" w:rsidRPr="00077502">
        <w:t xml:space="preserve">Appelhans, T., F. Detsch, C. Reudenbach, and S. Woellauer. 2021. mapview: Interactive Viewing of Spatial Data in R. R package version 2.10.0. </w:t>
      </w:r>
      <w:hyperlink r:id="rId22" w:history="1">
        <w:r w:rsidR="00077502" w:rsidRPr="00077502">
          <w:rPr>
            <w:rStyle w:val="Hyperlink"/>
          </w:rPr>
          <w:t>https://CRAN.R-project.org/package=mapview</w:t>
        </w:r>
      </w:hyperlink>
      <w:r w:rsidR="00077502" w:rsidRPr="00077502">
        <w:t>.</w:t>
      </w:r>
    </w:p>
    <w:p w14:paraId="307D41A5" w14:textId="77777777" w:rsidR="00077502" w:rsidRPr="00077502" w:rsidRDefault="00077502" w:rsidP="00077502">
      <w:pPr>
        <w:pStyle w:val="EndNoteBibliography"/>
        <w:spacing w:after="0"/>
        <w:ind w:left="720" w:hanging="720"/>
      </w:pPr>
      <w:r w:rsidRPr="00077502">
        <w:t xml:space="preserve">Aybar, C., Q. Wu, L. Bautista, R. Yali, and A. Barja. 2020. rgee: An R package for interacting with Google Earth Engine. Journal of Open Source Software </w:t>
      </w:r>
      <w:r w:rsidRPr="00077502">
        <w:rPr>
          <w:b/>
        </w:rPr>
        <w:t>5</w:t>
      </w:r>
      <w:r w:rsidRPr="00077502">
        <w:t>:2272.</w:t>
      </w:r>
    </w:p>
    <w:p w14:paraId="155461B4" w14:textId="6818BD9E" w:rsidR="00077502" w:rsidRPr="00077502" w:rsidRDefault="00077502" w:rsidP="00077502">
      <w:pPr>
        <w:pStyle w:val="EndNoteBibliography"/>
        <w:spacing w:after="0"/>
        <w:ind w:left="720" w:hanging="720"/>
      </w:pPr>
      <w:r w:rsidRPr="00077502">
        <w:t xml:space="preserve">Bache, S. M., and H. Wickham. 2020. magrittr: A Forward-Pipe Operator for R. R package version 2.0.1. </w:t>
      </w:r>
      <w:hyperlink r:id="rId23" w:history="1">
        <w:r w:rsidRPr="00077502">
          <w:rPr>
            <w:rStyle w:val="Hyperlink"/>
          </w:rPr>
          <w:t>https://CRAN.R-project.org/package=magrittr</w:t>
        </w:r>
      </w:hyperlink>
      <w:r w:rsidRPr="00077502">
        <w:t>.</w:t>
      </w:r>
    </w:p>
    <w:p w14:paraId="1958A5F3" w14:textId="77777777" w:rsidR="00077502" w:rsidRPr="00077502" w:rsidRDefault="00077502" w:rsidP="00077502">
      <w:pPr>
        <w:pStyle w:val="EndNoteBibliography"/>
        <w:spacing w:after="0"/>
        <w:ind w:left="720" w:hanging="720"/>
      </w:pPr>
      <w:r w:rsidRPr="00077502">
        <w:t xml:space="preserve">Badgley, G., C. B. Field, and J. A. Berry. 2017. Canopy near-infrared reflectance and terrestrial photosynthesis. Science Advances </w:t>
      </w:r>
      <w:r w:rsidRPr="00077502">
        <w:rPr>
          <w:b/>
        </w:rPr>
        <w:t>3</w:t>
      </w:r>
      <w:r w:rsidRPr="00077502">
        <w:t>:e1602244.</w:t>
      </w:r>
    </w:p>
    <w:p w14:paraId="28C06532" w14:textId="7A95E710" w:rsidR="00077502" w:rsidRPr="00077502" w:rsidRDefault="00077502" w:rsidP="00077502">
      <w:pPr>
        <w:pStyle w:val="EndNoteBibliography"/>
        <w:spacing w:after="0"/>
        <w:ind w:left="720" w:hanging="720"/>
      </w:pPr>
      <w:r w:rsidRPr="00077502">
        <w:t xml:space="preserve">Bengtsson, H. 2021. R.utils: Various Programming Utilities. R package version 2.11.0. </w:t>
      </w:r>
      <w:hyperlink r:id="rId24" w:history="1">
        <w:r w:rsidRPr="00077502">
          <w:rPr>
            <w:rStyle w:val="Hyperlink"/>
          </w:rPr>
          <w:t>https://CRAN.R-project.org/package=R.utils</w:t>
        </w:r>
      </w:hyperlink>
      <w:r w:rsidRPr="00077502">
        <w:t>.</w:t>
      </w:r>
    </w:p>
    <w:p w14:paraId="5AF05F3B" w14:textId="77777777" w:rsidR="00077502" w:rsidRPr="00077502" w:rsidRDefault="00077502" w:rsidP="00077502">
      <w:pPr>
        <w:pStyle w:val="EndNoteBibliography"/>
        <w:spacing w:after="0"/>
        <w:ind w:left="720" w:hanging="720"/>
      </w:pPr>
      <w:r w:rsidRPr="00077502">
        <w:t>Berner, L. T., and S. J. Goetz. 2022. Satellite observations document trends consistent with a boreal forest biome shift. Global Change Biology:In Press.</w:t>
      </w:r>
    </w:p>
    <w:p w14:paraId="2BDA2C22" w14:textId="77777777" w:rsidR="00077502" w:rsidRPr="00077502" w:rsidRDefault="00077502" w:rsidP="00077502">
      <w:pPr>
        <w:pStyle w:val="EndNoteBibliography"/>
        <w:spacing w:after="0"/>
        <w:ind w:left="720" w:hanging="720"/>
      </w:pPr>
      <w:r w:rsidRPr="00077502">
        <w:t xml:space="preserve">Berner, L. T., P. Jantz, K. D. Tape, and S. J. Goetz. 2018. Tundra plant aboveground biomass and shrub dominance mapped across the North Slope of Alaska. Environmental Research Letters </w:t>
      </w:r>
      <w:r w:rsidRPr="00077502">
        <w:rPr>
          <w:b/>
        </w:rPr>
        <w:t>13</w:t>
      </w:r>
      <w:r w:rsidRPr="00077502">
        <w:t>:035002.</w:t>
      </w:r>
    </w:p>
    <w:p w14:paraId="511D6ABE" w14:textId="77777777" w:rsidR="00077502" w:rsidRPr="00077502" w:rsidRDefault="00077502" w:rsidP="00077502">
      <w:pPr>
        <w:pStyle w:val="EndNoteBibliography"/>
        <w:spacing w:after="0"/>
        <w:ind w:left="720" w:hanging="720"/>
      </w:pPr>
      <w:r w:rsidRPr="00077502">
        <w:t xml:space="preserve">Berner, L. T., R. Massey, P. Jantz, B. C. Forbes, M. Macias-Fauria, I. H. Myers-Smith, T. Kumpula, G. Gauthier, L. Andreu-Hayles, B. Gaglioti, P. J. Burns, P. Zetterberg, R. D'Arrigo, and S. J. Goetz. 2020. Summer warming explains widespread but not uniform greening in the Arctic tundra biome. Nature communications </w:t>
      </w:r>
      <w:r w:rsidRPr="00077502">
        <w:rPr>
          <w:b/>
        </w:rPr>
        <w:t>11</w:t>
      </w:r>
      <w:r w:rsidRPr="00077502">
        <w:t>:4621.</w:t>
      </w:r>
    </w:p>
    <w:p w14:paraId="5953394B" w14:textId="77777777" w:rsidR="00077502" w:rsidRPr="00077502" w:rsidRDefault="00077502" w:rsidP="00077502">
      <w:pPr>
        <w:pStyle w:val="EndNoteBibliography"/>
        <w:spacing w:after="0"/>
        <w:ind w:left="720" w:hanging="720"/>
      </w:pPr>
      <w:r w:rsidRPr="00077502">
        <w:t xml:space="preserve">Boyd, M. A., L. T. Berner, P. Doak, S. J. Goetz, B. M. Rogers, D. Wagner, X. J. Walker, and M. C. Mack. 2019. Impacts of climate and insect herbivory on productivity and physiology of trembling aspen (Populus tremuloides) in Alaskan boreal forests. Environmental Research Letters </w:t>
      </w:r>
      <w:r w:rsidRPr="00077502">
        <w:rPr>
          <w:b/>
        </w:rPr>
        <w:t>14</w:t>
      </w:r>
      <w:r w:rsidRPr="00077502">
        <w:t>:085010.</w:t>
      </w:r>
    </w:p>
    <w:p w14:paraId="2EE1C382" w14:textId="77777777" w:rsidR="00077502" w:rsidRPr="00077502" w:rsidRDefault="00077502" w:rsidP="00077502">
      <w:pPr>
        <w:pStyle w:val="EndNoteBibliography"/>
        <w:spacing w:after="0"/>
        <w:ind w:left="720" w:hanging="720"/>
      </w:pPr>
      <w:r w:rsidRPr="00077502">
        <w:t xml:space="preserve">Boyd, M. A., L. T. Berner, A. C. Foster, S. J. Goetz, B. M. Rogers, X. J. Walker, and M. C. Mack. 2021. Historic declines in growth portend trembling aspen death during a contemporary leaf miner outbreak in Alaska. Ecosphere </w:t>
      </w:r>
      <w:r w:rsidRPr="00077502">
        <w:rPr>
          <w:b/>
        </w:rPr>
        <w:t>12</w:t>
      </w:r>
      <w:r w:rsidRPr="00077502">
        <w:t>:e03569.</w:t>
      </w:r>
    </w:p>
    <w:p w14:paraId="37278D94" w14:textId="77777777" w:rsidR="00077502" w:rsidRPr="00077502" w:rsidRDefault="00077502" w:rsidP="00077502">
      <w:pPr>
        <w:pStyle w:val="EndNoteBibliography"/>
        <w:spacing w:after="0"/>
        <w:ind w:left="720" w:hanging="720"/>
      </w:pPr>
      <w:r w:rsidRPr="00077502">
        <w:t xml:space="preserve">Breiman, L. 2001. Random Forests. Machine Learning </w:t>
      </w:r>
      <w:r w:rsidRPr="00077502">
        <w:rPr>
          <w:b/>
        </w:rPr>
        <w:t>45</w:t>
      </w:r>
      <w:r w:rsidRPr="00077502">
        <w:t>:5-32.</w:t>
      </w:r>
    </w:p>
    <w:p w14:paraId="6B789BFA" w14:textId="13E6CE50" w:rsidR="00077502" w:rsidRPr="00077502" w:rsidRDefault="00077502" w:rsidP="00077502">
      <w:pPr>
        <w:pStyle w:val="EndNoteBibliography"/>
        <w:spacing w:after="0"/>
        <w:ind w:left="720" w:hanging="720"/>
      </w:pPr>
      <w:r w:rsidRPr="00077502">
        <w:t xml:space="preserve">Bronaugh, D., and A. Werner. 2019. zyp: Zhang + Yue-Pilon trends package. R package version 0.10-1.1. </w:t>
      </w:r>
      <w:hyperlink r:id="rId25" w:history="1">
        <w:r w:rsidRPr="00077502">
          <w:rPr>
            <w:rStyle w:val="Hyperlink"/>
          </w:rPr>
          <w:t>https://CRAN.R-project.org/package=zyp</w:t>
        </w:r>
      </w:hyperlink>
      <w:r w:rsidRPr="00077502">
        <w:t>.</w:t>
      </w:r>
    </w:p>
    <w:p w14:paraId="4A62984D" w14:textId="77777777" w:rsidR="00077502" w:rsidRPr="00077502" w:rsidRDefault="00077502" w:rsidP="00077502">
      <w:pPr>
        <w:pStyle w:val="EndNoteBibliography"/>
        <w:spacing w:after="0"/>
        <w:ind w:left="720" w:hanging="720"/>
      </w:pPr>
      <w:r w:rsidRPr="00077502">
        <w:t xml:space="preserve">Camps-Valls, G., M. Campos-Taberner, Á. Moreno-Martínez, S. Walther, G. Duveiller, A. Cescatti, M. D. Mahecha, J. Muñoz-Marí, F. J. García-Haro, and L. Guanter. 2021. A unified vegetation index for quantifying the terrestrial biosphere. Science Advances </w:t>
      </w:r>
      <w:r w:rsidRPr="00077502">
        <w:rPr>
          <w:b/>
        </w:rPr>
        <w:t>7</w:t>
      </w:r>
      <w:r w:rsidRPr="00077502">
        <w:t>:eabc7447.</w:t>
      </w:r>
    </w:p>
    <w:p w14:paraId="25AE1D18" w14:textId="336D91CA" w:rsidR="00077502" w:rsidRPr="00077502" w:rsidRDefault="00077502" w:rsidP="00077502">
      <w:pPr>
        <w:pStyle w:val="EndNoteBibliography"/>
        <w:spacing w:after="0"/>
        <w:ind w:left="720" w:hanging="720"/>
      </w:pPr>
      <w:r w:rsidRPr="00077502">
        <w:t xml:space="preserve">Csárdi, G. 2021. crayon: Colored Terminal Output. R package version 1.4.2. </w:t>
      </w:r>
      <w:hyperlink r:id="rId26" w:history="1">
        <w:r w:rsidRPr="00077502">
          <w:rPr>
            <w:rStyle w:val="Hyperlink"/>
          </w:rPr>
          <w:t>https://CRAN.R-project.org/package=crayon</w:t>
        </w:r>
      </w:hyperlink>
      <w:r w:rsidRPr="00077502">
        <w:t>.</w:t>
      </w:r>
    </w:p>
    <w:p w14:paraId="205FC596" w14:textId="68AEC350" w:rsidR="00077502" w:rsidRPr="00077502" w:rsidRDefault="00077502" w:rsidP="00077502">
      <w:pPr>
        <w:pStyle w:val="EndNoteBibliography"/>
        <w:spacing w:after="0"/>
        <w:ind w:left="720" w:hanging="720"/>
      </w:pPr>
      <w:r w:rsidRPr="00077502">
        <w:t xml:space="preserve">dos Santos, A. 2017. landsat8: Landsat 8 Imagery Rescaled to Reflectance, Radiance and/or Temperature. R package version 0.1-10. </w:t>
      </w:r>
      <w:hyperlink r:id="rId27" w:history="1">
        <w:r w:rsidRPr="00077502">
          <w:rPr>
            <w:rStyle w:val="Hyperlink"/>
          </w:rPr>
          <w:t>https://CRAN.R-project.org/package=landsat8</w:t>
        </w:r>
      </w:hyperlink>
      <w:r w:rsidRPr="00077502">
        <w:t>.</w:t>
      </w:r>
    </w:p>
    <w:p w14:paraId="4CB0AB9F" w14:textId="1BE1A1FE" w:rsidR="00077502" w:rsidRPr="00077502" w:rsidRDefault="00077502" w:rsidP="00077502">
      <w:pPr>
        <w:pStyle w:val="EndNoteBibliography"/>
        <w:spacing w:after="0"/>
        <w:ind w:left="720" w:hanging="720"/>
      </w:pPr>
      <w:r w:rsidRPr="00077502">
        <w:t xml:space="preserve">Dowle, M., and A. Srinivasan. 2021. data.table: Extension of `data.frame`. R package version 1.14.2. </w:t>
      </w:r>
      <w:hyperlink r:id="rId28" w:history="1">
        <w:r w:rsidRPr="00077502">
          <w:rPr>
            <w:rStyle w:val="Hyperlink"/>
          </w:rPr>
          <w:t>https://CRAN.R-project.org/package=data.table</w:t>
        </w:r>
      </w:hyperlink>
      <w:r w:rsidRPr="00077502">
        <w:t>.</w:t>
      </w:r>
    </w:p>
    <w:p w14:paraId="2295C791" w14:textId="77777777" w:rsidR="00077502" w:rsidRPr="00077502" w:rsidRDefault="00077502" w:rsidP="00077502">
      <w:pPr>
        <w:pStyle w:val="EndNoteBibliography"/>
        <w:spacing w:after="0"/>
        <w:ind w:left="720" w:hanging="720"/>
      </w:pPr>
      <w:r w:rsidRPr="00077502">
        <w:t xml:space="preserve">Forchhammer, M. 2017. Sea-ice induced growth decline in Arctic shrubs. Biology Letters </w:t>
      </w:r>
      <w:r w:rsidRPr="00077502">
        <w:rPr>
          <w:b/>
        </w:rPr>
        <w:t>13</w:t>
      </w:r>
      <w:r w:rsidRPr="00077502">
        <w:t>.</w:t>
      </w:r>
    </w:p>
    <w:p w14:paraId="419A9B73" w14:textId="77777777" w:rsidR="00077502" w:rsidRPr="00077502" w:rsidRDefault="00077502" w:rsidP="00077502">
      <w:pPr>
        <w:pStyle w:val="EndNoteBibliography"/>
        <w:spacing w:after="0"/>
        <w:ind w:left="720" w:hanging="720"/>
      </w:pPr>
      <w:r w:rsidRPr="00077502">
        <w:t xml:space="preserve">Frost, G. V., M. J. Macander, U. S. Bhatt, H. E. Epstein, L. T. Berner, J. W. Bjerke, B. C. Forbes, S. J. Goetz, M. J. Lara, T. Park, G. K. Phoenix, M. K. Raynolds, H. Tømmervik, and D. A. Walker. 2021. Tundra greenness [in “State of the Climate in 2020”]. Bulletin of the American Meteorological Society </w:t>
      </w:r>
      <w:r w:rsidRPr="00077502">
        <w:rPr>
          <w:b/>
        </w:rPr>
        <w:t>102</w:t>
      </w:r>
      <w:r w:rsidRPr="00077502">
        <w:t>:S290–S292.</w:t>
      </w:r>
    </w:p>
    <w:p w14:paraId="033A1694" w14:textId="77777777" w:rsidR="00077502" w:rsidRPr="00077502" w:rsidRDefault="00077502" w:rsidP="00077502">
      <w:pPr>
        <w:pStyle w:val="EndNoteBibliography"/>
        <w:spacing w:after="0"/>
        <w:ind w:left="720" w:hanging="720"/>
      </w:pPr>
      <w:r w:rsidRPr="00077502">
        <w:lastRenderedPageBreak/>
        <w:t>Gaglioti, B., L. T. Berner</w:t>
      </w:r>
      <w:r w:rsidRPr="00077502">
        <w:rPr>
          <w:rFonts w:hint="eastAsia"/>
        </w:rPr>
        <w:t>, B. M. Jones, K. M. Orndahl, A. P. Williams, L. Andreu</w:t>
      </w:r>
      <w:r w:rsidRPr="00077502">
        <w:rPr>
          <w:rFonts w:hint="eastAsia"/>
        </w:rPr>
        <w:t>‐</w:t>
      </w:r>
      <w:r w:rsidRPr="00077502">
        <w:rPr>
          <w:rFonts w:hint="eastAsia"/>
        </w:rPr>
        <w:t>Hayles, R. D</w:t>
      </w:r>
      <w:r w:rsidRPr="00077502">
        <w:rPr>
          <w:rFonts w:hint="eastAsia"/>
        </w:rPr>
        <w:t>’</w:t>
      </w:r>
      <w:r w:rsidRPr="00077502">
        <w:rPr>
          <w:rFonts w:hint="eastAsia"/>
        </w:rPr>
        <w:t>Arrigo, S. J. Goetz, and D. H. Mann. 2021. Tussocks enduring or shrubs greening: Alternate responses to changing fire regimes in the Noatak River Valley, Alaska. Journal of Geophysical R</w:t>
      </w:r>
      <w:r w:rsidRPr="00077502">
        <w:t xml:space="preserve">esearch: Biogeosciences </w:t>
      </w:r>
      <w:r w:rsidRPr="00077502">
        <w:rPr>
          <w:b/>
        </w:rPr>
        <w:t>126</w:t>
      </w:r>
      <w:r w:rsidRPr="00077502">
        <w:t>:e2020JG006009.</w:t>
      </w:r>
    </w:p>
    <w:p w14:paraId="17462E05" w14:textId="77777777" w:rsidR="00077502" w:rsidRPr="00077502" w:rsidRDefault="00077502" w:rsidP="00077502">
      <w:pPr>
        <w:pStyle w:val="EndNoteBibliography"/>
        <w:spacing w:after="0"/>
        <w:ind w:left="720" w:hanging="720"/>
      </w:pPr>
      <w:r w:rsidRPr="00077502">
        <w:t xml:space="preserve">Gamm, C. M., P. F. Sullivan, A. Buchwal, R. J. Dial, A. B. Young, D. A. Watts, S. M. Cahoon, J. M. Welker, and E. Post. 2018. Declining growth of deciduous shrubs in the warming climate of continental western Greenland. Journal of Ecology </w:t>
      </w:r>
      <w:r w:rsidRPr="00077502">
        <w:rPr>
          <w:b/>
        </w:rPr>
        <w:t>106</w:t>
      </w:r>
      <w:r w:rsidRPr="00077502">
        <w:t>:640-654.</w:t>
      </w:r>
    </w:p>
    <w:p w14:paraId="58561A4F" w14:textId="77777777" w:rsidR="00077502" w:rsidRPr="00077502" w:rsidRDefault="00077502" w:rsidP="00077502">
      <w:pPr>
        <w:pStyle w:val="EndNoteBibliography"/>
        <w:spacing w:after="0"/>
        <w:ind w:left="720" w:hanging="720"/>
      </w:pPr>
      <w:r w:rsidRPr="00077502">
        <w:t xml:space="preserve">Gao, B.-C. 1996. NDWI—A normalized difference water index for remote sensing of vegetation liquid water from space. Remote Sensing of Environment </w:t>
      </w:r>
      <w:r w:rsidRPr="00077502">
        <w:rPr>
          <w:b/>
        </w:rPr>
        <w:t>58</w:t>
      </w:r>
      <w:r w:rsidRPr="00077502">
        <w:t>:257-266.</w:t>
      </w:r>
    </w:p>
    <w:p w14:paraId="30B9C524" w14:textId="77777777" w:rsidR="00077502" w:rsidRPr="00077502" w:rsidRDefault="00077502" w:rsidP="00077502">
      <w:pPr>
        <w:pStyle w:val="EndNoteBibliography"/>
        <w:spacing w:after="0"/>
        <w:ind w:left="720" w:hanging="720"/>
      </w:pPr>
      <w:r w:rsidRPr="00077502">
        <w:t xml:space="preserve">Gitelson, A. A. 2004. Wide dynamic range vegetation index for remote quantification of biophysical characteristics of vegetation. Journal of plant physiology </w:t>
      </w:r>
      <w:r w:rsidRPr="00077502">
        <w:rPr>
          <w:b/>
        </w:rPr>
        <w:t>161</w:t>
      </w:r>
      <w:r w:rsidRPr="00077502">
        <w:t>:165-173.</w:t>
      </w:r>
    </w:p>
    <w:p w14:paraId="3C107EA1" w14:textId="77777777" w:rsidR="00077502" w:rsidRPr="00077502" w:rsidRDefault="00077502" w:rsidP="00077502">
      <w:pPr>
        <w:pStyle w:val="EndNoteBibliography"/>
        <w:spacing w:after="0"/>
        <w:ind w:left="720" w:hanging="720"/>
      </w:pPr>
      <w:r w:rsidRPr="00077502">
        <w:t xml:space="preserve">Gitelson, A. A., and M. N. Merzlyak. 1998. Remote sensing of chlorophyll concentration in higher plant leaves. Advances in Space Research </w:t>
      </w:r>
      <w:r w:rsidRPr="00077502">
        <w:rPr>
          <w:b/>
        </w:rPr>
        <w:t>22</w:t>
      </w:r>
      <w:r w:rsidRPr="00077502">
        <w:t>:689-692.</w:t>
      </w:r>
    </w:p>
    <w:p w14:paraId="4C7D899C" w14:textId="77777777" w:rsidR="00077502" w:rsidRPr="00077502" w:rsidRDefault="00077502" w:rsidP="00077502">
      <w:pPr>
        <w:pStyle w:val="EndNoteBibliography"/>
        <w:spacing w:after="0"/>
        <w:ind w:left="720" w:hanging="720"/>
      </w:pPr>
      <w:r w:rsidRPr="00077502">
        <w:t xml:space="preserve">Goetz, S. J., and S. D. Prince. 1999. Modelling Terrestrial Carbon Exchange and Storage: Evidence and Implications of Fuctional Convergence in Light-use Efficiency. Advances in Ecological Research </w:t>
      </w:r>
      <w:r w:rsidRPr="00077502">
        <w:rPr>
          <w:b/>
        </w:rPr>
        <w:t>28</w:t>
      </w:r>
      <w:r w:rsidRPr="00077502">
        <w:t>:57-92.</w:t>
      </w:r>
    </w:p>
    <w:p w14:paraId="119FDE38" w14:textId="77777777" w:rsidR="00077502" w:rsidRPr="00077502" w:rsidRDefault="00077502" w:rsidP="00077502">
      <w:pPr>
        <w:pStyle w:val="EndNoteBibliography"/>
        <w:spacing w:after="0"/>
        <w:ind w:left="720" w:hanging="720"/>
      </w:pPr>
      <w:r w:rsidRPr="00077502">
        <w:t xml:space="preserve">Gorelick, N., M. Hancher, M. Dixon, S. Ilyushchenko, D. Thau, and R. Moore. 2017. Google Earth Engine: Planetary-scale geospatial analysis for everyone. Remote Sensing of Environment </w:t>
      </w:r>
      <w:r w:rsidRPr="00077502">
        <w:rPr>
          <w:b/>
        </w:rPr>
        <w:t>202</w:t>
      </w:r>
      <w:r w:rsidRPr="00077502">
        <w:t>:18-27.</w:t>
      </w:r>
    </w:p>
    <w:p w14:paraId="603B7224" w14:textId="77777777" w:rsidR="00077502" w:rsidRPr="00077502" w:rsidRDefault="00077502" w:rsidP="00077502">
      <w:pPr>
        <w:pStyle w:val="EndNoteBibliography"/>
        <w:spacing w:after="0"/>
        <w:ind w:left="720" w:hanging="720"/>
      </w:pPr>
      <w:r w:rsidRPr="00077502">
        <w:t xml:space="preserve">Goslee, S. 2011. Analyzing remote sensing data in R: The Landsat Package. The Journal of Statistial Software </w:t>
      </w:r>
      <w:r w:rsidRPr="00077502">
        <w:rPr>
          <w:b/>
        </w:rPr>
        <w:t>43</w:t>
      </w:r>
      <w:r w:rsidRPr="00077502">
        <w:t>.</w:t>
      </w:r>
    </w:p>
    <w:p w14:paraId="12F3163A" w14:textId="77777777" w:rsidR="00077502" w:rsidRPr="00077502" w:rsidRDefault="00077502" w:rsidP="00077502">
      <w:pPr>
        <w:pStyle w:val="EndNoteBibliography"/>
        <w:spacing w:after="0"/>
        <w:ind w:left="720" w:hanging="720"/>
      </w:pPr>
      <w:r w:rsidRPr="00077502">
        <w:t xml:space="preserve">Hansen, M. C., P. V. Potapov, R. Moore, M. Hancher, S. A. Turubanova, A. Tyukavina, D. Thau, S. V. Stehman, S. J. Goetz, T. R. Loveland, A. Kommareddy, A. Egorov, L. Chini, C. O. Justice, and J. R. G. Townshend. 2013. High-Resolution Global Maps of 21st-Century Forest Cover Change. science </w:t>
      </w:r>
      <w:r w:rsidRPr="00077502">
        <w:rPr>
          <w:b/>
        </w:rPr>
        <w:t>342</w:t>
      </w:r>
      <w:r w:rsidRPr="00077502">
        <w:t>:850.</w:t>
      </w:r>
    </w:p>
    <w:p w14:paraId="2EE4ACE3" w14:textId="77777777" w:rsidR="00077502" w:rsidRPr="00077502" w:rsidRDefault="00077502" w:rsidP="00077502">
      <w:pPr>
        <w:pStyle w:val="EndNoteBibliography"/>
        <w:spacing w:after="0"/>
        <w:ind w:left="720" w:hanging="720"/>
      </w:pPr>
      <w:r w:rsidRPr="00077502">
        <w:t xml:space="preserve">Hardisky, M., V. Klemas, and M. Smart. 1983. The influence of soil salinity, growth form, and leaf moisture on the spectral radiance of Spartina alterniflora. Photogrammetric Engineering &amp; Remote Sensing </w:t>
      </w:r>
      <w:r w:rsidRPr="00077502">
        <w:rPr>
          <w:b/>
        </w:rPr>
        <w:t>49</w:t>
      </w:r>
      <w:r w:rsidRPr="00077502">
        <w:t>:77-83.</w:t>
      </w:r>
    </w:p>
    <w:p w14:paraId="6874D5B0" w14:textId="59BC73D0" w:rsidR="00077502" w:rsidRPr="00077502" w:rsidRDefault="00077502" w:rsidP="00077502">
      <w:pPr>
        <w:pStyle w:val="EndNoteBibliography"/>
        <w:spacing w:after="0"/>
        <w:ind w:left="720" w:hanging="720"/>
      </w:pPr>
      <w:r w:rsidRPr="00077502">
        <w:t xml:space="preserve">Henry, L., and H. Wickham. 2020. purrr: Functional Programming Tools. R package version 0.3.4. </w:t>
      </w:r>
      <w:hyperlink r:id="rId29" w:history="1">
        <w:r w:rsidRPr="00077502">
          <w:rPr>
            <w:rStyle w:val="Hyperlink"/>
          </w:rPr>
          <w:t>https://CRAN.R-project.org/package=purrr</w:t>
        </w:r>
      </w:hyperlink>
      <w:r w:rsidRPr="00077502">
        <w:t>.</w:t>
      </w:r>
    </w:p>
    <w:p w14:paraId="57A17A94" w14:textId="2B2C0001" w:rsidR="00077502" w:rsidRPr="00077502" w:rsidRDefault="00077502" w:rsidP="00077502">
      <w:pPr>
        <w:pStyle w:val="EndNoteBibliography"/>
        <w:spacing w:after="0"/>
        <w:ind w:left="720" w:hanging="720"/>
      </w:pPr>
      <w:r w:rsidRPr="00077502">
        <w:t xml:space="preserve">Howat, I., A. Negrete, and B. Smith. 2015. MEaSUREs Greenland Ice Mapping Project (GIMP) Digital Elevation Model, Version 1. NASA National Snow and Ice Data Center Distributed Active Archive Center. doi: </w:t>
      </w:r>
      <w:hyperlink r:id="rId30" w:history="1">
        <w:r w:rsidRPr="00077502">
          <w:rPr>
            <w:rStyle w:val="Hyperlink"/>
          </w:rPr>
          <w:t>https://doi.org/10.5067/NV34YUIXLP9W</w:t>
        </w:r>
      </w:hyperlink>
      <w:r w:rsidRPr="00077502">
        <w:t>. [2021-11-23], Boulder, Colorado USA.</w:t>
      </w:r>
    </w:p>
    <w:p w14:paraId="7813B395" w14:textId="77777777" w:rsidR="00077502" w:rsidRPr="00077502" w:rsidRDefault="00077502" w:rsidP="00077502">
      <w:pPr>
        <w:pStyle w:val="EndNoteBibliography"/>
        <w:spacing w:after="0"/>
        <w:ind w:left="720" w:hanging="720"/>
      </w:pPr>
      <w:r w:rsidRPr="00077502">
        <w:t xml:space="preserve">Howat, I. M., A. Negrete, and B. E. Smith. 2014. The Greenland Ice Mapping Project (GIMP) land classification and surface elevation data sets. The Cryosphere </w:t>
      </w:r>
      <w:r w:rsidRPr="00077502">
        <w:rPr>
          <w:b/>
        </w:rPr>
        <w:t>8</w:t>
      </w:r>
      <w:r w:rsidRPr="00077502">
        <w:t>:1509-1518.</w:t>
      </w:r>
    </w:p>
    <w:p w14:paraId="60725F8F" w14:textId="77777777" w:rsidR="00077502" w:rsidRPr="00077502" w:rsidRDefault="00077502" w:rsidP="00077502">
      <w:pPr>
        <w:pStyle w:val="EndNoteBibliography"/>
        <w:spacing w:after="0"/>
        <w:ind w:left="720" w:hanging="720"/>
      </w:pPr>
      <w:r w:rsidRPr="00077502">
        <w:t xml:space="preserve">Huete, A., K. Didan, T. Miura, E. P. Rodriguez, X. Gao, and L. G. Ferreira. 2002. Overview of the radiometric and biophysical performance of the MODIS vegetation indices. Remote Sensing of Environment </w:t>
      </w:r>
      <w:r w:rsidRPr="00077502">
        <w:rPr>
          <w:b/>
        </w:rPr>
        <w:t>83</w:t>
      </w:r>
      <w:r w:rsidRPr="00077502">
        <w:t>:195-213.</w:t>
      </w:r>
    </w:p>
    <w:p w14:paraId="1CBE8384" w14:textId="77777777" w:rsidR="00077502" w:rsidRPr="00077502" w:rsidRDefault="00077502" w:rsidP="00077502">
      <w:pPr>
        <w:pStyle w:val="EndNoteBibliography"/>
        <w:spacing w:after="0"/>
        <w:ind w:left="720" w:hanging="720"/>
      </w:pPr>
      <w:r w:rsidRPr="00077502">
        <w:t xml:space="preserve">Huete, A. R. 1988. A soil-adjusted vegetation index (SAVI). Remote Sensing of Environment </w:t>
      </w:r>
      <w:r w:rsidRPr="00077502">
        <w:rPr>
          <w:b/>
        </w:rPr>
        <w:t>25</w:t>
      </w:r>
      <w:r w:rsidRPr="00077502">
        <w:t>:295-309.</w:t>
      </w:r>
    </w:p>
    <w:p w14:paraId="72356E60" w14:textId="77777777" w:rsidR="00077502" w:rsidRPr="00077502" w:rsidRDefault="00077502" w:rsidP="00077502">
      <w:pPr>
        <w:pStyle w:val="EndNoteBibliography"/>
        <w:spacing w:after="0"/>
        <w:ind w:left="720" w:hanging="720"/>
      </w:pPr>
      <w:r w:rsidRPr="00077502">
        <w:t xml:space="preserve">Jiang, Z., A. R. Huete, K. Didan, and T. Miura. 2008. Development of a two-band enhanced vegetation index without a blue band. Remote Sensing of Environment </w:t>
      </w:r>
      <w:r w:rsidRPr="00077502">
        <w:rPr>
          <w:b/>
        </w:rPr>
        <w:t>112</w:t>
      </w:r>
      <w:r w:rsidRPr="00077502">
        <w:t>:3833-3845.</w:t>
      </w:r>
    </w:p>
    <w:p w14:paraId="30B3B5EB" w14:textId="77777777" w:rsidR="00077502" w:rsidRPr="00077502" w:rsidRDefault="00077502" w:rsidP="00077502">
      <w:pPr>
        <w:pStyle w:val="EndNoteBibliography"/>
        <w:spacing w:after="0"/>
        <w:ind w:left="720" w:hanging="720"/>
      </w:pPr>
      <w:r w:rsidRPr="00077502">
        <w:t xml:space="preserve">Ju, J., and J. G. Masek. 2016. The vegetation greenness trend in Canada and US Alaska from 1984–2012 Landsat data. Remote Sensing of Environment </w:t>
      </w:r>
      <w:r w:rsidRPr="00077502">
        <w:rPr>
          <w:b/>
        </w:rPr>
        <w:t>176</w:t>
      </w:r>
      <w:r w:rsidRPr="00077502">
        <w:t>:1-16.</w:t>
      </w:r>
    </w:p>
    <w:p w14:paraId="3433F634" w14:textId="3C6D4EDE" w:rsidR="00077502" w:rsidRPr="00077502" w:rsidRDefault="00077502" w:rsidP="00077502">
      <w:pPr>
        <w:pStyle w:val="EndNoteBibliography"/>
        <w:spacing w:after="0"/>
        <w:ind w:left="720" w:hanging="720"/>
      </w:pPr>
      <w:r w:rsidRPr="00077502">
        <w:t xml:space="preserve">Kassambara, A. 2020. ggpubr: 'ggplot2' Based Publication Ready Plots. R package version 0.4.0. </w:t>
      </w:r>
      <w:hyperlink r:id="rId31" w:history="1">
        <w:r w:rsidRPr="00077502">
          <w:rPr>
            <w:rStyle w:val="Hyperlink"/>
          </w:rPr>
          <w:t>https://CRAN.R-project.org/package=ggpubr</w:t>
        </w:r>
      </w:hyperlink>
      <w:r w:rsidRPr="00077502">
        <w:t>.</w:t>
      </w:r>
    </w:p>
    <w:p w14:paraId="26C15DC8" w14:textId="77777777" w:rsidR="00077502" w:rsidRPr="00077502" w:rsidRDefault="00077502" w:rsidP="00077502">
      <w:pPr>
        <w:pStyle w:val="EndNoteBibliography"/>
        <w:spacing w:after="0"/>
        <w:ind w:left="720" w:hanging="720"/>
      </w:pPr>
      <w:r w:rsidRPr="00077502">
        <w:t>Key, C. H., and N. C. Benson. 1999. The Normalized Burn Ratio (NBR): A Landsat TM radiometric measure of burn severity. United States Geological Survey, Northern Rocky Mountain Science Center.(Bozeman, MT).</w:t>
      </w:r>
    </w:p>
    <w:p w14:paraId="637892EA" w14:textId="77777777" w:rsidR="00077502" w:rsidRPr="00077502" w:rsidRDefault="00077502" w:rsidP="00077502">
      <w:pPr>
        <w:pStyle w:val="EndNoteBibliography"/>
        <w:spacing w:after="0"/>
        <w:ind w:left="720" w:hanging="720"/>
      </w:pPr>
      <w:r w:rsidRPr="00077502">
        <w:lastRenderedPageBreak/>
        <w:t xml:space="preserve">Marsett, R. C., J. Qi, P. Heilman, S. H. Biedenbender, M. C. Watson, S. Amer, M. Weltz, D. Goodrich, and R. Marsett. 2006. Remote sensing for grassland management in the arid southwest. Rangeland Ecology &amp; Management </w:t>
      </w:r>
      <w:r w:rsidRPr="00077502">
        <w:rPr>
          <w:b/>
        </w:rPr>
        <w:t>59</w:t>
      </w:r>
      <w:r w:rsidRPr="00077502">
        <w:t>:530-540.</w:t>
      </w:r>
    </w:p>
    <w:p w14:paraId="25F6814A" w14:textId="77777777" w:rsidR="00077502" w:rsidRPr="00077502" w:rsidRDefault="00077502" w:rsidP="00077502">
      <w:pPr>
        <w:pStyle w:val="EndNoteBibliography"/>
        <w:spacing w:after="0"/>
        <w:ind w:left="720" w:hanging="720"/>
      </w:pPr>
      <w:r w:rsidRPr="00077502">
        <w:t xml:space="preserve">McFeeters, S. K. 1996. The use of the Normalized Difference Water Index (NDWI) in the delineation of open water features. International Journal of Remote Sensing </w:t>
      </w:r>
      <w:r w:rsidRPr="00077502">
        <w:rPr>
          <w:b/>
        </w:rPr>
        <w:t>17</w:t>
      </w:r>
      <w:r w:rsidRPr="00077502">
        <w:t>:1425-1432.</w:t>
      </w:r>
    </w:p>
    <w:p w14:paraId="1EFBD487" w14:textId="77777777" w:rsidR="00077502" w:rsidRPr="00077502" w:rsidRDefault="00077502" w:rsidP="00077502">
      <w:pPr>
        <w:pStyle w:val="EndNoteBibliography"/>
        <w:spacing w:after="0"/>
        <w:ind w:left="720" w:hanging="720"/>
      </w:pPr>
      <w:r w:rsidRPr="00077502">
        <w:t xml:space="preserve">Mekonnen, Z. A., W. J. Riley, L. T. Berner, N. J. Bouskill, M. S. Torn, G. Iwahana, A. L. Breen, I. H. Myers-Smith, M. G. Criado, Y. Liu, E. S. Euskirchen, S. J. Goetz, M. C. Mack, and R. F. Grant. 2021. Arctic tundra shrubification: a review of mechanisms and impacts on ecosystem carbon balance. Environmental Research Letters </w:t>
      </w:r>
      <w:r w:rsidRPr="00077502">
        <w:rPr>
          <w:b/>
        </w:rPr>
        <w:t>16</w:t>
      </w:r>
      <w:r w:rsidRPr="00077502">
        <w:t>:053001.</w:t>
      </w:r>
    </w:p>
    <w:p w14:paraId="4818426A" w14:textId="77777777" w:rsidR="00077502" w:rsidRPr="00077502" w:rsidRDefault="00077502" w:rsidP="00077502">
      <w:pPr>
        <w:pStyle w:val="EndNoteBibliography"/>
        <w:spacing w:after="0"/>
        <w:ind w:left="720" w:hanging="720"/>
      </w:pPr>
      <w:r w:rsidRPr="00077502">
        <w:rPr>
          <w:rFonts w:hint="eastAsia"/>
        </w:rPr>
        <w:t>Merzlyak, M. N., A. A. Gitelson, O. B. Chivkunova, and V. Y. Rakitin. 1999. Non</w:t>
      </w:r>
      <w:r w:rsidRPr="00077502">
        <w:rPr>
          <w:rFonts w:hint="eastAsia"/>
        </w:rPr>
        <w:t>‐</w:t>
      </w:r>
      <w:r w:rsidRPr="00077502">
        <w:rPr>
          <w:rFonts w:hint="eastAsia"/>
        </w:rPr>
        <w:t xml:space="preserve">destructive optical detection of pigment changes during leaf senescence and fruit ripening. Physiologia plantarum </w:t>
      </w:r>
      <w:r w:rsidRPr="00077502">
        <w:rPr>
          <w:rFonts w:hint="eastAsia"/>
          <w:b/>
        </w:rPr>
        <w:t>106</w:t>
      </w:r>
      <w:r w:rsidRPr="00077502">
        <w:rPr>
          <w:rFonts w:hint="eastAsia"/>
        </w:rPr>
        <w:t>:135-141.</w:t>
      </w:r>
    </w:p>
    <w:p w14:paraId="5AD4565E" w14:textId="77777777" w:rsidR="00077502" w:rsidRPr="00077502" w:rsidRDefault="00077502" w:rsidP="00077502">
      <w:pPr>
        <w:pStyle w:val="EndNoteBibliography"/>
        <w:spacing w:after="0"/>
        <w:ind w:left="720" w:hanging="720"/>
      </w:pPr>
      <w:r w:rsidRPr="00077502">
        <w:t xml:space="preserve">Myers-Smith, I. H., J. T. Kerby, G. K. Phoenix, J. W. Bjerke, H. E. Epstein, J. J. Assmann, C. John, L. Andreu-Hayles, S. Angers-Blondin, P. S. A. Beck, L. T. Berner, U. S. Bhatt, A. D. Bjorkman, D. Blok, A. Bryn, C. T. Christiansen, J. H. C. Cornelissen, A. M. Cunliffe, S. C. Elmendorf, B. C. Forbes, S. J. Goetz, R. D. Hollister, R. de Jong, M. M. Loranty, M. Macias-Fauria, K. Maseyk, S. Normand, J. Olofsson, T. C. Parker, F.-J. W. Parmentier, E. Post, G. Schaepman-Strub, F. Stordal, P. F. Sullivan, H. J. D. Thomas, H. Tømmervik, R. Treharne, C. E. Tweedie, D. A. Walker, M. Wilmking, and S. Wipf. 2020. Complexity revealed in the greening of the Arctic. Nature Climate Change </w:t>
      </w:r>
      <w:r w:rsidRPr="00077502">
        <w:rPr>
          <w:b/>
        </w:rPr>
        <w:t>10</w:t>
      </w:r>
      <w:r w:rsidRPr="00077502">
        <w:t>:106-117.</w:t>
      </w:r>
    </w:p>
    <w:p w14:paraId="3E29F876" w14:textId="77777777" w:rsidR="00077502" w:rsidRPr="00077502" w:rsidRDefault="00077502" w:rsidP="00077502">
      <w:pPr>
        <w:pStyle w:val="EndNoteBibliography"/>
        <w:spacing w:after="0"/>
        <w:ind w:left="720" w:hanging="720"/>
      </w:pPr>
      <w:r w:rsidRPr="00077502">
        <w:t>National Academies of Sciences. 2018. Thriving on Our Changing Planet: A Decadal Strategy for Earth Observation from Space. The National Academies Press, Washington, DC.</w:t>
      </w:r>
    </w:p>
    <w:p w14:paraId="496D19B5" w14:textId="77777777" w:rsidR="00077502" w:rsidRPr="00077502" w:rsidRDefault="00077502" w:rsidP="00077502">
      <w:pPr>
        <w:pStyle w:val="EndNoteBibliography"/>
        <w:spacing w:after="0"/>
        <w:ind w:left="720" w:hanging="720"/>
      </w:pPr>
      <w:r w:rsidRPr="00077502">
        <w:t xml:space="preserve">Pastick, N. J., M. T. Jorgenson, S. J. Goetz, B. M. Jones, B. K. Wylie, B. J. Minsley, H. Genet, J. F. Knight, D. K. Swanson, and J. C. Jorgenson. 2019. Spatiotemporal remote sensing of ecosystem change and causation across Alaska. Global Change Biology </w:t>
      </w:r>
      <w:r w:rsidRPr="00077502">
        <w:rPr>
          <w:b/>
        </w:rPr>
        <w:t>25</w:t>
      </w:r>
      <w:r w:rsidRPr="00077502">
        <w:t>:1171-1189.</w:t>
      </w:r>
    </w:p>
    <w:p w14:paraId="40A2D00E" w14:textId="77777777" w:rsidR="00077502" w:rsidRPr="00077502" w:rsidRDefault="00077502" w:rsidP="00077502">
      <w:pPr>
        <w:pStyle w:val="EndNoteBibliography"/>
        <w:spacing w:after="0"/>
        <w:ind w:left="720" w:hanging="720"/>
      </w:pPr>
      <w:r w:rsidRPr="00077502">
        <w:t xml:space="preserve">Pebesma, E. J. 2018. Simple features for R: standardized support for spatial vector data. The R Journal </w:t>
      </w:r>
      <w:r w:rsidRPr="00077502">
        <w:rPr>
          <w:b/>
        </w:rPr>
        <w:t>10</w:t>
      </w:r>
      <w:r w:rsidRPr="00077502">
        <w:t>:439-446.</w:t>
      </w:r>
    </w:p>
    <w:p w14:paraId="695E385C" w14:textId="77777777" w:rsidR="00077502" w:rsidRPr="00077502" w:rsidRDefault="00077502" w:rsidP="00077502">
      <w:pPr>
        <w:pStyle w:val="EndNoteBibliography"/>
        <w:spacing w:after="0"/>
        <w:ind w:left="720" w:hanging="720"/>
      </w:pPr>
      <w:r w:rsidRPr="00077502">
        <w:t xml:space="preserve">Pekel, J.-F., A. Cottam, N. Gorelick, and A. S. Belward. 2016. High-resolution mapping of global surface water and its long-term changes. Nature </w:t>
      </w:r>
      <w:r w:rsidRPr="00077502">
        <w:rPr>
          <w:b/>
        </w:rPr>
        <w:t>540</w:t>
      </w:r>
      <w:r w:rsidRPr="00077502">
        <w:t>:418-422.</w:t>
      </w:r>
    </w:p>
    <w:p w14:paraId="1ECB767A" w14:textId="77777777" w:rsidR="00077502" w:rsidRPr="00077502" w:rsidRDefault="00077502" w:rsidP="00077502">
      <w:pPr>
        <w:pStyle w:val="EndNoteBibliography"/>
        <w:spacing w:after="0"/>
        <w:ind w:left="720" w:hanging="720"/>
      </w:pPr>
      <w:r w:rsidRPr="00077502">
        <w:t xml:space="preserve">Prendin, A. L., M. Carrer, M. Karami, J. Hollesen, N. Bjerregaard Pedersen, M. Pividori, U. A. Treier, A. Westergaard-Nielsen, B. Elberling, and S. Normand. 2020. Immediate and carry-over effects of insect outbreaks on vegetation growth in West Greenland assessed from cells to satellite. Journal of Biogeography </w:t>
      </w:r>
      <w:r w:rsidRPr="00077502">
        <w:rPr>
          <w:b/>
        </w:rPr>
        <w:t>47</w:t>
      </w:r>
      <w:r w:rsidRPr="00077502">
        <w:t>:87-100.</w:t>
      </w:r>
    </w:p>
    <w:p w14:paraId="49D25413" w14:textId="77777777" w:rsidR="00077502" w:rsidRPr="00077502" w:rsidRDefault="00077502" w:rsidP="00077502">
      <w:pPr>
        <w:pStyle w:val="EndNoteBibliography"/>
        <w:spacing w:after="0"/>
        <w:ind w:left="720" w:hanging="720"/>
      </w:pPr>
      <w:r w:rsidRPr="00077502">
        <w:t>R Core Team. 2021. R: A Language and Environment for Statistical Computing. R Foundation for Statistical Computing, Vienna, Austria.</w:t>
      </w:r>
    </w:p>
    <w:p w14:paraId="2C320290" w14:textId="77777777" w:rsidR="00077502" w:rsidRPr="00077502" w:rsidRDefault="00077502" w:rsidP="00077502">
      <w:pPr>
        <w:pStyle w:val="EndNoteBibliography"/>
        <w:spacing w:after="0"/>
        <w:ind w:left="720" w:hanging="720"/>
      </w:pPr>
      <w:r w:rsidRPr="00077502">
        <w:t xml:space="preserve">Rock, B., J. Vogelmann, D. Williams, A. Vogelmann, and T. Hoshizaki. 1986. Remote detection of forest damage. BioScience </w:t>
      </w:r>
      <w:r w:rsidRPr="00077502">
        <w:rPr>
          <w:b/>
        </w:rPr>
        <w:t>36</w:t>
      </w:r>
      <w:r w:rsidRPr="00077502">
        <w:t>:439-445.</w:t>
      </w:r>
    </w:p>
    <w:p w14:paraId="478F3004" w14:textId="77777777" w:rsidR="00077502" w:rsidRPr="00077502" w:rsidRDefault="00077502" w:rsidP="00077502">
      <w:pPr>
        <w:pStyle w:val="EndNoteBibliography"/>
        <w:spacing w:after="0"/>
        <w:ind w:left="720" w:hanging="720"/>
      </w:pPr>
      <w:r w:rsidRPr="00077502">
        <w:t xml:space="preserve">Rouse, J., R. Haas, J. Schell, and D. Deering. 1974. Monitoring vegetation systems in the Great Plains with ERTS. NASA special publication </w:t>
      </w:r>
      <w:r w:rsidRPr="00077502">
        <w:rPr>
          <w:b/>
        </w:rPr>
        <w:t>351</w:t>
      </w:r>
      <w:r w:rsidRPr="00077502">
        <w:t>:309-317.</w:t>
      </w:r>
    </w:p>
    <w:p w14:paraId="2B4A345F" w14:textId="77777777" w:rsidR="00077502" w:rsidRPr="00077502" w:rsidRDefault="00077502" w:rsidP="00077502">
      <w:pPr>
        <w:pStyle w:val="EndNoteBibliography"/>
        <w:spacing w:after="0"/>
        <w:ind w:left="720" w:hanging="720"/>
      </w:pPr>
      <w:r w:rsidRPr="00077502">
        <w:t xml:space="preserve">Roy, D. P., V. Kovalskyy, H. K. Zhang, E. F. Vermote, L. Yan, S. S. Kumar, and A. Egorov. 2016. Characterization of Landsat-7 to Landsat-8 reflective wavelength and normalized difference vegetation index continuity. Remote Sensing of Environment </w:t>
      </w:r>
      <w:r w:rsidRPr="00077502">
        <w:rPr>
          <w:b/>
        </w:rPr>
        <w:t>185</w:t>
      </w:r>
      <w:r w:rsidRPr="00077502">
        <w:t>:57-70.</w:t>
      </w:r>
    </w:p>
    <w:p w14:paraId="39D28F8A" w14:textId="77777777" w:rsidR="00077502" w:rsidRPr="00077502" w:rsidRDefault="00077502" w:rsidP="00077502">
      <w:pPr>
        <w:pStyle w:val="EndNoteBibliography"/>
        <w:spacing w:after="0"/>
        <w:ind w:left="720" w:hanging="720"/>
      </w:pPr>
      <w:r w:rsidRPr="00077502">
        <w:t xml:space="preserve">Sexton, J. O., X.-P. Song, M. Feng, P. Noojipady, A. Anand, and C. Huang. 2013. Global, 30-m resolution continuous fields of tree cover: landsat-based rescaling of MODIS vegetation continuous fields with lidar-based estimates of error. Int J Digit Earth </w:t>
      </w:r>
      <w:r w:rsidRPr="00077502">
        <w:rPr>
          <w:b/>
        </w:rPr>
        <w:t>6</w:t>
      </w:r>
      <w:r w:rsidRPr="00077502">
        <w:t>.</w:t>
      </w:r>
    </w:p>
    <w:p w14:paraId="7991E82C" w14:textId="77777777" w:rsidR="00077502" w:rsidRPr="00077502" w:rsidRDefault="00077502" w:rsidP="00077502">
      <w:pPr>
        <w:pStyle w:val="EndNoteBibliography"/>
        <w:spacing w:after="0"/>
        <w:ind w:left="720" w:hanging="720"/>
      </w:pPr>
      <w:r w:rsidRPr="00077502">
        <w:t xml:space="preserve">Tucker, C. J. 1979. Red and photographic infrared linear combinations for monitoring vegetation. Remote Sensing of Environment </w:t>
      </w:r>
      <w:r w:rsidRPr="00077502">
        <w:rPr>
          <w:b/>
        </w:rPr>
        <w:t>8</w:t>
      </w:r>
      <w:r w:rsidRPr="00077502">
        <w:t>:127-150.</w:t>
      </w:r>
    </w:p>
    <w:p w14:paraId="6F9F3C9A" w14:textId="77777777" w:rsidR="00077502" w:rsidRPr="00077502" w:rsidRDefault="00077502" w:rsidP="00077502">
      <w:pPr>
        <w:pStyle w:val="EndNoteBibliography"/>
        <w:spacing w:after="0"/>
        <w:ind w:left="720" w:hanging="720"/>
      </w:pPr>
      <w:r w:rsidRPr="00077502">
        <w:lastRenderedPageBreak/>
        <w:t xml:space="preserve">Verdonen, M., L. T. Berner, B. C. Forbes, and T. Kumpula. 2020. Periglacial vegetation dynamics in Arctic Russia: decadal analysis of tundra regeneration on landslides with time series satellite imagery. Environmental Research Letters </w:t>
      </w:r>
      <w:r w:rsidRPr="00077502">
        <w:rPr>
          <w:b/>
        </w:rPr>
        <w:t>15</w:t>
      </w:r>
      <w:r w:rsidRPr="00077502">
        <w:t>:105020.</w:t>
      </w:r>
    </w:p>
    <w:p w14:paraId="2550266F" w14:textId="77777777" w:rsidR="00077502" w:rsidRPr="00077502" w:rsidRDefault="00077502" w:rsidP="00077502">
      <w:pPr>
        <w:pStyle w:val="EndNoteBibliography"/>
        <w:spacing w:after="0"/>
        <w:ind w:left="720" w:hanging="720"/>
      </w:pPr>
      <w:r w:rsidRPr="00077502">
        <w:t xml:space="preserve">Walker, D. A., W. A. Gould, H. A. Maier, and M. K. Raynolds. 2002. The Circumpolar Arctic Vegetation Map: AVHRR-derived base maps, environmental controls, and integrated mapping procedures. International Journal of Remote Sensing </w:t>
      </w:r>
      <w:r w:rsidRPr="00077502">
        <w:rPr>
          <w:b/>
        </w:rPr>
        <w:t>23</w:t>
      </w:r>
      <w:r w:rsidRPr="00077502">
        <w:t>:4551-4570.</w:t>
      </w:r>
    </w:p>
    <w:p w14:paraId="2FC7FAC1" w14:textId="77777777" w:rsidR="00077502" w:rsidRPr="00077502" w:rsidRDefault="00077502" w:rsidP="00077502">
      <w:pPr>
        <w:pStyle w:val="EndNoteBibliography"/>
        <w:spacing w:after="0"/>
        <w:ind w:left="720" w:hanging="720"/>
      </w:pPr>
      <w:r w:rsidRPr="00077502">
        <w:t xml:space="preserve">Walker, X. J., H. D. Alexander, L. T. Berner, M. A. Boyd, M. M. Loranty, S. M. Natali, and M. C. Mack. 2021. Positive response of tree productivity to warming is reversed by increased tree density at the Arctic tundra-taiga ecotone. Canadian Journal of Forest Research </w:t>
      </w:r>
      <w:r w:rsidRPr="00077502">
        <w:rPr>
          <w:b/>
        </w:rPr>
        <w:t>51</w:t>
      </w:r>
      <w:r w:rsidRPr="00077502">
        <w:t>:1323-1338.</w:t>
      </w:r>
    </w:p>
    <w:p w14:paraId="4FF39EED" w14:textId="77777777" w:rsidR="00077502" w:rsidRPr="00077502" w:rsidRDefault="00077502" w:rsidP="00077502">
      <w:pPr>
        <w:pStyle w:val="EndNoteBibliography"/>
        <w:spacing w:after="0"/>
        <w:ind w:left="720" w:hanging="720"/>
      </w:pPr>
      <w:r w:rsidRPr="00077502">
        <w:t xml:space="preserve">Wang, J. A., and M. A. Friedl. 2019. The role of land cover change in Arctic-Boreal greening and browning trends. Environmental Research Letters </w:t>
      </w:r>
      <w:r w:rsidRPr="00077502">
        <w:rPr>
          <w:b/>
        </w:rPr>
        <w:t>14</w:t>
      </w:r>
      <w:r w:rsidRPr="00077502">
        <w:t>:125007.</w:t>
      </w:r>
    </w:p>
    <w:p w14:paraId="2FEA83ED" w14:textId="77777777" w:rsidR="00077502" w:rsidRPr="00077502" w:rsidRDefault="00077502" w:rsidP="00077502">
      <w:pPr>
        <w:pStyle w:val="EndNoteBibliography"/>
        <w:spacing w:after="0"/>
        <w:ind w:left="720" w:hanging="720"/>
      </w:pPr>
      <w:r w:rsidRPr="00077502">
        <w:t>Wickham, H. 2016. ggplot2: Elegant Graphics for Data Analysis. Springer-Verlang New York.</w:t>
      </w:r>
    </w:p>
    <w:p w14:paraId="66E38D56" w14:textId="41CDEDAF" w:rsidR="00077502" w:rsidRPr="00077502" w:rsidRDefault="00077502" w:rsidP="00077502">
      <w:pPr>
        <w:pStyle w:val="EndNoteBibliography"/>
        <w:spacing w:after="0"/>
        <w:ind w:left="720" w:hanging="720"/>
      </w:pPr>
      <w:r w:rsidRPr="00077502">
        <w:t xml:space="preserve">Wickham, H. 2019. stringr: Simple, Consistent Wrappers for Common String Operations. R package version 1.4.0. </w:t>
      </w:r>
      <w:hyperlink r:id="rId32" w:history="1">
        <w:r w:rsidRPr="00077502">
          <w:rPr>
            <w:rStyle w:val="Hyperlink"/>
          </w:rPr>
          <w:t>https://CRAN.R-project.org/package=stringr</w:t>
        </w:r>
      </w:hyperlink>
      <w:r w:rsidRPr="00077502">
        <w:t>.</w:t>
      </w:r>
    </w:p>
    <w:p w14:paraId="43CF4C0C" w14:textId="019E06EB" w:rsidR="00077502" w:rsidRPr="00077502" w:rsidRDefault="00077502" w:rsidP="00077502">
      <w:pPr>
        <w:pStyle w:val="EndNoteBibliography"/>
        <w:spacing w:after="0"/>
        <w:ind w:left="720" w:hanging="720"/>
      </w:pPr>
      <w:r w:rsidRPr="00077502">
        <w:t xml:space="preserve">Wickham, H. 2021. tidyr: Tidy Messy Data. R package version 1.1.4. </w:t>
      </w:r>
      <w:hyperlink r:id="rId33" w:history="1">
        <w:r w:rsidRPr="00077502">
          <w:rPr>
            <w:rStyle w:val="Hyperlink"/>
          </w:rPr>
          <w:t>https://CRAN.R-project.org/package=tidyr</w:t>
        </w:r>
      </w:hyperlink>
      <w:r w:rsidRPr="00077502">
        <w:t>.</w:t>
      </w:r>
    </w:p>
    <w:p w14:paraId="352D078E" w14:textId="0D0E4D10" w:rsidR="00077502" w:rsidRPr="00077502" w:rsidRDefault="00077502" w:rsidP="00077502">
      <w:pPr>
        <w:pStyle w:val="EndNoteBibliography"/>
        <w:spacing w:after="0"/>
        <w:ind w:left="720" w:hanging="720"/>
      </w:pPr>
      <w:r w:rsidRPr="00077502">
        <w:t xml:space="preserve">Wickham, H., R. Francois, H. Lionel, and K. Müller. 2021. dplyr: A Grammar of Data Manipulation. R package version 1.0.7. </w:t>
      </w:r>
      <w:hyperlink r:id="rId34" w:history="1">
        <w:r w:rsidRPr="00077502">
          <w:rPr>
            <w:rStyle w:val="Hyperlink"/>
          </w:rPr>
          <w:t>https://CRAN.R-project.org/package=dplyr</w:t>
        </w:r>
      </w:hyperlink>
      <w:r w:rsidRPr="00077502">
        <w:t>.</w:t>
      </w:r>
    </w:p>
    <w:p w14:paraId="6BF34F08" w14:textId="77777777" w:rsidR="00077502" w:rsidRPr="00077502" w:rsidRDefault="00077502" w:rsidP="00077502">
      <w:pPr>
        <w:pStyle w:val="EndNoteBibliography"/>
        <w:spacing w:after="0"/>
        <w:ind w:left="720" w:hanging="720"/>
      </w:pPr>
      <w:r w:rsidRPr="00077502">
        <w:t xml:space="preserve">Woodcock, C. E., R. Allen, M. Anderson, A. Belward, R. Bindschadler, W. Cohen, F. Gao, S. N. Goward, D. Helder, E. Helmer, R. Nemani, L. Oreopoulos, J. Schott, P. S. Thenkabail, E. F. Vermote, J. Vogelmann, M. A. Wulder, R. Wynne, and T. Landsat Sci. 2008. Free access to Landsat imagery. science </w:t>
      </w:r>
      <w:r w:rsidRPr="00077502">
        <w:rPr>
          <w:b/>
        </w:rPr>
        <w:t>320</w:t>
      </w:r>
      <w:r w:rsidRPr="00077502">
        <w:t>:1011-1011.</w:t>
      </w:r>
    </w:p>
    <w:p w14:paraId="6F502DA1" w14:textId="77777777" w:rsidR="00077502" w:rsidRPr="00077502" w:rsidRDefault="00077502" w:rsidP="00077502">
      <w:pPr>
        <w:pStyle w:val="EndNoteBibliography"/>
        <w:spacing w:after="0"/>
        <w:ind w:left="720" w:hanging="720"/>
      </w:pPr>
      <w:r w:rsidRPr="00077502">
        <w:t xml:space="preserve">Wright, M. N., and A. Ziegler. 2017. Ranger: a fast implementation of random forests for high dimensional data in C++ and R. Journal of statistical software </w:t>
      </w:r>
      <w:r w:rsidRPr="00077502">
        <w:rPr>
          <w:b/>
        </w:rPr>
        <w:t>77</w:t>
      </w:r>
      <w:r w:rsidRPr="00077502">
        <w:t>:1-17.</w:t>
      </w:r>
    </w:p>
    <w:p w14:paraId="576D7BCC" w14:textId="77777777" w:rsidR="00077502" w:rsidRPr="00077502" w:rsidRDefault="00077502" w:rsidP="00077502">
      <w:pPr>
        <w:pStyle w:val="EndNoteBibliography"/>
        <w:spacing w:after="0"/>
        <w:ind w:left="720" w:hanging="720"/>
      </w:pPr>
      <w:r w:rsidRPr="00077502">
        <w:t xml:space="preserve">Wulder, M. A., T. R. Loveland, D. P. Roy, C. J. Crawford, J. G. Masek, C. E. Woodcock, R. G. Allen, M. C. Anderson, A. S. Belward, W. B. Cohen, J. Dwyer, A. Erb, F. Gao, P. Griffiths, D. Helder, T. Hermosilla, J. D. Hipple, P. Hostert, M. J. Hughes, J. Huntington, D. M. Johnson, R. Kennedy, A. Kilic, Z. Li, L. Lymburner, J. McCorkel, N. Pahlevan, T. A. Scambos, C. Schaaf, J. R. Schott, Y. Sheng, J. Storey, E. Vermote, J. Vogelmann, J. C. White, R. H. Wynne, and Z. Zhu. 2019. Current status of Landsat program, science, and applications. Remote Sensing of Environment </w:t>
      </w:r>
      <w:r w:rsidRPr="00077502">
        <w:rPr>
          <w:b/>
        </w:rPr>
        <w:t>225</w:t>
      </w:r>
      <w:r w:rsidRPr="00077502">
        <w:t>:127-147.</w:t>
      </w:r>
    </w:p>
    <w:p w14:paraId="346A3F85" w14:textId="77777777" w:rsidR="00077502" w:rsidRPr="00077502" w:rsidRDefault="00077502" w:rsidP="00077502">
      <w:pPr>
        <w:pStyle w:val="EndNoteBibliography"/>
        <w:spacing w:after="0"/>
        <w:ind w:left="720" w:hanging="720"/>
      </w:pPr>
      <w:r w:rsidRPr="00077502">
        <w:t xml:space="preserve">Yue, S., P. Pilon, B. Phinney, and G. Cavadias. 2002. The influence of autocorrelation on the ability to detect trend in hydrological series. Hydrological processes </w:t>
      </w:r>
      <w:r w:rsidRPr="00077502">
        <w:rPr>
          <w:b/>
        </w:rPr>
        <w:t>16</w:t>
      </w:r>
      <w:r w:rsidRPr="00077502">
        <w:t>:1807-1829.</w:t>
      </w:r>
    </w:p>
    <w:p w14:paraId="6A807886" w14:textId="77777777" w:rsidR="00077502" w:rsidRPr="00077502" w:rsidRDefault="00077502" w:rsidP="00077502">
      <w:pPr>
        <w:pStyle w:val="EndNoteBibliography"/>
        <w:spacing w:after="0"/>
        <w:ind w:left="720" w:hanging="720"/>
      </w:pPr>
      <w:r w:rsidRPr="00077502">
        <w:t xml:space="preserve">Zeileis, A., and G. Grothendieck. 2005. zoo: S3 Infrastructure for Regular and Irregular Time Series. Journal of statistical software </w:t>
      </w:r>
      <w:r w:rsidRPr="00077502">
        <w:rPr>
          <w:b/>
        </w:rPr>
        <w:t>14</w:t>
      </w:r>
      <w:r w:rsidRPr="00077502">
        <w:t>:1-27.</w:t>
      </w:r>
    </w:p>
    <w:p w14:paraId="5C51066A" w14:textId="77777777" w:rsidR="00077502" w:rsidRPr="00077502" w:rsidRDefault="00077502" w:rsidP="00077502">
      <w:pPr>
        <w:pStyle w:val="EndNoteBibliography"/>
        <w:ind w:left="720" w:hanging="720"/>
      </w:pPr>
      <w:r w:rsidRPr="00077502">
        <w:t xml:space="preserve">Zhu, Z., S. Wang, and C. E. Woodcock. 2015. Improvement and expansion of the Fmask algorithm: cloud, cloud shadow, and snow detection for Landsats 4–7, 8, and Sentinel 2 images. Remote Sensing of Environment </w:t>
      </w:r>
      <w:r w:rsidRPr="00077502">
        <w:rPr>
          <w:b/>
        </w:rPr>
        <w:t>159</w:t>
      </w:r>
      <w:r w:rsidRPr="00077502">
        <w:t>:269-277.</w:t>
      </w:r>
    </w:p>
    <w:p w14:paraId="319B9F96" w14:textId="5D9C9D72" w:rsidR="00BE49FA" w:rsidRPr="00BE49FA" w:rsidRDefault="00D8312E" w:rsidP="00C81F1B">
      <w:pPr>
        <w:pStyle w:val="Heading1"/>
      </w:pPr>
      <w:r>
        <w:fldChar w:fldCharType="end"/>
      </w:r>
    </w:p>
    <w:sectPr w:rsidR="00BE49FA" w:rsidRPr="00BE49FA" w:rsidSect="00530265">
      <w:headerReference w:type="default" r:id="rId35"/>
      <w:footerReference w:type="default" r:id="rId36"/>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Logan Berner" w:date="2021-09-08T18:59:00Z" w:initials="LB">
    <w:p w14:paraId="5ED1ABB0" w14:textId="66A1D60C" w:rsidR="00135233" w:rsidRDefault="00135233">
      <w:pPr>
        <w:pStyle w:val="CommentText"/>
        <w:rPr>
          <w:rFonts w:ascii="Georgia" w:hAnsi="Georgia" w:cs="Times New Roman"/>
          <w:sz w:val="28"/>
          <w:szCs w:val="28"/>
        </w:rPr>
      </w:pPr>
      <w:r>
        <w:rPr>
          <w:rFonts w:ascii="Georgia" w:hAnsi="Georgia" w:cs="Times New Roman"/>
          <w:sz w:val="28"/>
          <w:szCs w:val="28"/>
        </w:rPr>
        <w:t xml:space="preserve">From </w:t>
      </w:r>
      <w:proofErr w:type="spellStart"/>
      <w:r>
        <w:rPr>
          <w:rFonts w:ascii="Georgia" w:hAnsi="Georgia" w:cs="Times New Roman"/>
          <w:sz w:val="28"/>
          <w:szCs w:val="28"/>
        </w:rPr>
        <w:t>Ecography</w:t>
      </w:r>
      <w:proofErr w:type="spellEnd"/>
      <w:r>
        <w:rPr>
          <w:rFonts w:ascii="Georgia" w:hAnsi="Georgia" w:cs="Times New Roman"/>
          <w:sz w:val="28"/>
          <w:szCs w:val="28"/>
        </w:rPr>
        <w:t xml:space="preserve">: </w:t>
      </w:r>
    </w:p>
    <w:p w14:paraId="49D52033" w14:textId="4A466D4F" w:rsidR="00142AEA" w:rsidRDefault="00142AEA">
      <w:pPr>
        <w:pStyle w:val="CommentText"/>
      </w:pPr>
      <w:r>
        <w:rPr>
          <w:rFonts w:ascii="Georgia" w:hAnsi="Georgia" w:cs="Times New Roman"/>
          <w:sz w:val="28"/>
          <w:szCs w:val="28"/>
        </w:rPr>
        <w:t>“</w:t>
      </w:r>
      <w:r>
        <w:rPr>
          <w:rStyle w:val="CommentReference"/>
        </w:rPr>
        <w:annotationRef/>
      </w:r>
      <w:r w:rsidRPr="00F751FB">
        <w:rPr>
          <w:rFonts w:ascii="Georgia" w:hAnsi="Georgia" w:cs="Times New Roman"/>
          <w:sz w:val="28"/>
          <w:szCs w:val="28"/>
        </w:rPr>
        <w:t xml:space="preserve">The </w:t>
      </w:r>
      <w:r w:rsidR="00135233">
        <w:rPr>
          <w:rFonts w:ascii="Georgia" w:hAnsi="Georgia" w:cs="Times New Roman"/>
          <w:sz w:val="28"/>
          <w:szCs w:val="28"/>
        </w:rPr>
        <w:t xml:space="preserve">Software Note </w:t>
      </w:r>
      <w:r w:rsidRPr="00F751FB">
        <w:rPr>
          <w:rFonts w:ascii="Georgia" w:hAnsi="Georgia" w:cs="Times New Roman"/>
          <w:sz w:val="28"/>
          <w:szCs w:val="28"/>
        </w:rPr>
        <w:t xml:space="preserve">should clearly describe the relationship of the software to existing software in the field. Does it supplement, </w:t>
      </w:r>
      <w:proofErr w:type="spellStart"/>
      <w:r w:rsidRPr="00F751FB">
        <w:rPr>
          <w:rFonts w:ascii="Georgia" w:hAnsi="Georgia" w:cs="Times New Roman"/>
          <w:sz w:val="28"/>
          <w:szCs w:val="28"/>
        </w:rPr>
        <w:t>supercede</w:t>
      </w:r>
      <w:proofErr w:type="spellEnd"/>
      <w:r w:rsidRPr="00F751FB">
        <w:rPr>
          <w:rFonts w:ascii="Georgia" w:hAnsi="Georgia" w:cs="Times New Roman"/>
          <w:sz w:val="28"/>
          <w:szCs w:val="28"/>
        </w:rPr>
        <w:t xml:space="preserve">, or compete with existing software packages? What new features does it provide to users (e.g., a coherent analytical framework, novel functions or methods, increases in speed and stability)? If the software is part of a modular system (e.g., R, Python, Julia, </w:t>
      </w:r>
      <w:proofErr w:type="spellStart"/>
      <w:r w:rsidRPr="00F751FB">
        <w:rPr>
          <w:rFonts w:ascii="Georgia" w:hAnsi="Georgia" w:cs="Times New Roman"/>
          <w:sz w:val="28"/>
          <w:szCs w:val="28"/>
        </w:rPr>
        <w:t>Matlab</w:t>
      </w:r>
      <w:proofErr w:type="spellEnd"/>
      <w:r w:rsidRPr="00F751FB">
        <w:rPr>
          <w:rFonts w:ascii="Georgia" w:hAnsi="Georgia" w:cs="Times New Roman"/>
          <w:sz w:val="28"/>
          <w:szCs w:val="28"/>
        </w:rPr>
        <w:t xml:space="preserve"> packages), it should describe which packages (and their versions) are used by the software, what functionality is used from them, and the specific contribution of the package. Imported packages, and their versions, should be cited using the appropriate references.</w:t>
      </w:r>
      <w:r>
        <w:rPr>
          <w:rFonts w:ascii="Georgia" w:hAnsi="Georgia" w:cs="Times New Roman"/>
          <w:sz w:val="28"/>
          <w:szCs w:val="28"/>
        </w:rPr>
        <w:t>”</w:t>
      </w:r>
    </w:p>
  </w:comment>
  <w:comment w:id="3" w:author="Jakob Johann Assmann" w:date="2022-01-28T10:28:00Z" w:initials="JJA">
    <w:p w14:paraId="70111F63" w14:textId="77777777" w:rsidR="006702B5" w:rsidRDefault="006702B5">
      <w:pPr>
        <w:pStyle w:val="CommentText"/>
      </w:pPr>
      <w:r>
        <w:rPr>
          <w:rStyle w:val="CommentReference"/>
        </w:rPr>
        <w:annotationRef/>
      </w:r>
      <w:r>
        <w:t xml:space="preserve">Not sure these commas are needed here. Seems like they would help clarifying that this is an aside, but then we Germans love commas, so they might not be needed in English. Or perhaps just the second one? </w:t>
      </w:r>
    </w:p>
    <w:p w14:paraId="47EDFB47" w14:textId="77777777" w:rsidR="008E0E89" w:rsidRDefault="008E0E89">
      <w:pPr>
        <w:pStyle w:val="CommentText"/>
      </w:pPr>
    </w:p>
    <w:p w14:paraId="37DBF328" w14:textId="7364F422" w:rsidR="006702B5" w:rsidRDefault="006702B5">
      <w:pPr>
        <w:pStyle w:val="CommentText"/>
      </w:pPr>
      <w:r>
        <w:t>Super minor, ignore if n</w:t>
      </w:r>
      <w:r w:rsidR="008E0E89">
        <w:t>or relevant</w:t>
      </w:r>
      <w:r>
        <w:t>.</w:t>
      </w:r>
      <w:r w:rsidR="008E0E89">
        <w:t xml:space="preserve"> </w:t>
      </w:r>
      <w:r w:rsidR="008E0E89">
        <w:sym w:font="Wingdings" w:char="F04A"/>
      </w:r>
      <w:r>
        <w:t xml:space="preserve"> </w:t>
      </w:r>
    </w:p>
  </w:comment>
  <w:comment w:id="5" w:author="Jakob Johann Assmann" w:date="2022-01-28T10:32:00Z" w:initials="JJA">
    <w:p w14:paraId="3D35759F" w14:textId="77777777" w:rsidR="008E0E89" w:rsidRDefault="008E0E89">
      <w:pPr>
        <w:pStyle w:val="CommentText"/>
      </w:pPr>
      <w:r>
        <w:rPr>
          <w:rStyle w:val="CommentReference"/>
        </w:rPr>
        <w:annotationRef/>
      </w:r>
      <w:r>
        <w:t xml:space="preserve">Perhaps a bit of sign posting could round this off a bit more nicely here? Might also make it seem less repetitive given the first sentence of this paragraph </w:t>
      </w:r>
      <w:proofErr w:type="spellStart"/>
      <w:r>
        <w:t>kinda</w:t>
      </w:r>
      <w:proofErr w:type="spellEnd"/>
      <w:r>
        <w:t xml:space="preserve"> states this already.</w:t>
      </w:r>
    </w:p>
    <w:p w14:paraId="01DD1D72" w14:textId="448142C4" w:rsidR="008E0E89" w:rsidRDefault="008E0E89">
      <w:pPr>
        <w:pStyle w:val="CommentText"/>
      </w:pPr>
      <w:r>
        <w:t xml:space="preserve">Just style though, so no need to implement it if you don’t like it.  </w:t>
      </w:r>
    </w:p>
  </w:comment>
  <w:comment w:id="9" w:author="Jakob Johann Assmann" w:date="2022-01-28T10:38:00Z" w:initials="JJA">
    <w:p w14:paraId="7C7DAFF1" w14:textId="2FDFFDD4" w:rsidR="00DB00B1" w:rsidRPr="00DB00B1" w:rsidRDefault="00DB00B1">
      <w:pPr>
        <w:pStyle w:val="CommentText"/>
        <w:rPr>
          <w:lang w:val="en-GB"/>
        </w:rPr>
      </w:pPr>
      <w:r>
        <w:rPr>
          <w:rStyle w:val="CommentReference"/>
        </w:rPr>
        <w:annotationRef/>
      </w:r>
      <w:r>
        <w:t xml:space="preserve">The one thing that came to my mind here is that, while we do comment on other R packages, we do not comment on other R-independent </w:t>
      </w:r>
      <w:proofErr w:type="spellStart"/>
      <w:r>
        <w:t>programmes</w:t>
      </w:r>
      <w:proofErr w:type="spellEnd"/>
      <w:r>
        <w:t xml:space="preserve"> such as </w:t>
      </w:r>
      <w:proofErr w:type="spellStart"/>
      <w:r w:rsidRPr="00DB00B1">
        <w:rPr>
          <w:lang w:val="en-GB"/>
        </w:rPr>
        <w:t>LandTrendr</w:t>
      </w:r>
      <w:proofErr w:type="spellEnd"/>
      <w:r>
        <w:rPr>
          <w:lang w:val="en-GB"/>
        </w:rPr>
        <w:t xml:space="preserve">. I am kind inclined to leave this out here and wait and see whether a reviewer raises this issue, but on the other hand it could also be good to at least mention it in a sentence or too for diplomatic reason. I.e., to make sure we don’t upset one of the </w:t>
      </w:r>
      <w:proofErr w:type="spellStart"/>
      <w:r>
        <w:rPr>
          <w:lang w:val="en-GB"/>
        </w:rPr>
        <w:t>LandTrendr</w:t>
      </w:r>
      <w:proofErr w:type="spellEnd"/>
      <w:r>
        <w:rPr>
          <w:lang w:val="en-GB"/>
        </w:rPr>
        <w:t xml:space="preserve"> developers if they read this paper. What do you think?</w:t>
      </w:r>
    </w:p>
  </w:comment>
  <w:comment w:id="10" w:author="Jakob Johann Assmann" w:date="2022-01-18T14:05:00Z" w:initials="JJA">
    <w:p w14:paraId="493346B4" w14:textId="2390E04D" w:rsidR="00590A6D" w:rsidRDefault="00590A6D" w:rsidP="00590A6D">
      <w:pPr>
        <w:pStyle w:val="CommentText"/>
      </w:pPr>
      <w:r>
        <w:rPr>
          <w:rStyle w:val="CommentReference"/>
        </w:rPr>
        <w:annotationRef/>
      </w:r>
      <w:r>
        <w:t xml:space="preserve">Need to be </w:t>
      </w:r>
      <w:r w:rsidR="00DB00B1">
        <w:t>generated</w:t>
      </w:r>
      <w:r>
        <w:t>!</w:t>
      </w:r>
      <w:r w:rsidR="00DB00B1">
        <w:t xml:space="preserve"> (Once the we have had a chance to update all the helpfiles)</w:t>
      </w:r>
    </w:p>
  </w:comment>
  <w:comment w:id="67" w:author="Jakob Johann Assmann" w:date="2022-01-28T14:16:00Z" w:initials="JJA">
    <w:p w14:paraId="468590A0" w14:textId="196BD304" w:rsidR="00F817EA" w:rsidRDefault="00F817EA">
      <w:pPr>
        <w:pStyle w:val="CommentText"/>
      </w:pPr>
      <w:r>
        <w:rPr>
          <w:rStyle w:val="CommentReference"/>
        </w:rPr>
        <w:annotationRef/>
      </w:r>
      <w:r>
        <w:t>Add ref here?</w:t>
      </w:r>
    </w:p>
  </w:comment>
  <w:comment w:id="73" w:author="Jakob Johann Assmann" w:date="2022-01-28T14:27:00Z" w:initials="JJA">
    <w:p w14:paraId="0E36761B" w14:textId="40FCE54E" w:rsidR="00EE0EA4" w:rsidRDefault="00EE0EA4">
      <w:pPr>
        <w:pStyle w:val="CommentText"/>
      </w:pPr>
      <w:r>
        <w:t>Should this be “</w:t>
      </w:r>
      <w:r>
        <w:rPr>
          <w:rStyle w:val="CommentReference"/>
        </w:rPr>
        <w:annotationRef/>
      </w:r>
      <w:r>
        <w:t>pre-</w:t>
      </w:r>
      <w:proofErr w:type="spellStart"/>
      <w:r>
        <w:t>withins</w:t>
      </w:r>
      <w:proofErr w:type="spellEnd"/>
      <w:r>
        <w:t>”?</w:t>
      </w:r>
    </w:p>
  </w:comment>
  <w:comment w:id="76" w:author="Logan Berner" w:date="2021-09-08T19:01:00Z" w:initials="LB">
    <w:p w14:paraId="345E6409" w14:textId="1900469C" w:rsidR="00142AEA" w:rsidRDefault="00142AEA" w:rsidP="00E85BA8">
      <w:pPr>
        <w:pStyle w:val="NoSpacing"/>
      </w:pPr>
      <w:r>
        <w:rPr>
          <w:rFonts w:ascii="Georgia" w:hAnsi="Georgia" w:cs="Times New Roman"/>
          <w:sz w:val="28"/>
          <w:szCs w:val="28"/>
        </w:rPr>
        <w:t>“</w:t>
      </w:r>
      <w:r>
        <w:rPr>
          <w:rStyle w:val="CommentReference"/>
        </w:rPr>
        <w:annotationRef/>
      </w:r>
      <w:r w:rsidRPr="00F751FB">
        <w:rPr>
          <w:rFonts w:ascii="Georgia" w:hAnsi="Georgia" w:cs="Times New Roman"/>
          <w:sz w:val="28"/>
          <w:szCs w:val="28"/>
        </w:rPr>
        <w:t>The SN should contain an example of the most common uses of the software. In addition, the software should be distributed with an example to be run "out of the box", so reviewers and readers can run the example themselves, without having to acquire extra data. If data are needed to run the example, it should be provided as supplementary material. The example results should be presented graphically. If the software has graphical functions, default settings are preferred.</w:t>
      </w:r>
      <w:r>
        <w:rPr>
          <w:rFonts w:ascii="Georgia" w:hAnsi="Georgia" w:cs="Times New Roman"/>
          <w:sz w:val="28"/>
          <w:szCs w:val="28"/>
        </w:rPr>
        <w:t>”</w:t>
      </w:r>
    </w:p>
  </w:comment>
  <w:comment w:id="77" w:author="Logan Berner" w:date="2022-01-21T17:13:00Z" w:initials="LB">
    <w:p w14:paraId="2C38D053" w14:textId="6628DAB5" w:rsidR="000E00F6" w:rsidRDefault="000E00F6">
      <w:pPr>
        <w:pStyle w:val="CommentText"/>
      </w:pPr>
      <w:r>
        <w:rPr>
          <w:rStyle w:val="CommentReference"/>
        </w:rPr>
        <w:annotationRef/>
      </w:r>
      <w:r>
        <w:t xml:space="preserve">@ Jakob – What is the full reference? </w:t>
      </w:r>
    </w:p>
  </w:comment>
  <w:comment w:id="78" w:author="Jakob Johann Assmann" w:date="2022-01-28T14:30:00Z" w:initials="JJA">
    <w:p w14:paraId="43D1263A" w14:textId="77777777" w:rsidR="00EE0EA4" w:rsidRDefault="00EE0EA4">
      <w:pPr>
        <w:pStyle w:val="CommentText"/>
      </w:pPr>
      <w:r>
        <w:rPr>
          <w:rStyle w:val="CommentReference"/>
        </w:rPr>
        <w:annotationRef/>
      </w:r>
      <w:r>
        <w:t>Sorry, my bad! It’s:</w:t>
      </w:r>
    </w:p>
    <w:p w14:paraId="51327832" w14:textId="77777777" w:rsidR="00EE0EA4" w:rsidRDefault="00EE0EA4">
      <w:pPr>
        <w:pStyle w:val="CommentText"/>
      </w:pPr>
    </w:p>
    <w:p w14:paraId="7423BE46" w14:textId="77777777" w:rsidR="00EE0EA4" w:rsidRDefault="00EE0EA4" w:rsidP="00EE0EA4">
      <w:pPr>
        <w:pStyle w:val="NormalWeb"/>
      </w:pPr>
      <w:r>
        <w:rPr>
          <w:rFonts w:ascii="ArialMT" w:hAnsi="ArialMT"/>
          <w:sz w:val="22"/>
          <w:szCs w:val="22"/>
        </w:rPr>
        <w:t xml:space="preserve">Xu, W., </w:t>
      </w:r>
      <w:proofErr w:type="spellStart"/>
      <w:r>
        <w:rPr>
          <w:rFonts w:ascii="ArialMT" w:hAnsi="ArialMT"/>
          <w:sz w:val="22"/>
          <w:szCs w:val="22"/>
        </w:rPr>
        <w:t>Prieme</w:t>
      </w:r>
      <w:proofErr w:type="spellEnd"/>
      <w:r>
        <w:rPr>
          <w:rFonts w:ascii="ArialMT" w:hAnsi="ArialMT"/>
          <w:sz w:val="22"/>
          <w:szCs w:val="22"/>
        </w:rPr>
        <w:t xml:space="preserve">, A., Cooper, E. J., </w:t>
      </w:r>
      <w:proofErr w:type="spellStart"/>
      <w:r>
        <w:rPr>
          <w:rFonts w:ascii="ArialMT" w:hAnsi="ArialMT"/>
          <w:sz w:val="22"/>
          <w:szCs w:val="22"/>
        </w:rPr>
        <w:t>Mörsdorf</w:t>
      </w:r>
      <w:proofErr w:type="spellEnd"/>
      <w:r>
        <w:rPr>
          <w:rFonts w:ascii="ArialMT" w:hAnsi="ArialMT"/>
          <w:sz w:val="22"/>
          <w:szCs w:val="22"/>
        </w:rPr>
        <w:t xml:space="preserve">, M. A., </w:t>
      </w:r>
      <w:proofErr w:type="spellStart"/>
      <w:r>
        <w:rPr>
          <w:rFonts w:ascii="ArialMT" w:hAnsi="ArialMT"/>
          <w:sz w:val="22"/>
          <w:szCs w:val="22"/>
        </w:rPr>
        <w:t>Semenchuk</w:t>
      </w:r>
      <w:proofErr w:type="spellEnd"/>
      <w:r>
        <w:rPr>
          <w:rFonts w:ascii="ArialMT" w:hAnsi="ArialMT"/>
          <w:sz w:val="22"/>
          <w:szCs w:val="22"/>
        </w:rPr>
        <w:t xml:space="preserve">, P., </w:t>
      </w:r>
      <w:proofErr w:type="spellStart"/>
      <w:r>
        <w:rPr>
          <w:rFonts w:ascii="ArialMT" w:hAnsi="ArialMT"/>
          <w:sz w:val="22"/>
          <w:szCs w:val="22"/>
        </w:rPr>
        <w:t>Elberling</w:t>
      </w:r>
      <w:proofErr w:type="spellEnd"/>
      <w:r>
        <w:rPr>
          <w:rFonts w:ascii="ArialMT" w:hAnsi="ArialMT"/>
          <w:sz w:val="22"/>
          <w:szCs w:val="22"/>
        </w:rPr>
        <w:t xml:space="preserve">, B., ... </w:t>
      </w:r>
      <w:proofErr w:type="spellStart"/>
      <w:r>
        <w:rPr>
          <w:rFonts w:ascii="ArialMT" w:hAnsi="ArialMT"/>
          <w:sz w:val="22"/>
          <w:szCs w:val="22"/>
        </w:rPr>
        <w:t>Ambus</w:t>
      </w:r>
      <w:proofErr w:type="spellEnd"/>
      <w:r>
        <w:rPr>
          <w:rFonts w:ascii="ArialMT" w:hAnsi="ArialMT"/>
          <w:sz w:val="22"/>
          <w:szCs w:val="22"/>
        </w:rPr>
        <w:t xml:space="preserve">, P. L. (2021). Deepened snow enhances gross nitrogen cycling among Pan-Arctic tundra soils during both winter and summer. </w:t>
      </w:r>
      <w:r>
        <w:rPr>
          <w:rFonts w:ascii="Arial" w:hAnsi="Arial" w:cs="Arial"/>
          <w:i/>
          <w:iCs/>
          <w:sz w:val="22"/>
          <w:szCs w:val="22"/>
        </w:rPr>
        <w:t>Soil Biology and Biochemistry</w:t>
      </w:r>
      <w:r>
        <w:rPr>
          <w:rFonts w:ascii="ArialMT" w:hAnsi="ArialMT"/>
          <w:sz w:val="22"/>
          <w:szCs w:val="22"/>
        </w:rPr>
        <w:t xml:space="preserve">, </w:t>
      </w:r>
      <w:r>
        <w:rPr>
          <w:rFonts w:ascii="Arial" w:hAnsi="Arial" w:cs="Arial"/>
          <w:i/>
          <w:iCs/>
          <w:sz w:val="22"/>
          <w:szCs w:val="22"/>
        </w:rPr>
        <w:t>160</w:t>
      </w:r>
      <w:r>
        <w:rPr>
          <w:rFonts w:ascii="ArialMT" w:hAnsi="ArialMT"/>
          <w:sz w:val="22"/>
          <w:szCs w:val="22"/>
        </w:rPr>
        <w:t xml:space="preserve">. https://doi.org/10.1016/j.soilbio.2021.108356 </w:t>
      </w:r>
    </w:p>
    <w:p w14:paraId="0B63401D" w14:textId="628CDE21" w:rsidR="00EE0EA4" w:rsidRDefault="00EE0EA4">
      <w:pPr>
        <w:pStyle w:val="CommentText"/>
      </w:pPr>
    </w:p>
  </w:comment>
  <w:comment w:id="79" w:author="Logan Berner [2]" w:date="2021-12-02T00:00:00Z" w:initials="LB">
    <w:p w14:paraId="3E85E431" w14:textId="14F42F9C" w:rsidR="00142AEA" w:rsidRPr="00FE5824" w:rsidRDefault="00142AEA" w:rsidP="00FE5824">
      <w:pPr>
        <w:pStyle w:val="NoSpacing"/>
        <w:rPr>
          <w:rFonts w:ascii="Times New Roman" w:hAnsi="Times New Roman" w:cs="Times New Roman"/>
          <w:sz w:val="24"/>
          <w:szCs w:val="24"/>
        </w:rPr>
      </w:pPr>
      <w:r w:rsidRPr="00EB7B05">
        <w:rPr>
          <w:rFonts w:ascii="Times New Roman" w:hAnsi="Times New Roman" w:cs="Times New Roman"/>
          <w:sz w:val="24"/>
          <w:szCs w:val="24"/>
        </w:rPr>
        <w:t>An option</w:t>
      </w:r>
      <w:r>
        <w:rPr>
          <w:rFonts w:ascii="Times New Roman" w:hAnsi="Times New Roman" w:cs="Times New Roman"/>
          <w:sz w:val="24"/>
          <w:szCs w:val="24"/>
        </w:rPr>
        <w:t xml:space="preserve"> to download files straight from Google Drive… </w:t>
      </w:r>
    </w:p>
  </w:comment>
  <w:comment w:id="80" w:author="Jakob Johann Assmann" w:date="2022-01-13T16:23:00Z" w:initials="JJA">
    <w:p w14:paraId="05B29EFD" w14:textId="354E7AF1" w:rsidR="00A94C0E" w:rsidRDefault="00A94C0E">
      <w:pPr>
        <w:pStyle w:val="CommentText"/>
      </w:pPr>
      <w:r>
        <w:rPr>
          <w:rStyle w:val="CommentReference"/>
        </w:rPr>
        <w:annotationRef/>
      </w:r>
      <w:r>
        <w:t xml:space="preserve">The exported files can also </w:t>
      </w:r>
      <w:r w:rsidR="005E4BF1">
        <w:t xml:space="preserve">be </w:t>
      </w:r>
      <w:r>
        <w:t xml:space="preserve">directly retrieved from the task list return of the </w:t>
      </w:r>
      <w:proofErr w:type="spellStart"/>
      <w:r>
        <w:t>ls_export_ts</w:t>
      </w:r>
      <w:proofErr w:type="spellEnd"/>
      <w:r>
        <w:t xml:space="preserve">() function using the </w:t>
      </w:r>
      <w:proofErr w:type="spellStart"/>
      <w:r>
        <w:t>rgee</w:t>
      </w:r>
      <w:proofErr w:type="spellEnd"/>
      <w:r>
        <w:t xml:space="preserve"> commands to retrieve the files (see example on repo). This might be a cleaner way of coding it.</w:t>
      </w:r>
      <w:r w:rsidR="005E4BF1">
        <w:t xml:space="preserve"> Very easy though on how to proceed here. The link in the comment here looks like a static link to your google drive? Perhaps not good to use that for long term data supply? If we would like to make the raw exports available to the reader, then we could just deposit them on a data repo, such as </w:t>
      </w:r>
      <w:proofErr w:type="spellStart"/>
      <w:r w:rsidR="005E4BF1">
        <w:t>Zenodo</w:t>
      </w:r>
      <w:proofErr w:type="spellEnd"/>
      <w:r w:rsidR="005E4BF1">
        <w:t>?</w:t>
      </w:r>
    </w:p>
  </w:comment>
  <w:comment w:id="81" w:author="Logan Berner" w:date="2022-01-20T21:39:00Z" w:initials="LB">
    <w:p w14:paraId="26B6F5D7" w14:textId="61233D1F" w:rsidR="00FE5824" w:rsidRDefault="00FE5824">
      <w:pPr>
        <w:pStyle w:val="CommentText"/>
      </w:pPr>
      <w:r>
        <w:rPr>
          <w:rStyle w:val="CommentReference"/>
        </w:rPr>
        <w:annotationRef/>
      </w:r>
      <w:r>
        <w:t xml:space="preserve">Good to know about that </w:t>
      </w:r>
      <w:proofErr w:type="spellStart"/>
      <w:r>
        <w:t>rgee</w:t>
      </w:r>
      <w:proofErr w:type="spellEnd"/>
      <w:r>
        <w:t xml:space="preserve"> functionality. I think we could omit this topic from the paper and let people handle it as they will. Moreover, I not inclined to put these specific data in an archive, but rather prefer to let people extract those data on their own given that’s part of the whole process</w:t>
      </w:r>
    </w:p>
  </w:comment>
  <w:comment w:id="122" w:author="Logan Berner [2]" w:date="2021-12-17T14:45:00Z" w:initials="LB">
    <w:p w14:paraId="42A9E22B" w14:textId="3D3A1FAD" w:rsidR="00BF70E1" w:rsidRDefault="00BF70E1">
      <w:pPr>
        <w:pStyle w:val="CommentText"/>
      </w:pPr>
      <w:r>
        <w:t>@</w:t>
      </w:r>
      <w:r>
        <w:rPr>
          <w:rStyle w:val="CommentReference"/>
        </w:rPr>
        <w:annotationRef/>
      </w:r>
      <w:r>
        <w:t>Jakob and Signe – Any that you’d like to add</w:t>
      </w:r>
      <w:r w:rsidR="00A21146">
        <w:t>?</w:t>
      </w:r>
    </w:p>
  </w:comment>
  <w:comment w:id="123" w:author="Jakob Johann Assmann" w:date="2022-01-13T16:25:00Z" w:initials="JJA">
    <w:p w14:paraId="1CBC6F1C" w14:textId="4AB2DA64" w:rsidR="00FC53BA" w:rsidRDefault="00FC53BA">
      <w:pPr>
        <w:pStyle w:val="CommentText"/>
      </w:pPr>
      <w:r>
        <w:rPr>
          <w:rStyle w:val="CommentReference"/>
        </w:rPr>
        <w:annotationRef/>
      </w:r>
      <w:r>
        <w:t>Yes, we will have to add our funding here. I will</w:t>
      </w:r>
      <w:r w:rsidR="000B4516">
        <w:t xml:space="preserve"> chat with Signe on which grants we would like to mention here and will dig up the details. </w:t>
      </w:r>
    </w:p>
  </w:comment>
  <w:comment w:id="124" w:author="Jakob Johann Assmann" w:date="2022-01-28T16:47:00Z" w:initials="JJA">
    <w:p w14:paraId="314071FC" w14:textId="77777777" w:rsidR="005F52DC" w:rsidRDefault="003E4D5D">
      <w:pPr>
        <w:pStyle w:val="CommentText"/>
      </w:pPr>
      <w:r>
        <w:rPr>
          <w:rStyle w:val="CommentReference"/>
        </w:rPr>
        <w:annotationRef/>
      </w:r>
      <w:r>
        <w:t xml:space="preserve">@Signe, could </w:t>
      </w:r>
      <w:r w:rsidR="005F52DC">
        <w:t xml:space="preserve">double check that these are the correct details for CHARTER here. I could not find any specific guidance on the CHARTER </w:t>
      </w:r>
      <w:proofErr w:type="spellStart"/>
      <w:r w:rsidR="005F52DC">
        <w:t>webstite</w:t>
      </w:r>
      <w:proofErr w:type="spellEnd"/>
      <w:r w:rsidR="005F52DC">
        <w:t xml:space="preserve"> / </w:t>
      </w:r>
      <w:proofErr w:type="spellStart"/>
      <w:r w:rsidR="005F52DC">
        <w:t>eduuni</w:t>
      </w:r>
      <w:proofErr w:type="spellEnd"/>
      <w:r w:rsidR="005F52DC">
        <w:t xml:space="preserve">, so I used the number that was stated in some of the other deliverables. </w:t>
      </w:r>
    </w:p>
    <w:p w14:paraId="294A07BD" w14:textId="77777777" w:rsidR="005F52DC" w:rsidRDefault="005F52DC">
      <w:pPr>
        <w:pStyle w:val="CommentText"/>
      </w:pPr>
    </w:p>
    <w:p w14:paraId="1AC81282" w14:textId="77777777" w:rsidR="003E4D5D" w:rsidRDefault="005F52DC">
      <w:pPr>
        <w:pStyle w:val="CommentText"/>
      </w:pPr>
      <w:r>
        <w:t>Also, please add any other funding sources here if you think that would be appropriate.</w:t>
      </w:r>
    </w:p>
    <w:p w14:paraId="26DD8935" w14:textId="77777777" w:rsidR="005F52DC" w:rsidRDefault="005F52DC">
      <w:pPr>
        <w:pStyle w:val="CommentText"/>
      </w:pPr>
    </w:p>
    <w:p w14:paraId="32BCC18D" w14:textId="44AC3486" w:rsidR="005F52DC" w:rsidRDefault="005F52DC">
      <w:pPr>
        <w:pStyle w:val="CommentText"/>
      </w:pPr>
      <w:r>
        <w:t>Thank you!</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9D52033" w15:done="0"/>
  <w15:commentEx w15:paraId="37DBF328" w15:done="0"/>
  <w15:commentEx w15:paraId="01DD1D72" w15:done="0"/>
  <w15:commentEx w15:paraId="7C7DAFF1" w15:done="0"/>
  <w15:commentEx w15:paraId="493346B4" w15:done="0"/>
  <w15:commentEx w15:paraId="468590A0" w15:done="0"/>
  <w15:commentEx w15:paraId="0E36761B" w15:done="0"/>
  <w15:commentEx w15:paraId="345E6409" w15:done="0"/>
  <w15:commentEx w15:paraId="2C38D053" w15:done="0"/>
  <w15:commentEx w15:paraId="0B63401D" w15:paraIdParent="2C38D053" w15:done="0"/>
  <w15:commentEx w15:paraId="3E85E431" w15:done="1"/>
  <w15:commentEx w15:paraId="05B29EFD" w15:paraIdParent="3E85E431" w15:done="1"/>
  <w15:commentEx w15:paraId="26B6F5D7" w15:paraIdParent="3E85E431" w15:done="1"/>
  <w15:commentEx w15:paraId="42A9E22B" w15:done="0"/>
  <w15:commentEx w15:paraId="1CBC6F1C" w15:paraIdParent="42A9E22B" w15:done="1"/>
  <w15:commentEx w15:paraId="32BCC18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E31600" w16cex:dateUtc="2021-09-08T17:59:00Z"/>
  <w16cex:commentExtensible w16cex:durableId="259E51F4" w16cex:dateUtc="2022-01-28T10:28:00Z"/>
  <w16cex:commentExtensible w16cex:durableId="259E52E6" w16cex:dateUtc="2022-01-28T10:32:00Z"/>
  <w16cex:commentExtensible w16cex:durableId="259E5444" w16cex:dateUtc="2022-01-28T10:38:00Z"/>
  <w16cex:commentExtensible w16cex:durableId="25914793" w16cex:dateUtc="2022-01-18T14:05:00Z"/>
  <w16cex:commentExtensible w16cex:durableId="259E8735" w16cex:dateUtc="2022-01-28T14:16:00Z"/>
  <w16cex:commentExtensible w16cex:durableId="259E89FE" w16cex:dateUtc="2022-01-28T14:27:00Z"/>
  <w16cex:commentExtensible w16cex:durableId="24E31670" w16cex:dateUtc="2021-09-08T18:01:00Z"/>
  <w16cex:commentExtensible w16cex:durableId="259505D2" w16cex:dateUtc="2022-01-21T17:13:00Z"/>
  <w16cex:commentExtensible w16cex:durableId="259E8A90" w16cex:dateUtc="2022-01-28T14:30:00Z"/>
  <w16cex:commentExtensible w16cex:durableId="255228C1" w16cex:dateUtc="2021-12-02T00:00:00Z"/>
  <w16cex:commentExtensible w16cex:durableId="258AD092" w16cex:dateUtc="2022-01-13T16:23:00Z"/>
  <w16cex:commentExtensible w16cex:durableId="2593F2A2" w16cex:dateUtc="2022-01-20T21:39:00Z"/>
  <w16cex:commentExtensible w16cex:durableId="2566BE91" w16cex:dateUtc="2021-12-17T14:45:00Z"/>
  <w16cex:commentExtensible w16cex:durableId="258AD107" w16cex:dateUtc="2022-01-13T16:25:00Z"/>
  <w16cex:commentExtensible w16cex:durableId="259E9C8A" w16cex:dateUtc="2022-01-28T16: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9D52033" w16cid:durableId="24E31600"/>
  <w16cid:commentId w16cid:paraId="37DBF328" w16cid:durableId="259E51F4"/>
  <w16cid:commentId w16cid:paraId="01DD1D72" w16cid:durableId="259E52E6"/>
  <w16cid:commentId w16cid:paraId="7C7DAFF1" w16cid:durableId="259E5444"/>
  <w16cid:commentId w16cid:paraId="493346B4" w16cid:durableId="25914793"/>
  <w16cid:commentId w16cid:paraId="468590A0" w16cid:durableId="259E8735"/>
  <w16cid:commentId w16cid:paraId="0E36761B" w16cid:durableId="259E89FE"/>
  <w16cid:commentId w16cid:paraId="345E6409" w16cid:durableId="24E31670"/>
  <w16cid:commentId w16cid:paraId="2C38D053" w16cid:durableId="259505D2"/>
  <w16cid:commentId w16cid:paraId="0B63401D" w16cid:durableId="259E8A90"/>
  <w16cid:commentId w16cid:paraId="3E85E431" w16cid:durableId="255228C1"/>
  <w16cid:commentId w16cid:paraId="05B29EFD" w16cid:durableId="258AD092"/>
  <w16cid:commentId w16cid:paraId="26B6F5D7" w16cid:durableId="2593F2A2"/>
  <w16cid:commentId w16cid:paraId="42A9E22B" w16cid:durableId="2566BE91"/>
  <w16cid:commentId w16cid:paraId="1CBC6F1C" w16cid:durableId="258AD107"/>
  <w16cid:commentId w16cid:paraId="32BCC18D" w16cid:durableId="259E9C8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922D66" w14:textId="77777777" w:rsidR="00717E40" w:rsidRDefault="00717E40" w:rsidP="00EB55B9">
      <w:pPr>
        <w:spacing w:after="0" w:line="240" w:lineRule="auto"/>
      </w:pPr>
      <w:r>
        <w:separator/>
      </w:r>
    </w:p>
  </w:endnote>
  <w:endnote w:type="continuationSeparator" w:id="0">
    <w:p w14:paraId="282C7E06" w14:textId="77777777" w:rsidR="00717E40" w:rsidRDefault="00717E40" w:rsidP="00EB55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ArialMT">
    <w:altName w:val="Arial"/>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1846861"/>
      <w:docPartObj>
        <w:docPartGallery w:val="Page Numbers (Bottom of Page)"/>
        <w:docPartUnique/>
      </w:docPartObj>
    </w:sdtPr>
    <w:sdtEndPr>
      <w:rPr>
        <w:noProof/>
      </w:rPr>
    </w:sdtEndPr>
    <w:sdtContent>
      <w:p w14:paraId="7D7B0722" w14:textId="31D1DE4D" w:rsidR="00142AEA" w:rsidRDefault="00142AE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D0A4438" w14:textId="77777777" w:rsidR="00142AEA" w:rsidRDefault="00142A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92F585" w14:textId="77777777" w:rsidR="00717E40" w:rsidRDefault="00717E40" w:rsidP="00EB55B9">
      <w:pPr>
        <w:spacing w:after="0" w:line="240" w:lineRule="auto"/>
      </w:pPr>
      <w:r>
        <w:separator/>
      </w:r>
    </w:p>
  </w:footnote>
  <w:footnote w:type="continuationSeparator" w:id="0">
    <w:p w14:paraId="3F62270D" w14:textId="77777777" w:rsidR="00717E40" w:rsidRDefault="00717E40" w:rsidP="00EB55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94AD2" w14:textId="48D1385A" w:rsidR="00142AEA" w:rsidRDefault="00142AEA" w:rsidP="00EB55B9">
    <w:pPr>
      <w:pStyle w:val="Header"/>
      <w:jc w:val="right"/>
    </w:pPr>
    <w:r>
      <w:t>lsatTS package for 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E0D14"/>
    <w:multiLevelType w:val="hybridMultilevel"/>
    <w:tmpl w:val="A3F6A28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6CE42AEE"/>
    <w:multiLevelType w:val="hybridMultilevel"/>
    <w:tmpl w:val="7C6A6016"/>
    <w:lvl w:ilvl="0" w:tplc="AF5E1892">
      <w:start w:val="1"/>
      <w:numFmt w:val="bullet"/>
      <w:lvlText w:val="-"/>
      <w:lvlJc w:val="left"/>
      <w:pPr>
        <w:ind w:left="720" w:hanging="360"/>
      </w:pPr>
      <w:rPr>
        <w:rFonts w:ascii="Times New Roman" w:eastAsiaTheme="minorEastAsia" w:hAnsi="Times New Roman" w:cs="Times New Roman" w:hint="default"/>
        <w:i/>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kob Johann Assmann">
    <w15:presenceInfo w15:providerId="AD" w15:userId="S::au634851@uni.au.dk::3d742933-92a9-482a-84fa-4d2b77008438"/>
  </w15:person>
  <w15:person w15:author="Logan Berner">
    <w15:presenceInfo w15:providerId="AD" w15:userId="S::logan.berner@nau.edu::f6fd0f1c-29fe-43bb-99fa-550384ef13aa"/>
  </w15:person>
  <w15:person w15:author="Logan Berner [2]">
    <w15:presenceInfo w15:providerId="AD" w15:userId="S::Logan.Berner@nau.edu::f6fd0f1c-29fe-43bb-99fa-550384ef13a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16F155EB-8FD0-4A50-9319-7D68BEA4CDA0}"/>
    <w:docVar w:name="dgnword-eventsink" w:val="1996918880672"/>
    <w:docVar w:name="dgnword-lastRevisionsView" w:val="0"/>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zrz2xfys0et6es02qx0adprs59z2erxf5t&quot;&gt;Logans Library-20201109&lt;record-ids&gt;&lt;item&gt;238&lt;/item&gt;&lt;item&gt;373&lt;/item&gt;&lt;item&gt;902&lt;/item&gt;&lt;item&gt;998&lt;/item&gt;&lt;item&gt;1124&lt;/item&gt;&lt;item&gt;1126&lt;/item&gt;&lt;item&gt;1404&lt;/item&gt;&lt;item&gt;1560&lt;/item&gt;&lt;item&gt;1934&lt;/item&gt;&lt;item&gt;2741&lt;/item&gt;&lt;item&gt;2875&lt;/item&gt;&lt;item&gt;2968&lt;/item&gt;&lt;item&gt;3235&lt;/item&gt;&lt;item&gt;3251&lt;/item&gt;&lt;item&gt;3320&lt;/item&gt;&lt;item&gt;3341&lt;/item&gt;&lt;item&gt;3374&lt;/item&gt;&lt;item&gt;3408&lt;/item&gt;&lt;item&gt;3411&lt;/item&gt;&lt;item&gt;3587&lt;/item&gt;&lt;item&gt;3590&lt;/item&gt;&lt;item&gt;3608&lt;/item&gt;&lt;item&gt;3634&lt;/item&gt;&lt;item&gt;3683&lt;/item&gt;&lt;item&gt;3699&lt;/item&gt;&lt;item&gt;3713&lt;/item&gt;&lt;item&gt;3715&lt;/item&gt;&lt;item&gt;3737&lt;/item&gt;&lt;item&gt;3755&lt;/item&gt;&lt;item&gt;3858&lt;/item&gt;&lt;item&gt;3875&lt;/item&gt;&lt;item&gt;3959&lt;/item&gt;&lt;item&gt;4038&lt;/item&gt;&lt;item&gt;4067&lt;/item&gt;&lt;item&gt;4068&lt;/item&gt;&lt;item&gt;4115&lt;/item&gt;&lt;item&gt;4147&lt;/item&gt;&lt;item&gt;4195&lt;/item&gt;&lt;item&gt;4196&lt;/item&gt;&lt;item&gt;4261&lt;/item&gt;&lt;item&gt;4344&lt;/item&gt;&lt;item&gt;4460&lt;/item&gt;&lt;item&gt;4476&lt;/item&gt;&lt;item&gt;4485&lt;/item&gt;&lt;item&gt;4489&lt;/item&gt;&lt;item&gt;4495&lt;/item&gt;&lt;item&gt;4501&lt;/item&gt;&lt;item&gt;4506&lt;/item&gt;&lt;item&gt;4513&lt;/item&gt;&lt;item&gt;4576&lt;/item&gt;&lt;item&gt;4603&lt;/item&gt;&lt;item&gt;4641&lt;/item&gt;&lt;item&gt;4642&lt;/item&gt;&lt;item&gt;4643&lt;/item&gt;&lt;item&gt;4644&lt;/item&gt;&lt;item&gt;4645&lt;/item&gt;&lt;item&gt;4646&lt;/item&gt;&lt;item&gt;4647&lt;/item&gt;&lt;item&gt;4683&lt;/item&gt;&lt;item&gt;4705&lt;/item&gt;&lt;item&gt;4706&lt;/item&gt;&lt;item&gt;4707&lt;/item&gt;&lt;item&gt;4708&lt;/item&gt;&lt;item&gt;4709&lt;/item&gt;&lt;item&gt;4710&lt;/item&gt;&lt;item&gt;4711&lt;/item&gt;&lt;item&gt;4712&lt;/item&gt;&lt;/record-ids&gt;&lt;/item&gt;&lt;/Libraries&gt;"/>
  </w:docVars>
  <w:rsids>
    <w:rsidRoot w:val="00B45079"/>
    <w:rsid w:val="00000EE0"/>
    <w:rsid w:val="00000F29"/>
    <w:rsid w:val="00001F78"/>
    <w:rsid w:val="00006FE7"/>
    <w:rsid w:val="000110A3"/>
    <w:rsid w:val="000113B1"/>
    <w:rsid w:val="0001570C"/>
    <w:rsid w:val="00017A95"/>
    <w:rsid w:val="00017FC4"/>
    <w:rsid w:val="000213B5"/>
    <w:rsid w:val="00021BEF"/>
    <w:rsid w:val="00021EA0"/>
    <w:rsid w:val="00026B19"/>
    <w:rsid w:val="00027CD4"/>
    <w:rsid w:val="00030398"/>
    <w:rsid w:val="00030698"/>
    <w:rsid w:val="00030ECE"/>
    <w:rsid w:val="000325E9"/>
    <w:rsid w:val="0003542E"/>
    <w:rsid w:val="0003731F"/>
    <w:rsid w:val="00043FE1"/>
    <w:rsid w:val="00044A68"/>
    <w:rsid w:val="00046368"/>
    <w:rsid w:val="00046811"/>
    <w:rsid w:val="0005037B"/>
    <w:rsid w:val="000534B1"/>
    <w:rsid w:val="00053779"/>
    <w:rsid w:val="0005519C"/>
    <w:rsid w:val="00061C5F"/>
    <w:rsid w:val="00061F79"/>
    <w:rsid w:val="00063289"/>
    <w:rsid w:val="000632ED"/>
    <w:rsid w:val="00066377"/>
    <w:rsid w:val="00067A0C"/>
    <w:rsid w:val="00071689"/>
    <w:rsid w:val="00077502"/>
    <w:rsid w:val="000807F8"/>
    <w:rsid w:val="000836F0"/>
    <w:rsid w:val="00084ABC"/>
    <w:rsid w:val="000853A5"/>
    <w:rsid w:val="00085BFC"/>
    <w:rsid w:val="00085D4D"/>
    <w:rsid w:val="00086314"/>
    <w:rsid w:val="000867AD"/>
    <w:rsid w:val="00086E6F"/>
    <w:rsid w:val="00090A00"/>
    <w:rsid w:val="00091684"/>
    <w:rsid w:val="00092A9C"/>
    <w:rsid w:val="00096688"/>
    <w:rsid w:val="000A1D20"/>
    <w:rsid w:val="000A1DC7"/>
    <w:rsid w:val="000A3118"/>
    <w:rsid w:val="000B024B"/>
    <w:rsid w:val="000B1752"/>
    <w:rsid w:val="000B23F1"/>
    <w:rsid w:val="000B2AC7"/>
    <w:rsid w:val="000B4516"/>
    <w:rsid w:val="000B4776"/>
    <w:rsid w:val="000B55F0"/>
    <w:rsid w:val="000B7FBE"/>
    <w:rsid w:val="000C275F"/>
    <w:rsid w:val="000C45BD"/>
    <w:rsid w:val="000D05AD"/>
    <w:rsid w:val="000D2C2B"/>
    <w:rsid w:val="000D2C94"/>
    <w:rsid w:val="000D73DF"/>
    <w:rsid w:val="000D766F"/>
    <w:rsid w:val="000D7B44"/>
    <w:rsid w:val="000E00F6"/>
    <w:rsid w:val="000E2A56"/>
    <w:rsid w:val="000E3D0E"/>
    <w:rsid w:val="000E494E"/>
    <w:rsid w:val="000E6FF1"/>
    <w:rsid w:val="000F3A39"/>
    <w:rsid w:val="000F793A"/>
    <w:rsid w:val="001001ED"/>
    <w:rsid w:val="00100C55"/>
    <w:rsid w:val="0010487C"/>
    <w:rsid w:val="0010542A"/>
    <w:rsid w:val="00106C4B"/>
    <w:rsid w:val="00107928"/>
    <w:rsid w:val="001103C0"/>
    <w:rsid w:val="00112A36"/>
    <w:rsid w:val="00112D08"/>
    <w:rsid w:val="00112D34"/>
    <w:rsid w:val="00114429"/>
    <w:rsid w:val="0011636F"/>
    <w:rsid w:val="001207D5"/>
    <w:rsid w:val="00130E0D"/>
    <w:rsid w:val="00132CED"/>
    <w:rsid w:val="00135233"/>
    <w:rsid w:val="00142AEA"/>
    <w:rsid w:val="00143A07"/>
    <w:rsid w:val="00150179"/>
    <w:rsid w:val="00151EAC"/>
    <w:rsid w:val="00152A6E"/>
    <w:rsid w:val="00154C6C"/>
    <w:rsid w:val="0016136E"/>
    <w:rsid w:val="001630D3"/>
    <w:rsid w:val="00165D80"/>
    <w:rsid w:val="00166C1E"/>
    <w:rsid w:val="00167F9A"/>
    <w:rsid w:val="00176605"/>
    <w:rsid w:val="001809B9"/>
    <w:rsid w:val="001810F1"/>
    <w:rsid w:val="001813F3"/>
    <w:rsid w:val="001828AC"/>
    <w:rsid w:val="00187CFE"/>
    <w:rsid w:val="00187E5F"/>
    <w:rsid w:val="00193181"/>
    <w:rsid w:val="001939FE"/>
    <w:rsid w:val="001A1A95"/>
    <w:rsid w:val="001A340C"/>
    <w:rsid w:val="001A52CF"/>
    <w:rsid w:val="001A5ABB"/>
    <w:rsid w:val="001A6C2D"/>
    <w:rsid w:val="001B11B4"/>
    <w:rsid w:val="001B63CA"/>
    <w:rsid w:val="001B7BF7"/>
    <w:rsid w:val="001C0509"/>
    <w:rsid w:val="001C6506"/>
    <w:rsid w:val="001C7F28"/>
    <w:rsid w:val="001D0495"/>
    <w:rsid w:val="001D0BCF"/>
    <w:rsid w:val="001D6A71"/>
    <w:rsid w:val="001E0168"/>
    <w:rsid w:val="001E0248"/>
    <w:rsid w:val="001E35D1"/>
    <w:rsid w:val="001E72D5"/>
    <w:rsid w:val="001F3D88"/>
    <w:rsid w:val="001F4EE2"/>
    <w:rsid w:val="001F5106"/>
    <w:rsid w:val="001F7571"/>
    <w:rsid w:val="00201390"/>
    <w:rsid w:val="00206CCE"/>
    <w:rsid w:val="002117B8"/>
    <w:rsid w:val="00211EE3"/>
    <w:rsid w:val="002125DD"/>
    <w:rsid w:val="00216088"/>
    <w:rsid w:val="0022005E"/>
    <w:rsid w:val="00220D01"/>
    <w:rsid w:val="00222227"/>
    <w:rsid w:val="00222917"/>
    <w:rsid w:val="002242D3"/>
    <w:rsid w:val="0022493A"/>
    <w:rsid w:val="00224AF0"/>
    <w:rsid w:val="002333D3"/>
    <w:rsid w:val="0023661A"/>
    <w:rsid w:val="00236CA0"/>
    <w:rsid w:val="00237553"/>
    <w:rsid w:val="0024136F"/>
    <w:rsid w:val="002419C3"/>
    <w:rsid w:val="0024292C"/>
    <w:rsid w:val="00250EE3"/>
    <w:rsid w:val="00255A52"/>
    <w:rsid w:val="00260A15"/>
    <w:rsid w:val="0026479A"/>
    <w:rsid w:val="0027670E"/>
    <w:rsid w:val="00283C96"/>
    <w:rsid w:val="0028596A"/>
    <w:rsid w:val="0028798F"/>
    <w:rsid w:val="0029290E"/>
    <w:rsid w:val="00293E23"/>
    <w:rsid w:val="00294F61"/>
    <w:rsid w:val="00295A46"/>
    <w:rsid w:val="0029701D"/>
    <w:rsid w:val="002A52FE"/>
    <w:rsid w:val="002B23A4"/>
    <w:rsid w:val="002B50C5"/>
    <w:rsid w:val="002B5EAE"/>
    <w:rsid w:val="002B7D02"/>
    <w:rsid w:val="002C102D"/>
    <w:rsid w:val="002C1AC5"/>
    <w:rsid w:val="002C207C"/>
    <w:rsid w:val="002C22A6"/>
    <w:rsid w:val="002C27C7"/>
    <w:rsid w:val="002C2D73"/>
    <w:rsid w:val="002C3EDF"/>
    <w:rsid w:val="002C44C1"/>
    <w:rsid w:val="002D1352"/>
    <w:rsid w:val="002D28BF"/>
    <w:rsid w:val="002D33BE"/>
    <w:rsid w:val="002D37A0"/>
    <w:rsid w:val="002E0BED"/>
    <w:rsid w:val="002E7BE5"/>
    <w:rsid w:val="002F1CCE"/>
    <w:rsid w:val="002F2220"/>
    <w:rsid w:val="002F458E"/>
    <w:rsid w:val="002F69EB"/>
    <w:rsid w:val="002F6EB7"/>
    <w:rsid w:val="002F6EE8"/>
    <w:rsid w:val="00302291"/>
    <w:rsid w:val="003024B4"/>
    <w:rsid w:val="00303CDF"/>
    <w:rsid w:val="00307926"/>
    <w:rsid w:val="0031164E"/>
    <w:rsid w:val="00313C20"/>
    <w:rsid w:val="003166B2"/>
    <w:rsid w:val="00316EED"/>
    <w:rsid w:val="00325450"/>
    <w:rsid w:val="0032733C"/>
    <w:rsid w:val="00327C86"/>
    <w:rsid w:val="00330786"/>
    <w:rsid w:val="00335670"/>
    <w:rsid w:val="00352A04"/>
    <w:rsid w:val="00354DD8"/>
    <w:rsid w:val="00356130"/>
    <w:rsid w:val="00362ABF"/>
    <w:rsid w:val="00364053"/>
    <w:rsid w:val="00364B73"/>
    <w:rsid w:val="00364FF9"/>
    <w:rsid w:val="00367507"/>
    <w:rsid w:val="00370A44"/>
    <w:rsid w:val="003729E1"/>
    <w:rsid w:val="003801EF"/>
    <w:rsid w:val="00381CED"/>
    <w:rsid w:val="003827D4"/>
    <w:rsid w:val="003831B8"/>
    <w:rsid w:val="003841A8"/>
    <w:rsid w:val="00385B14"/>
    <w:rsid w:val="00385C4F"/>
    <w:rsid w:val="003861ED"/>
    <w:rsid w:val="0039029E"/>
    <w:rsid w:val="003934F7"/>
    <w:rsid w:val="00397810"/>
    <w:rsid w:val="003A0764"/>
    <w:rsid w:val="003A4922"/>
    <w:rsid w:val="003A590F"/>
    <w:rsid w:val="003A6063"/>
    <w:rsid w:val="003A652A"/>
    <w:rsid w:val="003A7C5C"/>
    <w:rsid w:val="003B12C7"/>
    <w:rsid w:val="003B34A7"/>
    <w:rsid w:val="003B3F84"/>
    <w:rsid w:val="003C50EE"/>
    <w:rsid w:val="003C7159"/>
    <w:rsid w:val="003C73CA"/>
    <w:rsid w:val="003C7D0B"/>
    <w:rsid w:val="003D2455"/>
    <w:rsid w:val="003D7172"/>
    <w:rsid w:val="003E129D"/>
    <w:rsid w:val="003E2207"/>
    <w:rsid w:val="003E4D5D"/>
    <w:rsid w:val="003E6880"/>
    <w:rsid w:val="003F69BD"/>
    <w:rsid w:val="003F7497"/>
    <w:rsid w:val="004015C4"/>
    <w:rsid w:val="004056AA"/>
    <w:rsid w:val="00410E1D"/>
    <w:rsid w:val="00417392"/>
    <w:rsid w:val="004176E6"/>
    <w:rsid w:val="004210EC"/>
    <w:rsid w:val="0042225A"/>
    <w:rsid w:val="00422AD6"/>
    <w:rsid w:val="004238DB"/>
    <w:rsid w:val="004252F6"/>
    <w:rsid w:val="00430610"/>
    <w:rsid w:val="004420F8"/>
    <w:rsid w:val="00442488"/>
    <w:rsid w:val="00444727"/>
    <w:rsid w:val="00444959"/>
    <w:rsid w:val="00444C3E"/>
    <w:rsid w:val="0045166C"/>
    <w:rsid w:val="00452483"/>
    <w:rsid w:val="00455540"/>
    <w:rsid w:val="00455CB4"/>
    <w:rsid w:val="00455E25"/>
    <w:rsid w:val="00461546"/>
    <w:rsid w:val="00461791"/>
    <w:rsid w:val="00464755"/>
    <w:rsid w:val="004673D8"/>
    <w:rsid w:val="00470475"/>
    <w:rsid w:val="00477254"/>
    <w:rsid w:val="0048413F"/>
    <w:rsid w:val="004852B1"/>
    <w:rsid w:val="00494958"/>
    <w:rsid w:val="00495459"/>
    <w:rsid w:val="0049567B"/>
    <w:rsid w:val="00495B45"/>
    <w:rsid w:val="0049628C"/>
    <w:rsid w:val="00497A92"/>
    <w:rsid w:val="00497D49"/>
    <w:rsid w:val="004A23E6"/>
    <w:rsid w:val="004A266C"/>
    <w:rsid w:val="004A5BCD"/>
    <w:rsid w:val="004B218B"/>
    <w:rsid w:val="004B4A89"/>
    <w:rsid w:val="004C03EA"/>
    <w:rsid w:val="004C03FA"/>
    <w:rsid w:val="004C0EA9"/>
    <w:rsid w:val="004C56D2"/>
    <w:rsid w:val="004C6B84"/>
    <w:rsid w:val="004C73F6"/>
    <w:rsid w:val="004D127F"/>
    <w:rsid w:val="004D618D"/>
    <w:rsid w:val="004E3859"/>
    <w:rsid w:val="004E5060"/>
    <w:rsid w:val="004F168E"/>
    <w:rsid w:val="004F2FB5"/>
    <w:rsid w:val="004F7A53"/>
    <w:rsid w:val="00500368"/>
    <w:rsid w:val="00505DD9"/>
    <w:rsid w:val="00510C38"/>
    <w:rsid w:val="00511C14"/>
    <w:rsid w:val="005120FB"/>
    <w:rsid w:val="00512B9D"/>
    <w:rsid w:val="00515009"/>
    <w:rsid w:val="00517382"/>
    <w:rsid w:val="005204D5"/>
    <w:rsid w:val="00523511"/>
    <w:rsid w:val="00523910"/>
    <w:rsid w:val="00524784"/>
    <w:rsid w:val="00530265"/>
    <w:rsid w:val="005314B4"/>
    <w:rsid w:val="0053457C"/>
    <w:rsid w:val="005355BF"/>
    <w:rsid w:val="0053565B"/>
    <w:rsid w:val="0054446A"/>
    <w:rsid w:val="005463A4"/>
    <w:rsid w:val="00552762"/>
    <w:rsid w:val="0055286D"/>
    <w:rsid w:val="00554207"/>
    <w:rsid w:val="005556EC"/>
    <w:rsid w:val="00557FC1"/>
    <w:rsid w:val="005637EC"/>
    <w:rsid w:val="00565361"/>
    <w:rsid w:val="005666F1"/>
    <w:rsid w:val="00573E37"/>
    <w:rsid w:val="00575EF5"/>
    <w:rsid w:val="00577ADD"/>
    <w:rsid w:val="00580DEC"/>
    <w:rsid w:val="00581C05"/>
    <w:rsid w:val="00584D29"/>
    <w:rsid w:val="00590A6D"/>
    <w:rsid w:val="0059250E"/>
    <w:rsid w:val="005937E1"/>
    <w:rsid w:val="00594005"/>
    <w:rsid w:val="00595CA6"/>
    <w:rsid w:val="00597C15"/>
    <w:rsid w:val="005A303F"/>
    <w:rsid w:val="005A3048"/>
    <w:rsid w:val="005A4808"/>
    <w:rsid w:val="005A4E98"/>
    <w:rsid w:val="005A521C"/>
    <w:rsid w:val="005B1367"/>
    <w:rsid w:val="005B13AD"/>
    <w:rsid w:val="005B2946"/>
    <w:rsid w:val="005B4B93"/>
    <w:rsid w:val="005B537A"/>
    <w:rsid w:val="005B578A"/>
    <w:rsid w:val="005B6315"/>
    <w:rsid w:val="005B778E"/>
    <w:rsid w:val="005C18C9"/>
    <w:rsid w:val="005C1B60"/>
    <w:rsid w:val="005C2852"/>
    <w:rsid w:val="005C7B12"/>
    <w:rsid w:val="005D0F35"/>
    <w:rsid w:val="005D0F3A"/>
    <w:rsid w:val="005D292B"/>
    <w:rsid w:val="005D2FC7"/>
    <w:rsid w:val="005D5BE1"/>
    <w:rsid w:val="005D7504"/>
    <w:rsid w:val="005E4BF1"/>
    <w:rsid w:val="005E4D50"/>
    <w:rsid w:val="005E5395"/>
    <w:rsid w:val="005E7DBA"/>
    <w:rsid w:val="005E7FE0"/>
    <w:rsid w:val="005F09CB"/>
    <w:rsid w:val="005F1B8E"/>
    <w:rsid w:val="005F4D9D"/>
    <w:rsid w:val="005F52DC"/>
    <w:rsid w:val="005F692C"/>
    <w:rsid w:val="0060245B"/>
    <w:rsid w:val="00605B35"/>
    <w:rsid w:val="006065F5"/>
    <w:rsid w:val="00613271"/>
    <w:rsid w:val="006165C9"/>
    <w:rsid w:val="00616D58"/>
    <w:rsid w:val="006174E8"/>
    <w:rsid w:val="00623064"/>
    <w:rsid w:val="006264F9"/>
    <w:rsid w:val="00631464"/>
    <w:rsid w:val="00631F29"/>
    <w:rsid w:val="00634DE8"/>
    <w:rsid w:val="006370FB"/>
    <w:rsid w:val="00641264"/>
    <w:rsid w:val="006428EE"/>
    <w:rsid w:val="006434A0"/>
    <w:rsid w:val="006448EE"/>
    <w:rsid w:val="0065309B"/>
    <w:rsid w:val="006533B6"/>
    <w:rsid w:val="0065746C"/>
    <w:rsid w:val="006628AB"/>
    <w:rsid w:val="00667805"/>
    <w:rsid w:val="006702B5"/>
    <w:rsid w:val="00672194"/>
    <w:rsid w:val="00672880"/>
    <w:rsid w:val="00672B42"/>
    <w:rsid w:val="00673540"/>
    <w:rsid w:val="00674838"/>
    <w:rsid w:val="00676192"/>
    <w:rsid w:val="0067685E"/>
    <w:rsid w:val="00683754"/>
    <w:rsid w:val="00683CF4"/>
    <w:rsid w:val="006866D8"/>
    <w:rsid w:val="00686EF9"/>
    <w:rsid w:val="00691FD3"/>
    <w:rsid w:val="00692972"/>
    <w:rsid w:val="00695B27"/>
    <w:rsid w:val="00695F3C"/>
    <w:rsid w:val="006A038E"/>
    <w:rsid w:val="006A2DF5"/>
    <w:rsid w:val="006A498B"/>
    <w:rsid w:val="006B0E2B"/>
    <w:rsid w:val="006B3BD8"/>
    <w:rsid w:val="006B7C79"/>
    <w:rsid w:val="006C1182"/>
    <w:rsid w:val="006C1FA1"/>
    <w:rsid w:val="006C265F"/>
    <w:rsid w:val="006C569F"/>
    <w:rsid w:val="006D0903"/>
    <w:rsid w:val="006D430C"/>
    <w:rsid w:val="006D4A5D"/>
    <w:rsid w:val="006D5E22"/>
    <w:rsid w:val="006D7A74"/>
    <w:rsid w:val="006E07A5"/>
    <w:rsid w:val="006E0CFF"/>
    <w:rsid w:val="006E6ACB"/>
    <w:rsid w:val="006F101C"/>
    <w:rsid w:val="006F1DE6"/>
    <w:rsid w:val="006F22C8"/>
    <w:rsid w:val="0070231A"/>
    <w:rsid w:val="00702EB9"/>
    <w:rsid w:val="007039F5"/>
    <w:rsid w:val="007079C8"/>
    <w:rsid w:val="007100BB"/>
    <w:rsid w:val="00710AEA"/>
    <w:rsid w:val="00713812"/>
    <w:rsid w:val="00717E40"/>
    <w:rsid w:val="0072036D"/>
    <w:rsid w:val="00721C70"/>
    <w:rsid w:val="00723E3F"/>
    <w:rsid w:val="00724ED1"/>
    <w:rsid w:val="0072688D"/>
    <w:rsid w:val="00732709"/>
    <w:rsid w:val="00733108"/>
    <w:rsid w:val="00735AC3"/>
    <w:rsid w:val="007378EC"/>
    <w:rsid w:val="00740926"/>
    <w:rsid w:val="00742776"/>
    <w:rsid w:val="007435E8"/>
    <w:rsid w:val="00743CCA"/>
    <w:rsid w:val="00744D59"/>
    <w:rsid w:val="00752F4E"/>
    <w:rsid w:val="00753048"/>
    <w:rsid w:val="007570DF"/>
    <w:rsid w:val="00760EB0"/>
    <w:rsid w:val="007612CA"/>
    <w:rsid w:val="00763A92"/>
    <w:rsid w:val="00772E20"/>
    <w:rsid w:val="0077545D"/>
    <w:rsid w:val="00777D31"/>
    <w:rsid w:val="00780CDE"/>
    <w:rsid w:val="00782A8D"/>
    <w:rsid w:val="007831B8"/>
    <w:rsid w:val="00790CB0"/>
    <w:rsid w:val="00792C3C"/>
    <w:rsid w:val="007935A9"/>
    <w:rsid w:val="007A1C82"/>
    <w:rsid w:val="007A23DF"/>
    <w:rsid w:val="007A39B6"/>
    <w:rsid w:val="007A5A7D"/>
    <w:rsid w:val="007B03BD"/>
    <w:rsid w:val="007B0A37"/>
    <w:rsid w:val="007B3776"/>
    <w:rsid w:val="007B3C27"/>
    <w:rsid w:val="007B3C28"/>
    <w:rsid w:val="007B3D9C"/>
    <w:rsid w:val="007B7BDA"/>
    <w:rsid w:val="007C1180"/>
    <w:rsid w:val="007C191F"/>
    <w:rsid w:val="007C21F7"/>
    <w:rsid w:val="007C40D8"/>
    <w:rsid w:val="007C7417"/>
    <w:rsid w:val="007D0865"/>
    <w:rsid w:val="007D265E"/>
    <w:rsid w:val="007D4573"/>
    <w:rsid w:val="007D4FCD"/>
    <w:rsid w:val="007D6516"/>
    <w:rsid w:val="007D6C37"/>
    <w:rsid w:val="007E1D6D"/>
    <w:rsid w:val="007E3FF1"/>
    <w:rsid w:val="007E4CCC"/>
    <w:rsid w:val="007E53F8"/>
    <w:rsid w:val="007E6E5E"/>
    <w:rsid w:val="007F0BE7"/>
    <w:rsid w:val="007F3F2E"/>
    <w:rsid w:val="007F4509"/>
    <w:rsid w:val="007F5904"/>
    <w:rsid w:val="008014B6"/>
    <w:rsid w:val="0081165D"/>
    <w:rsid w:val="008136ED"/>
    <w:rsid w:val="00816270"/>
    <w:rsid w:val="0081756A"/>
    <w:rsid w:val="00817E57"/>
    <w:rsid w:val="0082037C"/>
    <w:rsid w:val="00823879"/>
    <w:rsid w:val="008251A3"/>
    <w:rsid w:val="00830D9B"/>
    <w:rsid w:val="00830F2C"/>
    <w:rsid w:val="00831471"/>
    <w:rsid w:val="008335D0"/>
    <w:rsid w:val="008361F7"/>
    <w:rsid w:val="0084197A"/>
    <w:rsid w:val="008504BE"/>
    <w:rsid w:val="008507EA"/>
    <w:rsid w:val="0085687E"/>
    <w:rsid w:val="008642A0"/>
    <w:rsid w:val="00870CD6"/>
    <w:rsid w:val="00873A38"/>
    <w:rsid w:val="008742A4"/>
    <w:rsid w:val="0088022B"/>
    <w:rsid w:val="00882101"/>
    <w:rsid w:val="00884781"/>
    <w:rsid w:val="00885AA9"/>
    <w:rsid w:val="0088661F"/>
    <w:rsid w:val="00891554"/>
    <w:rsid w:val="00891EB6"/>
    <w:rsid w:val="008A44EA"/>
    <w:rsid w:val="008A516D"/>
    <w:rsid w:val="008A591D"/>
    <w:rsid w:val="008A5ECC"/>
    <w:rsid w:val="008A7E5B"/>
    <w:rsid w:val="008B0935"/>
    <w:rsid w:val="008B108D"/>
    <w:rsid w:val="008B36FF"/>
    <w:rsid w:val="008B447D"/>
    <w:rsid w:val="008B6649"/>
    <w:rsid w:val="008B68D4"/>
    <w:rsid w:val="008B7582"/>
    <w:rsid w:val="008C0623"/>
    <w:rsid w:val="008C1B59"/>
    <w:rsid w:val="008C2C3E"/>
    <w:rsid w:val="008C64E5"/>
    <w:rsid w:val="008C6BC7"/>
    <w:rsid w:val="008D37EB"/>
    <w:rsid w:val="008E00FD"/>
    <w:rsid w:val="008E0E89"/>
    <w:rsid w:val="008E2E43"/>
    <w:rsid w:val="008E47CC"/>
    <w:rsid w:val="008E4AA1"/>
    <w:rsid w:val="008E5B68"/>
    <w:rsid w:val="008E603C"/>
    <w:rsid w:val="008F06CC"/>
    <w:rsid w:val="008F417E"/>
    <w:rsid w:val="008F54FE"/>
    <w:rsid w:val="00901B6E"/>
    <w:rsid w:val="009073E5"/>
    <w:rsid w:val="00913009"/>
    <w:rsid w:val="009148B0"/>
    <w:rsid w:val="009229C9"/>
    <w:rsid w:val="00924DE1"/>
    <w:rsid w:val="00926960"/>
    <w:rsid w:val="009269E2"/>
    <w:rsid w:val="009300AA"/>
    <w:rsid w:val="009304AA"/>
    <w:rsid w:val="009318F2"/>
    <w:rsid w:val="00933678"/>
    <w:rsid w:val="009352DA"/>
    <w:rsid w:val="00941058"/>
    <w:rsid w:val="0094106D"/>
    <w:rsid w:val="00943AA8"/>
    <w:rsid w:val="0094458F"/>
    <w:rsid w:val="0094680D"/>
    <w:rsid w:val="00946A12"/>
    <w:rsid w:val="00947DFB"/>
    <w:rsid w:val="00950167"/>
    <w:rsid w:val="00950F3B"/>
    <w:rsid w:val="0095114F"/>
    <w:rsid w:val="009525C2"/>
    <w:rsid w:val="00952E21"/>
    <w:rsid w:val="009542CB"/>
    <w:rsid w:val="0095593B"/>
    <w:rsid w:val="00957BEF"/>
    <w:rsid w:val="009602A2"/>
    <w:rsid w:val="00961EC4"/>
    <w:rsid w:val="009627D5"/>
    <w:rsid w:val="00964535"/>
    <w:rsid w:val="009705F9"/>
    <w:rsid w:val="0097185F"/>
    <w:rsid w:val="009739BC"/>
    <w:rsid w:val="00980DC1"/>
    <w:rsid w:val="00982076"/>
    <w:rsid w:val="00982AC0"/>
    <w:rsid w:val="00984A37"/>
    <w:rsid w:val="009861B2"/>
    <w:rsid w:val="00987A28"/>
    <w:rsid w:val="009904A0"/>
    <w:rsid w:val="00991987"/>
    <w:rsid w:val="00993BF9"/>
    <w:rsid w:val="0099430B"/>
    <w:rsid w:val="00995E10"/>
    <w:rsid w:val="009961CB"/>
    <w:rsid w:val="009968CF"/>
    <w:rsid w:val="009A02B9"/>
    <w:rsid w:val="009A13A8"/>
    <w:rsid w:val="009A61ED"/>
    <w:rsid w:val="009B1F98"/>
    <w:rsid w:val="009B3CB1"/>
    <w:rsid w:val="009B4E3B"/>
    <w:rsid w:val="009C1836"/>
    <w:rsid w:val="009C1EBF"/>
    <w:rsid w:val="009C3125"/>
    <w:rsid w:val="009C68F5"/>
    <w:rsid w:val="009D5EB4"/>
    <w:rsid w:val="009E095F"/>
    <w:rsid w:val="009E67BA"/>
    <w:rsid w:val="009F2CF6"/>
    <w:rsid w:val="009F3E05"/>
    <w:rsid w:val="009F6ED4"/>
    <w:rsid w:val="00A07B97"/>
    <w:rsid w:val="00A12244"/>
    <w:rsid w:val="00A16987"/>
    <w:rsid w:val="00A21146"/>
    <w:rsid w:val="00A23A73"/>
    <w:rsid w:val="00A27697"/>
    <w:rsid w:val="00A367B3"/>
    <w:rsid w:val="00A40441"/>
    <w:rsid w:val="00A44DC1"/>
    <w:rsid w:val="00A5081B"/>
    <w:rsid w:val="00A5191C"/>
    <w:rsid w:val="00A53BAA"/>
    <w:rsid w:val="00A5674D"/>
    <w:rsid w:val="00A631AD"/>
    <w:rsid w:val="00A655E2"/>
    <w:rsid w:val="00A65A7A"/>
    <w:rsid w:val="00A70F9A"/>
    <w:rsid w:val="00A741CD"/>
    <w:rsid w:val="00A74D94"/>
    <w:rsid w:val="00A8338D"/>
    <w:rsid w:val="00A90ACD"/>
    <w:rsid w:val="00A9122A"/>
    <w:rsid w:val="00A9244D"/>
    <w:rsid w:val="00A92AB4"/>
    <w:rsid w:val="00A94C0E"/>
    <w:rsid w:val="00A95307"/>
    <w:rsid w:val="00A96A9D"/>
    <w:rsid w:val="00AA07D4"/>
    <w:rsid w:val="00AA2D22"/>
    <w:rsid w:val="00AA5E20"/>
    <w:rsid w:val="00AA6246"/>
    <w:rsid w:val="00AB01B7"/>
    <w:rsid w:val="00AB15E1"/>
    <w:rsid w:val="00AB4762"/>
    <w:rsid w:val="00AC2563"/>
    <w:rsid w:val="00AC37E0"/>
    <w:rsid w:val="00AC5128"/>
    <w:rsid w:val="00AC568D"/>
    <w:rsid w:val="00AC61AC"/>
    <w:rsid w:val="00AD0531"/>
    <w:rsid w:val="00AD59F2"/>
    <w:rsid w:val="00AD60C4"/>
    <w:rsid w:val="00AE0CAB"/>
    <w:rsid w:val="00AE0D98"/>
    <w:rsid w:val="00AE41FA"/>
    <w:rsid w:val="00AE47E9"/>
    <w:rsid w:val="00AF2E38"/>
    <w:rsid w:val="00B06565"/>
    <w:rsid w:val="00B078BE"/>
    <w:rsid w:val="00B15E21"/>
    <w:rsid w:val="00B16CB2"/>
    <w:rsid w:val="00B17068"/>
    <w:rsid w:val="00B17CF8"/>
    <w:rsid w:val="00B22FD9"/>
    <w:rsid w:val="00B2614B"/>
    <w:rsid w:val="00B26A5B"/>
    <w:rsid w:val="00B30D29"/>
    <w:rsid w:val="00B314FD"/>
    <w:rsid w:val="00B33ACC"/>
    <w:rsid w:val="00B35AFF"/>
    <w:rsid w:val="00B40D0C"/>
    <w:rsid w:val="00B41254"/>
    <w:rsid w:val="00B41BE5"/>
    <w:rsid w:val="00B42316"/>
    <w:rsid w:val="00B42D7D"/>
    <w:rsid w:val="00B45079"/>
    <w:rsid w:val="00B542D1"/>
    <w:rsid w:val="00B57BB3"/>
    <w:rsid w:val="00B611CE"/>
    <w:rsid w:val="00B62D7F"/>
    <w:rsid w:val="00B6686C"/>
    <w:rsid w:val="00B66CF2"/>
    <w:rsid w:val="00B73109"/>
    <w:rsid w:val="00B731F7"/>
    <w:rsid w:val="00B80C10"/>
    <w:rsid w:val="00B82B05"/>
    <w:rsid w:val="00B82B3A"/>
    <w:rsid w:val="00B83938"/>
    <w:rsid w:val="00B8433F"/>
    <w:rsid w:val="00B84709"/>
    <w:rsid w:val="00B9245A"/>
    <w:rsid w:val="00B93165"/>
    <w:rsid w:val="00B963CB"/>
    <w:rsid w:val="00B96AEA"/>
    <w:rsid w:val="00BA0916"/>
    <w:rsid w:val="00BA31A6"/>
    <w:rsid w:val="00BA4386"/>
    <w:rsid w:val="00BA6731"/>
    <w:rsid w:val="00BB0AD5"/>
    <w:rsid w:val="00BB0B2E"/>
    <w:rsid w:val="00BB29EA"/>
    <w:rsid w:val="00BB2B7A"/>
    <w:rsid w:val="00BB4A61"/>
    <w:rsid w:val="00BB6E1E"/>
    <w:rsid w:val="00BB72FF"/>
    <w:rsid w:val="00BC11CC"/>
    <w:rsid w:val="00BC1F02"/>
    <w:rsid w:val="00BC2EA0"/>
    <w:rsid w:val="00BC4C4C"/>
    <w:rsid w:val="00BC4DFA"/>
    <w:rsid w:val="00BC5A0B"/>
    <w:rsid w:val="00BD414F"/>
    <w:rsid w:val="00BD5B0B"/>
    <w:rsid w:val="00BE2E55"/>
    <w:rsid w:val="00BE376D"/>
    <w:rsid w:val="00BE49FA"/>
    <w:rsid w:val="00BE5642"/>
    <w:rsid w:val="00BF03B7"/>
    <w:rsid w:val="00BF5EB9"/>
    <w:rsid w:val="00BF6AB4"/>
    <w:rsid w:val="00BF70E1"/>
    <w:rsid w:val="00BF7DFC"/>
    <w:rsid w:val="00C04880"/>
    <w:rsid w:val="00C048D8"/>
    <w:rsid w:val="00C052BB"/>
    <w:rsid w:val="00C053DC"/>
    <w:rsid w:val="00C1090E"/>
    <w:rsid w:val="00C10B1F"/>
    <w:rsid w:val="00C12C6B"/>
    <w:rsid w:val="00C12D7B"/>
    <w:rsid w:val="00C15945"/>
    <w:rsid w:val="00C16835"/>
    <w:rsid w:val="00C16839"/>
    <w:rsid w:val="00C16BE1"/>
    <w:rsid w:val="00C22D1B"/>
    <w:rsid w:val="00C24A30"/>
    <w:rsid w:val="00C262DE"/>
    <w:rsid w:val="00C338F1"/>
    <w:rsid w:val="00C33E07"/>
    <w:rsid w:val="00C35802"/>
    <w:rsid w:val="00C40299"/>
    <w:rsid w:val="00C409DA"/>
    <w:rsid w:val="00C40A6A"/>
    <w:rsid w:val="00C42061"/>
    <w:rsid w:val="00C42BC6"/>
    <w:rsid w:val="00C4691F"/>
    <w:rsid w:val="00C46D53"/>
    <w:rsid w:val="00C504CF"/>
    <w:rsid w:val="00C53245"/>
    <w:rsid w:val="00C56196"/>
    <w:rsid w:val="00C56D0B"/>
    <w:rsid w:val="00C57288"/>
    <w:rsid w:val="00C579A1"/>
    <w:rsid w:val="00C57DA0"/>
    <w:rsid w:val="00C62C10"/>
    <w:rsid w:val="00C632CF"/>
    <w:rsid w:val="00C65A3C"/>
    <w:rsid w:val="00C67C3C"/>
    <w:rsid w:val="00C70207"/>
    <w:rsid w:val="00C70E2C"/>
    <w:rsid w:val="00C74443"/>
    <w:rsid w:val="00C81118"/>
    <w:rsid w:val="00C81F1B"/>
    <w:rsid w:val="00C843FD"/>
    <w:rsid w:val="00C935C1"/>
    <w:rsid w:val="00C93BA7"/>
    <w:rsid w:val="00C93FD7"/>
    <w:rsid w:val="00C941D3"/>
    <w:rsid w:val="00C95A91"/>
    <w:rsid w:val="00CA04F3"/>
    <w:rsid w:val="00CA07E6"/>
    <w:rsid w:val="00CA32D4"/>
    <w:rsid w:val="00CA58FF"/>
    <w:rsid w:val="00CA68C8"/>
    <w:rsid w:val="00CA786D"/>
    <w:rsid w:val="00CB18C8"/>
    <w:rsid w:val="00CB511D"/>
    <w:rsid w:val="00CB5ED3"/>
    <w:rsid w:val="00CB6B96"/>
    <w:rsid w:val="00CB758B"/>
    <w:rsid w:val="00CB7990"/>
    <w:rsid w:val="00CC3B72"/>
    <w:rsid w:val="00CC575E"/>
    <w:rsid w:val="00CC62F7"/>
    <w:rsid w:val="00CD0704"/>
    <w:rsid w:val="00CD17FA"/>
    <w:rsid w:val="00CD5E51"/>
    <w:rsid w:val="00CD78B5"/>
    <w:rsid w:val="00CE0E71"/>
    <w:rsid w:val="00CF055E"/>
    <w:rsid w:val="00CF16BB"/>
    <w:rsid w:val="00CF3258"/>
    <w:rsid w:val="00D01583"/>
    <w:rsid w:val="00D016CB"/>
    <w:rsid w:val="00D01D96"/>
    <w:rsid w:val="00D04654"/>
    <w:rsid w:val="00D04F79"/>
    <w:rsid w:val="00D05697"/>
    <w:rsid w:val="00D17E51"/>
    <w:rsid w:val="00D22669"/>
    <w:rsid w:val="00D2277A"/>
    <w:rsid w:val="00D31521"/>
    <w:rsid w:val="00D377FC"/>
    <w:rsid w:val="00D408CA"/>
    <w:rsid w:val="00D43A8D"/>
    <w:rsid w:val="00D461CE"/>
    <w:rsid w:val="00D478A3"/>
    <w:rsid w:val="00D47F38"/>
    <w:rsid w:val="00D528E5"/>
    <w:rsid w:val="00D54F2C"/>
    <w:rsid w:val="00D61E4F"/>
    <w:rsid w:val="00D66B3D"/>
    <w:rsid w:val="00D70596"/>
    <w:rsid w:val="00D7087C"/>
    <w:rsid w:val="00D710A0"/>
    <w:rsid w:val="00D72390"/>
    <w:rsid w:val="00D727A7"/>
    <w:rsid w:val="00D72C7F"/>
    <w:rsid w:val="00D76CC8"/>
    <w:rsid w:val="00D8312E"/>
    <w:rsid w:val="00D8318D"/>
    <w:rsid w:val="00D87B29"/>
    <w:rsid w:val="00D90A80"/>
    <w:rsid w:val="00D926B6"/>
    <w:rsid w:val="00D96182"/>
    <w:rsid w:val="00D97A86"/>
    <w:rsid w:val="00DA5F6C"/>
    <w:rsid w:val="00DB0039"/>
    <w:rsid w:val="00DB00B1"/>
    <w:rsid w:val="00DB7005"/>
    <w:rsid w:val="00DC2DD0"/>
    <w:rsid w:val="00DC3F02"/>
    <w:rsid w:val="00DC5435"/>
    <w:rsid w:val="00DC666B"/>
    <w:rsid w:val="00DC754E"/>
    <w:rsid w:val="00DD0158"/>
    <w:rsid w:val="00DD1A43"/>
    <w:rsid w:val="00DD2813"/>
    <w:rsid w:val="00DD4372"/>
    <w:rsid w:val="00DD4795"/>
    <w:rsid w:val="00DD538F"/>
    <w:rsid w:val="00DD6183"/>
    <w:rsid w:val="00DD7FD2"/>
    <w:rsid w:val="00DE0EB9"/>
    <w:rsid w:val="00DE26DB"/>
    <w:rsid w:val="00DE3774"/>
    <w:rsid w:val="00DE704E"/>
    <w:rsid w:val="00DE7DE5"/>
    <w:rsid w:val="00DF6832"/>
    <w:rsid w:val="00E07A3D"/>
    <w:rsid w:val="00E11FF4"/>
    <w:rsid w:val="00E12136"/>
    <w:rsid w:val="00E16F62"/>
    <w:rsid w:val="00E17953"/>
    <w:rsid w:val="00E22D17"/>
    <w:rsid w:val="00E34891"/>
    <w:rsid w:val="00E352E6"/>
    <w:rsid w:val="00E42BBB"/>
    <w:rsid w:val="00E42C95"/>
    <w:rsid w:val="00E464C9"/>
    <w:rsid w:val="00E46970"/>
    <w:rsid w:val="00E52E38"/>
    <w:rsid w:val="00E540ED"/>
    <w:rsid w:val="00E64191"/>
    <w:rsid w:val="00E64A9E"/>
    <w:rsid w:val="00E67A26"/>
    <w:rsid w:val="00E7044B"/>
    <w:rsid w:val="00E71141"/>
    <w:rsid w:val="00E711A1"/>
    <w:rsid w:val="00E74E5C"/>
    <w:rsid w:val="00E7700F"/>
    <w:rsid w:val="00E826E7"/>
    <w:rsid w:val="00E8337D"/>
    <w:rsid w:val="00E84258"/>
    <w:rsid w:val="00E85484"/>
    <w:rsid w:val="00E857EE"/>
    <w:rsid w:val="00E85BA8"/>
    <w:rsid w:val="00E87545"/>
    <w:rsid w:val="00E87562"/>
    <w:rsid w:val="00E948B0"/>
    <w:rsid w:val="00E95193"/>
    <w:rsid w:val="00E963E9"/>
    <w:rsid w:val="00EA2EE8"/>
    <w:rsid w:val="00EA4018"/>
    <w:rsid w:val="00EA73F1"/>
    <w:rsid w:val="00EB55B9"/>
    <w:rsid w:val="00EB590F"/>
    <w:rsid w:val="00EB7B05"/>
    <w:rsid w:val="00EC0D09"/>
    <w:rsid w:val="00EC0F30"/>
    <w:rsid w:val="00EC1406"/>
    <w:rsid w:val="00EC1D88"/>
    <w:rsid w:val="00EC1E91"/>
    <w:rsid w:val="00EC3CA4"/>
    <w:rsid w:val="00EC473F"/>
    <w:rsid w:val="00EC4DE3"/>
    <w:rsid w:val="00EC50AB"/>
    <w:rsid w:val="00EC5E6F"/>
    <w:rsid w:val="00EC62C5"/>
    <w:rsid w:val="00ED1656"/>
    <w:rsid w:val="00ED1B52"/>
    <w:rsid w:val="00ED284A"/>
    <w:rsid w:val="00ED3191"/>
    <w:rsid w:val="00ED35A2"/>
    <w:rsid w:val="00ED3DD6"/>
    <w:rsid w:val="00ED51A0"/>
    <w:rsid w:val="00ED53A7"/>
    <w:rsid w:val="00EE0EA4"/>
    <w:rsid w:val="00EE28F4"/>
    <w:rsid w:val="00EE2ED1"/>
    <w:rsid w:val="00EE7505"/>
    <w:rsid w:val="00EF290A"/>
    <w:rsid w:val="00EF2C33"/>
    <w:rsid w:val="00EF4D79"/>
    <w:rsid w:val="00F001BB"/>
    <w:rsid w:val="00F01828"/>
    <w:rsid w:val="00F01C8B"/>
    <w:rsid w:val="00F03093"/>
    <w:rsid w:val="00F07989"/>
    <w:rsid w:val="00F11683"/>
    <w:rsid w:val="00F13B8B"/>
    <w:rsid w:val="00F16EBD"/>
    <w:rsid w:val="00F24CC5"/>
    <w:rsid w:val="00F2625C"/>
    <w:rsid w:val="00F2645F"/>
    <w:rsid w:val="00F3181F"/>
    <w:rsid w:val="00F32B3D"/>
    <w:rsid w:val="00F40EB0"/>
    <w:rsid w:val="00F4186D"/>
    <w:rsid w:val="00F42329"/>
    <w:rsid w:val="00F42544"/>
    <w:rsid w:val="00F43B65"/>
    <w:rsid w:val="00F43EA9"/>
    <w:rsid w:val="00F46243"/>
    <w:rsid w:val="00F47C3C"/>
    <w:rsid w:val="00F50314"/>
    <w:rsid w:val="00F50F39"/>
    <w:rsid w:val="00F51A39"/>
    <w:rsid w:val="00F549DA"/>
    <w:rsid w:val="00F5718B"/>
    <w:rsid w:val="00F64AE3"/>
    <w:rsid w:val="00F67DFA"/>
    <w:rsid w:val="00F71E7E"/>
    <w:rsid w:val="00F725D7"/>
    <w:rsid w:val="00F739FD"/>
    <w:rsid w:val="00F73BBE"/>
    <w:rsid w:val="00F751FB"/>
    <w:rsid w:val="00F75893"/>
    <w:rsid w:val="00F766A1"/>
    <w:rsid w:val="00F817EA"/>
    <w:rsid w:val="00F827DE"/>
    <w:rsid w:val="00F84824"/>
    <w:rsid w:val="00F85235"/>
    <w:rsid w:val="00F858A0"/>
    <w:rsid w:val="00F97AC9"/>
    <w:rsid w:val="00FA1159"/>
    <w:rsid w:val="00FB010E"/>
    <w:rsid w:val="00FB4A83"/>
    <w:rsid w:val="00FB5579"/>
    <w:rsid w:val="00FB5A6E"/>
    <w:rsid w:val="00FB6DC3"/>
    <w:rsid w:val="00FC3F6E"/>
    <w:rsid w:val="00FC5166"/>
    <w:rsid w:val="00FC53BA"/>
    <w:rsid w:val="00FC58B6"/>
    <w:rsid w:val="00FC7108"/>
    <w:rsid w:val="00FD523E"/>
    <w:rsid w:val="00FD63E5"/>
    <w:rsid w:val="00FE007E"/>
    <w:rsid w:val="00FE0867"/>
    <w:rsid w:val="00FE4304"/>
    <w:rsid w:val="00FE5824"/>
    <w:rsid w:val="00FE5FBD"/>
    <w:rsid w:val="00FF6139"/>
    <w:rsid w:val="00FF75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0F18BF"/>
  <w15:chartTrackingRefBased/>
  <w15:docId w15:val="{0C29A4B7-A148-4EA9-8971-01C3270A3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81F1B"/>
    <w:pPr>
      <w:spacing w:after="0" w:line="240" w:lineRule="auto"/>
      <w:outlineLvl w:val="0"/>
    </w:pPr>
    <w:rPr>
      <w:rFonts w:ascii="Times New Roman" w:eastAsia="Times New Roman" w:hAnsi="Times New Roman" w:cs="Times New Roman"/>
      <w:b/>
      <w:bCs/>
      <w:kern w:val="36"/>
      <w:sz w:val="24"/>
      <w:szCs w:val="48"/>
    </w:rPr>
  </w:style>
  <w:style w:type="paragraph" w:styleId="Heading2">
    <w:name w:val="heading 2"/>
    <w:basedOn w:val="Normal"/>
    <w:next w:val="Normal"/>
    <w:link w:val="Heading2Char"/>
    <w:uiPriority w:val="9"/>
    <w:unhideWhenUsed/>
    <w:qFormat/>
    <w:rsid w:val="00C81F1B"/>
    <w:pPr>
      <w:keepNext/>
      <w:keepLines/>
      <w:spacing w:before="40" w:after="0"/>
      <w:outlineLvl w:val="1"/>
    </w:pPr>
    <w:rPr>
      <w:rFonts w:ascii="Times New Roman" w:eastAsiaTheme="majorEastAsia" w:hAnsi="Times New Roman" w:cstheme="majorBidi"/>
      <w:i/>
      <w:sz w:val="24"/>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1F1B"/>
    <w:rPr>
      <w:rFonts w:ascii="Times New Roman" w:eastAsia="Times New Roman" w:hAnsi="Times New Roman" w:cs="Times New Roman"/>
      <w:b/>
      <w:bCs/>
      <w:kern w:val="36"/>
      <w:sz w:val="24"/>
      <w:szCs w:val="48"/>
    </w:rPr>
  </w:style>
  <w:style w:type="paragraph" w:styleId="NoSpacing">
    <w:name w:val="No Spacing"/>
    <w:link w:val="NoSpacingChar"/>
    <w:uiPriority w:val="1"/>
    <w:qFormat/>
    <w:rsid w:val="00F751FB"/>
    <w:pPr>
      <w:spacing w:after="0" w:line="240" w:lineRule="auto"/>
    </w:pPr>
  </w:style>
  <w:style w:type="character" w:styleId="CommentReference">
    <w:name w:val="annotation reference"/>
    <w:basedOn w:val="DefaultParagraphFont"/>
    <w:uiPriority w:val="99"/>
    <w:semiHidden/>
    <w:unhideWhenUsed/>
    <w:rsid w:val="00F73BBE"/>
    <w:rPr>
      <w:sz w:val="16"/>
      <w:szCs w:val="16"/>
    </w:rPr>
  </w:style>
  <w:style w:type="paragraph" w:styleId="CommentText">
    <w:name w:val="annotation text"/>
    <w:basedOn w:val="Normal"/>
    <w:link w:val="CommentTextChar"/>
    <w:uiPriority w:val="99"/>
    <w:unhideWhenUsed/>
    <w:rsid w:val="00F73BBE"/>
    <w:pPr>
      <w:spacing w:line="240" w:lineRule="auto"/>
    </w:pPr>
    <w:rPr>
      <w:sz w:val="20"/>
      <w:szCs w:val="20"/>
    </w:rPr>
  </w:style>
  <w:style w:type="character" w:customStyle="1" w:styleId="CommentTextChar">
    <w:name w:val="Comment Text Char"/>
    <w:basedOn w:val="DefaultParagraphFont"/>
    <w:link w:val="CommentText"/>
    <w:uiPriority w:val="99"/>
    <w:rsid w:val="00F73BBE"/>
    <w:rPr>
      <w:sz w:val="20"/>
      <w:szCs w:val="20"/>
    </w:rPr>
  </w:style>
  <w:style w:type="paragraph" w:styleId="CommentSubject">
    <w:name w:val="annotation subject"/>
    <w:basedOn w:val="CommentText"/>
    <w:next w:val="CommentText"/>
    <w:link w:val="CommentSubjectChar"/>
    <w:uiPriority w:val="99"/>
    <w:semiHidden/>
    <w:unhideWhenUsed/>
    <w:rsid w:val="00F73BBE"/>
    <w:rPr>
      <w:b/>
      <w:bCs/>
    </w:rPr>
  </w:style>
  <w:style w:type="character" w:customStyle="1" w:styleId="CommentSubjectChar">
    <w:name w:val="Comment Subject Char"/>
    <w:basedOn w:val="CommentTextChar"/>
    <w:link w:val="CommentSubject"/>
    <w:uiPriority w:val="99"/>
    <w:semiHidden/>
    <w:rsid w:val="00F73BBE"/>
    <w:rPr>
      <w:b/>
      <w:bCs/>
      <w:sz w:val="20"/>
      <w:szCs w:val="20"/>
    </w:rPr>
  </w:style>
  <w:style w:type="table" w:styleId="TableGrid">
    <w:name w:val="Table Grid"/>
    <w:basedOn w:val="TableNormal"/>
    <w:uiPriority w:val="39"/>
    <w:rsid w:val="00792C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D710A0"/>
    <w:pPr>
      <w:spacing w:after="0"/>
      <w:jc w:val="center"/>
    </w:pPr>
    <w:rPr>
      <w:rFonts w:ascii="Calibri" w:hAnsi="Calibri" w:cs="Calibri"/>
      <w:noProof/>
    </w:rPr>
  </w:style>
  <w:style w:type="character" w:customStyle="1" w:styleId="NoSpacingChar">
    <w:name w:val="No Spacing Char"/>
    <w:basedOn w:val="DefaultParagraphFont"/>
    <w:link w:val="NoSpacing"/>
    <w:uiPriority w:val="1"/>
    <w:rsid w:val="00D710A0"/>
  </w:style>
  <w:style w:type="character" w:customStyle="1" w:styleId="EndNoteBibliographyTitleChar">
    <w:name w:val="EndNote Bibliography Title Char"/>
    <w:basedOn w:val="NoSpacingChar"/>
    <w:link w:val="EndNoteBibliographyTitle"/>
    <w:rsid w:val="00D710A0"/>
    <w:rPr>
      <w:rFonts w:ascii="Calibri" w:hAnsi="Calibri" w:cs="Calibri"/>
      <w:noProof/>
    </w:rPr>
  </w:style>
  <w:style w:type="paragraph" w:customStyle="1" w:styleId="EndNoteBibliography">
    <w:name w:val="EndNote Bibliography"/>
    <w:basedOn w:val="Normal"/>
    <w:link w:val="EndNoteBibliographyChar"/>
    <w:rsid w:val="00D710A0"/>
    <w:pPr>
      <w:spacing w:line="240" w:lineRule="auto"/>
    </w:pPr>
    <w:rPr>
      <w:rFonts w:ascii="Calibri" w:hAnsi="Calibri" w:cs="Calibri"/>
      <w:noProof/>
    </w:rPr>
  </w:style>
  <w:style w:type="character" w:customStyle="1" w:styleId="EndNoteBibliographyChar">
    <w:name w:val="EndNote Bibliography Char"/>
    <w:basedOn w:val="NoSpacingChar"/>
    <w:link w:val="EndNoteBibliography"/>
    <w:rsid w:val="00D710A0"/>
    <w:rPr>
      <w:rFonts w:ascii="Calibri" w:hAnsi="Calibri" w:cs="Calibri"/>
      <w:noProof/>
    </w:rPr>
  </w:style>
  <w:style w:type="character" w:styleId="Hyperlink">
    <w:name w:val="Hyperlink"/>
    <w:basedOn w:val="DefaultParagraphFont"/>
    <w:uiPriority w:val="99"/>
    <w:unhideWhenUsed/>
    <w:rsid w:val="003D2455"/>
    <w:rPr>
      <w:color w:val="0563C1" w:themeColor="hyperlink"/>
      <w:u w:val="single"/>
    </w:rPr>
  </w:style>
  <w:style w:type="character" w:styleId="UnresolvedMention">
    <w:name w:val="Unresolved Mention"/>
    <w:basedOn w:val="DefaultParagraphFont"/>
    <w:uiPriority w:val="99"/>
    <w:semiHidden/>
    <w:unhideWhenUsed/>
    <w:rsid w:val="003D2455"/>
    <w:rPr>
      <w:color w:val="605E5C"/>
      <w:shd w:val="clear" w:color="auto" w:fill="E1DFDD"/>
    </w:rPr>
  </w:style>
  <w:style w:type="paragraph" w:styleId="Header">
    <w:name w:val="header"/>
    <w:basedOn w:val="Normal"/>
    <w:link w:val="HeaderChar"/>
    <w:uiPriority w:val="99"/>
    <w:unhideWhenUsed/>
    <w:rsid w:val="00EB55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55B9"/>
  </w:style>
  <w:style w:type="paragraph" w:styleId="Footer">
    <w:name w:val="footer"/>
    <w:basedOn w:val="Normal"/>
    <w:link w:val="FooterChar"/>
    <w:uiPriority w:val="99"/>
    <w:unhideWhenUsed/>
    <w:rsid w:val="00EB55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55B9"/>
  </w:style>
  <w:style w:type="paragraph" w:styleId="HTMLPreformatted">
    <w:name w:val="HTML Preformatted"/>
    <w:basedOn w:val="Normal"/>
    <w:link w:val="HTMLPreformattedChar"/>
    <w:uiPriority w:val="99"/>
    <w:semiHidden/>
    <w:unhideWhenUsed/>
    <w:rsid w:val="00132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132CED"/>
    <w:rPr>
      <w:rFonts w:ascii="Courier New" w:eastAsia="Times New Roman" w:hAnsi="Courier New" w:cs="Courier New"/>
      <w:sz w:val="20"/>
      <w:szCs w:val="20"/>
      <w:lang w:eastAsia="en-US"/>
    </w:rPr>
  </w:style>
  <w:style w:type="character" w:customStyle="1" w:styleId="pl-e">
    <w:name w:val="pl-e"/>
    <w:basedOn w:val="DefaultParagraphFont"/>
    <w:rsid w:val="00132CED"/>
  </w:style>
  <w:style w:type="character" w:customStyle="1" w:styleId="pl-k">
    <w:name w:val="pl-k"/>
    <w:basedOn w:val="DefaultParagraphFont"/>
    <w:rsid w:val="00132CED"/>
  </w:style>
  <w:style w:type="character" w:customStyle="1" w:styleId="pl-s">
    <w:name w:val="pl-s"/>
    <w:basedOn w:val="DefaultParagraphFont"/>
    <w:rsid w:val="00132CED"/>
  </w:style>
  <w:style w:type="character" w:customStyle="1" w:styleId="pl-pds">
    <w:name w:val="pl-pds"/>
    <w:basedOn w:val="DefaultParagraphFont"/>
    <w:rsid w:val="00132CED"/>
  </w:style>
  <w:style w:type="character" w:customStyle="1" w:styleId="Heading2Char">
    <w:name w:val="Heading 2 Char"/>
    <w:basedOn w:val="DefaultParagraphFont"/>
    <w:link w:val="Heading2"/>
    <w:uiPriority w:val="9"/>
    <w:rsid w:val="00C81F1B"/>
    <w:rPr>
      <w:rFonts w:ascii="Times New Roman" w:eastAsiaTheme="majorEastAsia" w:hAnsi="Times New Roman" w:cstheme="majorBidi"/>
      <w:i/>
      <w:sz w:val="24"/>
      <w:szCs w:val="26"/>
    </w:rPr>
  </w:style>
  <w:style w:type="character" w:styleId="PlaceholderText">
    <w:name w:val="Placeholder Text"/>
    <w:basedOn w:val="DefaultParagraphFont"/>
    <w:uiPriority w:val="99"/>
    <w:semiHidden/>
    <w:rsid w:val="00995E10"/>
    <w:rPr>
      <w:color w:val="808080"/>
    </w:rPr>
  </w:style>
  <w:style w:type="character" w:styleId="FollowedHyperlink">
    <w:name w:val="FollowedHyperlink"/>
    <w:basedOn w:val="DefaultParagraphFont"/>
    <w:uiPriority w:val="99"/>
    <w:semiHidden/>
    <w:unhideWhenUsed/>
    <w:rsid w:val="008D37EB"/>
    <w:rPr>
      <w:color w:val="954F72" w:themeColor="followedHyperlink"/>
      <w:u w:val="single"/>
    </w:rPr>
  </w:style>
  <w:style w:type="character" w:styleId="LineNumber">
    <w:name w:val="line number"/>
    <w:basedOn w:val="DefaultParagraphFont"/>
    <w:uiPriority w:val="99"/>
    <w:semiHidden/>
    <w:unhideWhenUsed/>
    <w:rsid w:val="00530265"/>
  </w:style>
  <w:style w:type="paragraph" w:styleId="Revision">
    <w:name w:val="Revision"/>
    <w:hidden/>
    <w:uiPriority w:val="99"/>
    <w:semiHidden/>
    <w:rsid w:val="006F1DE6"/>
    <w:pPr>
      <w:spacing w:after="0" w:line="240" w:lineRule="auto"/>
    </w:pPr>
  </w:style>
  <w:style w:type="paragraph" w:styleId="NormalWeb">
    <w:name w:val="Normal (Web)"/>
    <w:basedOn w:val="Normal"/>
    <w:uiPriority w:val="99"/>
    <w:semiHidden/>
    <w:unhideWhenUsed/>
    <w:rsid w:val="00EE0EA4"/>
    <w:pPr>
      <w:spacing w:before="100" w:beforeAutospacing="1" w:after="100" w:afterAutospacing="1" w:line="240" w:lineRule="auto"/>
    </w:pPr>
    <w:rPr>
      <w:rFonts w:ascii="Times New Roman" w:eastAsia="Times New Roman"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642069">
      <w:bodyDiv w:val="1"/>
      <w:marLeft w:val="0"/>
      <w:marRight w:val="0"/>
      <w:marTop w:val="0"/>
      <w:marBottom w:val="0"/>
      <w:divBdr>
        <w:top w:val="none" w:sz="0" w:space="0" w:color="auto"/>
        <w:left w:val="none" w:sz="0" w:space="0" w:color="auto"/>
        <w:bottom w:val="none" w:sz="0" w:space="0" w:color="auto"/>
        <w:right w:val="none" w:sz="0" w:space="0" w:color="auto"/>
      </w:divBdr>
      <w:divsChild>
        <w:div w:id="305164483">
          <w:marLeft w:val="0"/>
          <w:marRight w:val="0"/>
          <w:marTop w:val="0"/>
          <w:marBottom w:val="0"/>
          <w:divBdr>
            <w:top w:val="none" w:sz="0" w:space="0" w:color="auto"/>
            <w:left w:val="none" w:sz="0" w:space="0" w:color="auto"/>
            <w:bottom w:val="none" w:sz="0" w:space="0" w:color="auto"/>
            <w:right w:val="none" w:sz="0" w:space="0" w:color="auto"/>
          </w:divBdr>
          <w:divsChild>
            <w:div w:id="896278504">
              <w:marLeft w:val="0"/>
              <w:marRight w:val="0"/>
              <w:marTop w:val="0"/>
              <w:marBottom w:val="0"/>
              <w:divBdr>
                <w:top w:val="none" w:sz="0" w:space="0" w:color="auto"/>
                <w:left w:val="none" w:sz="0" w:space="0" w:color="auto"/>
                <w:bottom w:val="none" w:sz="0" w:space="0" w:color="auto"/>
                <w:right w:val="none" w:sz="0" w:space="0" w:color="auto"/>
              </w:divBdr>
              <w:divsChild>
                <w:div w:id="17970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93541">
      <w:bodyDiv w:val="1"/>
      <w:marLeft w:val="0"/>
      <w:marRight w:val="0"/>
      <w:marTop w:val="0"/>
      <w:marBottom w:val="0"/>
      <w:divBdr>
        <w:top w:val="none" w:sz="0" w:space="0" w:color="auto"/>
        <w:left w:val="none" w:sz="0" w:space="0" w:color="auto"/>
        <w:bottom w:val="none" w:sz="0" w:space="0" w:color="auto"/>
        <w:right w:val="none" w:sz="0" w:space="0" w:color="auto"/>
      </w:divBdr>
    </w:div>
    <w:div w:id="349110722">
      <w:bodyDiv w:val="1"/>
      <w:marLeft w:val="0"/>
      <w:marRight w:val="0"/>
      <w:marTop w:val="0"/>
      <w:marBottom w:val="0"/>
      <w:divBdr>
        <w:top w:val="none" w:sz="0" w:space="0" w:color="auto"/>
        <w:left w:val="none" w:sz="0" w:space="0" w:color="auto"/>
        <w:bottom w:val="none" w:sz="0" w:space="0" w:color="auto"/>
        <w:right w:val="none" w:sz="0" w:space="0" w:color="auto"/>
      </w:divBdr>
    </w:div>
    <w:div w:id="389155107">
      <w:bodyDiv w:val="1"/>
      <w:marLeft w:val="0"/>
      <w:marRight w:val="0"/>
      <w:marTop w:val="0"/>
      <w:marBottom w:val="0"/>
      <w:divBdr>
        <w:top w:val="none" w:sz="0" w:space="0" w:color="auto"/>
        <w:left w:val="none" w:sz="0" w:space="0" w:color="auto"/>
        <w:bottom w:val="none" w:sz="0" w:space="0" w:color="auto"/>
        <w:right w:val="none" w:sz="0" w:space="0" w:color="auto"/>
      </w:divBdr>
    </w:div>
    <w:div w:id="407115788">
      <w:bodyDiv w:val="1"/>
      <w:marLeft w:val="0"/>
      <w:marRight w:val="0"/>
      <w:marTop w:val="0"/>
      <w:marBottom w:val="0"/>
      <w:divBdr>
        <w:top w:val="none" w:sz="0" w:space="0" w:color="auto"/>
        <w:left w:val="none" w:sz="0" w:space="0" w:color="auto"/>
        <w:bottom w:val="none" w:sz="0" w:space="0" w:color="auto"/>
        <w:right w:val="none" w:sz="0" w:space="0" w:color="auto"/>
      </w:divBdr>
    </w:div>
    <w:div w:id="443811072">
      <w:bodyDiv w:val="1"/>
      <w:marLeft w:val="0"/>
      <w:marRight w:val="0"/>
      <w:marTop w:val="0"/>
      <w:marBottom w:val="0"/>
      <w:divBdr>
        <w:top w:val="none" w:sz="0" w:space="0" w:color="auto"/>
        <w:left w:val="none" w:sz="0" w:space="0" w:color="auto"/>
        <w:bottom w:val="none" w:sz="0" w:space="0" w:color="auto"/>
        <w:right w:val="none" w:sz="0" w:space="0" w:color="auto"/>
      </w:divBdr>
    </w:div>
    <w:div w:id="740954287">
      <w:bodyDiv w:val="1"/>
      <w:marLeft w:val="0"/>
      <w:marRight w:val="0"/>
      <w:marTop w:val="0"/>
      <w:marBottom w:val="0"/>
      <w:divBdr>
        <w:top w:val="none" w:sz="0" w:space="0" w:color="auto"/>
        <w:left w:val="none" w:sz="0" w:space="0" w:color="auto"/>
        <w:bottom w:val="none" w:sz="0" w:space="0" w:color="auto"/>
        <w:right w:val="none" w:sz="0" w:space="0" w:color="auto"/>
      </w:divBdr>
    </w:div>
    <w:div w:id="803498095">
      <w:bodyDiv w:val="1"/>
      <w:marLeft w:val="0"/>
      <w:marRight w:val="0"/>
      <w:marTop w:val="0"/>
      <w:marBottom w:val="0"/>
      <w:divBdr>
        <w:top w:val="none" w:sz="0" w:space="0" w:color="auto"/>
        <w:left w:val="none" w:sz="0" w:space="0" w:color="auto"/>
        <w:bottom w:val="none" w:sz="0" w:space="0" w:color="auto"/>
        <w:right w:val="none" w:sz="0" w:space="0" w:color="auto"/>
      </w:divBdr>
    </w:div>
    <w:div w:id="807405495">
      <w:bodyDiv w:val="1"/>
      <w:marLeft w:val="0"/>
      <w:marRight w:val="0"/>
      <w:marTop w:val="0"/>
      <w:marBottom w:val="0"/>
      <w:divBdr>
        <w:top w:val="none" w:sz="0" w:space="0" w:color="auto"/>
        <w:left w:val="none" w:sz="0" w:space="0" w:color="auto"/>
        <w:bottom w:val="none" w:sz="0" w:space="0" w:color="auto"/>
        <w:right w:val="none" w:sz="0" w:space="0" w:color="auto"/>
      </w:divBdr>
      <w:divsChild>
        <w:div w:id="1096443559">
          <w:marLeft w:val="0"/>
          <w:marRight w:val="0"/>
          <w:marTop w:val="0"/>
          <w:marBottom w:val="0"/>
          <w:divBdr>
            <w:top w:val="none" w:sz="0" w:space="0" w:color="auto"/>
            <w:left w:val="none" w:sz="0" w:space="0" w:color="auto"/>
            <w:bottom w:val="none" w:sz="0" w:space="0" w:color="auto"/>
            <w:right w:val="none" w:sz="0" w:space="0" w:color="auto"/>
          </w:divBdr>
          <w:divsChild>
            <w:div w:id="480148964">
              <w:marLeft w:val="0"/>
              <w:marRight w:val="0"/>
              <w:marTop w:val="0"/>
              <w:marBottom w:val="0"/>
              <w:divBdr>
                <w:top w:val="none" w:sz="0" w:space="0" w:color="auto"/>
                <w:left w:val="none" w:sz="0" w:space="0" w:color="auto"/>
                <w:bottom w:val="none" w:sz="0" w:space="0" w:color="auto"/>
                <w:right w:val="none" w:sz="0" w:space="0" w:color="auto"/>
              </w:divBdr>
              <w:divsChild>
                <w:div w:id="130176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916309">
      <w:bodyDiv w:val="1"/>
      <w:marLeft w:val="0"/>
      <w:marRight w:val="0"/>
      <w:marTop w:val="0"/>
      <w:marBottom w:val="0"/>
      <w:divBdr>
        <w:top w:val="none" w:sz="0" w:space="0" w:color="auto"/>
        <w:left w:val="none" w:sz="0" w:space="0" w:color="auto"/>
        <w:bottom w:val="none" w:sz="0" w:space="0" w:color="auto"/>
        <w:right w:val="none" w:sz="0" w:space="0" w:color="auto"/>
      </w:divBdr>
      <w:divsChild>
        <w:div w:id="1806703706">
          <w:marLeft w:val="480"/>
          <w:marRight w:val="0"/>
          <w:marTop w:val="0"/>
          <w:marBottom w:val="0"/>
          <w:divBdr>
            <w:top w:val="none" w:sz="0" w:space="0" w:color="auto"/>
            <w:left w:val="none" w:sz="0" w:space="0" w:color="auto"/>
            <w:bottom w:val="none" w:sz="0" w:space="0" w:color="auto"/>
            <w:right w:val="none" w:sz="0" w:space="0" w:color="auto"/>
          </w:divBdr>
          <w:divsChild>
            <w:div w:id="169904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969439">
      <w:bodyDiv w:val="1"/>
      <w:marLeft w:val="0"/>
      <w:marRight w:val="0"/>
      <w:marTop w:val="0"/>
      <w:marBottom w:val="0"/>
      <w:divBdr>
        <w:top w:val="none" w:sz="0" w:space="0" w:color="auto"/>
        <w:left w:val="none" w:sz="0" w:space="0" w:color="auto"/>
        <w:bottom w:val="none" w:sz="0" w:space="0" w:color="auto"/>
        <w:right w:val="none" w:sz="0" w:space="0" w:color="auto"/>
      </w:divBdr>
    </w:div>
    <w:div w:id="1552155973">
      <w:bodyDiv w:val="1"/>
      <w:marLeft w:val="0"/>
      <w:marRight w:val="0"/>
      <w:marTop w:val="0"/>
      <w:marBottom w:val="0"/>
      <w:divBdr>
        <w:top w:val="none" w:sz="0" w:space="0" w:color="auto"/>
        <w:left w:val="none" w:sz="0" w:space="0" w:color="auto"/>
        <w:bottom w:val="none" w:sz="0" w:space="0" w:color="auto"/>
        <w:right w:val="none" w:sz="0" w:space="0" w:color="auto"/>
      </w:divBdr>
    </w:div>
    <w:div w:id="1628391963">
      <w:bodyDiv w:val="1"/>
      <w:marLeft w:val="0"/>
      <w:marRight w:val="0"/>
      <w:marTop w:val="0"/>
      <w:marBottom w:val="0"/>
      <w:divBdr>
        <w:top w:val="none" w:sz="0" w:space="0" w:color="auto"/>
        <w:left w:val="none" w:sz="0" w:space="0" w:color="auto"/>
        <w:bottom w:val="none" w:sz="0" w:space="0" w:color="auto"/>
        <w:right w:val="none" w:sz="0" w:space="0" w:color="auto"/>
      </w:divBdr>
    </w:div>
    <w:div w:id="1686243438">
      <w:bodyDiv w:val="1"/>
      <w:marLeft w:val="0"/>
      <w:marRight w:val="0"/>
      <w:marTop w:val="0"/>
      <w:marBottom w:val="0"/>
      <w:divBdr>
        <w:top w:val="none" w:sz="0" w:space="0" w:color="auto"/>
        <w:left w:val="none" w:sz="0" w:space="0" w:color="auto"/>
        <w:bottom w:val="none" w:sz="0" w:space="0" w:color="auto"/>
        <w:right w:val="none" w:sz="0" w:space="0" w:color="auto"/>
      </w:divBdr>
    </w:div>
    <w:div w:id="1773086879">
      <w:bodyDiv w:val="1"/>
      <w:marLeft w:val="0"/>
      <w:marRight w:val="0"/>
      <w:marTop w:val="0"/>
      <w:marBottom w:val="0"/>
      <w:divBdr>
        <w:top w:val="none" w:sz="0" w:space="0" w:color="auto"/>
        <w:left w:val="none" w:sz="0" w:space="0" w:color="auto"/>
        <w:bottom w:val="none" w:sz="0" w:space="0" w:color="auto"/>
        <w:right w:val="none" w:sz="0" w:space="0" w:color="auto"/>
      </w:divBdr>
    </w:div>
    <w:div w:id="1828597321">
      <w:bodyDiv w:val="1"/>
      <w:marLeft w:val="0"/>
      <w:marRight w:val="0"/>
      <w:marTop w:val="0"/>
      <w:marBottom w:val="0"/>
      <w:divBdr>
        <w:top w:val="none" w:sz="0" w:space="0" w:color="auto"/>
        <w:left w:val="none" w:sz="0" w:space="0" w:color="auto"/>
        <w:bottom w:val="none" w:sz="0" w:space="0" w:color="auto"/>
        <w:right w:val="none" w:sz="0" w:space="0" w:color="auto"/>
      </w:divBdr>
    </w:div>
    <w:div w:id="2144276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arthengine.google.com/" TargetMode="External"/><Relationship Id="rId18" Type="http://schemas.openxmlformats.org/officeDocument/2006/relationships/image" Target="media/image4.jpeg"/><Relationship Id="rId26" Type="http://schemas.openxmlformats.org/officeDocument/2006/relationships/hyperlink" Target="https://CRAN.R-project.org/package=crayon" TargetMode="External"/><Relationship Id="rId39" Type="http://schemas.openxmlformats.org/officeDocument/2006/relationships/theme" Target="theme/theme1.xml"/><Relationship Id="rId21" Type="http://schemas.openxmlformats.org/officeDocument/2006/relationships/image" Target="media/image7.jpeg"/><Relationship Id="rId34" Type="http://schemas.openxmlformats.org/officeDocument/2006/relationships/hyperlink" Target="https://CRAN.R-project.org/package=dplyr" TargetMode="Externa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3.jpeg"/><Relationship Id="rId25" Type="http://schemas.openxmlformats.org/officeDocument/2006/relationships/hyperlink" Target="https://CRAN.R-project.org/package=zyp" TargetMode="External"/><Relationship Id="rId33" Type="http://schemas.openxmlformats.org/officeDocument/2006/relationships/hyperlink" Target="https://CRAN.R-project.org/package=tidyr" TargetMode="Externa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s://code.earthengine.google.com/tasks" TargetMode="External"/><Relationship Id="rId20" Type="http://schemas.openxmlformats.org/officeDocument/2006/relationships/image" Target="media/image6.jpeg"/><Relationship Id="rId29" Type="http://schemas.openxmlformats.org/officeDocument/2006/relationships/hyperlink" Target="https://CRAN.R-project.org/package=purr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s://CRAN.R-project.org/package=R.utils" TargetMode="External"/><Relationship Id="rId32" Type="http://schemas.openxmlformats.org/officeDocument/2006/relationships/hyperlink" Target="https://CRAN.R-project.org/package=stringr"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hyperlink" Target="https://CRAN.R-project.org/package=magrittr" TargetMode="External"/><Relationship Id="rId28" Type="http://schemas.openxmlformats.org/officeDocument/2006/relationships/hyperlink" Target="https://CRAN.R-project.org/package=data.table" TargetMode="External"/><Relationship Id="rId36" Type="http://schemas.openxmlformats.org/officeDocument/2006/relationships/footer" Target="footer1.xml"/><Relationship Id="rId10" Type="http://schemas.microsoft.com/office/2016/09/relationships/commentsIds" Target="commentsIds.xml"/><Relationship Id="rId19" Type="http://schemas.openxmlformats.org/officeDocument/2006/relationships/image" Target="media/image5.jpeg"/><Relationship Id="rId31" Type="http://schemas.openxmlformats.org/officeDocument/2006/relationships/hyperlink" Target="https://CRAN.R-project.org/package=ggpubr"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r-spatial.github.io/rgee/" TargetMode="External"/><Relationship Id="rId22" Type="http://schemas.openxmlformats.org/officeDocument/2006/relationships/hyperlink" Target="https://CRAN.R-project.org/package=mapview" TargetMode="External"/><Relationship Id="rId27" Type="http://schemas.openxmlformats.org/officeDocument/2006/relationships/hyperlink" Target="https://CRAN.R-project.org/package=landsat8" TargetMode="External"/><Relationship Id="rId30" Type="http://schemas.openxmlformats.org/officeDocument/2006/relationships/hyperlink" Target="https://doi.org/10.5067/NV34YUIXLP9W" TargetMode="External"/><Relationship Id="rId35" Type="http://schemas.openxmlformats.org/officeDocument/2006/relationships/header" Target="header1.xml"/><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F3940A-05ED-415D-B2CD-4DA7126129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23</Pages>
  <Words>18262</Words>
  <Characters>104094</Characters>
  <Application>Microsoft Office Word</Application>
  <DocSecurity>0</DocSecurity>
  <Lines>867</Lines>
  <Paragraphs>244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Logan Berner</dc:creator>
  <cp:keywords/>
  <dc:description/>
  <cp:lastModifiedBy>Jakob Johann Assmann</cp:lastModifiedBy>
  <cp:revision>728</cp:revision>
  <dcterms:created xsi:type="dcterms:W3CDTF">2021-09-08T18:41:00Z</dcterms:created>
  <dcterms:modified xsi:type="dcterms:W3CDTF">2022-01-28T16:54:00Z</dcterms:modified>
</cp:coreProperties>
</file>