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4D835B6E" w14:textId="5DA7DD49" w:rsidR="00870CD6" w:rsidRPr="00792C3C" w:rsidRDefault="007A1C82" w:rsidP="00710AEA">
      <w:pPr>
        <w:pStyle w:val="NoSpacing"/>
        <w:rPr>
          <w:rFonts w:ascii="Times New Roman" w:hAnsi="Times New Roman" w:cs="Times New Roman"/>
          <w:sz w:val="24"/>
          <w:szCs w:val="24"/>
        </w:rPr>
      </w:pPr>
      <w:r w:rsidRPr="00792C3C">
        <w:rPr>
          <w:rFonts w:ascii="Times New Roman" w:hAnsi="Times New Roman" w:cs="Times New Roman"/>
          <w:sz w:val="24"/>
          <w:szCs w:val="24"/>
        </w:rPr>
        <w:t xml:space="preserve">Earth-observing satellites are crucial for </w:t>
      </w:r>
      <w:r w:rsidR="00891554">
        <w:rPr>
          <w:rFonts w:ascii="Times New Roman" w:hAnsi="Times New Roman" w:cs="Times New Roman"/>
          <w:sz w:val="24"/>
          <w:szCs w:val="24"/>
        </w:rPr>
        <w:t xml:space="preserve">assessing and </w:t>
      </w:r>
      <w:r w:rsidRPr="00792C3C">
        <w:rPr>
          <w:rFonts w:ascii="Times New Roman" w:hAnsi="Times New Roman" w:cs="Times New Roman"/>
          <w:sz w:val="24"/>
          <w:szCs w:val="24"/>
        </w:rPr>
        <w:t xml:space="preserve">monitoring </w:t>
      </w:r>
      <w:r w:rsidR="006D7A74" w:rsidRPr="00792C3C">
        <w:rPr>
          <w:rFonts w:ascii="Times New Roman" w:hAnsi="Times New Roman" w:cs="Times New Roman"/>
          <w:sz w:val="24"/>
          <w:szCs w:val="24"/>
        </w:rPr>
        <w:t>global ecosystems</w:t>
      </w:r>
      <w:r w:rsidRPr="00792C3C">
        <w:rPr>
          <w:rFonts w:ascii="Times New Roman" w:hAnsi="Times New Roman" w:cs="Times New Roman"/>
          <w:sz w:val="24"/>
          <w:szCs w:val="24"/>
        </w:rPr>
        <w:t>. The Landsat satellite</w:t>
      </w:r>
      <w:r w:rsidR="009627D5">
        <w:rPr>
          <w:rFonts w:ascii="Times New Roman" w:hAnsi="Times New Roman" w:cs="Times New Roman"/>
          <w:sz w:val="24"/>
          <w:szCs w:val="24"/>
        </w:rPr>
        <w:t>s</w:t>
      </w:r>
      <w:r w:rsidRPr="00792C3C">
        <w:rPr>
          <w:rFonts w:ascii="Times New Roman" w:hAnsi="Times New Roman" w:cs="Times New Roman"/>
          <w:sz w:val="24"/>
          <w:szCs w:val="24"/>
        </w:rPr>
        <w:t xml:space="preserve"> provid</w:t>
      </w:r>
      <w:r w:rsidR="00891554">
        <w:rPr>
          <w:rFonts w:ascii="Times New Roman" w:hAnsi="Times New Roman" w:cs="Times New Roman"/>
          <w:sz w:val="24"/>
          <w:szCs w:val="24"/>
        </w:rPr>
        <w:t>e</w:t>
      </w:r>
      <w:r w:rsidRPr="00792C3C">
        <w:rPr>
          <w:rFonts w:ascii="Times New Roman" w:hAnsi="Times New Roman" w:cs="Times New Roman"/>
          <w:sz w:val="24"/>
          <w:szCs w:val="24"/>
        </w:rPr>
        <w:t xml:space="preserve"> </w:t>
      </w:r>
      <w:r w:rsidR="006D7A74" w:rsidRPr="00792C3C">
        <w:rPr>
          <w:rFonts w:ascii="Times New Roman" w:hAnsi="Times New Roman" w:cs="Times New Roman"/>
          <w:sz w:val="24"/>
          <w:szCs w:val="24"/>
        </w:rPr>
        <w:t>near global surface reflectance measurements since the early 1980s</w:t>
      </w:r>
      <w:r w:rsidR="00891554">
        <w:rPr>
          <w:rFonts w:ascii="Times New Roman" w:hAnsi="Times New Roman" w:cs="Times New Roman"/>
          <w:sz w:val="24"/>
          <w:szCs w:val="24"/>
        </w:rPr>
        <w:t xml:space="preserve"> and are thus a </w:t>
      </w:r>
      <w:r w:rsidR="00891554" w:rsidRPr="00792C3C">
        <w:rPr>
          <w:rFonts w:ascii="Times New Roman" w:hAnsi="Times New Roman" w:cs="Times New Roman"/>
          <w:sz w:val="24"/>
          <w:szCs w:val="24"/>
        </w:rPr>
        <w:t>corne</w:t>
      </w:r>
      <w:r w:rsidR="009B4E3B">
        <w:rPr>
          <w:rFonts w:ascii="Times New Roman" w:hAnsi="Times New Roman" w:cs="Times New Roman"/>
          <w:sz w:val="24"/>
          <w:szCs w:val="24"/>
        </w:rPr>
        <w:t>r</w:t>
      </w:r>
      <w:r w:rsidR="00891554" w:rsidRPr="00792C3C">
        <w:rPr>
          <w:rFonts w:ascii="Times New Roman" w:hAnsi="Times New Roman" w:cs="Times New Roman"/>
          <w:sz w:val="24"/>
          <w:szCs w:val="24"/>
        </w:rPr>
        <w:t>stone of</w:t>
      </w:r>
      <w:r w:rsidR="00891554">
        <w:rPr>
          <w:rFonts w:ascii="Times New Roman" w:hAnsi="Times New Roman" w:cs="Times New Roman"/>
          <w:sz w:val="24"/>
          <w:szCs w:val="24"/>
        </w:rPr>
        <w:t xml:space="preserve"> remotely-sensed ecological assessments. Landsat </w:t>
      </w:r>
      <w:r w:rsidR="00BF5EB9" w:rsidRPr="00792C3C">
        <w:rPr>
          <w:rFonts w:ascii="Times New Roman" w:hAnsi="Times New Roman" w:cs="Times New Roman"/>
          <w:sz w:val="24"/>
          <w:szCs w:val="24"/>
        </w:rPr>
        <w:t xml:space="preserve">surface reflectance measurements are commonly used to derive </w:t>
      </w:r>
      <w:r w:rsidR="00870CD6" w:rsidRPr="00792C3C">
        <w:rPr>
          <w:rFonts w:ascii="Times New Roman" w:hAnsi="Times New Roman" w:cs="Times New Roman"/>
          <w:sz w:val="24"/>
          <w:szCs w:val="24"/>
        </w:rPr>
        <w:t xml:space="preserve">spectral indices </w:t>
      </w:r>
      <w:r w:rsidR="00BF5EB9" w:rsidRPr="00792C3C">
        <w:rPr>
          <w:rFonts w:ascii="Times New Roman" w:hAnsi="Times New Roman" w:cs="Times New Roman"/>
          <w:sz w:val="24"/>
          <w:szCs w:val="24"/>
        </w:rPr>
        <w:t xml:space="preserve">(e.g., NDVI) that </w:t>
      </w:r>
      <w:r w:rsidR="00222227" w:rsidRPr="00792C3C">
        <w:rPr>
          <w:rFonts w:ascii="Times New Roman" w:hAnsi="Times New Roman" w:cs="Times New Roman"/>
          <w:sz w:val="24"/>
          <w:szCs w:val="24"/>
        </w:rPr>
        <w:t xml:space="preserve">can provide insight into </w:t>
      </w:r>
      <w:r w:rsidR="009B4E3B">
        <w:rPr>
          <w:rFonts w:ascii="Times New Roman" w:hAnsi="Times New Roman" w:cs="Times New Roman"/>
          <w:sz w:val="24"/>
          <w:szCs w:val="24"/>
        </w:rPr>
        <w:t xml:space="preserve">seasonal </w:t>
      </w:r>
      <w:r w:rsidR="00870CD6" w:rsidRPr="00792C3C">
        <w:rPr>
          <w:rFonts w:ascii="Times New Roman" w:hAnsi="Times New Roman" w:cs="Times New Roman"/>
          <w:sz w:val="24"/>
          <w:szCs w:val="24"/>
        </w:rPr>
        <w:t xml:space="preserve">to multi-decadal </w:t>
      </w:r>
      <w:r w:rsidR="00222227" w:rsidRPr="00792C3C">
        <w:rPr>
          <w:rFonts w:ascii="Times New Roman" w:hAnsi="Times New Roman" w:cs="Times New Roman"/>
          <w:sz w:val="24"/>
          <w:szCs w:val="24"/>
        </w:rPr>
        <w:t xml:space="preserve">changes in </w:t>
      </w:r>
      <w:r w:rsidR="00BF5EB9" w:rsidRPr="00792C3C">
        <w:rPr>
          <w:rFonts w:ascii="Times New Roman" w:hAnsi="Times New Roman" w:cs="Times New Roman"/>
          <w:sz w:val="24"/>
          <w:szCs w:val="24"/>
        </w:rPr>
        <w:t xml:space="preserve">ecosystem </w:t>
      </w:r>
      <w:r w:rsidR="00222227" w:rsidRPr="00792C3C">
        <w:rPr>
          <w:rFonts w:ascii="Times New Roman" w:hAnsi="Times New Roman" w:cs="Times New Roman"/>
          <w:sz w:val="24"/>
          <w:szCs w:val="24"/>
        </w:rPr>
        <w:t>biophysical</w:t>
      </w:r>
      <w:r w:rsidR="00BF5EB9" w:rsidRPr="00792C3C">
        <w:rPr>
          <w:rFonts w:ascii="Times New Roman" w:hAnsi="Times New Roman" w:cs="Times New Roman"/>
          <w:sz w:val="24"/>
          <w:szCs w:val="24"/>
        </w:rPr>
        <w:t xml:space="preserve"> </w:t>
      </w:r>
      <w:r w:rsidR="0065746C">
        <w:rPr>
          <w:rFonts w:ascii="Times New Roman" w:hAnsi="Times New Roman" w:cs="Times New Roman"/>
          <w:sz w:val="24"/>
          <w:szCs w:val="24"/>
        </w:rPr>
        <w:t xml:space="preserve">properties </w:t>
      </w:r>
      <w:r w:rsidR="00870CD6" w:rsidRPr="00792C3C">
        <w:rPr>
          <w:rFonts w:ascii="Times New Roman" w:hAnsi="Times New Roman" w:cs="Times New Roman"/>
          <w:sz w:val="24"/>
          <w:szCs w:val="24"/>
        </w:rPr>
        <w:t>such as vegetation greenness</w:t>
      </w:r>
      <w:r w:rsidR="00222227" w:rsidRPr="00792C3C">
        <w:rPr>
          <w:rFonts w:ascii="Times New Roman" w:hAnsi="Times New Roman" w:cs="Times New Roman"/>
          <w:sz w:val="24"/>
          <w:szCs w:val="24"/>
        </w:rPr>
        <w:t>.</w:t>
      </w:r>
      <w:r w:rsidR="00870CD6" w:rsidRPr="00792C3C">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multi-decadal assessments 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D926B6">
        <w:rPr>
          <w:rFonts w:ascii="Times New Roman" w:hAnsi="Times New Roman" w:cs="Times New Roman"/>
          <w:sz w:val="24"/>
          <w:szCs w:val="24"/>
        </w:rPr>
        <w:t xml:space="preserve"> as well as challenges with </w:t>
      </w:r>
      <w:r w:rsidR="00BC2EA0" w:rsidRPr="00792C3C">
        <w:rPr>
          <w:rFonts w:ascii="Times New Roman" w:hAnsi="Times New Roman" w:cs="Times New Roman"/>
          <w:sz w:val="24"/>
          <w:szCs w:val="24"/>
        </w:rPr>
        <w:t>cross-sensor calibration</w:t>
      </w:r>
      <w:r w:rsidR="00D926B6">
        <w:rPr>
          <w:rFonts w:ascii="Times New Roman" w:hAnsi="Times New Roman" w:cs="Times New Roman"/>
          <w:sz w:val="24"/>
          <w:szCs w:val="24"/>
        </w:rPr>
        <w:t xml:space="preserve"> and 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 spectral indices derived from Landsat surface reflectance measurements.</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65746C">
        <w:rPr>
          <w:rFonts w:ascii="Times New Roman" w:hAnsi="Times New Roman" w:cs="Times New Roman"/>
          <w:sz w:val="24"/>
          <w:szCs w:val="24"/>
        </w:rPr>
        <w:t xml:space="preserve">full </w:t>
      </w:r>
      <w:r w:rsidR="0028596A" w:rsidRPr="00792C3C">
        <w:rPr>
          <w:rFonts w:ascii="Times New Roman" w:hAnsi="Times New Roman" w:cs="Times New Roman"/>
          <w:sz w:val="24"/>
          <w:szCs w:val="24"/>
        </w:rPr>
        <w:t xml:space="preserve">data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extraction for </w:t>
      </w:r>
      <w:r w:rsidR="005A303F">
        <w:rPr>
          <w:rFonts w:ascii="Times New Roman" w:hAnsi="Times New Roman" w:cs="Times New Roman"/>
          <w:sz w:val="24"/>
          <w:szCs w:val="24"/>
        </w:rPr>
        <w:t xml:space="preserve">point </w:t>
      </w:r>
      <w:r w:rsidR="0028596A" w:rsidRPr="00792C3C">
        <w:rPr>
          <w:rFonts w:ascii="Times New Roman" w:hAnsi="Times New Roman" w:cs="Times New Roman"/>
          <w:sz w:val="24"/>
          <w:szCs w:val="24"/>
        </w:rPr>
        <w:t xml:space="preserve">sample sites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 xml:space="preserve">(3) phenological modeling, </w:t>
      </w:r>
      <w:r w:rsidR="00E34891" w:rsidRPr="00792C3C">
        <w:rPr>
          <w:rFonts w:ascii="Times New Roman" w:hAnsi="Times New Roman" w:cs="Times New Roman"/>
          <w:sz w:val="24"/>
          <w:szCs w:val="24"/>
        </w:rPr>
        <w:t>and</w:t>
      </w:r>
      <w:r w:rsidR="00E64A9E" w:rsidRPr="00792C3C">
        <w:rPr>
          <w:rFonts w:ascii="Times New Roman" w:hAnsi="Times New Roman" w:cs="Times New Roman"/>
          <w:sz w:val="24"/>
          <w:szCs w:val="24"/>
        </w:rPr>
        <w:t xml:space="preserve"> (4) other aspects of data analysis.</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vegetation greenness since the 1980s across a long-term monitoring area in the Arctic. </w:t>
      </w:r>
      <w:r w:rsidR="00E64A9E" w:rsidRPr="00792C3C">
        <w:rPr>
          <w:rFonts w:ascii="Times New Roman" w:hAnsi="Times New Roman" w:cs="Times New Roman"/>
          <w:sz w:val="24"/>
          <w:szCs w:val="24"/>
        </w:rPr>
        <w:t xml:space="preserve">Overall, </w:t>
      </w:r>
      <w:r w:rsidR="00283C96" w:rsidRPr="00792C3C">
        <w:rPr>
          <w:rFonts w:ascii="Times New Roman" w:hAnsi="Times New Roman" w:cs="Times New Roman"/>
          <w:sz w:val="24"/>
          <w:szCs w:val="24"/>
        </w:rPr>
        <w:t>this software</w:t>
      </w:r>
      <w:r w:rsidR="004A266C" w:rsidRPr="00792C3C">
        <w:rPr>
          <w:rFonts w:ascii="Times New Roman" w:hAnsi="Times New Roman" w:cs="Times New Roman"/>
          <w:sz w:val="24"/>
          <w:szCs w:val="24"/>
        </w:rPr>
        <w:t xml:space="preserve"> provides a suite of functions </w:t>
      </w:r>
      <w:r w:rsidR="008A7E5B" w:rsidRPr="00792C3C">
        <w:rPr>
          <w:rFonts w:ascii="Times New Roman" w:hAnsi="Times New Roman" w:cs="Times New Roman"/>
          <w:sz w:val="24"/>
          <w:szCs w:val="24"/>
        </w:rPr>
        <w:t xml:space="preserve">to </w:t>
      </w:r>
      <w:r w:rsidR="004A266C" w:rsidRPr="00792C3C">
        <w:rPr>
          <w:rFonts w:ascii="Times New Roman" w:hAnsi="Times New Roman" w:cs="Times New Roman"/>
          <w:sz w:val="24"/>
          <w:szCs w:val="24"/>
        </w:rPr>
        <w:t xml:space="preserve">enable broader use of Landsat </w:t>
      </w:r>
      <w:r w:rsidR="00692972">
        <w:rPr>
          <w:rFonts w:ascii="Times New Roman" w:hAnsi="Times New Roman" w:cs="Times New Roman"/>
          <w:sz w:val="24"/>
          <w:szCs w:val="24"/>
        </w:rPr>
        <w:t xml:space="preserve">satellite </w:t>
      </w:r>
      <w:r w:rsidR="004A266C" w:rsidRPr="00792C3C">
        <w:rPr>
          <w:rFonts w:ascii="Times New Roman" w:hAnsi="Times New Roman" w:cs="Times New Roman"/>
          <w:sz w:val="24"/>
          <w:szCs w:val="24"/>
        </w:rPr>
        <w:t xml:space="preserve">data </w:t>
      </w:r>
      <w:r w:rsidR="00692972">
        <w:rPr>
          <w:rFonts w:ascii="Times New Roman" w:hAnsi="Times New Roman" w:cs="Times New Roman"/>
          <w:sz w:val="24"/>
          <w:szCs w:val="24"/>
        </w:rPr>
        <w:t xml:space="preserve">for </w:t>
      </w:r>
      <w:r w:rsidR="009627D5">
        <w:rPr>
          <w:rFonts w:ascii="Times New Roman" w:hAnsi="Times New Roman" w:cs="Times New Roman"/>
          <w:sz w:val="24"/>
          <w:szCs w:val="24"/>
        </w:rPr>
        <w:t xml:space="preserve">the </w:t>
      </w:r>
      <w:r w:rsidR="003A7C5C">
        <w:rPr>
          <w:rFonts w:ascii="Times New Roman" w:hAnsi="Times New Roman" w:cs="Times New Roman"/>
          <w:sz w:val="24"/>
          <w:szCs w:val="24"/>
        </w:rPr>
        <w:t xml:space="preserve">assessment and </w:t>
      </w:r>
      <w:r w:rsidR="004A266C" w:rsidRPr="00792C3C">
        <w:rPr>
          <w:rFonts w:ascii="Times New Roman" w:hAnsi="Times New Roman" w:cs="Times New Roman"/>
          <w:sz w:val="24"/>
          <w:szCs w:val="24"/>
        </w:rPr>
        <w:t>monitoring</w:t>
      </w:r>
      <w:r w:rsidR="00692972">
        <w:rPr>
          <w:rFonts w:ascii="Times New Roman" w:hAnsi="Times New Roman" w:cs="Times New Roman"/>
          <w:sz w:val="24"/>
          <w:szCs w:val="24"/>
        </w:rPr>
        <w:t xml:space="preserve"> of vegetation greenness over the past four decades across </w:t>
      </w:r>
      <w:r w:rsidR="00F42544">
        <w:rPr>
          <w:rFonts w:ascii="Times New Roman" w:hAnsi="Times New Roman" w:cs="Times New Roman"/>
          <w:sz w:val="24"/>
          <w:szCs w:val="24"/>
        </w:rPr>
        <w:t xml:space="preserve">local to global geographic </w:t>
      </w:r>
      <w:r w:rsidR="00692972">
        <w:rPr>
          <w:rFonts w:ascii="Times New Roman" w:hAnsi="Times New Roman" w:cs="Times New Roman"/>
          <w:sz w:val="24"/>
          <w:szCs w:val="24"/>
        </w:rPr>
        <w:t>extents.</w:t>
      </w:r>
      <w:r w:rsidR="004A266C"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0"/>
      <w:r w:rsidRPr="00792C3C">
        <w:t>Background</w:t>
      </w:r>
      <w:commentRangeEnd w:id="0"/>
      <w:r w:rsidR="00F73BBE" w:rsidRPr="00792C3C">
        <w:rPr>
          <w:rStyle w:val="CommentReference"/>
          <w:sz w:val="24"/>
          <w:szCs w:val="24"/>
        </w:rPr>
        <w:commentReference w:id="0"/>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2983239D"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683754">
        <w:rPr>
          <w:rFonts w:ascii="Times New Roman" w:hAnsi="Times New Roman" w:cs="Times New Roman"/>
          <w:sz w:val="24"/>
          <w:szCs w:val="24"/>
        </w:rPr>
        <w:t>understanding</w:t>
      </w:r>
      <w:r w:rsidR="00D710A0">
        <w:rPr>
          <w:rFonts w:ascii="Times New Roman" w:hAnsi="Times New Roman" w:cs="Times New Roman"/>
          <w:sz w:val="24"/>
          <w:szCs w:val="24"/>
        </w:rPr>
        <w:t xml:space="preserve"> 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891554">
        <w:rPr>
          <w:rFonts w:ascii="Times New Roman" w:hAnsi="Times New Roman" w:cs="Times New Roman"/>
          <w:sz w:val="24"/>
          <w:szCs w:val="24"/>
        </w:rPr>
        <w:t>land sur</w:t>
      </w:r>
      <w:r>
        <w:rPr>
          <w:rFonts w:ascii="Times New Roman" w:hAnsi="Times New Roman" w:cs="Times New Roman"/>
          <w:sz w:val="24"/>
          <w:szCs w:val="24"/>
        </w:rPr>
        <w:t>face</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has 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designed for land surface 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&lt;EndNote&gt;&lt;Cite&gt;&lt;Author&gt;Hansen&lt;/Author&gt;&lt;Year&gt;2013&lt;/Year&gt;&lt;RecNum&gt;3411&lt;/RecNum&gt;&lt;DisplayText&gt;(Hansen et al. 2013)&lt;/DisplayText&gt;&lt;record&gt;&lt;rec-number&gt;3411&lt;/rec-number&gt;&lt;foreign-keys&gt;&lt;key app="EN" db-id="przrz2xfys0et6es02qx0adprs59z2erxf5t" timestamp="0"&gt;3411&lt;/key&gt;&lt;/foreign-keys&gt;&lt;ref-type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lt;/secondary-title&gt;&lt;/titles&gt;&lt;periodical&gt;&lt;full-title&gt;science&lt;/full-title&gt;&lt;/periodical&gt;&lt;pages&gt;850&lt;/pages&gt;&lt;volume&gt;342&lt;/volume&gt;&lt;number&gt;6160&lt;/number&gt;&lt;dates&gt;&lt;year&gt;2013&lt;/year&gt;&lt;/dates&gt;&lt;work-type&gt;10.1126/science.1244693&lt;/work-type&gt;&lt;urls&gt;&lt;related-urls&gt;&lt;url&gt;http://science.sciencemag.org/content/342/6160/850.abstract&lt;/url&gt;&lt;/related-urls&gt;&lt;/urls&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evaluating long-term changes in vegetation greenness that provide insight into </w:t>
      </w:r>
      <w:r w:rsidR="007B3776">
        <w:rPr>
          <w:rFonts w:ascii="Times New Roman" w:hAnsi="Times New Roman" w:cs="Times New Roman"/>
          <w:sz w:val="24"/>
          <w:szCs w:val="24"/>
        </w:rPr>
        <w:t xml:space="preserve">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r>
      <w:r w:rsidR="001E0248">
        <w:rPr>
          <w:rFonts w:ascii="Times New Roman" w:hAnsi="Times New Roman" w:cs="Times New Roman"/>
          <w:sz w:val="24"/>
          <w:szCs w:val="24"/>
        </w:rPr>
        <w:instrText xml:space="preserve"> ADDIN EN.CITE &lt;EndNote&gt;&lt;Cite&gt;&lt;Author&gt;Berner&lt;/Author&gt;&lt;Year&gt;2020&lt;/Year&gt;&lt;RecNum&gt;3755&lt;/RecNum&gt;&lt;DisplayText&gt;(Wang and Friedl 2019, 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Wang&lt;/Author&gt;&lt;Year&gt;2019&lt;/Year&gt;&lt;RecNum&gt;4261&lt;/RecNum&gt;&lt;record&gt;&lt;rec-number&gt;4261&lt;/rec-number&gt;&lt;foreign-keys&gt;&lt;key app="EN" db-id="przrz2xfys0et6es02qx0adprs59z2erxf5t" timestamp="1602171006"&gt;4261&lt;/key&gt;&lt;/foreign-keys&gt;&lt;ref-type name="Journal Article"&gt;17&lt;/ref-type&gt;&lt;contributors&gt;&lt;authors&gt;&lt;author&gt;Wang, Jonathan A&lt;/author&gt;&lt;author&gt;Friedl, Mark A&lt;/author&gt;&lt;/authors&gt;&lt;/contributors&gt;&lt;titles&gt;&lt;title&gt;The role of land cover change in Arctic-Boreal greening and browning trends&lt;/title&gt;&lt;secondary-title&gt;Environmental Research Letters&lt;/secondary-title&gt;&lt;/titles&gt;&lt;periodical&gt;&lt;full-title&gt;Environmental Research Letters&lt;/full-title&gt;&lt;/periodical&gt;&lt;pages&gt;125007&lt;/pages&gt;&lt;volume&gt;14&lt;/volume&gt;&lt;number&gt;12&lt;/number&gt;&lt;dates&gt;&lt;year&gt;2019&lt;/year&gt;&lt;/dates&gt;&lt;isbn&gt;1748-9326&lt;/isbn&gt;&lt;urls&gt;&lt;/urls&gt;&lt;/record&gt;&lt;/Cite&gt;&lt;/EndNote&gt;</w:instrText>
      </w:r>
      <w:r w:rsidR="003D2455">
        <w:rPr>
          <w:rFonts w:ascii="Times New Roman" w:hAnsi="Times New Roman" w:cs="Times New Roman"/>
          <w:sz w:val="24"/>
          <w:szCs w:val="24"/>
        </w:rPr>
        <w:fldChar w:fldCharType="separate"/>
      </w:r>
      <w:r w:rsidR="001E0248">
        <w:rPr>
          <w:rFonts w:ascii="Times New Roman" w:hAnsi="Times New Roman" w:cs="Times New Roman"/>
          <w:noProof/>
          <w:sz w:val="24"/>
          <w:szCs w:val="24"/>
        </w:rPr>
        <w:t>(Wang and Friedl 2019, Berner et al. 2020)</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is 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4F8B9E5D"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has hosted a copy of the archive on 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DC754E">
        <w:rPr>
          <w:rFonts w:ascii="Times New Roman" w:hAnsi="Times New Roman" w:cs="Times New Roman"/>
          <w:sz w:val="24"/>
          <w:szCs w:val="24"/>
        </w:rPr>
        <w:t xml:space="preserve">correlate with 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there being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 xml:space="preserve">in individual bands and spectral indices among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 </w:instrTex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EN.CITE.DATA </w:instrText>
      </w:r>
      <w:r w:rsidR="0003542E">
        <w:rPr>
          <w:rFonts w:ascii="Times New Roman" w:hAnsi="Times New Roman" w:cs="Times New Roman"/>
          <w:sz w:val="24"/>
          <w:szCs w:val="24"/>
        </w:rPr>
      </w:r>
      <w:r w:rsidR="0003542E">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03542E">
        <w:rPr>
          <w:rFonts w:ascii="Times New Roman" w:hAnsi="Times New Roman" w:cs="Times New Roman"/>
          <w:noProof/>
          <w:sz w:val="24"/>
          <w:szCs w:val="24"/>
        </w:rPr>
        <w:t>(Ju and Masek 2016, Roy et al. 2016, Berner et al. 2020)</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but not all relationships are linear</w:t>
      </w:r>
      <w:r w:rsidR="00882101">
        <w:rPr>
          <w:rFonts w:ascii="Times New Roman" w:hAnsi="Times New Roman" w:cs="Times New Roman"/>
          <w:sz w:val="24"/>
          <w:szCs w:val="24"/>
        </w:rPr>
        <w:t xml:space="preserve"> and corrections are available for a limited number of spectral indices, like NDVI.</w:t>
      </w:r>
      <w:r w:rsidR="00BF6AB4">
        <w:rPr>
          <w:rFonts w:ascii="Times New Roman" w:hAnsi="Times New Roman" w:cs="Times New Roman"/>
          <w:sz w:val="24"/>
          <w:szCs w:val="24"/>
        </w:rPr>
        <w:t xml:space="preserve">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NDVI or other spectral indices at a desired phenological stage (e.g., peak summer) and is especially problematic in regions with short growing seasons, such as the 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will be biased low early in the Landsat record but less so during later years when more observations are available </w:t>
      </w:r>
      <w:r w:rsidR="00DD2813">
        <w:rPr>
          <w:rFonts w:ascii="Times New Roman" w:hAnsi="Times New Roman" w:cs="Times New Roman"/>
          <w:sz w:val="24"/>
          <w:szCs w:val="24"/>
        </w:rPr>
        <w:t xml:space="preserve">each growing season, hence care is needed not to introduce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While Landsat data are more readily available than ever before, there are lingering issues that present challenge</w:t>
      </w:r>
      <w:r w:rsidR="00367507">
        <w:rPr>
          <w:rFonts w:ascii="Times New Roman" w:hAnsi="Times New Roman" w:cs="Times New Roman"/>
          <w:sz w:val="24"/>
          <w:szCs w:val="24"/>
        </w:rPr>
        <w:t xml:space="preserve">s to 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6A7D433C" w14:textId="4AEDCA5B" w:rsidR="00ED35A2" w:rsidRDefault="00A8338D" w:rsidP="00211EE3">
      <w:pPr>
        <w:pStyle w:val="NoSpacing"/>
        <w:rPr>
          <w:rFonts w:ascii="Times New Roman" w:hAnsi="Times New Roman" w:cs="Times New Roman"/>
          <w:sz w:val="24"/>
          <w:szCs w:val="24"/>
        </w:rPr>
      </w:pPr>
      <w:bookmarkStart w:id="1"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r w:rsidR="00C57DA0" w:rsidRPr="005E5395">
        <w:rPr>
          <w:rFonts w:ascii="Times New Roman" w:hAnsi="Times New Roman" w:cs="Times New Roman"/>
          <w:i/>
          <w:iCs/>
          <w:sz w:val="24"/>
          <w:szCs w:val="24"/>
        </w:rPr>
        <w:t>lsatTS</w:t>
      </w:r>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1980s using Landsat data</w:t>
      </w:r>
      <w:r w:rsidR="001D6A71">
        <w:rPr>
          <w:rFonts w:ascii="Times New Roman" w:hAnsi="Times New Roman" w:cs="Times New Roman"/>
          <w:sz w:val="24"/>
          <w:szCs w:val="24"/>
        </w:rPr>
        <w:t xml:space="preserve"> </w:t>
      </w:r>
      <w:r w:rsidR="001B11B4">
        <w:rPr>
          <w:rFonts w:ascii="Times New Roman" w:hAnsi="Times New Roman" w:cs="Times New Roman"/>
          <w:sz w:val="24"/>
          <w:szCs w:val="24"/>
        </w:rPr>
        <w:fldChar w:fldCharType="begin"/>
      </w:r>
      <w:r w:rsidR="001B11B4">
        <w:rPr>
          <w:rFonts w:ascii="Times New Roman" w:hAnsi="Times New Roman" w:cs="Times New Roman"/>
          <w:sz w:val="24"/>
          <w:szCs w:val="24"/>
        </w:rPr>
        <w:instrText xml:space="preserve"> ADDIN EN.CITE &lt;EndNote&gt;&lt;Cite&gt;&lt;Author&gt;Berner&lt;/Author&gt;&lt;Year&gt;in review&lt;/Year&gt;&lt;RecNum&gt;4460&lt;/RecNum&gt;&lt;DisplayText&gt;(Berner et al. 2020, Berner and Goetz in review)&lt;/DisplayText&gt;&lt;record&gt;&lt;rec-number&gt;4460&lt;/rec-number&gt;&lt;foreign-keys&gt;&lt;key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1B11B4">
        <w:rPr>
          <w:rFonts w:ascii="Times New Roman" w:hAnsi="Times New Roman" w:cs="Times New Roman"/>
          <w:noProof/>
          <w:sz w:val="24"/>
          <w:szCs w:val="24"/>
        </w:rPr>
        <w:t>(Berner et al. 2020, Berner and Goetz in review)</w:t>
      </w:r>
      <w:r w:rsidR="001B11B4">
        <w:rPr>
          <w:rFonts w:ascii="Times New Roman" w:hAnsi="Times New Roman" w:cs="Times New Roman"/>
          <w:sz w:val="24"/>
          <w:szCs w:val="24"/>
        </w:rPr>
        <w:fldChar w:fldCharType="end"/>
      </w:r>
      <w:r w:rsidR="00595CA6">
        <w:rPr>
          <w:rFonts w:ascii="Times New Roman" w:hAnsi="Times New Roman" w:cs="Times New Roman"/>
          <w:sz w:val="24"/>
          <w:szCs w:val="24"/>
        </w:rPr>
        <w:t xml:space="preserve"> </w:t>
      </w:r>
      <w:r w:rsidR="000632ED">
        <w:rPr>
          <w:rFonts w:ascii="Times New Roman" w:hAnsi="Times New Roman" w:cs="Times New Roman"/>
          <w:sz w:val="24"/>
          <w:szCs w:val="24"/>
        </w:rPr>
        <w:t xml:space="preserve">and has been used in 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r w:rsidR="00C12D7B" w:rsidRPr="007B3D9C">
        <w:rPr>
          <w:rFonts w:ascii="Times New Roman" w:hAnsi="Times New Roman" w:cs="Times New Roman"/>
          <w:i/>
          <w:iCs/>
          <w:sz w:val="24"/>
          <w:szCs w:val="24"/>
        </w:rPr>
        <w:t xml:space="preserve">lsatTS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7B3D9C">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7B3D9C">
        <w:rPr>
          <w:rFonts w:ascii="Times New Roman" w:hAnsi="Times New Roman" w:cs="Times New Roman"/>
          <w:noProof/>
          <w:sz w:val="24"/>
          <w:szCs w:val="24"/>
        </w:rPr>
        <w:t>(R Core Team 2020)</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r w:rsidR="009C68F5">
        <w:rPr>
          <w:rFonts w:ascii="Times New Roman" w:hAnsi="Times New Roman" w:cs="Times New Roman"/>
          <w:sz w:val="24"/>
          <w:szCs w:val="24"/>
        </w:rPr>
        <w:t xml:space="preserve">The R software environment for statistical computing runs on multiple computing platforms (UNIX, Windows, MacOS) and provides state-of-the-art tools for data analysis </w:t>
      </w:r>
      <w:r w:rsidR="00152A6E">
        <w:rPr>
          <w:rFonts w:ascii="Times New Roman" w:hAnsi="Times New Roman" w:cs="Times New Roman"/>
          <w:sz w:val="24"/>
          <w:szCs w:val="24"/>
        </w:rPr>
        <w:t xml:space="preserve">and </w:t>
      </w:r>
      <w:r w:rsidR="009C68F5">
        <w:rPr>
          <w:rFonts w:ascii="Times New Roman" w:hAnsi="Times New Roman" w:cs="Times New Roman"/>
          <w:sz w:val="24"/>
          <w:szCs w:val="24"/>
        </w:rPr>
        <w:t xml:space="preserve">visualization </w:t>
      </w:r>
      <w:r w:rsidR="004D618D">
        <w:rPr>
          <w:rFonts w:ascii="Times New Roman" w:hAnsi="Times New Roman" w:cs="Times New Roman"/>
          <w:sz w:val="24"/>
          <w:szCs w:val="24"/>
        </w:rPr>
        <w:t xml:space="preserve">developed by a global user community </w:t>
      </w:r>
      <w:r w:rsidR="009C68F5">
        <w:rPr>
          <w:rFonts w:ascii="Times New Roman" w:hAnsi="Times New Roman" w:cs="Times New Roman"/>
          <w:sz w:val="24"/>
          <w:szCs w:val="24"/>
        </w:rPr>
        <w:fldChar w:fldCharType="begin"/>
      </w:r>
      <w:r w:rsidR="009C68F5">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9C68F5">
        <w:rPr>
          <w:rFonts w:ascii="Times New Roman" w:hAnsi="Times New Roman" w:cs="Times New Roman"/>
          <w:sz w:val="24"/>
          <w:szCs w:val="24"/>
        </w:rPr>
        <w:fldChar w:fldCharType="separate"/>
      </w:r>
      <w:r w:rsidR="009C68F5">
        <w:rPr>
          <w:rFonts w:ascii="Times New Roman" w:hAnsi="Times New Roman" w:cs="Times New Roman"/>
          <w:noProof/>
          <w:sz w:val="24"/>
          <w:szCs w:val="24"/>
        </w:rPr>
        <w:t>(R Core Team 2020)</w:t>
      </w:r>
      <w:r w:rsidR="009C68F5">
        <w:rPr>
          <w:rFonts w:ascii="Times New Roman" w:hAnsi="Times New Roman" w:cs="Times New Roman"/>
          <w:sz w:val="24"/>
          <w:szCs w:val="24"/>
        </w:rPr>
        <w:fldChar w:fldCharType="end"/>
      </w:r>
      <w:r w:rsidR="009C68F5">
        <w:rPr>
          <w:rFonts w:ascii="Times New Roman" w:hAnsi="Times New Roman" w:cs="Times New Roman"/>
          <w:sz w:val="24"/>
          <w:szCs w:val="24"/>
        </w:rPr>
        <w:t xml:space="preserve">. </w:t>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r w:rsidR="00A07B97" w:rsidRPr="00581C05">
        <w:rPr>
          <w:rFonts w:ascii="Times New Roman" w:hAnsi="Times New Roman" w:cs="Times New Roman"/>
          <w:i/>
          <w:iCs/>
          <w:sz w:val="24"/>
          <w:szCs w:val="24"/>
        </w:rPr>
        <w:t>landsat</w:t>
      </w:r>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from the functionality provided by </w:t>
      </w:r>
      <w:r w:rsidR="00ED35A2">
        <w:rPr>
          <w:rFonts w:ascii="Times New Roman" w:hAnsi="Times New Roman" w:cs="Times New Roman"/>
          <w:i/>
          <w:iCs/>
          <w:sz w:val="24"/>
          <w:szCs w:val="24"/>
        </w:rPr>
        <w:t>lsatTS.</w:t>
      </w:r>
    </w:p>
    <w:p w14:paraId="59C251C3" w14:textId="411F1D62" w:rsidR="008A516D" w:rsidRPr="00FE4304" w:rsidRDefault="00724ED1" w:rsidP="008C1B59">
      <w:pPr>
        <w:pStyle w:val="NoSpacing"/>
        <w:ind w:firstLine="720"/>
        <w:rPr>
          <w:rFonts w:ascii="Times New Roman" w:hAnsi="Times New Roman" w:cs="Times New Roman"/>
          <w:sz w:val="24"/>
          <w:szCs w:val="24"/>
        </w:rPr>
      </w:pPr>
      <w:r w:rsidRPr="00724ED1">
        <w:rPr>
          <w:rFonts w:ascii="Times New Roman" w:hAnsi="Times New Roman" w:cs="Times New Roman"/>
          <w:i/>
          <w:iCs/>
          <w:sz w:val="24"/>
          <w:szCs w:val="24"/>
        </w:rPr>
        <w:lastRenderedPageBreak/>
        <w:t>lsatTS</w:t>
      </w:r>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r w:rsidR="008A516D" w:rsidRPr="009C68F5">
        <w:rPr>
          <w:rFonts w:ascii="Times New Roman" w:hAnsi="Times New Roman" w:cs="Times New Roman"/>
          <w:i/>
          <w:iCs/>
          <w:sz w:val="24"/>
          <w:szCs w:val="24"/>
        </w:rPr>
        <w:t>lsatTS</w:t>
      </w:r>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w:t>
      </w:r>
      <w:commentRangeStart w:id="2"/>
      <w:r w:rsidR="008A516D" w:rsidRPr="00E11FF4">
        <w:rPr>
          <w:rFonts w:ascii="Times New Roman" w:hAnsi="Times New Roman" w:cs="Times New Roman"/>
          <w:sz w:val="24"/>
          <w:szCs w:val="24"/>
        </w:rPr>
        <w:t xml:space="preserve">Landsat Collection 2 data set </w:t>
      </w:r>
      <w:commentRangeEnd w:id="2"/>
      <w:r w:rsidR="008D37EB">
        <w:rPr>
          <w:rStyle w:val="CommentReference"/>
        </w:rPr>
        <w:commentReference w:id="2"/>
      </w:r>
      <w:r w:rsidR="008A516D" w:rsidRPr="00E11FF4">
        <w:rPr>
          <w:rFonts w:ascii="Times New Roman" w:hAnsi="Times New Roman" w:cs="Times New Roman"/>
          <w:sz w:val="24"/>
          <w:szCs w:val="24"/>
        </w:rPr>
        <w:t xml:space="preserve">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r w:rsidR="000B2AC7">
        <w:rPr>
          <w:rFonts w:ascii="Times New Roman" w:hAnsi="Times New Roman" w:cs="Times New Roman"/>
          <w:sz w:val="24"/>
          <w:szCs w:val="24"/>
        </w:rPr>
        <w:t xml:space="preserve">underlying functionality provided by </w:t>
      </w:r>
      <w:r w:rsidR="008A516D">
        <w:rPr>
          <w:rFonts w:ascii="Times New Roman" w:hAnsi="Times New Roman" w:cs="Times New Roman"/>
          <w:sz w:val="24"/>
          <w:szCs w:val="24"/>
        </w:rPr>
        <w:t xml:space="preserve">the </w:t>
      </w:r>
      <w:r w:rsidR="008A516D" w:rsidRPr="00E11FF4">
        <w:rPr>
          <w:rFonts w:ascii="Times New Roman" w:hAnsi="Times New Roman" w:cs="Times New Roman"/>
          <w:i/>
          <w:iCs/>
          <w:sz w:val="24"/>
          <w:szCs w:val="24"/>
        </w:rPr>
        <w:t>rgee</w:t>
      </w:r>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r w:rsidR="008A516D" w:rsidRPr="00FE4304">
        <w:rPr>
          <w:rFonts w:ascii="Times New Roman" w:hAnsi="Times New Roman" w:cs="Times New Roman"/>
          <w:sz w:val="24"/>
          <w:szCs w:val="24"/>
        </w:rPr>
        <w:t xml:space="preserve">Moreover, </w:t>
      </w:r>
      <w:r w:rsidR="008A516D" w:rsidRPr="00FE4304">
        <w:rPr>
          <w:rFonts w:ascii="Times New Roman" w:hAnsi="Times New Roman" w:cs="Times New Roman"/>
          <w:i/>
          <w:iCs/>
          <w:sz w:val="24"/>
          <w:szCs w:val="24"/>
        </w:rPr>
        <w:t>lsatTS</w:t>
      </w:r>
      <w:r w:rsidR="008A516D" w:rsidRPr="00FE4304">
        <w:rPr>
          <w:rFonts w:ascii="Times New Roman" w:hAnsi="Times New Roman" w:cs="Times New Roman"/>
          <w:sz w:val="24"/>
          <w:szCs w:val="24"/>
        </w:rPr>
        <w:t xml:space="preserve"> includes functions that 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other aspects of </w:t>
      </w:r>
      <w:r w:rsidR="008A516D">
        <w:rPr>
          <w:rFonts w:ascii="Times New Roman" w:hAnsi="Times New Roman" w:cs="Times New Roman"/>
          <w:sz w:val="24"/>
          <w:szCs w:val="24"/>
        </w:rPr>
        <w:t>vegetation greenness time series analysis</w:t>
      </w:r>
      <w:r w:rsidR="0022005E">
        <w:rPr>
          <w:rFonts w:ascii="Times New Roman" w:hAnsi="Times New Roman" w:cs="Times New Roman"/>
          <w:sz w:val="24"/>
          <w:szCs w:val="24"/>
        </w:rPr>
        <w:t xml:space="preserve"> (</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 xml:space="preserve">. Unlike wall-to-wall analyses, this sample-based framework is conducive to error propagation using Monte Carlo </w:t>
      </w:r>
      <w:r w:rsidR="00BE5642">
        <w:rPr>
          <w:rFonts w:ascii="Times New Roman" w:hAnsi="Times New Roman" w:cs="Times New Roman"/>
          <w:sz w:val="24"/>
          <w:szCs w:val="24"/>
        </w:rPr>
        <w:t>simulations</w:t>
      </w:r>
      <w:r w:rsidR="008A516D">
        <w:rPr>
          <w:rFonts w:ascii="Times New Roman" w:hAnsi="Times New Roman" w:cs="Times New Roman"/>
          <w:sz w:val="24"/>
          <w:szCs w:val="24"/>
        </w:rPr>
        <w:t>. O</w:t>
      </w:r>
      <w:r w:rsidR="008A516D" w:rsidRPr="00FE4304">
        <w:rPr>
          <w:rFonts w:ascii="Times New Roman" w:hAnsi="Times New Roman" w:cs="Times New Roman"/>
          <w:sz w:val="24"/>
          <w:szCs w:val="24"/>
        </w:rPr>
        <w:t xml:space="preserve">verall, this software provides a suite of functions to enable broader use of Landsat </w:t>
      </w:r>
      <w:r w:rsidR="008A516D">
        <w:rPr>
          <w:rFonts w:ascii="Times New Roman" w:hAnsi="Times New Roman" w:cs="Times New Roman"/>
          <w:sz w:val="24"/>
          <w:szCs w:val="24"/>
        </w:rPr>
        <w:t xml:space="preserve">satellite </w:t>
      </w:r>
      <w:r w:rsidR="008A516D" w:rsidRPr="00FE4304">
        <w:rPr>
          <w:rFonts w:ascii="Times New Roman" w:hAnsi="Times New Roman" w:cs="Times New Roman"/>
          <w:sz w:val="24"/>
          <w:szCs w:val="24"/>
        </w:rPr>
        <w:t xml:space="preserve">data for assessment and monitoring of </w:t>
      </w:r>
      <w:r w:rsidR="000D2C2B">
        <w:rPr>
          <w:rFonts w:ascii="Times New Roman" w:hAnsi="Times New Roman" w:cs="Times New Roman"/>
          <w:sz w:val="24"/>
          <w:szCs w:val="24"/>
        </w:rPr>
        <w:t xml:space="preserve">Earth’s land surface </w:t>
      </w:r>
      <w:r w:rsidR="008A516D">
        <w:rPr>
          <w:rFonts w:ascii="Times New Roman" w:hAnsi="Times New Roman" w:cs="Times New Roman"/>
          <w:sz w:val="24"/>
          <w:szCs w:val="24"/>
        </w:rPr>
        <w:t xml:space="preserve">over the past </w:t>
      </w:r>
      <w:bookmarkEnd w:id="1"/>
      <w:r w:rsidR="008A516D">
        <w:rPr>
          <w:rFonts w:ascii="Times New Roman" w:hAnsi="Times New Roman" w:cs="Times New Roman"/>
          <w:sz w:val="24"/>
          <w:szCs w:val="24"/>
        </w:rPr>
        <w:t xml:space="preserve">four decades in a sample-based framework </w:t>
      </w:r>
      <w:r w:rsidR="0049628C">
        <w:rPr>
          <w:rFonts w:ascii="Times New Roman" w:hAnsi="Times New Roman" w:cs="Times New Roman"/>
          <w:sz w:val="24"/>
          <w:szCs w:val="24"/>
        </w:rPr>
        <w:t xml:space="preserve">suitable for </w:t>
      </w:r>
      <w:r w:rsidR="008A516D">
        <w:rPr>
          <w:rFonts w:ascii="Times New Roman" w:hAnsi="Times New Roman" w:cs="Times New Roman"/>
          <w:sz w:val="24"/>
          <w:szCs w:val="24"/>
        </w:rPr>
        <w:t>local to global geographic</w:t>
      </w:r>
      <w:r w:rsidR="0049628C">
        <w:rPr>
          <w:rFonts w:ascii="Times New Roman" w:hAnsi="Times New Roman" w:cs="Times New Roman"/>
          <w:sz w:val="24"/>
          <w:szCs w:val="24"/>
        </w:rPr>
        <w:t xml:space="preserve"> extents. </w:t>
      </w:r>
      <w:r w:rsidR="008A516D">
        <w:rPr>
          <w:rFonts w:ascii="Times New Roman" w:hAnsi="Times New Roman" w:cs="Times New Roman"/>
          <w:sz w:val="24"/>
          <w:szCs w:val="24"/>
        </w:rPr>
        <w:t xml:space="preserve"> </w:t>
      </w:r>
    </w:p>
    <w:p w14:paraId="30F6B7DF" w14:textId="77FCA3C3" w:rsidR="008A516D" w:rsidRDefault="008A516D" w:rsidP="00F751FB">
      <w:pPr>
        <w:pStyle w:val="NoSpacing"/>
        <w:rPr>
          <w:rFonts w:ascii="Times New Roman" w:hAnsi="Times New Roman" w:cs="Times New Roman"/>
          <w:sz w:val="24"/>
          <w:szCs w:val="24"/>
        </w:rPr>
      </w:pPr>
    </w:p>
    <w:p w14:paraId="3D35BF73" w14:textId="77777777" w:rsidR="00FC7108" w:rsidRDefault="00FC7108" w:rsidP="00FC7108">
      <w:pPr>
        <w:pStyle w:val="NoSpacing"/>
        <w:jc w:val="center"/>
        <w:rPr>
          <w:rFonts w:ascii="Times New Roman" w:hAnsi="Times New Roman" w:cs="Times New Roman"/>
          <w:sz w:val="24"/>
          <w:szCs w:val="24"/>
        </w:rPr>
      </w:pPr>
      <w:r>
        <w:rPr>
          <w:noProof/>
        </w:rPr>
        <w:drawing>
          <wp:inline distT="0" distB="0" distL="0" distR="0" wp14:anchorId="5A1E8830" wp14:editId="02A647B9">
            <wp:extent cx="2226487" cy="3339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4" cy="3359282"/>
                    </a:xfrm>
                    <a:prstGeom prst="rect">
                      <a:avLst/>
                    </a:prstGeom>
                    <a:noFill/>
                    <a:ln>
                      <a:noFill/>
                    </a:ln>
                  </pic:spPr>
                </pic:pic>
              </a:graphicData>
            </a:graphic>
          </wp:inline>
        </w:drawing>
      </w:r>
    </w:p>
    <w:p w14:paraId="450C9608" w14:textId="47277623" w:rsidR="00E87545"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lsatTS package.</w:t>
      </w:r>
      <w:r w:rsidR="00FC7108">
        <w:rPr>
          <w:rFonts w:ascii="Times New Roman" w:hAnsi="Times New Roman" w:cs="Times New Roman"/>
          <w:sz w:val="24"/>
          <w:szCs w:val="24"/>
        </w:rPr>
        <w:t xml:space="preserve"> Each function is described in the main text and Table 1.</w:t>
      </w:r>
      <w:r w:rsidR="00E87545">
        <w:rPr>
          <w:rFonts w:ascii="Times New Roman" w:hAnsi="Times New Roman" w:cs="Times New Roman"/>
          <w:sz w:val="24"/>
          <w:szCs w:val="24"/>
        </w:rPr>
        <w:t xml:space="preserve"> </w:t>
      </w:r>
    </w:p>
    <w:p w14:paraId="26D40033" w14:textId="77777777" w:rsidR="00FC7108" w:rsidRDefault="00FC7108"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714C3BC6" w:rsidR="0022005E" w:rsidRPr="003C7159"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Get 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lsat_general_prep</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lsat_summarize_data_avail</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lsat_calc_spec_index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lsat_calibrate_rf</w:t>
            </w:r>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lsat_summarize_growing_seasons</w:t>
            </w:r>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lsat_evaluate_phenological_max</w:t>
            </w:r>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2D4D551"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04EC96B1"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GitHub.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r w:rsidR="0010487C" w:rsidRPr="0010487C">
        <w:rPr>
          <w:rFonts w:ascii="Times New Roman" w:hAnsi="Times New Roman" w:cs="Times New Roman"/>
          <w:i/>
          <w:iCs/>
          <w:sz w:val="24"/>
          <w:szCs w:val="24"/>
        </w:rPr>
        <w:t>install_github</w:t>
      </w:r>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r w:rsidR="0010487C" w:rsidRPr="0010487C">
        <w:rPr>
          <w:rFonts w:ascii="Times New Roman" w:hAnsi="Times New Roman" w:cs="Times New Roman"/>
          <w:i/>
          <w:iCs/>
          <w:sz w:val="24"/>
          <w:szCs w:val="24"/>
        </w:rPr>
        <w:t>devtools</w:t>
      </w:r>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devtools::install_github("logan-berner/lsatTS")</w:t>
      </w:r>
    </w:p>
    <w:p w14:paraId="59B9861B" w14:textId="77777777" w:rsidR="00132CED" w:rsidRDefault="00132CED" w:rsidP="00F751FB">
      <w:pPr>
        <w:pStyle w:val="NoSpacing"/>
        <w:rPr>
          <w:rFonts w:ascii="Times New Roman" w:hAnsi="Times New Roman" w:cs="Times New Roman"/>
          <w:sz w:val="24"/>
          <w:szCs w:val="24"/>
        </w:rPr>
      </w:pPr>
    </w:p>
    <w:p w14:paraId="3C0E3856" w14:textId="5ADCB59B" w:rsidR="00B41BE5" w:rsidRPr="00132CED"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r w:rsidR="00132CED" w:rsidRPr="00132CED">
        <w:rPr>
          <w:rFonts w:ascii="Times New Roman" w:hAnsi="Times New Roman" w:cs="Times New Roman"/>
          <w:i/>
          <w:iCs/>
          <w:sz w:val="24"/>
          <w:szCs w:val="24"/>
        </w:rPr>
        <w:t>rgee</w:t>
      </w:r>
      <w:r w:rsidR="00132CED">
        <w:rPr>
          <w:rFonts w:ascii="Times New Roman" w:hAnsi="Times New Roman" w:cs="Times New Roman"/>
          <w:sz w:val="24"/>
          <w:szCs w:val="24"/>
        </w:rPr>
        <w:t xml:space="preserve"> package to assess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r w:rsidRPr="0026479A">
        <w:rPr>
          <w:rFonts w:ascii="Times New Roman" w:hAnsi="Times New Roman" w:cs="Times New Roman"/>
          <w:i/>
          <w:iCs/>
          <w:sz w:val="24"/>
          <w:szCs w:val="24"/>
        </w:rPr>
        <w:t>rgee</w:t>
      </w:r>
      <w:r w:rsidR="00112D34">
        <w:rPr>
          <w:rFonts w:ascii="Times New Roman" w:hAnsi="Times New Roman" w:cs="Times New Roman"/>
          <w:sz w:val="24"/>
          <w:szCs w:val="24"/>
        </w:rPr>
        <w:t xml:space="preserve">, respectively. </w:t>
      </w:r>
      <w:r>
        <w:rPr>
          <w:rFonts w:ascii="Times New Roman" w:hAnsi="Times New Roman" w:cs="Times New Roman"/>
          <w:sz w:val="24"/>
          <w:szCs w:val="24"/>
        </w:rPr>
        <w:t xml:space="preserve">  </w:t>
      </w:r>
      <w:r w:rsidR="00132CED">
        <w:rPr>
          <w:rFonts w:ascii="Times New Roman" w:hAnsi="Times New Roman" w:cs="Times New Roman"/>
          <w:sz w:val="24"/>
          <w:szCs w:val="24"/>
        </w:rPr>
        <w:t xml:space="preserve">   </w:t>
      </w:r>
    </w:p>
    <w:p w14:paraId="1E58E2F1" w14:textId="21883C3C" w:rsidR="00C40A6A" w:rsidRDefault="00C40A6A" w:rsidP="00F751FB">
      <w:pPr>
        <w:pStyle w:val="NoSpacing"/>
        <w:rPr>
          <w:rFonts w:ascii="Times New Roman" w:hAnsi="Times New Roman" w:cs="Times New Roman"/>
          <w:b/>
          <w:bCs/>
          <w:sz w:val="24"/>
          <w:szCs w:val="24"/>
        </w:rPr>
      </w:pPr>
    </w:p>
    <w:p w14:paraId="7E0C1F01" w14:textId="72841FCB" w:rsidR="00F751FB" w:rsidRPr="00792C3C" w:rsidRDefault="00452483" w:rsidP="00C81F1B">
      <w:pPr>
        <w:pStyle w:val="Heading1"/>
      </w:pPr>
      <w:commentRangeStart w:id="3"/>
      <w:r>
        <w:t>Data extraction</w:t>
      </w:r>
      <w:commentRangeEnd w:id="3"/>
      <w:r w:rsidR="000B55F0">
        <w:rPr>
          <w:rStyle w:val="CommentReference"/>
          <w:rFonts w:asciiTheme="minorHAnsi" w:eastAsiaTheme="minorEastAsia" w:hAnsiTheme="minorHAnsi" w:cstheme="minorBidi"/>
          <w:b w:val="0"/>
          <w:bCs w:val="0"/>
          <w:kern w:val="0"/>
        </w:rPr>
        <w:commentReference w:id="3"/>
      </w:r>
    </w:p>
    <w:p w14:paraId="1656B8EA" w14:textId="3DE03C50"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Pr="00C56196">
        <w:rPr>
          <w:rFonts w:ascii="Times New Roman" w:hAnsi="Times New Roman" w:cs="Times New Roman"/>
          <w:sz w:val="24"/>
          <w:szCs w:val="24"/>
        </w:rPr>
        <w:t xml:space="preserve">provides functions for sample-based extraction of full Landsat data records from GEE and relies on underlaying functionality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 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 xml:space="preserve">. </w:t>
      </w:r>
      <w:r w:rsidR="000B55F0">
        <w:rPr>
          <w:rFonts w:ascii="Times New Roman" w:hAnsi="Times New Roman" w:cs="Times New Roman"/>
          <w:sz w:val="24"/>
          <w:szCs w:val="24"/>
        </w:rPr>
        <w:t>B</w:t>
      </w:r>
      <w:r w:rsidRPr="00C56196">
        <w:rPr>
          <w:rFonts w:ascii="Times New Roman" w:hAnsi="Times New Roman" w:cs="Times New Roman"/>
          <w:sz w:val="24"/>
          <w:szCs w:val="24"/>
        </w:rPr>
        <w:t xml:space="preserve">efore you start you will have to determine whether you will extract data for point coordinates or for a polygon area. </w:t>
      </w:r>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1A01C8C5" w14:textId="4FA6BBB8"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sidRPr="00C56196">
        <w:rPr>
          <w:rFonts w:ascii="Times New Roman" w:hAnsi="Times New Roman" w:cs="Times New Roman"/>
          <w:sz w:val="24"/>
          <w:szCs w:val="24"/>
        </w:rPr>
        <w:t xml:space="preserve"> will determine the central coordinates of all Landsat pixels that fall within a user-specified polygon. This is useful if the user wishes to subsequently extract Landsat time series for every grid cell in a study region (i.e., the polygon)</w:t>
      </w:r>
      <w:r w:rsidR="000B55F0">
        <w:rPr>
          <w:rFonts w:ascii="Times New Roman" w:hAnsi="Times New Roman" w:cs="Times New Roman"/>
          <w:sz w:val="24"/>
          <w:szCs w:val="24"/>
        </w:rPr>
        <w:t>.</w:t>
      </w:r>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77777777"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Export point-coordinate Landsat time series from Earth Engine using lsat_export_ts()</w:t>
      </w:r>
    </w:p>
    <w:p w14:paraId="30F210AD" w14:textId="77777777"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 xml:space="preserve"> will export from EE a Landsat time series for each sample site. This function only works for sample sites (point coordinates) that typically represent either (1) field sites, (2) a census of all Landsat pixels on a focal landscape, or (3) a random sample from a large region. This function issues one or more tasks to EE that export the data to the user’s Google Drive. Data extractions that involve a large number of sample sites are prone to errors and exceeding user limits set by EE. Therefore, in such cases the function will chunk the sample sites into small groups (by default 250 sites) and for each chunk will issue a separate export task to EE. </w:t>
      </w:r>
    </w:p>
    <w:p w14:paraId="79E2B908" w14:textId="407317B9" w:rsidR="000C275F" w:rsidRDefault="000C275F" w:rsidP="000C275F">
      <w:pPr>
        <w:pStyle w:val="NoSpacing"/>
        <w:rPr>
          <w:ins w:id="4" w:author="Jakob Johann Assmann" w:date="2021-09-16T10:01:00Z"/>
          <w:rFonts w:ascii="Times New Roman" w:hAnsi="Times New Roman" w:cs="Times New Roman"/>
          <w:sz w:val="24"/>
          <w:szCs w:val="24"/>
        </w:rPr>
      </w:pPr>
    </w:p>
    <w:p w14:paraId="26933351" w14:textId="7A1EDFFA" w:rsidR="005A303F" w:rsidRDefault="005A303F" w:rsidP="005A303F">
      <w:pPr>
        <w:pStyle w:val="NoSpacing"/>
        <w:numPr>
          <w:ilvl w:val="0"/>
          <w:numId w:val="1"/>
        </w:numPr>
        <w:rPr>
          <w:ins w:id="5" w:author="Jakob Johann Assmann" w:date="2021-09-16T10:05:00Z"/>
          <w:rFonts w:ascii="Times New Roman" w:hAnsi="Times New Roman" w:cs="Times New Roman"/>
          <w:sz w:val="24"/>
          <w:szCs w:val="24"/>
        </w:rPr>
      </w:pPr>
      <w:ins w:id="6" w:author="Jakob Johann Assmann" w:date="2021-09-16T10:02:00Z">
        <w:r>
          <w:rPr>
            <w:rFonts w:ascii="Times New Roman" w:hAnsi="Times New Roman" w:cs="Times New Roman"/>
            <w:sz w:val="24"/>
            <w:szCs w:val="24"/>
          </w:rPr>
          <w:lastRenderedPageBreak/>
          <w:t xml:space="preserve">The main </w:t>
        </w:r>
      </w:ins>
      <w:ins w:id="7" w:author="Jakob Johann Assmann" w:date="2021-09-16T10:07:00Z">
        <w:r>
          <w:rPr>
            <w:rFonts w:ascii="Times New Roman" w:hAnsi="Times New Roman" w:cs="Times New Roman"/>
            <w:sz w:val="24"/>
            <w:szCs w:val="24"/>
          </w:rPr>
          <w:t xml:space="preserve">way of </w:t>
        </w:r>
      </w:ins>
      <w:ins w:id="8" w:author="Jakob Johann Assmann" w:date="2021-09-16T10:02:00Z">
        <w:r>
          <w:rPr>
            <w:rFonts w:ascii="Times New Roman" w:hAnsi="Times New Roman" w:cs="Times New Roman"/>
            <w:sz w:val="24"/>
            <w:szCs w:val="24"/>
          </w:rPr>
          <w:t xml:space="preserve">accessing </w:t>
        </w:r>
      </w:ins>
      <w:ins w:id="9" w:author="Jakob Johann Assmann" w:date="2021-09-16T10:08:00Z">
        <w:r>
          <w:rPr>
            <w:rFonts w:ascii="Times New Roman" w:hAnsi="Times New Roman" w:cs="Times New Roman"/>
            <w:sz w:val="24"/>
            <w:szCs w:val="24"/>
          </w:rPr>
          <w:t xml:space="preserve">the Landsat </w:t>
        </w:r>
      </w:ins>
      <w:ins w:id="10" w:author="Jakob Johann Assmann" w:date="2021-09-16T10:02:00Z">
        <w:r>
          <w:rPr>
            <w:rFonts w:ascii="Times New Roman" w:hAnsi="Times New Roman" w:cs="Times New Roman"/>
            <w:sz w:val="24"/>
            <w:szCs w:val="24"/>
          </w:rPr>
          <w:t>data</w:t>
        </w:r>
      </w:ins>
      <w:ins w:id="11" w:author="Jakob Johann Assmann" w:date="2021-09-16T10:08:00Z">
        <w:r>
          <w:rPr>
            <w:rFonts w:ascii="Times New Roman" w:hAnsi="Times New Roman" w:cs="Times New Roman"/>
            <w:sz w:val="24"/>
            <w:szCs w:val="24"/>
          </w:rPr>
          <w:t xml:space="preserve"> using lsatTS</w:t>
        </w:r>
      </w:ins>
      <w:ins w:id="12" w:author="Jakob Johann Assmann" w:date="2021-09-16T10:02:00Z">
        <w:r>
          <w:rPr>
            <w:rFonts w:ascii="Times New Roman" w:hAnsi="Times New Roman" w:cs="Times New Roman"/>
            <w:sz w:val="24"/>
            <w:szCs w:val="24"/>
          </w:rPr>
          <w:t xml:space="preserve"> is </w:t>
        </w:r>
      </w:ins>
      <w:ins w:id="13" w:author="Jakob Johann Assmann" w:date="2021-09-16T10:08:00Z">
        <w:r>
          <w:rPr>
            <w:rFonts w:ascii="Times New Roman" w:hAnsi="Times New Roman" w:cs="Times New Roman"/>
            <w:sz w:val="24"/>
            <w:szCs w:val="24"/>
          </w:rPr>
          <w:t>based on</w:t>
        </w:r>
      </w:ins>
      <w:ins w:id="14" w:author="Jakob Johann Assmann" w:date="2021-09-16T10:02:00Z">
        <w:r>
          <w:rPr>
            <w:rFonts w:ascii="Times New Roman" w:hAnsi="Times New Roman" w:cs="Times New Roman"/>
            <w:sz w:val="24"/>
            <w:szCs w:val="24"/>
          </w:rPr>
          <w:t xml:space="preserve"> point sample locations.</w:t>
        </w:r>
      </w:ins>
      <w:ins w:id="15" w:author="Jakob Johann Assmann" w:date="2021-09-16T10:05:00Z">
        <w:r>
          <w:rPr>
            <w:rFonts w:ascii="Times New Roman" w:hAnsi="Times New Roman" w:cs="Times New Roman"/>
            <w:sz w:val="24"/>
            <w:szCs w:val="24"/>
          </w:rPr>
          <w:t xml:space="preserve"> </w:t>
        </w:r>
      </w:ins>
    </w:p>
    <w:p w14:paraId="3C1478FB" w14:textId="285FE416" w:rsidR="005A303F" w:rsidRDefault="005A303F">
      <w:pPr>
        <w:pStyle w:val="NoSpacing"/>
        <w:numPr>
          <w:ilvl w:val="1"/>
          <w:numId w:val="1"/>
        </w:numPr>
        <w:rPr>
          <w:ins w:id="16" w:author="Jakob Johann Assmann" w:date="2021-09-16T10:02:00Z"/>
          <w:rFonts w:ascii="Times New Roman" w:hAnsi="Times New Roman" w:cs="Times New Roman"/>
          <w:sz w:val="24"/>
          <w:szCs w:val="24"/>
        </w:rPr>
        <w:pPrChange w:id="17" w:author="Jakob Johann Assmann" w:date="2021-09-16T10:05:00Z">
          <w:pPr>
            <w:pStyle w:val="NoSpacing"/>
            <w:numPr>
              <w:numId w:val="1"/>
            </w:numPr>
            <w:ind w:left="720" w:hanging="360"/>
          </w:pPr>
        </w:pPrChange>
      </w:pPr>
      <w:ins w:id="18" w:author="Jakob Johann Assmann" w:date="2021-09-16T10:05:00Z">
        <w:r>
          <w:rPr>
            <w:rFonts w:ascii="Times New Roman" w:hAnsi="Times New Roman" w:cs="Times New Roman"/>
            <w:sz w:val="24"/>
            <w:szCs w:val="24"/>
          </w:rPr>
          <w:t xml:space="preserve">For a given </w:t>
        </w:r>
      </w:ins>
      <w:ins w:id="19" w:author="Jakob Johann Assmann" w:date="2021-09-16T10:06:00Z">
        <w:r>
          <w:rPr>
            <w:rFonts w:ascii="Times New Roman" w:hAnsi="Times New Roman" w:cs="Times New Roman"/>
            <w:sz w:val="24"/>
            <w:szCs w:val="24"/>
          </w:rPr>
          <w:t>sample point all Landsat pixels that overlap with the point are extracted from the</w:t>
        </w:r>
      </w:ins>
      <w:ins w:id="20" w:author="Jakob Johann Assmann" w:date="2021-09-16T10:08:00Z">
        <w:r>
          <w:rPr>
            <w:rFonts w:ascii="Times New Roman" w:hAnsi="Times New Roman" w:cs="Times New Roman"/>
            <w:sz w:val="24"/>
            <w:szCs w:val="24"/>
          </w:rPr>
          <w:t xml:space="preserve"> combined collection of </w:t>
        </w:r>
      </w:ins>
      <w:ins w:id="21" w:author="Jakob Johann Assmann" w:date="2021-09-16T10:07:00Z">
        <w:r>
          <w:rPr>
            <w:rFonts w:ascii="Times New Roman" w:hAnsi="Times New Roman" w:cs="Times New Roman"/>
            <w:sz w:val="24"/>
            <w:szCs w:val="24"/>
          </w:rPr>
          <w:t xml:space="preserve">all </w:t>
        </w:r>
      </w:ins>
      <w:ins w:id="22" w:author="Jakob Johann Assmann" w:date="2021-09-16T10:06:00Z">
        <w:r>
          <w:rPr>
            <w:rFonts w:ascii="Times New Roman" w:hAnsi="Times New Roman" w:cs="Times New Roman"/>
            <w:sz w:val="24"/>
            <w:szCs w:val="24"/>
          </w:rPr>
          <w:t xml:space="preserve">Landsat 5,7 and 8 </w:t>
        </w:r>
      </w:ins>
      <w:ins w:id="23" w:author="Jakob Johann Assmann" w:date="2021-09-16T10:08:00Z">
        <w:r>
          <w:rPr>
            <w:rFonts w:ascii="Times New Roman" w:hAnsi="Times New Roman" w:cs="Times New Roman"/>
            <w:sz w:val="24"/>
            <w:szCs w:val="24"/>
          </w:rPr>
          <w:t xml:space="preserve">Collection 2 Surface Reflectance </w:t>
        </w:r>
      </w:ins>
      <w:ins w:id="24" w:author="Jakob Johann Assmann" w:date="2021-09-16T10:06:00Z">
        <w:r>
          <w:rPr>
            <w:rFonts w:ascii="Times New Roman" w:hAnsi="Times New Roman" w:cs="Times New Roman"/>
            <w:sz w:val="24"/>
            <w:szCs w:val="24"/>
          </w:rPr>
          <w:t>scenes</w:t>
        </w:r>
      </w:ins>
      <w:ins w:id="25" w:author="Jakob Johann Assmann" w:date="2021-09-16T10:08:00Z">
        <w:r>
          <w:rPr>
            <w:rFonts w:ascii="Times New Roman" w:hAnsi="Times New Roman" w:cs="Times New Roman"/>
            <w:sz w:val="24"/>
            <w:szCs w:val="24"/>
          </w:rPr>
          <w:t xml:space="preserve"> available on the GEE</w:t>
        </w:r>
      </w:ins>
      <w:ins w:id="26" w:author="Jakob Johann Assmann" w:date="2021-09-16T10:06:00Z">
        <w:r>
          <w:rPr>
            <w:rFonts w:ascii="Times New Roman" w:hAnsi="Times New Roman" w:cs="Times New Roman"/>
            <w:sz w:val="24"/>
            <w:szCs w:val="24"/>
          </w:rPr>
          <w:t xml:space="preserve">. </w:t>
        </w:r>
      </w:ins>
    </w:p>
    <w:p w14:paraId="78D57099" w14:textId="5E7E18FC" w:rsidR="005A303F" w:rsidRPr="000C275F" w:rsidRDefault="005A303F">
      <w:pPr>
        <w:pStyle w:val="NoSpacing"/>
        <w:numPr>
          <w:ilvl w:val="0"/>
          <w:numId w:val="1"/>
        </w:numPr>
        <w:rPr>
          <w:rFonts w:ascii="Times New Roman" w:hAnsi="Times New Roman" w:cs="Times New Roman"/>
          <w:sz w:val="24"/>
          <w:szCs w:val="24"/>
        </w:rPr>
        <w:pPrChange w:id="27" w:author="Jakob Johann Assmann" w:date="2021-09-16T10:02:00Z">
          <w:pPr>
            <w:pStyle w:val="NoSpacing"/>
          </w:pPr>
        </w:pPrChange>
      </w:pPr>
      <w:ins w:id="28" w:author="Jakob Johann Assmann" w:date="2021-09-16T10:03:00Z">
        <w:r>
          <w:rPr>
            <w:rFonts w:ascii="Times New Roman" w:hAnsi="Times New Roman" w:cs="Times New Roman"/>
            <w:sz w:val="24"/>
            <w:szCs w:val="24"/>
          </w:rPr>
          <w:t xml:space="preserve">Optional: </w:t>
        </w:r>
      </w:ins>
      <w:ins w:id="29" w:author="Jakob Johann Assmann" w:date="2021-09-16T10:02:00Z">
        <w:r>
          <w:rPr>
            <w:rFonts w:ascii="Times New Roman" w:hAnsi="Times New Roman" w:cs="Times New Roman"/>
            <w:sz w:val="24"/>
            <w:szCs w:val="24"/>
          </w:rPr>
          <w:t>For an area</w:t>
        </w:r>
      </w:ins>
      <w:ins w:id="30" w:author="Jakob Johann Assmann" w:date="2021-09-16T10:07:00Z">
        <w:r>
          <w:rPr>
            <w:rFonts w:ascii="Times New Roman" w:hAnsi="Times New Roman" w:cs="Times New Roman"/>
            <w:sz w:val="24"/>
            <w:szCs w:val="24"/>
          </w:rPr>
          <w:t xml:space="preserve"> of interest</w:t>
        </w:r>
      </w:ins>
      <w:ins w:id="31" w:author="Jakob Johann Assmann" w:date="2021-09-16T10:03:00Z">
        <w:r>
          <w:rPr>
            <w:rFonts w:ascii="Times New Roman" w:hAnsi="Times New Roman" w:cs="Times New Roman"/>
            <w:sz w:val="24"/>
            <w:szCs w:val="24"/>
          </w:rPr>
          <w:t>,</w:t>
        </w:r>
      </w:ins>
      <w:ins w:id="32" w:author="Jakob Johann Assmann" w:date="2021-09-16T10:02:00Z">
        <w:r>
          <w:rPr>
            <w:rFonts w:ascii="Times New Roman" w:hAnsi="Times New Roman" w:cs="Times New Roman"/>
            <w:sz w:val="24"/>
            <w:szCs w:val="24"/>
          </w:rPr>
          <w:t xml:space="preserve"> all landsat 8 pixel centers within the area can be determined with</w:t>
        </w:r>
      </w:ins>
      <w:ins w:id="33" w:author="Jakob Johann Assmann" w:date="2021-09-16T10:03:00Z">
        <w:r>
          <w:rPr>
            <w:rFonts w:ascii="Times New Roman" w:hAnsi="Times New Roman" w:cs="Times New Roman"/>
            <w:sz w:val="24"/>
            <w:szCs w:val="24"/>
          </w:rPr>
          <w:t xml:space="preserve"> the ls_get_pixel_centers() function. </w:t>
        </w:r>
      </w:ins>
      <w:ins w:id="34" w:author="Jakob Johann Assmann" w:date="2021-09-16T10:07:00Z">
        <w:r>
          <w:rPr>
            <w:rFonts w:ascii="Times New Roman" w:hAnsi="Times New Roman" w:cs="Times New Roman"/>
            <w:sz w:val="24"/>
            <w:szCs w:val="24"/>
          </w:rPr>
          <w:t xml:space="preserve">These pixel centre coordinates can then be passed on for the point based extraction. </w:t>
        </w:r>
      </w:ins>
    </w:p>
    <w:p w14:paraId="5D2BF1A9" w14:textId="77777777" w:rsidR="000C275F" w:rsidRDefault="000C275F" w:rsidP="00F751FB">
      <w:pPr>
        <w:pStyle w:val="NoSpacing"/>
        <w:rPr>
          <w:rFonts w:ascii="Times New Roman" w:hAnsi="Times New Roman" w:cs="Times New Roman"/>
          <w:i/>
          <w:iCs/>
          <w:sz w:val="24"/>
          <w:szCs w:val="24"/>
        </w:rPr>
      </w:pPr>
    </w:p>
    <w:p w14:paraId="286DDD56" w14:textId="77777777" w:rsidR="00A5674D" w:rsidRDefault="00A5674D" w:rsidP="00F751FB">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Prepare data for analysis using lsat_general_prep()</w:t>
      </w:r>
    </w:p>
    <w:p w14:paraId="0B64B571" w14:textId="4455E41C"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lsat_general_prep</w:t>
      </w:r>
      <w:r>
        <w:rPr>
          <w:rFonts w:ascii="Times New Roman" w:hAnsi="Times New Roman" w:cs="Times New Roman"/>
          <w:i/>
          <w:iCs/>
          <w:sz w:val="24"/>
          <w:szCs w:val="24"/>
        </w:rPr>
        <w:t>()</w:t>
      </w:r>
      <w:r>
        <w:rPr>
          <w:rFonts w:ascii="Times New Roman" w:hAnsi="Times New Roman" w:cs="Times New Roman"/>
          <w:sz w:val="24"/>
          <w:szCs w:val="24"/>
        </w:rPr>
        <w:t xml:space="preserve"> </w:t>
      </w:r>
      <w:r w:rsidRPr="00A9244D">
        <w:rPr>
          <w:rFonts w:ascii="Times New Roman" w:hAnsi="Times New Roman" w:cs="Times New Roman"/>
          <w:sz w:val="24"/>
          <w:szCs w:val="24"/>
        </w:rPr>
        <w:t>parse</w:t>
      </w:r>
      <w:r>
        <w:rPr>
          <w:rFonts w:ascii="Times New Roman" w:hAnsi="Times New Roman" w:cs="Times New Roman"/>
          <w:sz w:val="24"/>
          <w:szCs w:val="24"/>
        </w:rPr>
        <w:t>s</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rename</w:t>
      </w:r>
      <w:r>
        <w:rPr>
          <w:rFonts w:ascii="Times New Roman" w:hAnsi="Times New Roman" w:cs="Times New Roman"/>
          <w:sz w:val="24"/>
          <w:szCs w:val="24"/>
        </w:rPr>
        <w:t>s</w:t>
      </w:r>
      <w:r w:rsidRPr="00A9244D">
        <w:rPr>
          <w:rFonts w:ascii="Times New Roman" w:hAnsi="Times New Roman" w:cs="Times New Roman"/>
          <w:sz w:val="24"/>
          <w:szCs w:val="24"/>
        </w:rPr>
        <w:t xml:space="preserve"> columns, and scale</w:t>
      </w:r>
      <w:r>
        <w:rPr>
          <w:rFonts w:ascii="Times New Roman" w:hAnsi="Times New Roman" w:cs="Times New Roman"/>
          <w:sz w:val="24"/>
          <w:szCs w:val="24"/>
        </w:rPr>
        <w:t>s</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 xml:space="preserve"> to allow for subsequent analysis using </w:t>
      </w:r>
      <w:r w:rsidR="00A5674D" w:rsidRPr="00A5674D">
        <w:rPr>
          <w:rFonts w:ascii="Times New Roman" w:hAnsi="Times New Roman" w:cs="Times New Roman"/>
          <w:i/>
          <w:iCs/>
          <w:sz w:val="24"/>
          <w:szCs w:val="24"/>
        </w:rPr>
        <w:t>lsatTS</w:t>
      </w:r>
      <w:r w:rsidR="00A5674D">
        <w:rPr>
          <w:rFonts w:ascii="Times New Roman" w:hAnsi="Times New Roman" w:cs="Times New Roman"/>
          <w:sz w:val="24"/>
          <w:szCs w:val="24"/>
        </w:rPr>
        <w:t xml:space="preserve"> functions.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depend on there being a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 xml:space="preserve">” </w:t>
      </w:r>
      <w:r w:rsidRPr="00A9244D">
        <w:rPr>
          <w:rFonts w:ascii="Times New Roman" w:hAnsi="Times New Roman" w:cs="Times New Roman"/>
          <w:sz w:val="24"/>
          <w:szCs w:val="24"/>
        </w:rPr>
        <w:t>in your dataset, then make sure to modify your column</w:t>
      </w:r>
      <w:r>
        <w:rPr>
          <w:rFonts w:ascii="Times New Roman" w:hAnsi="Times New Roman" w:cs="Times New Roman"/>
          <w:sz w:val="24"/>
          <w:szCs w:val="24"/>
        </w:rPr>
        <w:t xml:space="preserve"> </w:t>
      </w:r>
      <w:r w:rsidRPr="00A9244D">
        <w:rPr>
          <w:rFonts w:ascii="Times New Roman" w:hAnsi="Times New Roman" w:cs="Times New Roman"/>
          <w:sz w:val="24"/>
          <w:szCs w:val="24"/>
        </w:rPr>
        <w:t>name accordingly.</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Clean surface reflectance data using lsat_clean_data()</w:t>
      </w:r>
    </w:p>
    <w:p w14:paraId="664AA74F" w14:textId="0370DCA3" w:rsidR="00C56196" w:rsidRPr="007B3C2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M</w:t>
      </w:r>
      <w:r w:rsidRPr="007B3C28">
        <w:rPr>
          <w:rFonts w:ascii="Times New Roman" w:hAnsi="Times New Roman" w:cs="Times New Roman"/>
          <w:sz w:val="24"/>
          <w:szCs w:val="24"/>
        </w:rPr>
        <w:t>ost analyses use high-quality surface reflectance</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measurements that were acquired under clear-sky conditions. </w:t>
      </w:r>
      <w:r>
        <w:rPr>
          <w:rFonts w:ascii="Times New Roman" w:hAnsi="Times New Roman" w:cs="Times New Roman"/>
          <w:sz w:val="24"/>
          <w:szCs w:val="24"/>
        </w:rPr>
        <w:t xml:space="preserve">You can </w:t>
      </w:r>
      <w:r w:rsidRPr="007B3C28">
        <w:rPr>
          <w:rFonts w:ascii="Times New Roman" w:hAnsi="Times New Roman" w:cs="Times New Roman"/>
          <w:sz w:val="24"/>
          <w:szCs w:val="24"/>
        </w:rPr>
        <w:t xml:space="preserve">filter surface reflectance measurements using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This</w:t>
      </w:r>
      <w:r>
        <w:rPr>
          <w:rFonts w:ascii="Times New Roman" w:hAnsi="Times New Roman" w:cs="Times New Roman"/>
          <w:sz w:val="24"/>
          <w:szCs w:val="24"/>
        </w:rPr>
        <w:t xml:space="preserve"> </w:t>
      </w:r>
      <w:r w:rsidRPr="007B3C28">
        <w:rPr>
          <w:rFonts w:ascii="Times New Roman" w:hAnsi="Times New Roman" w:cs="Times New Roman"/>
          <w:sz w:val="24"/>
          <w:szCs w:val="24"/>
        </w:rPr>
        <w:t>function allows you 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 xml:space="preserve">Addition water masking is provided based on </w:t>
      </w:r>
      <w:r>
        <w:rPr>
          <w:rFonts w:ascii="Times New Roman" w:hAnsi="Times New Roman" w:cs="Times New Roman"/>
          <w:sz w:val="24"/>
          <w:szCs w:val="24"/>
        </w:rPr>
        <w:t xml:space="preserve">maxim surface water extent ()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w:t>
      </w:r>
    </w:p>
    <w:p w14:paraId="59017E61" w14:textId="77777777" w:rsidR="00C56196" w:rsidRDefault="00C56196" w:rsidP="00C56196">
      <w:pPr>
        <w:pStyle w:val="NoSpacing"/>
        <w:rPr>
          <w:rFonts w:ascii="Times New Roman" w:hAnsi="Times New Roman" w:cs="Times New Roman"/>
          <w:sz w:val="24"/>
          <w:szCs w:val="24"/>
        </w:rPr>
      </w:pPr>
    </w:p>
    <w:p w14:paraId="295A32AB" w14:textId="149CB1BB"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lsat_neighborhood_mean()</w:t>
      </w:r>
    </w:p>
    <w:p w14:paraId="0456A563" w14:textId="6256EAA3"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If each of your sites </w:t>
      </w:r>
      <w:r>
        <w:rPr>
          <w:rFonts w:ascii="Times New Roman" w:hAnsi="Times New Roman" w:cs="Times New Roman"/>
          <w:sz w:val="24"/>
          <w:szCs w:val="24"/>
        </w:rPr>
        <w:t xml:space="preserve">were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(e.g., 3 x 3 pixels), then </w:t>
      </w:r>
      <w:r w:rsidRPr="00943AA8">
        <w:rPr>
          <w:rFonts w:ascii="Times New Roman" w:hAnsi="Times New Roman" w:cs="Times New Roman"/>
          <w:i/>
          <w:iCs/>
          <w:sz w:val="24"/>
          <w:szCs w:val="24"/>
        </w:rPr>
        <w:t>lsat_neighborhood_mean()</w:t>
      </w:r>
      <w:r w:rsidRPr="00943AA8">
        <w:rPr>
          <w:rFonts w:ascii="Times New Roman" w:hAnsi="Times New Roman" w:cs="Times New Roman"/>
          <w:sz w:val="24"/>
          <w:szCs w:val="24"/>
        </w:rPr>
        <w:t xml:space="preserve"> will compute the mean</w:t>
      </w:r>
      <w:r>
        <w:rPr>
          <w:rFonts w:ascii="Times New Roman" w:hAnsi="Times New Roman" w:cs="Times New Roman"/>
          <w:sz w:val="24"/>
          <w:szCs w:val="24"/>
        </w:rPr>
        <w:t xml:space="preserve"> </w:t>
      </w:r>
      <w:r w:rsidRPr="00943AA8">
        <w:rPr>
          <w:rFonts w:ascii="Times New Roman" w:hAnsi="Times New Roman" w:cs="Times New Roman"/>
          <w:sz w:val="24"/>
          <w:szCs w:val="24"/>
        </w:rPr>
        <w:t>reflectance across this neighborhood of pixel</w:t>
      </w:r>
      <w:r>
        <w:rPr>
          <w:rFonts w:ascii="Times New Roman" w:hAnsi="Times New Roman" w:cs="Times New Roman"/>
          <w:sz w:val="24"/>
          <w:szCs w:val="24"/>
        </w:rPr>
        <w:t>s for measurements at each period in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lsat_summarize_data_avail(</w:t>
      </w:r>
      <w:r w:rsidRPr="00782A8D">
        <w:rPr>
          <w:rFonts w:ascii="Times New Roman" w:hAnsi="Times New Roman" w:cs="Times New Roman"/>
          <w:i/>
          <w:iCs/>
          <w:sz w:val="24"/>
          <w:szCs w:val="24"/>
        </w:rPr>
        <w:t>)</w:t>
      </w:r>
    </w:p>
    <w:p w14:paraId="06629343" w14:textId="799053D2"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lsat_summarize_data_avail()</w:t>
      </w:r>
      <w:r w:rsidRPr="00943AA8">
        <w:rPr>
          <w:rFonts w:ascii="Times New Roman" w:hAnsi="Times New Roman" w:cs="Times New Roman"/>
          <w:sz w:val="24"/>
          <w:szCs w:val="24"/>
        </w:rPr>
        <w:t xml:space="preserve"> creates a summary table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of observations available for each site.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 xml:space="preserve">cross-site aggregate number </w:t>
      </w:r>
      <w:r w:rsidRPr="00943AA8">
        <w:rPr>
          <w:rFonts w:ascii="Times New Roman" w:hAnsi="Times New Roman" w:cs="Times New Roman"/>
          <w:sz w:val="24"/>
          <w:szCs w:val="24"/>
        </w:rPr>
        <w:t>of observations across years</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Calculate spectral indices using 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
    <w:p w14:paraId="56D92E34" w14:textId="7F7344BE" w:rsidR="00C56196"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Calculate common spectral indices using 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r>
        <w:rPr>
          <w:rFonts w:ascii="Times New Roman" w:hAnsi="Times New Roman" w:cs="Times New Roman"/>
          <w:sz w:val="24"/>
          <w:szCs w:val="24"/>
        </w:rPr>
        <w:t>. This function includes ~15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Table 2. Spectral indices that can be computed using the </w:t>
      </w:r>
      <w:r w:rsidRPr="00777D31">
        <w:rPr>
          <w:rFonts w:ascii="Times New Roman" w:hAnsi="Times New Roman" w:cs="Times New Roman"/>
          <w:i/>
          <w:iCs/>
          <w:sz w:val="24"/>
          <w:szCs w:val="24"/>
        </w:rPr>
        <w:t>lsat_calc_spec_index()</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NIRv</w:t>
            </w:r>
          </w:p>
        </w:tc>
        <w:tc>
          <w:tcPr>
            <w:tcW w:w="2561" w:type="dxa"/>
            <w:vAlign w:val="center"/>
          </w:tcPr>
          <w:p w14:paraId="6F15B364" w14:textId="77777777" w:rsidR="00C56196" w:rsidRPr="007A39B6" w:rsidRDefault="00142AEA"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142AEA"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142AEA"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142AEA"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gNDVI</w:t>
            </w:r>
          </w:p>
        </w:tc>
        <w:tc>
          <w:tcPr>
            <w:tcW w:w="2561" w:type="dxa"/>
            <w:vAlign w:val="center"/>
          </w:tcPr>
          <w:p w14:paraId="28586550" w14:textId="77777777" w:rsidR="00C56196" w:rsidRPr="007A39B6" w:rsidRDefault="00142AEA"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kNDVI</w:t>
            </w:r>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142AEA"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77777777" w:rsidR="00C56196" w:rsidRPr="00B16CB2" w:rsidRDefault="00C56196" w:rsidP="00C56196">
      <w:pPr>
        <w:pStyle w:val="Heading2"/>
      </w:pPr>
      <w:r w:rsidRPr="00B16CB2">
        <w:t>Cross-calibrate spectral reflectance or index across sensors using lsat_calibrate_rf()</w:t>
      </w:r>
    </w:p>
    <w:p w14:paraId="1AC03B70" w14:textId="00F461E2" w:rsidR="00C56196" w:rsidRDefault="00C56196" w:rsidP="00C56196">
      <w:pPr>
        <w:pStyle w:val="NoSpacing"/>
        <w:rPr>
          <w:rFonts w:ascii="Consolas" w:hAnsi="Consolas" w:cs="Times New Roman"/>
          <w:sz w:val="20"/>
          <w:szCs w:val="20"/>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Pr>
          <w:rFonts w:ascii="Times New Roman" w:hAnsi="Times New Roman" w:cs="Times New Roman"/>
          <w:sz w:val="24"/>
          <w:szCs w:val="24"/>
        </w:rPr>
        <w:t xml:space="preserve"> This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should 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 </w:instrTex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EN.CITE.DATA </w:instrText>
      </w:r>
      <w:r w:rsidR="00ED3DD6">
        <w:rPr>
          <w:rFonts w:ascii="Times New Roman" w:hAnsi="Times New Roman" w:cs="Times New Roman"/>
          <w:sz w:val="24"/>
          <w:szCs w:val="24"/>
        </w:rPr>
      </w:r>
      <w:r w:rsidR="00ED3DD6">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ED3DD6">
        <w:rPr>
          <w:rFonts w:ascii="Times New Roman" w:hAnsi="Times New Roman" w:cs="Times New Roman"/>
          <w:noProof/>
          <w:sz w:val="24"/>
          <w:szCs w:val="24"/>
        </w:rPr>
        <w:t>(Ju and Masek 2016, Roy et al. 2016)</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D3DD6">
        <w:rPr>
          <w:rFonts w:ascii="Times New Roman" w:hAnsi="Times New Roman" w:cs="Times New Roman"/>
          <w:sz w:val="24"/>
          <w:szCs w:val="24"/>
        </w:rPr>
        <w:t xml:space="preserve">The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preferably many 1,000s of sample site</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ED3DD6">
        <w:rPr>
          <w:rFonts w:ascii="Times New Roman" w:hAnsi="Times New Roman" w:cs="Times New Roman"/>
          <w:sz w:val="24"/>
          <w:szCs w:val="24"/>
        </w:rPr>
        <w:t xml:space="preserve">sample locations across the Arctic – Boreal domain. </w:t>
      </w:r>
      <w:r w:rsidR="007C1180">
        <w:rPr>
          <w:rFonts w:ascii="Times New Roman" w:hAnsi="Times New Roman" w:cs="Times New Roman"/>
          <w:sz w:val="24"/>
          <w:szCs w:val="24"/>
        </w:rPr>
        <w:t>T</w:t>
      </w:r>
      <w:r w:rsidRPr="00CA364C">
        <w:rPr>
          <w:rFonts w:ascii="Times New Roman" w:hAnsi="Times New Roman" w:cs="Times New Roman"/>
          <w:sz w:val="24"/>
          <w:szCs w:val="24"/>
        </w:rPr>
        <w:t xml:space="preserve">he </w:t>
      </w:r>
      <w:r w:rsidR="007C1180">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determining the typical reflectance at a site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sidR="007C1180">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w:t>
      </w:r>
      <w:r w:rsidR="007C1180">
        <w:rPr>
          <w:rFonts w:ascii="Times New Roman" w:hAnsi="Times New Roman" w:cs="Times New Roman"/>
          <w:sz w:val="24"/>
          <w:szCs w:val="24"/>
        </w:rPr>
        <w:t>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sensor.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add a new column</w:t>
      </w:r>
      <w:r>
        <w:rPr>
          <w:rFonts w:ascii="Times New Roman" w:hAnsi="Times New Roman" w:cs="Times New Roman"/>
          <w:sz w:val="24"/>
          <w:szCs w:val="24"/>
        </w:rPr>
        <w:t xml:space="preserve"> </w:t>
      </w:r>
      <w:r w:rsidRPr="00CA364C">
        <w:rPr>
          <w:rFonts w:ascii="Times New Roman" w:hAnsi="Times New Roman" w:cs="Times New Roman"/>
          <w:sz w:val="24"/>
          <w:szCs w:val="24"/>
        </w:rPr>
        <w:t>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 ([band].xcal); however, the function</w:t>
      </w:r>
      <w:r>
        <w:rPr>
          <w:rFonts w:ascii="Times New Roman" w:hAnsi="Times New Roman" w:cs="Times New Roman"/>
          <w:sz w:val="24"/>
          <w:szCs w:val="24"/>
        </w:rPr>
        <w:t xml:space="preserve"> </w:t>
      </w:r>
      <w:r w:rsidRPr="00CA364C">
        <w:rPr>
          <w:rFonts w:ascii="Times New Roman" w:hAnsi="Times New Roman" w:cs="Times New Roman"/>
          <w:sz w:val="24"/>
          <w:szCs w:val="24"/>
        </w:rPr>
        <w:t>will overwrite the existing column if overwrite.col =</w:t>
      </w:r>
      <w:r>
        <w:rPr>
          <w:rFonts w:ascii="Times New Roman" w:hAnsi="Times New Roman" w:cs="Times New Roman"/>
          <w:sz w:val="24"/>
          <w:szCs w:val="24"/>
        </w:rPr>
        <w:t xml:space="preserve"> </w:t>
      </w:r>
      <w:r w:rsidRPr="00CA364C">
        <w:rPr>
          <w:rFonts w:ascii="Times New Roman" w:hAnsi="Times New Roman" w:cs="Times New Roman"/>
          <w:sz w:val="24"/>
          <w:szCs w:val="24"/>
        </w:rPr>
        <w:t>T</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lastRenderedPageBreak/>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s</w:t>
      </w:r>
      <w:r w:rsidR="007C1180">
        <w:rPr>
          <w:rFonts w:ascii="Times New Roman" w:hAnsi="Times New Roman" w:cs="Times New Roman"/>
          <w:sz w:val="24"/>
          <w:szCs w:val="24"/>
        </w:rPr>
        <w:t>.</w:t>
      </w:r>
      <w:r>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BB4FF3E" w14:textId="77777777" w:rsidR="00C56196" w:rsidRPr="00C40A6A" w:rsidRDefault="00C56196" w:rsidP="00C56196">
      <w:pPr>
        <w:pStyle w:val="Heading1"/>
      </w:pPr>
      <w:r w:rsidRPr="00C40A6A">
        <w:t>Data analysis</w:t>
      </w:r>
    </w:p>
    <w:p w14:paraId="49B0D945" w14:textId="77777777" w:rsidR="00C56196" w:rsidRPr="00381CED" w:rsidRDefault="00C56196" w:rsidP="00C56196">
      <w:pPr>
        <w:pStyle w:val="Heading2"/>
      </w:pPr>
      <w:r w:rsidRPr="00381CED">
        <w:t>Fit phenological curves to vegetation greenness time series using lsat_fit_phenological_curves()</w:t>
      </w:r>
    </w:p>
    <w:p w14:paraId="208C0D8D"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w:t>
      </w:r>
      <w:r w:rsidRPr="00CA364C">
        <w:rPr>
          <w:rFonts w:ascii="Times New Roman" w:hAnsi="Times New Roman" w:cs="Times New Roman"/>
          <w:sz w:val="24"/>
          <w:szCs w:val="24"/>
        </w:rPr>
        <w:t>characterizes seasonal</w:t>
      </w:r>
      <w:r>
        <w:rPr>
          <w:rFonts w:ascii="Times New Roman" w:hAnsi="Times New Roman" w:cs="Times New Roman"/>
          <w:sz w:val="24"/>
          <w:szCs w:val="24"/>
        </w:rPr>
        <w:t xml:space="preserve"> </w:t>
      </w:r>
      <w:r w:rsidRPr="00CA364C">
        <w:rPr>
          <w:rFonts w:ascii="Times New Roman" w:hAnsi="Times New Roman" w:cs="Times New Roman"/>
          <w:sz w:val="24"/>
          <w:szCs w:val="24"/>
        </w:rPr>
        <w:t>land surface phenology at each sampling site using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 from Landsat satellite observations. The</w:t>
      </w:r>
      <w:r>
        <w:rPr>
          <w:rFonts w:ascii="Times New Roman" w:hAnsi="Times New Roman" w:cs="Times New Roman"/>
          <w:sz w:val="24"/>
          <w:szCs w:val="24"/>
        </w:rPr>
        <w:t xml:space="preserve"> </w:t>
      </w:r>
      <w:r w:rsidRPr="00CA364C">
        <w:rPr>
          <w:rFonts w:ascii="Times New Roman" w:hAnsi="Times New Roman" w:cs="Times New Roman"/>
          <w:sz w:val="24"/>
          <w:szCs w:val="24"/>
        </w:rPr>
        <w:t>function was constructed as a steppingstone to estimating annual maximum</w:t>
      </w:r>
    </w:p>
    <w:p w14:paraId="37F099C3"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vegetation greenness (e.g., NDVImax). The function iteratively fits</w:t>
      </w:r>
      <w:r>
        <w:rPr>
          <w:rFonts w:ascii="Times New Roman" w:hAnsi="Times New Roman" w:cs="Times New Roman"/>
          <w:sz w:val="24"/>
          <w:szCs w:val="24"/>
        </w:rPr>
        <w:t xml:space="preserve"> </w:t>
      </w:r>
      <w:r w:rsidRPr="00CA364C">
        <w:rPr>
          <w:rFonts w:ascii="Times New Roman" w:hAnsi="Times New Roman" w:cs="Times New Roman"/>
          <w:sz w:val="24"/>
          <w:szCs w:val="24"/>
        </w:rPr>
        <w:t>cubic splines to seasonal vegetation greenness time series and returns</w:t>
      </w:r>
      <w:r>
        <w:rPr>
          <w:rFonts w:ascii="Times New Roman" w:hAnsi="Times New Roman" w:cs="Times New Roman"/>
          <w:sz w:val="24"/>
          <w:szCs w:val="24"/>
        </w:rPr>
        <w:t xml:space="preserve"> </w:t>
      </w:r>
      <w:r w:rsidRPr="00CA364C">
        <w:rPr>
          <w:rFonts w:ascii="Times New Roman" w:hAnsi="Times New Roman" w:cs="Times New Roman"/>
          <w:sz w:val="24"/>
          <w:szCs w:val="24"/>
        </w:rPr>
        <w:t>information about the timing and magnitude of individual vegetation</w:t>
      </w:r>
      <w:r>
        <w:rPr>
          <w:rFonts w:ascii="Times New Roman" w:hAnsi="Times New Roman" w:cs="Times New Roman"/>
          <w:sz w:val="24"/>
          <w:szCs w:val="24"/>
        </w:rPr>
        <w:t xml:space="preserve"> </w:t>
      </w:r>
      <w:r w:rsidRPr="00CA364C">
        <w:rPr>
          <w:rFonts w:ascii="Times New Roman" w:hAnsi="Times New Roman" w:cs="Times New Roman"/>
          <w:sz w:val="24"/>
          <w:szCs w:val="24"/>
        </w:rPr>
        <w:t>greenness observation relative to a multi-year seasonal phenology at</w:t>
      </w:r>
    </w:p>
    <w:p w14:paraId="2447A8E1"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each site</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 If you are working with a 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typically negative (e.g., NDWI) then multiply your 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77777777" w:rsidR="00C56196" w:rsidRPr="00ED51A0" w:rsidRDefault="00C56196" w:rsidP="00C56196">
      <w:pPr>
        <w:pStyle w:val="Heading2"/>
      </w:pPr>
      <w:r w:rsidRPr="00ED51A0">
        <w:t>Derived annual growing season metrics using lsat_summarize_growing_seasons()</w:t>
      </w:r>
    </w:p>
    <w:p w14:paraId="17C27552" w14:textId="77777777" w:rsidR="00C56196"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metrics from vegetation greenness time series 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 The metrics include annual mean,</w:t>
      </w:r>
      <w:r>
        <w:rPr>
          <w:rFonts w:ascii="Times New Roman" w:hAnsi="Times New Roman" w:cs="Times New Roman"/>
          <w:sz w:val="24"/>
          <w:szCs w:val="24"/>
        </w:rPr>
        <w:t xml:space="preserve"> </w:t>
      </w:r>
      <w:r w:rsidRPr="00CA364C">
        <w:rPr>
          <w:rFonts w:ascii="Times New Roman" w:hAnsi="Times New Roman" w:cs="Times New Roman"/>
          <w:sz w:val="24"/>
          <w:szCs w:val="24"/>
        </w:rPr>
        <w:t>median, and 90th percentile vegetation greenness of 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 as well as phenologically-modeled estimates of</w:t>
      </w:r>
      <w:r>
        <w:rPr>
          <w:rFonts w:ascii="Times New Roman" w:hAnsi="Times New Roman" w:cs="Times New Roman"/>
          <w:sz w:val="24"/>
          <w:szCs w:val="24"/>
        </w:rPr>
        <w:t xml:space="preserve"> </w:t>
      </w:r>
      <w:r w:rsidRPr="00CA364C">
        <w:rPr>
          <w:rFonts w:ascii="Times New Roman" w:hAnsi="Times New Roman" w:cs="Times New Roman"/>
          <w:sz w:val="24"/>
          <w:szCs w:val="24"/>
        </w:rPr>
        <w:t>annual maximum vegetation greenness and the seasonal timing (Day of</w:t>
      </w:r>
      <w:r>
        <w:rPr>
          <w:rFonts w:ascii="Times New Roman" w:hAnsi="Times New Roman" w:cs="Times New Roman"/>
          <w:sz w:val="24"/>
          <w:szCs w:val="24"/>
        </w:rPr>
        <w:t xml:space="preserve"> </w:t>
      </w:r>
      <w:r w:rsidRPr="00CA364C">
        <w:rPr>
          <w:rFonts w:ascii="Times New Roman" w:hAnsi="Times New Roman" w:cs="Times New Roman"/>
          <w:sz w:val="24"/>
          <w:szCs w:val="24"/>
        </w:rPr>
        <w:t>Year) of maximum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relies on output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from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65730355" w:rsidR="00C56196" w:rsidRPr="00CA364C" w:rsidRDefault="00C56196" w:rsidP="00C56196">
      <w:pPr>
        <w:pStyle w:val="Heading2"/>
      </w:pPr>
      <w:r w:rsidRPr="00CA364C">
        <w:t xml:space="preserve">Evaluate estimates of annual max </w:t>
      </w:r>
      <w:r>
        <w:t xml:space="preserve">vegetation greenness using </w:t>
      </w:r>
      <w:r w:rsidRPr="00CA364C">
        <w:t>lsat_evaluate_phenological_max()</w:t>
      </w:r>
    </w:p>
    <w:p w14:paraId="690E1AE9" w14:textId="0853B1FE"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sidRPr="00CA364C">
        <w:rPr>
          <w:rFonts w:ascii="Times New Roman" w:hAnsi="Times New Roman" w:cs="Times New Roman"/>
          <w:sz w:val="24"/>
          <w:szCs w:val="24"/>
        </w:rPr>
        <w:t xml:space="preserve"> is a tool for assessing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the phenological modeling tends to substantially reduce this dependency.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algorithm </w:t>
      </w:r>
      <w:r>
        <w:rPr>
          <w:rFonts w:ascii="Times New Roman" w:hAnsi="Times New Roman" w:cs="Times New Roman"/>
          <w:sz w:val="24"/>
          <w:szCs w:val="24"/>
        </w:rPr>
        <w:t xml:space="preserve">assumes the </w:t>
      </w:r>
      <w:r w:rsidRPr="00CA364C">
        <w:rPr>
          <w:rFonts w:ascii="Times New Roman" w:hAnsi="Times New Roman" w:cs="Times New Roman"/>
          <w:sz w:val="24"/>
          <w:szCs w:val="24"/>
        </w:rPr>
        <w:t>“true”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site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 xml:space="preserve">(e.g., ≥ 7). The algorithm 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this number of growing season observations and then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maximum vegetation greenness change as a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5D2B46D1" w14:textId="77777777" w:rsidR="00C56196" w:rsidRPr="00CA364C" w:rsidRDefault="00C56196" w:rsidP="00C56196">
      <w:pPr>
        <w:pStyle w:val="NoSpacing"/>
        <w:rPr>
          <w:rFonts w:ascii="Times New Roman" w:hAnsi="Times New Roman" w:cs="Times New Roman"/>
          <w:sz w:val="24"/>
          <w:szCs w:val="24"/>
        </w:rPr>
      </w:pPr>
    </w:p>
    <w:p w14:paraId="6048A886" w14:textId="12396C20"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5E760C65" w14:textId="61940759"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series of vegetation greenness for each sampling site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time period. This is a wrapper for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sidR="00DC666B">
        <w:rPr>
          <w:rFonts w:ascii="Times New Roman" w:hAnsi="Times New Roman" w:cs="Times New Roman"/>
          <w:sz w:val="24"/>
          <w:szCs w:val="24"/>
        </w:rPr>
        <w:t xml:space="preserve"> </w:t>
      </w:r>
      <w:r w:rsidR="00DC666B">
        <w:rPr>
          <w:rFonts w:ascii="Times New Roman" w:hAnsi="Times New Roman" w:cs="Times New Roman"/>
          <w:sz w:val="24"/>
          <w:szCs w:val="24"/>
        </w:rPr>
        <w:fldChar w:fldCharType="begin"/>
      </w:r>
      <w:r w:rsidR="00DC666B">
        <w:rPr>
          <w:rFonts w:ascii="Times New Roman" w:hAnsi="Times New Roman" w:cs="Times New Roman"/>
          <w:sz w:val="24"/>
          <w:szCs w:val="24"/>
        </w:rPr>
        <w:instrText xml:space="preserve"> ADDIN EN.CITE &lt;EndNote&gt;&lt;Cite&gt;&lt;Author&gt;Bronaugh&lt;/Author&gt;&lt;Year&gt;2012&lt;/Year&gt;&lt;RecNum&gt;1560&lt;/RecNum&gt;&lt;DisplayText&gt;(Bronaugh and Werner 2012)&lt;/DisplayText&gt;&lt;record&gt;&lt;rec-number&gt;1560&lt;/rec-number&gt;&lt;foreign-keys&gt;&lt;key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https://CRAN.R-project.org/package=zyp&lt;/title&gt;&lt;/titles&gt;&lt;dates&gt;&lt;year&gt;2012&lt;/year&gt;&lt;/dates&gt;&lt;urls&gt;&lt;/urls&gt;&lt;/record&gt;&lt;/Cite&gt;&lt;/EndNote&gt;</w:instrText>
      </w:r>
      <w:r w:rsidR="00DC666B">
        <w:rPr>
          <w:rFonts w:ascii="Times New Roman" w:hAnsi="Times New Roman" w:cs="Times New Roman"/>
          <w:sz w:val="24"/>
          <w:szCs w:val="24"/>
        </w:rPr>
        <w:fldChar w:fldCharType="separate"/>
      </w:r>
      <w:r w:rsidR="00DC666B">
        <w:rPr>
          <w:rFonts w:ascii="Times New Roman" w:hAnsi="Times New Roman" w:cs="Times New Roman"/>
          <w:noProof/>
          <w:sz w:val="24"/>
          <w:szCs w:val="24"/>
        </w:rPr>
        <w:t>(Bronaugh and Werner 2012)</w:t>
      </w:r>
      <w:r w:rsidR="00DC666B">
        <w:rPr>
          <w:rFonts w:ascii="Times New Roman" w:hAnsi="Times New Roman" w:cs="Times New Roman"/>
          <w:sz w:val="24"/>
          <w:szCs w:val="24"/>
        </w:rPr>
        <w:fldChar w:fldCharType="end"/>
      </w:r>
      <w:r w:rsidRPr="00CA364C">
        <w:rPr>
          <w:rFonts w:ascii="Times New Roman" w:hAnsi="Times New Roman" w:cs="Times New Roman"/>
          <w:sz w:val="24"/>
          <w:szCs w:val="24"/>
        </w:rPr>
        <w:t xml:space="preserve">. This function will </w:t>
      </w:r>
      <w:r w:rsidRPr="00CA364C">
        <w:rPr>
          <w:rFonts w:ascii="Times New Roman" w:hAnsi="Times New Roman" w:cs="Times New Roman"/>
          <w:sz w:val="24"/>
          <w:szCs w:val="24"/>
        </w:rPr>
        <w:lastRenderedPageBreak/>
        <w:t>iteratively pre-whiten</w:t>
      </w:r>
      <w:r>
        <w:rPr>
          <w:rFonts w:ascii="Times New Roman" w:hAnsi="Times New Roman" w:cs="Times New Roman"/>
          <w:sz w:val="24"/>
          <w:szCs w:val="24"/>
        </w:rPr>
        <w:t xml:space="preserve"> </w:t>
      </w:r>
      <w:r w:rsidRPr="00CA364C">
        <w:rPr>
          <w:rFonts w:ascii="Times New Roman" w:hAnsi="Times New Roman" w:cs="Times New Roman"/>
          <w:sz w:val="24"/>
          <w:szCs w:val="24"/>
        </w:rPr>
        <w:t>a time series (i.e., remove temporal autocorrelation) and then compute</w:t>
      </w:r>
      <w:r>
        <w:rPr>
          <w:rFonts w:ascii="Times New Roman" w:hAnsi="Times New Roman" w:cs="Times New Roman"/>
          <w:sz w:val="24"/>
          <w:szCs w:val="24"/>
        </w:rPr>
        <w:t xml:space="preserve">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w:t>
      </w:r>
    </w:p>
    <w:p w14:paraId="69445BAC" w14:textId="77777777" w:rsidR="00084ABC" w:rsidRPr="00CA364C" w:rsidRDefault="00084ABC" w:rsidP="00084ABC">
      <w:pPr>
        <w:pStyle w:val="NoSpacing"/>
        <w:rPr>
          <w:rFonts w:ascii="Times New Roman" w:hAnsi="Times New Roman" w:cs="Times New Roman"/>
          <w:sz w:val="24"/>
          <w:szCs w:val="24"/>
        </w:rPr>
      </w:pPr>
    </w:p>
    <w:p w14:paraId="4F4E69E4" w14:textId="7C442186" w:rsidR="004F2FB5" w:rsidRPr="00792C3C" w:rsidRDefault="00F751FB" w:rsidP="00C81F1B">
      <w:pPr>
        <w:pStyle w:val="Heading1"/>
      </w:pPr>
      <w:commentRangeStart w:id="35"/>
      <w:r w:rsidRPr="00792C3C">
        <w:t>Example</w:t>
      </w:r>
      <w:r w:rsidR="004F2FB5" w:rsidRPr="00792C3C">
        <w:t xml:space="preserve"> application</w:t>
      </w:r>
      <w:commentRangeEnd w:id="35"/>
      <w:r w:rsidR="004F2FB5" w:rsidRPr="00792C3C">
        <w:rPr>
          <w:rStyle w:val="CommentReference"/>
          <w:sz w:val="24"/>
          <w:szCs w:val="24"/>
        </w:rPr>
        <w:commentReference w:id="35"/>
      </w:r>
      <w:r w:rsidR="00E07A3D">
        <w:t>: Vegetation greenness trends for a landscape on Disko Island</w:t>
      </w:r>
    </w:p>
    <w:p w14:paraId="3939CF5A" w14:textId="78E6F708"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Dis</w:t>
      </w:r>
      <w:r w:rsidR="00A40441">
        <w:rPr>
          <w:rFonts w:ascii="Times New Roman" w:hAnsi="Times New Roman" w:cs="Times New Roman"/>
          <w:sz w:val="24"/>
          <w:szCs w:val="24"/>
        </w:rPr>
        <w:t>k</w:t>
      </w:r>
      <w:r w:rsidR="00AC568D">
        <w:rPr>
          <w:rFonts w:ascii="Times New Roman" w:hAnsi="Times New Roman" w:cs="Times New Roman"/>
          <w:sz w:val="24"/>
          <w:szCs w:val="24"/>
        </w:rPr>
        <w:t>o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commentRangeStart w:id="36"/>
      <w:r w:rsidR="008C6BC7" w:rsidRPr="008C6BC7">
        <w:rPr>
          <w:rFonts w:ascii="Times New Roman" w:hAnsi="Times New Roman" w:cs="Times New Roman"/>
          <w:sz w:val="24"/>
          <w:szCs w:val="24"/>
          <w:highlight w:val="yellow"/>
        </w:rPr>
        <w:t>…</w:t>
      </w:r>
      <w:commentRangeEnd w:id="36"/>
      <w:r w:rsidR="008C6BC7">
        <w:rPr>
          <w:rStyle w:val="CommentReference"/>
        </w:rPr>
        <w:commentReference w:id="36"/>
      </w:r>
      <w:r w:rsidR="0077545D">
        <w:rPr>
          <w:rFonts w:ascii="Times New Roman" w:hAnsi="Times New Roman" w:cs="Times New Roman"/>
          <w:sz w:val="24"/>
          <w:szCs w:val="24"/>
        </w:rPr>
        <w:t xml:space="preserve"> 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B15E21">
        <w:rPr>
          <w:rFonts w:ascii="Times New Roman" w:hAnsi="Times New Roman" w:cs="Times New Roman"/>
          <w:sz w:val="24"/>
          <w:szCs w:val="24"/>
        </w:rPr>
        <w:t>broadly correlates with tundra productivity and aboveground biomass</w:t>
      </w:r>
      <w:r w:rsidR="009542CB">
        <w:rPr>
          <w:rFonts w:ascii="Times New Roman" w:hAnsi="Times New Roman" w:cs="Times New Roman"/>
          <w:sz w:val="24"/>
          <w:szCs w:val="24"/>
        </w:rPr>
        <w:t xml:space="preserve">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6628AB">
        <w:rPr>
          <w:rFonts w:ascii="Times New Roman" w:hAnsi="Times New Roman" w:cs="Times New Roman"/>
          <w:sz w:val="24"/>
          <w:szCs w:val="24"/>
        </w:rPr>
        <w:t xml:space="preserve">We focus on the period from 2000 to 2020 because there was limited Landsat data available prior to 2000.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461791">
        <w:rPr>
          <w:rFonts w:ascii="Times New Roman" w:hAnsi="Times New Roman" w:cs="Times New Roman"/>
          <w:sz w:val="24"/>
          <w:szCs w:val="24"/>
        </w:rPr>
        <w:t xml:space="preserve">work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 xml:space="preserve">the analysis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 xml:space="preserve">functions (excluding Figure 2). </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6A737584" w14:textId="77777777" w:rsidR="00EB7B05" w:rsidRDefault="00EB7B05" w:rsidP="00F751FB">
      <w:pPr>
        <w:pStyle w:val="NoSpacing"/>
        <w:rPr>
          <w:rFonts w:ascii="Times New Roman" w:hAnsi="Times New Roman" w:cs="Times New Roman"/>
          <w:sz w:val="24"/>
          <w:szCs w:val="24"/>
        </w:rPr>
      </w:pPr>
    </w:p>
    <w:p w14:paraId="09DC236E" w14:textId="3C6920A4" w:rsidR="0077545D" w:rsidRDefault="0077545D" w:rsidP="00F751FB">
      <w:pPr>
        <w:pStyle w:val="NoSpacing"/>
        <w:rPr>
          <w:rFonts w:ascii="Times New Roman" w:hAnsi="Times New Roman" w:cs="Times New Roman"/>
          <w:sz w:val="24"/>
          <w:szCs w:val="24"/>
        </w:rPr>
      </w:pPr>
    </w:p>
    <w:p w14:paraId="28160DEF" w14:textId="7121569F" w:rsidR="00831471" w:rsidRDefault="00831471" w:rsidP="00F751FB">
      <w:pPr>
        <w:pStyle w:val="NoSpacing"/>
        <w:rPr>
          <w:rFonts w:ascii="Times New Roman" w:hAnsi="Times New Roman" w:cs="Times New Roman"/>
          <w:sz w:val="24"/>
          <w:szCs w:val="24"/>
        </w:rPr>
      </w:pPr>
    </w:p>
    <w:p w14:paraId="270518EF" w14:textId="099A5661" w:rsidR="00831471" w:rsidRDefault="00831471" w:rsidP="00F751FB">
      <w:pPr>
        <w:pStyle w:val="NoSpacing"/>
        <w:rPr>
          <w:rFonts w:ascii="Times New Roman" w:hAnsi="Times New Roman" w:cs="Times New Roman"/>
          <w:sz w:val="24"/>
          <w:szCs w:val="24"/>
        </w:rPr>
      </w:pPr>
    </w:p>
    <w:p w14:paraId="00F07AA5" w14:textId="685B47BD" w:rsidR="00831471" w:rsidRDefault="00616D58" w:rsidP="00F751FB">
      <w:pPr>
        <w:pStyle w:val="NoSpacing"/>
        <w:rPr>
          <w:rFonts w:ascii="Times New Roman" w:hAnsi="Times New Roman" w:cs="Times New Roman"/>
          <w:sz w:val="24"/>
          <w:szCs w:val="24"/>
        </w:rPr>
      </w:pPr>
      <w:r>
        <w:rPr>
          <w:noProof/>
        </w:rPr>
        <w:drawing>
          <wp:inline distT="0" distB="0" distL="0" distR="0" wp14:anchorId="612205CE" wp14:editId="2BB04455">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2A3011B0" w14:textId="1BEB7637" w:rsidR="00831471"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Pr>
          <w:rFonts w:ascii="Times New Roman" w:hAnsi="Times New Roman" w:cs="Times New Roman"/>
          <w:sz w:val="24"/>
          <w:szCs w:val="24"/>
        </w:rPr>
        <w:t xml:space="preserve">Study area on Disko Island </w:t>
      </w:r>
      <w:r w:rsidR="00C4691F">
        <w:rPr>
          <w:rFonts w:ascii="Times New Roman" w:hAnsi="Times New Roman" w:cs="Times New Roman"/>
          <w:sz w:val="24"/>
          <w:szCs w:val="24"/>
        </w:rPr>
        <w:t xml:space="preserve">and </w:t>
      </w:r>
      <w:r w:rsidR="00A12244">
        <w:rPr>
          <w:rFonts w:ascii="Times New Roman" w:hAnsi="Times New Roman" w:cs="Times New Roman"/>
          <w:sz w:val="24"/>
          <w:szCs w:val="24"/>
        </w:rPr>
        <w:t xml:space="preserve">(b) </w:t>
      </w:r>
      <w:r w:rsidR="00C4691F">
        <w:rPr>
          <w:rFonts w:ascii="Times New Roman" w:hAnsi="Times New Roman" w:cs="Times New Roman"/>
          <w:sz w:val="24"/>
          <w:szCs w:val="24"/>
        </w:rPr>
        <w:t xml:space="preserve">it’s location 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ED3191">
        <w:rPr>
          <w:rFonts w:ascii="Times New Roman" w:hAnsi="Times New Roman" w:cs="Times New Roman"/>
          <w:sz w:val="24"/>
          <w:szCs w:val="24"/>
        </w:rPr>
        <w:t xml:space="preserve"> Points in (a) show where Landsat annual maximum NDVI (NDVI</w:t>
      </w:r>
      <w:r w:rsidR="00ED3191" w:rsidRPr="00831471">
        <w:rPr>
          <w:rFonts w:ascii="Times New Roman" w:hAnsi="Times New Roman" w:cs="Times New Roman"/>
          <w:sz w:val="24"/>
          <w:szCs w:val="24"/>
          <w:vertAlign w:val="subscript"/>
        </w:rPr>
        <w:t>max</w:t>
      </w:r>
      <w:r w:rsidR="00ED3191">
        <w:rPr>
          <w:rFonts w:ascii="Times New Roman" w:hAnsi="Times New Roman" w:cs="Times New Roman"/>
          <w:sz w:val="24"/>
          <w:szCs w:val="24"/>
        </w:rPr>
        <w:t xml:space="preserve">) systematically (α = 0.10) increased (green), decreased (brown), or did not change (white) from 2000 to 2020. Figure created using QGIS (version 3.20) with the background </w:t>
      </w:r>
      <w:r w:rsidR="00C4691F">
        <w:rPr>
          <w:rFonts w:ascii="Times New Roman" w:hAnsi="Times New Roman" w:cs="Times New Roman"/>
          <w:sz w:val="24"/>
          <w:szCs w:val="24"/>
        </w:rPr>
        <w:t xml:space="preserve">map from </w:t>
      </w:r>
      <w:commentRangeStart w:id="37"/>
      <w:r w:rsidR="00C4691F">
        <w:rPr>
          <w:rFonts w:ascii="Times New Roman" w:hAnsi="Times New Roman" w:cs="Times New Roman"/>
          <w:sz w:val="24"/>
          <w:szCs w:val="24"/>
        </w:rPr>
        <w:t>Google</w:t>
      </w:r>
      <w:commentRangeEnd w:id="37"/>
      <w:r w:rsidR="00C4691F">
        <w:rPr>
          <w:rStyle w:val="CommentReference"/>
        </w:rPr>
        <w:commentReference w:id="37"/>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2D1352">
        <w:rPr>
          <w:rFonts w:ascii="Times New Roman" w:hAnsi="Times New Roman" w:cs="Times New Roman"/>
          <w:sz w:val="24"/>
          <w:szCs w:val="24"/>
        </w:rPr>
        <w:t xml:space="preserve">and underlying digital elevation model provide by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5EE69F44" w14:textId="77777777" w:rsidR="002D1352" w:rsidRDefault="002D1352" w:rsidP="00F751FB">
      <w:pPr>
        <w:pStyle w:val="NoSpacing"/>
        <w:rPr>
          <w:rFonts w:ascii="Times New Roman" w:hAnsi="Times New Roman" w:cs="Times New Roman"/>
          <w:sz w:val="24"/>
          <w:szCs w:val="24"/>
        </w:rPr>
      </w:pPr>
    </w:p>
    <w:p w14:paraId="0C1338FB" w14:textId="6507C8D9" w:rsidR="00AD0531" w:rsidRDefault="00AD0531" w:rsidP="00AD0531">
      <w:pPr>
        <w:pStyle w:val="Heading2"/>
      </w:pPr>
      <w:r>
        <w:t xml:space="preserve">Part 1: Export Landsat time series from Earth Engine </w:t>
      </w:r>
    </w:p>
    <w:p w14:paraId="031FC637" w14:textId="77777777" w:rsidR="00AD0531" w:rsidRDefault="00AD0531" w:rsidP="000853A5">
      <w:pPr>
        <w:pStyle w:val="NoSpacing"/>
        <w:rPr>
          <w:rFonts w:ascii="Times New Roman" w:hAnsi="Times New Roman" w:cs="Times New Roman"/>
          <w:i/>
          <w:iCs/>
          <w:sz w:val="24"/>
          <w:szCs w:val="24"/>
        </w:rPr>
      </w:pPr>
    </w:p>
    <w:p w14:paraId="084FDE2C" w14:textId="76B1192D" w:rsidR="008B6649" w:rsidRDefault="008B6649" w:rsidP="000853A5">
      <w:pPr>
        <w:pStyle w:val="NoSpacing"/>
        <w:rPr>
          <w:rFonts w:ascii="Times New Roman" w:hAnsi="Times New Roman" w:cs="Times New Roman"/>
          <w:i/>
          <w:iCs/>
          <w:sz w:val="24"/>
          <w:szCs w:val="24"/>
        </w:rPr>
      </w:pPr>
      <w:r w:rsidRPr="008B6649">
        <w:rPr>
          <w:rFonts w:ascii="Times New Roman" w:hAnsi="Times New Roman" w:cs="Times New Roman"/>
          <w:i/>
          <w:iCs/>
          <w:sz w:val="24"/>
          <w:szCs w:val="24"/>
        </w:rPr>
        <w:t># Load required R packages</w:t>
      </w:r>
    </w:p>
    <w:p w14:paraId="66C8B037" w14:textId="77777777"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require(rgee)</w:t>
      </w:r>
    </w:p>
    <w:p w14:paraId="1E223AF2" w14:textId="77777777" w:rsidR="002C207C" w:rsidRPr="0094106D" w:rsidRDefault="002C207C" w:rsidP="002C207C">
      <w:pPr>
        <w:pStyle w:val="NoSpacing"/>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require(ggplot2)</w:t>
      </w:r>
    </w:p>
    <w:p w14:paraId="7AD991CA" w14:textId="60602FC0"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lastRenderedPageBreak/>
        <w:t>require(data.table)</w:t>
      </w:r>
    </w:p>
    <w:p w14:paraId="4928705C" w14:textId="35C11A80" w:rsidR="009525C2" w:rsidRDefault="009525C2" w:rsidP="000853A5">
      <w:pPr>
        <w:pStyle w:val="NoSpacing"/>
        <w:rPr>
          <w:rFonts w:ascii="Consolas" w:hAnsi="Consolas" w:cs="Times New Roman"/>
          <w:sz w:val="24"/>
          <w:szCs w:val="24"/>
        </w:rPr>
      </w:pPr>
    </w:p>
    <w:p w14:paraId="43D05E3A" w14:textId="04042283" w:rsidR="009525C2" w:rsidRPr="009525C2" w:rsidRDefault="009525C2" w:rsidP="000853A5">
      <w:pPr>
        <w:pStyle w:val="NoSpacing"/>
        <w:rPr>
          <w:rFonts w:ascii="Times New Roman" w:hAnsi="Times New Roman" w:cs="Times New Roman"/>
          <w:i/>
          <w:iCs/>
          <w:sz w:val="24"/>
          <w:szCs w:val="24"/>
        </w:rPr>
      </w:pPr>
      <w:r w:rsidRPr="009525C2">
        <w:rPr>
          <w:rFonts w:ascii="Times New Roman" w:hAnsi="Times New Roman" w:cs="Times New Roman"/>
          <w:i/>
          <w:iCs/>
          <w:sz w:val="24"/>
          <w:szCs w:val="24"/>
        </w:rPr>
        <w:t># Initialize Earth Engine</w:t>
      </w:r>
    </w:p>
    <w:p w14:paraId="4C9AECDA" w14:textId="69284693"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ee_Initialize()</w:t>
      </w:r>
    </w:p>
    <w:p w14:paraId="729F895E" w14:textId="41240C9F" w:rsidR="000853A5" w:rsidRDefault="000853A5" w:rsidP="000853A5">
      <w:pPr>
        <w:pStyle w:val="NoSpacing"/>
        <w:rPr>
          <w:rFonts w:ascii="Times New Roman" w:hAnsi="Times New Roman" w:cs="Times New Roman"/>
          <w:sz w:val="24"/>
          <w:szCs w:val="24"/>
        </w:rPr>
      </w:pPr>
    </w:p>
    <w:p w14:paraId="1F04F5D2" w14:textId="6E782048" w:rsidR="00D97A86" w:rsidRPr="00D97A86" w:rsidRDefault="00D97A86" w:rsidP="000853A5">
      <w:pPr>
        <w:pStyle w:val="NoSpacing"/>
        <w:rPr>
          <w:rFonts w:ascii="Times New Roman" w:hAnsi="Times New Roman" w:cs="Times New Roman"/>
          <w:i/>
          <w:iCs/>
          <w:sz w:val="24"/>
          <w:szCs w:val="24"/>
        </w:rPr>
      </w:pPr>
      <w:r w:rsidRPr="00D97A86">
        <w:rPr>
          <w:rFonts w:ascii="Times New Roman" w:hAnsi="Times New Roman" w:cs="Times New Roman"/>
          <w:i/>
          <w:iCs/>
          <w:sz w:val="24"/>
          <w:szCs w:val="24"/>
        </w:rPr>
        <w:t># Create a spatial polygon that demarcates the study area</w:t>
      </w:r>
      <w:r w:rsidR="00913009">
        <w:rPr>
          <w:rFonts w:ascii="Times New Roman" w:hAnsi="Times New Roman" w:cs="Times New Roman"/>
          <w:i/>
          <w:iCs/>
          <w:sz w:val="24"/>
          <w:szCs w:val="24"/>
        </w:rPr>
        <w:t xml:space="preserve"> and transform to WGS84</w:t>
      </w:r>
    </w:p>
    <w:p w14:paraId="4BADDCF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aoi.poly &lt;- st_polygon(list(matrix(</w:t>
      </w:r>
    </w:p>
    <w:p w14:paraId="6803C208"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-332950,-2243300),</w:t>
      </w:r>
    </w:p>
    <w:p w14:paraId="0214D8D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ncol = 2, byrow = T)))</w:t>
      </w:r>
    </w:p>
    <w:p w14:paraId="74CEA7E2" w14:textId="77777777" w:rsidR="00E8337D" w:rsidRPr="00E948B0" w:rsidRDefault="00E8337D" w:rsidP="00E8337D">
      <w:pPr>
        <w:pStyle w:val="NoSpacing"/>
        <w:rPr>
          <w:rFonts w:ascii="Consolas" w:hAnsi="Consolas" w:cs="Times New Roman"/>
          <w:sz w:val="20"/>
          <w:szCs w:val="20"/>
        </w:rPr>
      </w:pPr>
    </w:p>
    <w:p w14:paraId="1856D2FF" w14:textId="3D8200BC" w:rsidR="002F1CCE"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aoi.poly </w:t>
      </w:r>
      <w:r w:rsidR="00E948B0" w:rsidRPr="00E948B0">
        <w:rPr>
          <w:rFonts w:ascii="Consolas" w:hAnsi="Consolas" w:cs="Times New Roman"/>
          <w:sz w:val="20"/>
          <w:szCs w:val="20"/>
        </w:rPr>
        <w:t>&lt;-</w:t>
      </w:r>
      <w:r w:rsidRPr="00E948B0">
        <w:rPr>
          <w:rFonts w:ascii="Consolas" w:hAnsi="Consolas" w:cs="Times New Roman"/>
          <w:sz w:val="20"/>
          <w:szCs w:val="20"/>
        </w:rPr>
        <w:t xml:space="preserve"> aoi.poly %&gt;% st_sfc(crs = 3413) %&gt;% st_transform(crs = 4326) %&gt;% st_as_sf()</w:t>
      </w:r>
    </w:p>
    <w:p w14:paraId="718B41E0" w14:textId="77777777" w:rsidR="00E8337D" w:rsidRPr="0094106D" w:rsidRDefault="00E8337D" w:rsidP="00E8337D">
      <w:pPr>
        <w:pStyle w:val="NoSpacing"/>
        <w:rPr>
          <w:rFonts w:ascii="Times New Roman" w:hAnsi="Times New Roman" w:cs="Times New Roman"/>
        </w:rPr>
      </w:pPr>
    </w:p>
    <w:p w14:paraId="55E93217" w14:textId="11BBC636" w:rsidR="002F1CCE" w:rsidRPr="003D7172"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Get the central coordinates </w:t>
      </w:r>
      <w:r w:rsidR="00FB5A6E">
        <w:rPr>
          <w:rFonts w:ascii="Times New Roman" w:hAnsi="Times New Roman" w:cs="Times New Roman"/>
          <w:i/>
          <w:iCs/>
          <w:sz w:val="24"/>
          <w:szCs w:val="24"/>
        </w:rPr>
        <w:t xml:space="preserve">for </w:t>
      </w:r>
      <w:r w:rsidRPr="003D7172">
        <w:rPr>
          <w:rFonts w:ascii="Times New Roman" w:hAnsi="Times New Roman" w:cs="Times New Roman"/>
          <w:i/>
          <w:iCs/>
          <w:sz w:val="24"/>
          <w:szCs w:val="24"/>
        </w:rPr>
        <w:t xml:space="preserve">each </w:t>
      </w:r>
      <w:r w:rsidR="00D66B3D">
        <w:rPr>
          <w:rFonts w:ascii="Times New Roman" w:hAnsi="Times New Roman" w:cs="Times New Roman"/>
          <w:i/>
          <w:iCs/>
          <w:sz w:val="24"/>
          <w:szCs w:val="24"/>
        </w:rPr>
        <w:t>of the 45</w:t>
      </w:r>
      <w:r w:rsidR="00C843FD">
        <w:rPr>
          <w:rFonts w:ascii="Times New Roman" w:hAnsi="Times New Roman" w:cs="Times New Roman"/>
          <w:i/>
          <w:iCs/>
          <w:sz w:val="24"/>
          <w:szCs w:val="24"/>
        </w:rPr>
        <w:t>5</w:t>
      </w:r>
      <w:r w:rsidR="00D66B3D">
        <w:rPr>
          <w:rFonts w:ascii="Times New Roman" w:hAnsi="Times New Roman" w:cs="Times New Roman"/>
          <w:i/>
          <w:iCs/>
          <w:sz w:val="24"/>
          <w:szCs w:val="24"/>
        </w:rPr>
        <w:t xml:space="preserve">7 </w:t>
      </w:r>
      <w:r w:rsidRPr="003D7172">
        <w:rPr>
          <w:rFonts w:ascii="Times New Roman" w:hAnsi="Times New Roman" w:cs="Times New Roman"/>
          <w:i/>
          <w:iCs/>
          <w:sz w:val="24"/>
          <w:szCs w:val="24"/>
        </w:rPr>
        <w:t>Landsat pixel</w:t>
      </w:r>
      <w:r w:rsidR="00D66B3D">
        <w:rPr>
          <w:rFonts w:ascii="Times New Roman" w:hAnsi="Times New Roman" w:cs="Times New Roman"/>
          <w:i/>
          <w:iCs/>
          <w:sz w:val="24"/>
          <w:szCs w:val="24"/>
        </w:rPr>
        <w:t>s</w:t>
      </w:r>
      <w:r w:rsidRPr="003D7172">
        <w:rPr>
          <w:rFonts w:ascii="Times New Roman" w:hAnsi="Times New Roman" w:cs="Times New Roman"/>
          <w:i/>
          <w:iCs/>
          <w:sz w:val="24"/>
          <w:szCs w:val="24"/>
        </w:rPr>
        <w:t xml:space="preserve"> in study area</w:t>
      </w:r>
    </w:p>
    <w:p w14:paraId="6E3371B2" w14:textId="7FF0F2B2" w:rsidR="002F1CCE" w:rsidRPr="0094106D" w:rsidRDefault="002F1CCE" w:rsidP="002F1CCE">
      <w:pPr>
        <w:pStyle w:val="NoSpacing"/>
        <w:rPr>
          <w:rFonts w:ascii="Consolas" w:hAnsi="Consolas" w:cs="Times New Roman"/>
          <w:sz w:val="20"/>
          <w:szCs w:val="20"/>
        </w:rPr>
      </w:pPr>
      <w:r w:rsidRPr="0094106D">
        <w:rPr>
          <w:rFonts w:ascii="Consolas" w:hAnsi="Consolas" w:cs="Times New Roman"/>
          <w:sz w:val="20"/>
          <w:szCs w:val="20"/>
        </w:rPr>
        <w:t>aoi.pts &lt;- lsat_get_pixel_centers(aoi.</w:t>
      </w:r>
      <w:r w:rsidR="003D7172" w:rsidRPr="0094106D">
        <w:rPr>
          <w:rFonts w:ascii="Consolas" w:hAnsi="Consolas" w:cs="Times New Roman"/>
          <w:sz w:val="20"/>
          <w:szCs w:val="20"/>
        </w:rPr>
        <w:t>poly</w:t>
      </w:r>
      <w:r w:rsidRPr="0094106D">
        <w:rPr>
          <w:rFonts w:ascii="Consolas" w:hAnsi="Consolas" w:cs="Times New Roman"/>
          <w:sz w:val="20"/>
          <w:szCs w:val="20"/>
        </w:rPr>
        <w:t>)</w:t>
      </w:r>
    </w:p>
    <w:p w14:paraId="469DB598" w14:textId="77777777" w:rsidR="002F1CCE" w:rsidRPr="002F1CCE" w:rsidRDefault="002F1CCE" w:rsidP="002F1CCE">
      <w:pPr>
        <w:pStyle w:val="NoSpacing"/>
        <w:rPr>
          <w:rFonts w:ascii="Times New Roman" w:hAnsi="Times New Roman" w:cs="Times New Roman"/>
          <w:sz w:val="24"/>
          <w:szCs w:val="24"/>
        </w:rPr>
      </w:pPr>
    </w:p>
    <w:p w14:paraId="263A7F53" w14:textId="77777777" w:rsidR="00817E57"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w:t>
      </w:r>
      <w:r w:rsidR="003D7172">
        <w:rPr>
          <w:rFonts w:ascii="Times New Roman" w:hAnsi="Times New Roman" w:cs="Times New Roman"/>
          <w:i/>
          <w:iCs/>
          <w:sz w:val="24"/>
          <w:szCs w:val="24"/>
        </w:rPr>
        <w:t xml:space="preserve">Export </w:t>
      </w:r>
      <w:r w:rsidR="000213B5">
        <w:rPr>
          <w:rFonts w:ascii="Times New Roman" w:hAnsi="Times New Roman" w:cs="Times New Roman"/>
          <w:i/>
          <w:iCs/>
          <w:sz w:val="24"/>
          <w:szCs w:val="24"/>
        </w:rPr>
        <w:t xml:space="preserve">summer </w:t>
      </w:r>
      <w:r w:rsidRPr="003D7172">
        <w:rPr>
          <w:rFonts w:ascii="Times New Roman" w:hAnsi="Times New Roman" w:cs="Times New Roman"/>
          <w:i/>
          <w:iCs/>
          <w:sz w:val="24"/>
          <w:szCs w:val="24"/>
        </w:rPr>
        <w:t xml:space="preserve">Landsat surface reflectance measurements </w:t>
      </w:r>
      <w:r w:rsidR="00D66B3D">
        <w:rPr>
          <w:rFonts w:ascii="Times New Roman" w:hAnsi="Times New Roman" w:cs="Times New Roman"/>
          <w:i/>
          <w:iCs/>
          <w:sz w:val="24"/>
          <w:szCs w:val="24"/>
        </w:rPr>
        <w:t xml:space="preserve">for each pixel </w:t>
      </w:r>
      <w:r w:rsidR="003D7172">
        <w:rPr>
          <w:rFonts w:ascii="Times New Roman" w:hAnsi="Times New Roman" w:cs="Times New Roman"/>
          <w:i/>
          <w:iCs/>
          <w:sz w:val="24"/>
          <w:szCs w:val="24"/>
        </w:rPr>
        <w:t xml:space="preserve">to </w:t>
      </w:r>
      <w:r w:rsidR="000213B5">
        <w:rPr>
          <w:rFonts w:ascii="Times New Roman" w:hAnsi="Times New Roman" w:cs="Times New Roman"/>
          <w:i/>
          <w:iCs/>
          <w:sz w:val="24"/>
          <w:szCs w:val="24"/>
        </w:rPr>
        <w:t xml:space="preserve">a </w:t>
      </w:r>
      <w:r w:rsidR="0042225A">
        <w:rPr>
          <w:rFonts w:ascii="Times New Roman" w:hAnsi="Times New Roman" w:cs="Times New Roman"/>
          <w:i/>
          <w:iCs/>
          <w:sz w:val="24"/>
          <w:szCs w:val="24"/>
        </w:rPr>
        <w:t>folder called</w:t>
      </w:r>
    </w:p>
    <w:p w14:paraId="5AE9D11F" w14:textId="77777777" w:rsidR="00817E57"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r w:rsidR="0042225A">
        <w:rPr>
          <w:rFonts w:ascii="Times New Roman" w:hAnsi="Times New Roman" w:cs="Times New Roman"/>
          <w:i/>
          <w:iCs/>
          <w:sz w:val="24"/>
          <w:szCs w:val="24"/>
        </w:rPr>
        <w:t>earth_engine</w:t>
      </w:r>
      <w:r w:rsidR="00EF2C33">
        <w:rPr>
          <w:rFonts w:ascii="Times New Roman" w:hAnsi="Times New Roman" w:cs="Times New Roman"/>
          <w:i/>
          <w:iCs/>
          <w:sz w:val="24"/>
          <w:szCs w:val="24"/>
        </w:rPr>
        <w:t>/lsat_disko</w:t>
      </w:r>
      <w:r w:rsidR="0042225A">
        <w:rPr>
          <w:rFonts w:ascii="Times New Roman" w:hAnsi="Times New Roman" w:cs="Times New Roman"/>
          <w:i/>
          <w:iCs/>
          <w:sz w:val="24"/>
          <w:szCs w:val="24"/>
        </w:rPr>
        <w:t xml:space="preserve"> on </w:t>
      </w:r>
      <w:r w:rsidR="003D7172">
        <w:rPr>
          <w:rFonts w:ascii="Times New Roman" w:hAnsi="Times New Roman" w:cs="Times New Roman"/>
          <w:i/>
          <w:iCs/>
          <w:sz w:val="24"/>
          <w:szCs w:val="24"/>
        </w:rPr>
        <w:t>Google</w:t>
      </w:r>
      <w:r w:rsidR="000213B5">
        <w:rPr>
          <w:rFonts w:ascii="Times New Roman" w:hAnsi="Times New Roman" w:cs="Times New Roman"/>
          <w:i/>
          <w:iCs/>
          <w:sz w:val="24"/>
          <w:szCs w:val="24"/>
        </w:rPr>
        <w:t xml:space="preserve"> </w:t>
      </w:r>
      <w:r w:rsidR="003D7172">
        <w:rPr>
          <w:rFonts w:ascii="Times New Roman" w:hAnsi="Times New Roman" w:cs="Times New Roman"/>
          <w:i/>
          <w:iCs/>
          <w:sz w:val="24"/>
          <w:szCs w:val="24"/>
        </w:rPr>
        <w:t>Drive</w:t>
      </w:r>
      <w:r w:rsidR="008A44EA">
        <w:rPr>
          <w:rFonts w:ascii="Times New Roman" w:hAnsi="Times New Roman" w:cs="Times New Roman"/>
          <w:i/>
          <w:iCs/>
          <w:sz w:val="24"/>
          <w:szCs w:val="24"/>
        </w:rPr>
        <w:t>. T</w:t>
      </w:r>
      <w:r w:rsidR="0042225A">
        <w:rPr>
          <w:rFonts w:ascii="Times New Roman" w:hAnsi="Times New Roman" w:cs="Times New Roman"/>
          <w:i/>
          <w:iCs/>
          <w:sz w:val="24"/>
          <w:szCs w:val="24"/>
        </w:rPr>
        <w:t xml:space="preserve">his took </w:t>
      </w:r>
      <w:r w:rsidR="002C207C">
        <w:rPr>
          <w:rFonts w:ascii="Times New Roman" w:hAnsi="Times New Roman" w:cs="Times New Roman"/>
          <w:i/>
          <w:iCs/>
          <w:sz w:val="24"/>
          <w:szCs w:val="24"/>
        </w:rPr>
        <w:t>~</w:t>
      </w:r>
      <w:r>
        <w:rPr>
          <w:rFonts w:ascii="Times New Roman" w:hAnsi="Times New Roman" w:cs="Times New Roman"/>
          <w:i/>
          <w:iCs/>
          <w:sz w:val="24"/>
          <w:szCs w:val="24"/>
        </w:rPr>
        <w:t xml:space="preserve">2 days </w:t>
      </w:r>
      <w:r w:rsidR="000B7FBE">
        <w:rPr>
          <w:rFonts w:ascii="Times New Roman" w:hAnsi="Times New Roman" w:cs="Times New Roman"/>
          <w:i/>
          <w:iCs/>
          <w:sz w:val="24"/>
          <w:szCs w:val="24"/>
        </w:rPr>
        <w:t xml:space="preserve">and exported 19 files totaling </w:t>
      </w:r>
    </w:p>
    <w:p w14:paraId="2B4C72D8" w14:textId="51A8FC74" w:rsidR="002F1CCE" w:rsidRPr="003D7172"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r w:rsidR="008A44EA">
        <w:rPr>
          <w:rFonts w:ascii="Times New Roman" w:hAnsi="Times New Roman" w:cs="Times New Roman"/>
          <w:i/>
          <w:iCs/>
          <w:sz w:val="24"/>
          <w:szCs w:val="24"/>
        </w:rPr>
        <w:t>~</w:t>
      </w:r>
      <w:r>
        <w:rPr>
          <w:rFonts w:ascii="Times New Roman" w:hAnsi="Times New Roman" w:cs="Times New Roman"/>
          <w:i/>
          <w:iCs/>
          <w:sz w:val="24"/>
          <w:szCs w:val="24"/>
        </w:rPr>
        <w:t>692</w:t>
      </w:r>
      <w:r w:rsidR="008A44EA">
        <w:rPr>
          <w:rFonts w:ascii="Times New Roman" w:hAnsi="Times New Roman" w:cs="Times New Roman"/>
          <w:i/>
          <w:iCs/>
          <w:sz w:val="24"/>
          <w:szCs w:val="24"/>
        </w:rPr>
        <w:t xml:space="preserve"> MB. </w:t>
      </w:r>
    </w:p>
    <w:p w14:paraId="6157698E" w14:textId="747DE61D" w:rsidR="005B13AD" w:rsidRPr="0094106D" w:rsidRDefault="002F1CCE" w:rsidP="002F1CCE">
      <w:pPr>
        <w:pStyle w:val="NoSpacing"/>
        <w:rPr>
          <w:rFonts w:ascii="Consolas" w:hAnsi="Consolas" w:cs="Times New Roman"/>
          <w:sz w:val="20"/>
          <w:szCs w:val="20"/>
        </w:rPr>
      </w:pPr>
      <w:r w:rsidRPr="0094106D">
        <w:rPr>
          <w:rFonts w:ascii="Consolas" w:hAnsi="Consolas" w:cs="Times New Roman"/>
          <w:sz w:val="20"/>
          <w:szCs w:val="20"/>
        </w:rPr>
        <w:t>lsat_export_ts(pixel_coords_sf = aoi.pts, startJulian = 1</w:t>
      </w:r>
      <w:r w:rsidR="0049567B">
        <w:rPr>
          <w:rFonts w:ascii="Consolas" w:hAnsi="Consolas" w:cs="Times New Roman"/>
          <w:sz w:val="20"/>
          <w:szCs w:val="20"/>
        </w:rPr>
        <w:t>5</w:t>
      </w:r>
      <w:r w:rsidRPr="0094106D">
        <w:rPr>
          <w:rFonts w:ascii="Consolas" w:hAnsi="Consolas" w:cs="Times New Roman"/>
          <w:sz w:val="20"/>
          <w:szCs w:val="20"/>
        </w:rPr>
        <w:t>2, endJulian = 2</w:t>
      </w:r>
      <w:r w:rsidR="0049567B">
        <w:rPr>
          <w:rFonts w:ascii="Consolas" w:hAnsi="Consolas" w:cs="Times New Roman"/>
          <w:sz w:val="20"/>
          <w:szCs w:val="20"/>
        </w:rPr>
        <w:t>7</w:t>
      </w:r>
      <w:r w:rsidRPr="0094106D">
        <w:rPr>
          <w:rFonts w:ascii="Consolas" w:hAnsi="Consolas" w:cs="Times New Roman"/>
          <w:sz w:val="20"/>
          <w:szCs w:val="20"/>
        </w:rPr>
        <w:t>3,</w:t>
      </w:r>
      <w:r w:rsidR="0042225A" w:rsidRPr="0094106D">
        <w:rPr>
          <w:rFonts w:ascii="Consolas" w:hAnsi="Consolas" w:cs="Times New Roman"/>
          <w:sz w:val="20"/>
          <w:szCs w:val="20"/>
        </w:rPr>
        <w:t xml:space="preserve"> </w:t>
      </w:r>
      <w:r w:rsidRPr="0094106D">
        <w:rPr>
          <w:rFonts w:ascii="Consolas" w:hAnsi="Consolas" w:cs="Times New Roman"/>
          <w:sz w:val="20"/>
          <w:szCs w:val="20"/>
        </w:rPr>
        <w:t>prefix = 'disko', drive_export_dir = 'earth_engine</w:t>
      </w:r>
      <w:r w:rsidR="00AA2D22">
        <w:rPr>
          <w:rFonts w:ascii="Consolas" w:hAnsi="Consolas" w:cs="Times New Roman"/>
          <w:sz w:val="20"/>
          <w:szCs w:val="20"/>
        </w:rPr>
        <w:t>/lsat_disko</w:t>
      </w:r>
      <w:r w:rsidRPr="0094106D">
        <w:rPr>
          <w:rFonts w:ascii="Consolas" w:hAnsi="Consolas" w:cs="Times New Roman"/>
          <w:sz w:val="20"/>
          <w:szCs w:val="20"/>
        </w:rPr>
        <w:t>')</w:t>
      </w:r>
    </w:p>
    <w:p w14:paraId="745E92C7" w14:textId="331B8119" w:rsidR="003934F7" w:rsidRDefault="003934F7" w:rsidP="00F751FB">
      <w:pPr>
        <w:pStyle w:val="NoSpacing"/>
        <w:rPr>
          <w:rFonts w:ascii="Times New Roman" w:hAnsi="Times New Roman" w:cs="Times New Roman"/>
          <w:sz w:val="24"/>
          <w:szCs w:val="24"/>
        </w:rPr>
      </w:pPr>
    </w:p>
    <w:p w14:paraId="3F807F73" w14:textId="77777777" w:rsidR="003C7D0B" w:rsidRDefault="003C7D0B" w:rsidP="00F751FB">
      <w:pPr>
        <w:pStyle w:val="NoSpacing"/>
        <w:rPr>
          <w:rFonts w:ascii="Times New Roman" w:hAnsi="Times New Roman" w:cs="Times New Roman"/>
          <w:sz w:val="24"/>
          <w:szCs w:val="24"/>
        </w:rPr>
      </w:pPr>
    </w:p>
    <w:p w14:paraId="02013074" w14:textId="78E1A471" w:rsidR="003D7172" w:rsidRDefault="00AD0531" w:rsidP="00AD0531">
      <w:pPr>
        <w:pStyle w:val="Heading2"/>
      </w:pPr>
      <w:commentRangeStart w:id="38"/>
      <w:r>
        <w:t>Part 2: Derive vegetation greenness time series using Landsat data</w:t>
      </w:r>
      <w:commentRangeEnd w:id="38"/>
      <w:r w:rsidR="00EB7B05">
        <w:rPr>
          <w:rStyle w:val="CommentReference"/>
          <w:rFonts w:asciiTheme="minorHAnsi" w:eastAsiaTheme="minorEastAsia" w:hAnsiTheme="minorHAnsi" w:cstheme="minorBidi"/>
          <w:i w:val="0"/>
        </w:rPr>
        <w:commentReference w:id="38"/>
      </w:r>
    </w:p>
    <w:p w14:paraId="2FE7EC11" w14:textId="77777777" w:rsidR="003D7172" w:rsidRDefault="003D7172" w:rsidP="00F751FB">
      <w:pPr>
        <w:pStyle w:val="NoSpacing"/>
        <w:rPr>
          <w:rFonts w:ascii="Times New Roman" w:hAnsi="Times New Roman" w:cs="Times New Roman"/>
          <w:sz w:val="24"/>
          <w:szCs w:val="24"/>
        </w:rPr>
      </w:pPr>
    </w:p>
    <w:p w14:paraId="5DF9B6DA" w14:textId="5DD97F1D"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xml:space="preserve"># Create a list of </w:t>
      </w:r>
      <w:r w:rsidR="003C7D0B">
        <w:rPr>
          <w:rFonts w:ascii="Times New Roman" w:hAnsi="Times New Roman" w:cs="Times New Roman"/>
          <w:i/>
          <w:iCs/>
          <w:sz w:val="24"/>
          <w:szCs w:val="24"/>
        </w:rPr>
        <w:t>CSV</w:t>
      </w:r>
      <w:r w:rsidRPr="008A44EA">
        <w:rPr>
          <w:rFonts w:ascii="Times New Roman" w:hAnsi="Times New Roman" w:cs="Times New Roman"/>
          <w:i/>
          <w:iCs/>
          <w:sz w:val="24"/>
          <w:szCs w:val="24"/>
        </w:rPr>
        <w:t xml:space="preserve"> files exported from GEE and then read them into R as a data.table object </w:t>
      </w:r>
    </w:p>
    <w:p w14:paraId="4FE8B744" w14:textId="0476EBB2"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data.files &lt;- list.files(‘~/earth_engine/</w:t>
      </w:r>
      <w:r w:rsidR="00AA2D22">
        <w:rPr>
          <w:rFonts w:ascii="Consolas" w:hAnsi="Consolas" w:cs="Times New Roman"/>
          <w:sz w:val="20"/>
          <w:szCs w:val="20"/>
        </w:rPr>
        <w:t>lsat_disko’</w:t>
      </w:r>
      <w:r w:rsidRPr="0094106D">
        <w:rPr>
          <w:rFonts w:ascii="Consolas" w:hAnsi="Consolas" w:cs="Times New Roman"/>
          <w:sz w:val="20"/>
          <w:szCs w:val="20"/>
        </w:rPr>
        <w:t>, full.names = T)</w:t>
      </w:r>
    </w:p>
    <w:p w14:paraId="2DCB7F06"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do.call("rbind", lapply(data.files, fread))</w:t>
      </w:r>
    </w:p>
    <w:p w14:paraId="72D4E26B" w14:textId="77777777" w:rsidR="008A44EA" w:rsidRPr="008A44EA" w:rsidRDefault="008A44EA" w:rsidP="008A44EA">
      <w:pPr>
        <w:pStyle w:val="NoSpacing"/>
        <w:rPr>
          <w:rFonts w:ascii="Times New Roman" w:hAnsi="Times New Roman" w:cs="Times New Roman"/>
          <w:sz w:val="24"/>
          <w:szCs w:val="24"/>
        </w:rPr>
      </w:pPr>
    </w:p>
    <w:p w14:paraId="6BFF0985"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Format the exported data</w:t>
      </w:r>
    </w:p>
    <w:p w14:paraId="321D2DD3"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lsat_general_prep(lsat.dt)</w:t>
      </w:r>
    </w:p>
    <w:p w14:paraId="2473D0E5" w14:textId="77777777" w:rsidR="008A44EA" w:rsidRPr="008A44EA" w:rsidRDefault="008A44EA" w:rsidP="008A44EA">
      <w:pPr>
        <w:pStyle w:val="NoSpacing"/>
        <w:rPr>
          <w:rFonts w:ascii="Times New Roman" w:hAnsi="Times New Roman" w:cs="Times New Roman"/>
          <w:sz w:val="24"/>
          <w:szCs w:val="24"/>
        </w:rPr>
      </w:pPr>
    </w:p>
    <w:p w14:paraId="0A21A17C" w14:textId="7B8B14E7" w:rsid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Clean data by filtering clouds, snow, and water, as well as radiometric and geometric errors</w:t>
      </w:r>
      <w:r>
        <w:rPr>
          <w:rFonts w:ascii="Times New Roman" w:hAnsi="Times New Roman" w:cs="Times New Roman"/>
          <w:i/>
          <w:iCs/>
          <w:sz w:val="24"/>
          <w:szCs w:val="24"/>
        </w:rPr>
        <w:t>.</w:t>
      </w:r>
    </w:p>
    <w:p w14:paraId="760E7D15" w14:textId="486D4D8D" w:rsidR="00817E57" w:rsidRPr="00817E57" w:rsidRDefault="008A44EA" w:rsidP="008A44EA">
      <w:pPr>
        <w:pStyle w:val="NoSpacing"/>
        <w:rPr>
          <w:rFonts w:ascii="Times New Roman" w:hAnsi="Times New Roman" w:cs="Times New Roman"/>
          <w:i/>
          <w:iCs/>
          <w:sz w:val="24"/>
          <w:szCs w:val="24"/>
        </w:rPr>
      </w:pPr>
      <w:r w:rsidRPr="00817E57">
        <w:rPr>
          <w:rFonts w:ascii="Times New Roman" w:hAnsi="Times New Roman" w:cs="Times New Roman"/>
          <w:i/>
          <w:iCs/>
          <w:sz w:val="24"/>
          <w:szCs w:val="24"/>
        </w:rPr>
        <w:t># This step</w:t>
      </w:r>
      <w:r w:rsidR="00817E57" w:rsidRPr="00817E57">
        <w:rPr>
          <w:rFonts w:ascii="Times New Roman" w:hAnsi="Times New Roman" w:cs="Times New Roman"/>
          <w:sz w:val="24"/>
          <w:szCs w:val="24"/>
        </w:rPr>
        <w:t xml:space="preserve"> removed </w:t>
      </w:r>
      <w:r w:rsidR="00817E57" w:rsidRPr="00817E57">
        <w:rPr>
          <w:rFonts w:ascii="Times New Roman" w:hAnsi="Times New Roman" w:cs="Times New Roman"/>
          <w:i/>
          <w:iCs/>
          <w:sz w:val="24"/>
          <w:szCs w:val="24"/>
        </w:rPr>
        <w:t>1,817,683 of 2,452,693 observations (74.11%)</w:t>
      </w:r>
    </w:p>
    <w:p w14:paraId="473CBFAE"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lsat_clean_data(lsat.dt)</w:t>
      </w:r>
    </w:p>
    <w:p w14:paraId="00924171" w14:textId="2E904B1F" w:rsidR="008A44EA" w:rsidRDefault="008A44EA" w:rsidP="008A44EA">
      <w:pPr>
        <w:pStyle w:val="NoSpacing"/>
        <w:rPr>
          <w:rFonts w:ascii="Times New Roman" w:hAnsi="Times New Roman" w:cs="Times New Roman"/>
          <w:sz w:val="24"/>
          <w:szCs w:val="24"/>
        </w:rPr>
      </w:pPr>
    </w:p>
    <w:p w14:paraId="24327BC6" w14:textId="70CBFCFE" w:rsidR="006E6ACB" w:rsidRPr="006E6ACB" w:rsidRDefault="006E6ACB" w:rsidP="006E6ACB">
      <w:pPr>
        <w:pStyle w:val="NoSpacing"/>
        <w:rPr>
          <w:rFonts w:ascii="Times New Roman" w:hAnsi="Times New Roman" w:cs="Times New Roman"/>
          <w:i/>
          <w:iCs/>
          <w:sz w:val="24"/>
          <w:szCs w:val="24"/>
        </w:rPr>
      </w:pPr>
      <w:r w:rsidRPr="006E6ACB">
        <w:rPr>
          <w:rFonts w:ascii="Times New Roman" w:hAnsi="Times New Roman" w:cs="Times New Roman"/>
          <w:i/>
          <w:iCs/>
          <w:sz w:val="24"/>
          <w:szCs w:val="24"/>
        </w:rPr>
        <w:t># Summarize the availability of Landsat data for each pixel</w:t>
      </w:r>
      <w:r w:rsidR="00B2614B">
        <w:rPr>
          <w:rFonts w:ascii="Times New Roman" w:hAnsi="Times New Roman" w:cs="Times New Roman"/>
          <w:i/>
          <w:iCs/>
          <w:sz w:val="24"/>
          <w:szCs w:val="24"/>
        </w:rPr>
        <w:t xml:space="preserve"> and save output figure (Figure </w:t>
      </w:r>
      <w:r w:rsidR="00F84824">
        <w:rPr>
          <w:rFonts w:ascii="Times New Roman" w:hAnsi="Times New Roman" w:cs="Times New Roman"/>
          <w:i/>
          <w:iCs/>
          <w:sz w:val="24"/>
          <w:szCs w:val="24"/>
        </w:rPr>
        <w:t>3</w:t>
      </w:r>
      <w:r w:rsidR="00B2614B">
        <w:rPr>
          <w:rFonts w:ascii="Times New Roman" w:hAnsi="Times New Roman" w:cs="Times New Roman"/>
          <w:i/>
          <w:iCs/>
          <w:sz w:val="24"/>
          <w:szCs w:val="24"/>
        </w:rPr>
        <w:t xml:space="preserve">) </w:t>
      </w:r>
    </w:p>
    <w:p w14:paraId="709EB016" w14:textId="015EA42F" w:rsidR="006E6ACB" w:rsidRPr="0094106D" w:rsidRDefault="006E6ACB" w:rsidP="006E6ACB">
      <w:pPr>
        <w:pStyle w:val="NoSpacing"/>
        <w:rPr>
          <w:rFonts w:ascii="Consolas" w:hAnsi="Consolas" w:cs="Times New Roman"/>
          <w:sz w:val="20"/>
          <w:szCs w:val="20"/>
        </w:rPr>
      </w:pPr>
      <w:r w:rsidRPr="0094106D">
        <w:rPr>
          <w:rFonts w:ascii="Consolas" w:hAnsi="Consolas" w:cs="Times New Roman"/>
          <w:sz w:val="20"/>
          <w:szCs w:val="20"/>
        </w:rPr>
        <w:t>lsat_summarize_data_avail(lsat.dt)</w:t>
      </w:r>
    </w:p>
    <w:p w14:paraId="1E8926BD" w14:textId="5F625A52" w:rsidR="006E6ACB" w:rsidRDefault="006E6ACB" w:rsidP="006E6ACB">
      <w:pPr>
        <w:pStyle w:val="NoSpacing"/>
        <w:rPr>
          <w:rFonts w:ascii="Times New Roman" w:hAnsi="Times New Roman" w:cs="Times New Roman"/>
          <w:sz w:val="24"/>
          <w:szCs w:val="24"/>
        </w:rPr>
      </w:pPr>
    </w:p>
    <w:p w14:paraId="5B2FEDD4" w14:textId="52D4D876" w:rsidR="006E6ACB" w:rsidRDefault="00723E3F" w:rsidP="006E6ACB">
      <w:pPr>
        <w:pStyle w:val="NoSpacing"/>
        <w:rPr>
          <w:rFonts w:ascii="Times New Roman" w:hAnsi="Times New Roman" w:cs="Times New Roman"/>
          <w:sz w:val="24"/>
          <w:szCs w:val="24"/>
        </w:rPr>
      </w:pPr>
      <w:r>
        <w:rPr>
          <w:noProof/>
        </w:rPr>
        <w:lastRenderedPageBreak/>
        <w:drawing>
          <wp:inline distT="0" distB="0" distL="0" distR="0" wp14:anchorId="069B3DCB" wp14:editId="4BCB56FC">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4A1657AC" w:rsidR="006E6ACB" w:rsidRDefault="006E6ACB" w:rsidP="006E6AC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3</w:t>
      </w:r>
      <w:r>
        <w:rPr>
          <w:rFonts w:ascii="Times New Roman" w:hAnsi="Times New Roman" w:cs="Times New Roman"/>
          <w:sz w:val="24"/>
          <w:szCs w:val="24"/>
        </w:rPr>
        <w:t xml:space="preserve">. </w:t>
      </w:r>
      <w:r w:rsidR="00FD63E5">
        <w:rPr>
          <w:rFonts w:ascii="Times New Roman" w:hAnsi="Times New Roman" w:cs="Times New Roman"/>
          <w:sz w:val="24"/>
          <w:szCs w:val="24"/>
        </w:rPr>
        <w:t xml:space="preserve">Availability of </w:t>
      </w:r>
      <w:r w:rsidR="00817E57">
        <w:rPr>
          <w:rFonts w:ascii="Times New Roman" w:hAnsi="Times New Roman" w:cs="Times New Roman"/>
          <w:sz w:val="24"/>
          <w:szCs w:val="24"/>
        </w:rPr>
        <w:t xml:space="preserve">quality-screened summer </w:t>
      </w:r>
      <w:r w:rsidR="00B2614B">
        <w:rPr>
          <w:rFonts w:ascii="Times New Roman" w:hAnsi="Times New Roman" w:cs="Times New Roman"/>
          <w:sz w:val="24"/>
          <w:szCs w:val="24"/>
        </w:rPr>
        <w:t>Landsat satellite observation</w:t>
      </w:r>
      <w:r w:rsidR="00FD63E5">
        <w:rPr>
          <w:rFonts w:ascii="Times New Roman" w:hAnsi="Times New Roman" w:cs="Times New Roman"/>
          <w:sz w:val="24"/>
          <w:szCs w:val="24"/>
        </w:rPr>
        <w:t>s</w:t>
      </w:r>
      <w:r w:rsidR="003E6880">
        <w:rPr>
          <w:rFonts w:ascii="Times New Roman" w:hAnsi="Times New Roman" w:cs="Times New Roman"/>
          <w:sz w:val="24"/>
          <w:szCs w:val="24"/>
        </w:rPr>
        <w:t xml:space="preserve"> </w:t>
      </w:r>
      <w:r w:rsidR="00FD63E5">
        <w:rPr>
          <w:rFonts w:ascii="Times New Roman" w:hAnsi="Times New Roman" w:cs="Times New Roman"/>
          <w:sz w:val="24"/>
          <w:szCs w:val="24"/>
        </w:rPr>
        <w:t xml:space="preserve">through time </w:t>
      </w:r>
      <w:r w:rsidR="00FB6DC3">
        <w:rPr>
          <w:rFonts w:ascii="Times New Roman" w:hAnsi="Times New Roman" w:cs="Times New Roman"/>
          <w:sz w:val="24"/>
          <w:szCs w:val="24"/>
        </w:rPr>
        <w:t xml:space="preserve">pooled </w:t>
      </w:r>
      <w:r w:rsidR="00B2614B">
        <w:rPr>
          <w:rFonts w:ascii="Times New Roman" w:hAnsi="Times New Roman" w:cs="Times New Roman"/>
          <w:sz w:val="24"/>
          <w:szCs w:val="24"/>
        </w:rPr>
        <w:t>across all sample locations in the study area</w:t>
      </w:r>
      <w:r w:rsidR="00FB6DC3">
        <w:rPr>
          <w:rFonts w:ascii="Times New Roman" w:hAnsi="Times New Roman" w:cs="Times New Roman"/>
          <w:sz w:val="24"/>
          <w:szCs w:val="24"/>
        </w:rPr>
        <w:t xml:space="preserve"> on Disko Island. </w:t>
      </w:r>
      <w:r w:rsidR="00D87B29">
        <w:rPr>
          <w:rFonts w:ascii="Times New Roman" w:hAnsi="Times New Roman" w:cs="Times New Roman"/>
          <w:sz w:val="24"/>
          <w:szCs w:val="24"/>
        </w:rPr>
        <w:t xml:space="preserve">Landsat 5, 7, and 8 were launched in 1984, 1999, and 2013, respectively. </w:t>
      </w:r>
    </w:p>
    <w:p w14:paraId="45F965B8" w14:textId="77777777" w:rsidR="006E6ACB" w:rsidRDefault="006E6ACB" w:rsidP="006E6ACB">
      <w:pPr>
        <w:pStyle w:val="NoSpacing"/>
        <w:rPr>
          <w:rFonts w:ascii="Times New Roman" w:hAnsi="Times New Roman" w:cs="Times New Roman"/>
          <w:sz w:val="24"/>
          <w:szCs w:val="24"/>
        </w:rPr>
      </w:pPr>
    </w:p>
    <w:p w14:paraId="05E54D9E"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Compute the Normalized Difference Vegetation Index (NDVI)</w:t>
      </w:r>
    </w:p>
    <w:p w14:paraId="26E9600C" w14:textId="654611F0" w:rsidR="00692972"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 xml:space="preserve">lsat.dt &lt;- lsat_calc_spec_index(lsat.dt, </w:t>
      </w:r>
      <w:r w:rsidR="008361F7" w:rsidRPr="0094106D">
        <w:rPr>
          <w:rFonts w:ascii="Consolas" w:hAnsi="Consolas" w:cs="Times New Roman"/>
          <w:sz w:val="20"/>
          <w:szCs w:val="20"/>
        </w:rPr>
        <w:t xml:space="preserve">si = </w:t>
      </w:r>
      <w:r w:rsidRPr="0094106D">
        <w:rPr>
          <w:rFonts w:ascii="Consolas" w:hAnsi="Consolas" w:cs="Times New Roman"/>
          <w:sz w:val="20"/>
          <w:szCs w:val="20"/>
        </w:rPr>
        <w:t>'ndvi')</w:t>
      </w:r>
    </w:p>
    <w:p w14:paraId="537A1C5B" w14:textId="4C527DD1" w:rsidR="00941058" w:rsidRDefault="00941058" w:rsidP="008A44EA">
      <w:pPr>
        <w:pStyle w:val="NoSpacing"/>
        <w:rPr>
          <w:rFonts w:ascii="Consolas" w:hAnsi="Consolas" w:cs="Times New Roman"/>
          <w:sz w:val="24"/>
          <w:szCs w:val="24"/>
        </w:rPr>
      </w:pPr>
    </w:p>
    <w:p w14:paraId="698BD5CC" w14:textId="14378439" w:rsidR="003A6063" w:rsidRPr="00AF2E38" w:rsidRDefault="003A6063" w:rsidP="003A6063">
      <w:pPr>
        <w:pStyle w:val="NoSpacing"/>
        <w:rPr>
          <w:rFonts w:ascii="Times New Roman" w:hAnsi="Times New Roman" w:cs="Times New Roman"/>
          <w:i/>
          <w:iCs/>
          <w:sz w:val="24"/>
          <w:szCs w:val="24"/>
        </w:rPr>
      </w:pPr>
      <w:r w:rsidRPr="00AF2E38">
        <w:rPr>
          <w:rFonts w:ascii="Times New Roman" w:hAnsi="Times New Roman" w:cs="Times New Roman"/>
          <w:i/>
          <w:iCs/>
          <w:sz w:val="24"/>
          <w:szCs w:val="24"/>
        </w:rPr>
        <w:t xml:space="preserve"># Cross-calibrate NDVI among sensors using random forest models </w:t>
      </w:r>
      <w:r w:rsidR="00AF2E38">
        <w:rPr>
          <w:rFonts w:ascii="Times New Roman" w:hAnsi="Times New Roman" w:cs="Times New Roman"/>
          <w:i/>
          <w:iCs/>
          <w:sz w:val="24"/>
          <w:szCs w:val="24"/>
        </w:rPr>
        <w:t xml:space="preserve">(Figure </w:t>
      </w:r>
      <w:r w:rsidR="00CD5E51">
        <w:rPr>
          <w:rFonts w:ascii="Times New Roman" w:hAnsi="Times New Roman" w:cs="Times New Roman"/>
          <w:i/>
          <w:iCs/>
          <w:sz w:val="24"/>
          <w:szCs w:val="24"/>
        </w:rPr>
        <w:t>4</w:t>
      </w:r>
      <w:r w:rsidR="00AF2E38">
        <w:rPr>
          <w:rFonts w:ascii="Times New Roman" w:hAnsi="Times New Roman" w:cs="Times New Roman"/>
          <w:i/>
          <w:iCs/>
          <w:sz w:val="24"/>
          <w:szCs w:val="24"/>
        </w:rPr>
        <w:t xml:space="preserve"> and Table </w:t>
      </w:r>
      <w:r w:rsidR="00CD5E51">
        <w:rPr>
          <w:rFonts w:ascii="Times New Roman" w:hAnsi="Times New Roman" w:cs="Times New Roman"/>
          <w:i/>
          <w:iCs/>
          <w:sz w:val="24"/>
          <w:szCs w:val="24"/>
        </w:rPr>
        <w:t>3</w:t>
      </w:r>
      <w:r w:rsidR="00AF2E38">
        <w:rPr>
          <w:rFonts w:ascii="Times New Roman" w:hAnsi="Times New Roman" w:cs="Times New Roman"/>
          <w:i/>
          <w:iCs/>
          <w:sz w:val="24"/>
          <w:szCs w:val="24"/>
        </w:rPr>
        <w:t>)</w:t>
      </w:r>
      <w:r w:rsidRPr="00AF2E38">
        <w:rPr>
          <w:rFonts w:ascii="Times New Roman" w:hAnsi="Times New Roman" w:cs="Times New Roman"/>
          <w:i/>
          <w:iCs/>
          <w:sz w:val="24"/>
          <w:szCs w:val="24"/>
        </w:rPr>
        <w:t xml:space="preserve"> </w:t>
      </w:r>
    </w:p>
    <w:p w14:paraId="75C6EB33" w14:textId="01899151" w:rsidR="003A6063" w:rsidRPr="0094106D" w:rsidRDefault="000113B1" w:rsidP="003A6063">
      <w:pPr>
        <w:pStyle w:val="NoSpacing"/>
        <w:rPr>
          <w:rFonts w:ascii="Times New Roman" w:hAnsi="Times New Roman" w:cs="Times New Roman"/>
          <w:sz w:val="28"/>
          <w:szCs w:val="28"/>
        </w:rPr>
      </w:pPr>
      <w:r w:rsidRPr="0094106D">
        <w:rPr>
          <w:rFonts w:ascii="Consolas" w:hAnsi="Consolas" w:cs="Times New Roman"/>
          <w:sz w:val="20"/>
          <w:szCs w:val="20"/>
        </w:rPr>
        <w:t>lsat.dt &lt;- lsat_calibrate_rf(lsat.dt, band.or.si = 'ndvi' train.with.highlat.data = T, outdir = 'output/ndvi_xcal_smry/', overwrite.col = T)</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70A2FAB9" w:rsidR="00AF2E38" w:rsidRDefault="00AF2E38" w:rsidP="000113B1">
      <w:pPr>
        <w:pStyle w:val="NoSpacing"/>
        <w:rPr>
          <w:rFonts w:ascii="Times New Roman" w:hAnsi="Times New Roman" w:cs="Times New Roman"/>
          <w:sz w:val="24"/>
          <w:szCs w:val="24"/>
          <w:highlight w:val="yellow"/>
        </w:rPr>
      </w:pPr>
      <w:r>
        <w:rPr>
          <w:noProof/>
        </w:rPr>
        <w:lastRenderedPageBreak/>
        <w:drawing>
          <wp:inline distT="0" distB="0" distL="0" distR="0" wp14:anchorId="18A48872" wp14:editId="73E031B5">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7503A127" w14:textId="389DC583"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6B39FCD5" w14:textId="6D957113"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Fit phenological models (cubic splines) to time series</w:t>
      </w:r>
      <w:r w:rsidR="00EF290A">
        <w:rPr>
          <w:rFonts w:ascii="Times New Roman" w:hAnsi="Times New Roman" w:cs="Times New Roman"/>
          <w:i/>
          <w:iCs/>
          <w:sz w:val="24"/>
          <w:szCs w:val="24"/>
        </w:rPr>
        <w:t xml:space="preserve"> </w:t>
      </w:r>
      <w:r w:rsidR="008251A3">
        <w:rPr>
          <w:rFonts w:ascii="Times New Roman" w:hAnsi="Times New Roman" w:cs="Times New Roman"/>
          <w:i/>
          <w:iCs/>
          <w:sz w:val="24"/>
          <w:szCs w:val="24"/>
        </w:rPr>
        <w:t xml:space="preserve">at each sample location </w:t>
      </w:r>
      <w:r w:rsidR="00EF290A">
        <w:rPr>
          <w:rFonts w:ascii="Times New Roman" w:hAnsi="Times New Roman" w:cs="Times New Roman"/>
          <w:i/>
          <w:iCs/>
          <w:sz w:val="24"/>
          <w:szCs w:val="24"/>
        </w:rPr>
        <w:t xml:space="preserve">(Figure </w:t>
      </w:r>
      <w:r w:rsidR="00885AA9">
        <w:rPr>
          <w:rFonts w:ascii="Times New Roman" w:hAnsi="Times New Roman" w:cs="Times New Roman"/>
          <w:i/>
          <w:iCs/>
          <w:sz w:val="24"/>
          <w:szCs w:val="24"/>
        </w:rPr>
        <w:t>5</w:t>
      </w:r>
      <w:r w:rsidR="00EF290A">
        <w:rPr>
          <w:rFonts w:ascii="Times New Roman" w:hAnsi="Times New Roman" w:cs="Times New Roman"/>
          <w:i/>
          <w:iCs/>
          <w:sz w:val="24"/>
          <w:szCs w:val="24"/>
        </w:rPr>
        <w:t>)</w:t>
      </w:r>
    </w:p>
    <w:p w14:paraId="2AA57A94" w14:textId="6098B564"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lsat.pheno.dt &lt;- lsat_fit_phenological_curves(lsat.dt, si = 'ndvi')</w:t>
      </w:r>
    </w:p>
    <w:p w14:paraId="7B661930" w14:textId="03455D6D" w:rsidR="00A70F9A" w:rsidRDefault="00A70F9A" w:rsidP="003A6063">
      <w:pPr>
        <w:pStyle w:val="NoSpacing"/>
        <w:rPr>
          <w:rFonts w:ascii="Times New Roman" w:hAnsi="Times New Roman" w:cs="Times New Roman"/>
          <w:sz w:val="24"/>
          <w:szCs w:val="24"/>
        </w:rPr>
      </w:pPr>
    </w:p>
    <w:p w14:paraId="171DD0E1" w14:textId="526D24BB" w:rsidR="005937E1" w:rsidRDefault="00F97AC9" w:rsidP="003A6063">
      <w:pPr>
        <w:pStyle w:val="NoSpacing"/>
        <w:rPr>
          <w:rFonts w:ascii="Times New Roman" w:hAnsi="Times New Roman" w:cs="Times New Roman"/>
          <w:sz w:val="24"/>
          <w:szCs w:val="24"/>
        </w:rPr>
      </w:pPr>
      <w:r>
        <w:rPr>
          <w:noProof/>
        </w:rPr>
        <w:drawing>
          <wp:inline distT="0" distB="0" distL="0" distR="0" wp14:anchorId="04618D67" wp14:editId="6C30C7B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2456A1" w14:textId="338AF545" w:rsidR="009352DA" w:rsidRDefault="00E711A1" w:rsidP="003A606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EF2C33" w:rsidRPr="009861B2">
        <w:rPr>
          <w:rFonts w:ascii="Times New Roman" w:hAnsi="Times New Roman" w:cs="Times New Roman"/>
          <w:sz w:val="24"/>
          <w:szCs w:val="24"/>
        </w:rPr>
        <w:t>Examples</w:t>
      </w:r>
      <w:r w:rsidR="009861B2">
        <w:rPr>
          <w:rFonts w:ascii="Times New Roman" w:hAnsi="Times New Roman" w:cs="Times New Roman"/>
          <w:sz w:val="24"/>
          <w:szCs w:val="24"/>
        </w:rPr>
        <w:t xml:space="preserve"> of Landsat satellite observations and annual phenological curves for nine random sample locations from the study area of Disko Island.</w:t>
      </w:r>
    </w:p>
    <w:p w14:paraId="5DA07289" w14:textId="77777777" w:rsidR="009352DA" w:rsidRPr="003A6063" w:rsidRDefault="009352DA" w:rsidP="003A6063">
      <w:pPr>
        <w:pStyle w:val="NoSpacing"/>
        <w:rPr>
          <w:rFonts w:ascii="Times New Roman" w:hAnsi="Times New Roman" w:cs="Times New Roman"/>
          <w:sz w:val="24"/>
          <w:szCs w:val="24"/>
        </w:rPr>
      </w:pPr>
    </w:p>
    <w:p w14:paraId="5736DD5C" w14:textId="7558BC3B"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xml:space="preserve"># Summarize </w:t>
      </w:r>
      <w:r>
        <w:rPr>
          <w:rFonts w:ascii="Times New Roman" w:hAnsi="Times New Roman" w:cs="Times New Roman"/>
          <w:i/>
          <w:iCs/>
          <w:sz w:val="24"/>
          <w:szCs w:val="24"/>
        </w:rPr>
        <w:t>spectral characteristics</w:t>
      </w:r>
      <w:r w:rsidRPr="003A6063">
        <w:rPr>
          <w:rFonts w:ascii="Times New Roman" w:hAnsi="Times New Roman" w:cs="Times New Roman"/>
          <w:i/>
          <w:iCs/>
          <w:sz w:val="24"/>
          <w:szCs w:val="24"/>
        </w:rPr>
        <w:t xml:space="preserve"> </w:t>
      </w:r>
      <w:r w:rsidR="00BC4C4C">
        <w:rPr>
          <w:rFonts w:ascii="Times New Roman" w:hAnsi="Times New Roman" w:cs="Times New Roman"/>
          <w:i/>
          <w:iCs/>
          <w:sz w:val="24"/>
          <w:szCs w:val="24"/>
        </w:rPr>
        <w:t xml:space="preserve">for </w:t>
      </w:r>
      <w:r>
        <w:rPr>
          <w:rFonts w:ascii="Times New Roman" w:hAnsi="Times New Roman" w:cs="Times New Roman"/>
          <w:i/>
          <w:iCs/>
          <w:sz w:val="24"/>
          <w:szCs w:val="24"/>
        </w:rPr>
        <w:t xml:space="preserve">each </w:t>
      </w:r>
      <w:r w:rsidRPr="003A6063">
        <w:rPr>
          <w:rFonts w:ascii="Times New Roman" w:hAnsi="Times New Roman" w:cs="Times New Roman"/>
          <w:i/>
          <w:iCs/>
          <w:sz w:val="24"/>
          <w:szCs w:val="24"/>
        </w:rPr>
        <w:t>growing season</w:t>
      </w:r>
    </w:p>
    <w:p w14:paraId="6ED6EB82" w14:textId="02A669B2"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lsat.gs.dt &lt;- lsat_summarize_growing_seasons(lsat.pheno.dt, si = 'ndvi')</w:t>
      </w:r>
    </w:p>
    <w:p w14:paraId="4615D94E" w14:textId="77777777" w:rsidR="003A6063" w:rsidRPr="003A6063" w:rsidRDefault="003A6063" w:rsidP="003A6063">
      <w:pPr>
        <w:pStyle w:val="NoSpacing"/>
        <w:rPr>
          <w:rFonts w:ascii="Times New Roman" w:hAnsi="Times New Roman" w:cs="Times New Roman"/>
          <w:sz w:val="24"/>
          <w:szCs w:val="24"/>
        </w:rPr>
      </w:pPr>
    </w:p>
    <w:p w14:paraId="4F3E6192" w14:textId="51E0C8E2"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Evaluate the estimates of annual maximum NDVI</w:t>
      </w:r>
      <w:r w:rsidR="008361F7">
        <w:rPr>
          <w:rFonts w:ascii="Times New Roman" w:hAnsi="Times New Roman" w:cs="Times New Roman"/>
          <w:i/>
          <w:iCs/>
          <w:sz w:val="24"/>
          <w:szCs w:val="24"/>
        </w:rPr>
        <w:t xml:space="preserve"> (Figure </w:t>
      </w:r>
      <w:r w:rsidR="00885AA9">
        <w:rPr>
          <w:rFonts w:ascii="Times New Roman" w:hAnsi="Times New Roman" w:cs="Times New Roman"/>
          <w:i/>
          <w:iCs/>
          <w:sz w:val="24"/>
          <w:szCs w:val="24"/>
        </w:rPr>
        <w:t>6</w:t>
      </w:r>
      <w:r w:rsidR="008361F7">
        <w:rPr>
          <w:rFonts w:ascii="Times New Roman" w:hAnsi="Times New Roman" w:cs="Times New Roman"/>
          <w:i/>
          <w:iCs/>
          <w:sz w:val="24"/>
          <w:szCs w:val="24"/>
        </w:rPr>
        <w:t>)</w:t>
      </w:r>
    </w:p>
    <w:p w14:paraId="27320EE2" w14:textId="31140BB2"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lsat.eval.dt &lt;- lsat_evaluate_phenological_max(lsat.pheno.dt, si = 'ndvi')</w:t>
      </w:r>
    </w:p>
    <w:p w14:paraId="4671BCB5" w14:textId="690CE464" w:rsidR="003A6063" w:rsidRDefault="003A6063" w:rsidP="003A6063">
      <w:pPr>
        <w:pStyle w:val="NoSpacing"/>
        <w:rPr>
          <w:rFonts w:ascii="Times New Roman" w:hAnsi="Times New Roman" w:cs="Times New Roman"/>
          <w:sz w:val="24"/>
          <w:szCs w:val="24"/>
        </w:rPr>
      </w:pPr>
    </w:p>
    <w:p w14:paraId="2EA2B02A" w14:textId="0FBDE32C" w:rsidR="006370FB" w:rsidRDefault="006370FB" w:rsidP="003A6063">
      <w:pPr>
        <w:pStyle w:val="NoSpacing"/>
        <w:rPr>
          <w:rFonts w:ascii="Times New Roman" w:hAnsi="Times New Roman" w:cs="Times New Roman"/>
          <w:sz w:val="24"/>
          <w:szCs w:val="24"/>
        </w:rPr>
      </w:pPr>
      <w:r>
        <w:rPr>
          <w:noProof/>
        </w:rPr>
        <w:lastRenderedPageBreak/>
        <w:drawing>
          <wp:inline distT="0" distB="0" distL="0" distR="0" wp14:anchorId="219636AA" wp14:editId="6B75B81D">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53EF88" w14:textId="61137FBA" w:rsidR="006370FB"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Summary of how raw and modeled estimates of NDVI</w:t>
      </w:r>
      <w:r w:rsidRPr="00C409DA">
        <w:rPr>
          <w:rFonts w:ascii="Times New Roman" w:hAnsi="Times New Roman" w:cs="Times New Roman"/>
          <w:sz w:val="24"/>
          <w:szCs w:val="24"/>
          <w:vertAlign w:val="subscript"/>
        </w:rPr>
        <w:t>max</w:t>
      </w:r>
      <w:r>
        <w:rPr>
          <w:rFonts w:ascii="Times New Roman" w:hAnsi="Times New Roman" w:cs="Times New Roman"/>
          <w:sz w:val="24"/>
          <w:szCs w:val="24"/>
        </w:rPr>
        <w:t xml:space="preserve"> vary with the number of Landsat satellite observations that are available in a given growing season</w:t>
      </w:r>
      <w:r w:rsidR="00C409DA">
        <w:rPr>
          <w:rFonts w:ascii="Times New Roman" w:hAnsi="Times New Roman" w:cs="Times New Roman"/>
          <w:sz w:val="24"/>
          <w:szCs w:val="24"/>
        </w:rPr>
        <w:t>. When only one or two observations are available</w:t>
      </w:r>
      <w:r w:rsidR="00021EA0">
        <w:rPr>
          <w:rFonts w:ascii="Times New Roman" w:hAnsi="Times New Roman" w:cs="Times New Roman"/>
          <w:sz w:val="24"/>
          <w:szCs w:val="24"/>
        </w:rPr>
        <w:t xml:space="preserve"> from a growing season</w:t>
      </w:r>
      <w:r w:rsidR="00C409DA">
        <w:rPr>
          <w:rFonts w:ascii="Times New Roman" w:hAnsi="Times New Roman" w:cs="Times New Roman"/>
          <w:sz w:val="24"/>
          <w:szCs w:val="24"/>
        </w:rPr>
        <w:t>, then NDVI</w:t>
      </w:r>
      <w:r w:rsidR="00C409DA" w:rsidRPr="00C409DA">
        <w:rPr>
          <w:rFonts w:ascii="Times New Roman" w:hAnsi="Times New Roman" w:cs="Times New Roman"/>
          <w:sz w:val="24"/>
          <w:szCs w:val="24"/>
          <w:vertAlign w:val="subscript"/>
        </w:rPr>
        <w:t>max</w:t>
      </w:r>
      <w:r w:rsidR="00C409DA">
        <w:rPr>
          <w:rFonts w:ascii="Times New Roman" w:hAnsi="Times New Roman" w:cs="Times New Roman"/>
          <w:sz w:val="24"/>
          <w:szCs w:val="24"/>
        </w:rPr>
        <w:t xml:space="preserve"> </w:t>
      </w:r>
      <w:r w:rsidR="00021EA0">
        <w:rPr>
          <w:rFonts w:ascii="Times New Roman" w:hAnsi="Times New Roman" w:cs="Times New Roman"/>
          <w:sz w:val="24"/>
          <w:szCs w:val="24"/>
        </w:rPr>
        <w:t xml:space="preserve">tends to be </w:t>
      </w:r>
      <w:r w:rsidR="00C409DA">
        <w:rPr>
          <w:rFonts w:ascii="Times New Roman" w:hAnsi="Times New Roman" w:cs="Times New Roman"/>
          <w:sz w:val="24"/>
          <w:szCs w:val="24"/>
        </w:rPr>
        <w:t xml:space="preserve">systematically underestimated using raw </w:t>
      </w:r>
      <w:r w:rsidR="00021EA0">
        <w:rPr>
          <w:rFonts w:ascii="Times New Roman" w:hAnsi="Times New Roman" w:cs="Times New Roman"/>
          <w:sz w:val="24"/>
          <w:szCs w:val="24"/>
        </w:rPr>
        <w:t xml:space="preserve">data </w:t>
      </w:r>
      <w:r w:rsidR="00C409DA">
        <w:rPr>
          <w:rFonts w:ascii="Times New Roman" w:hAnsi="Times New Roman" w:cs="Times New Roman"/>
          <w:sz w:val="24"/>
          <w:szCs w:val="24"/>
        </w:rPr>
        <w:t xml:space="preserve">but not when using </w:t>
      </w:r>
      <w:r w:rsidR="00021EA0">
        <w:rPr>
          <w:rFonts w:ascii="Times New Roman" w:hAnsi="Times New Roman" w:cs="Times New Roman"/>
          <w:sz w:val="24"/>
          <w:szCs w:val="24"/>
        </w:rPr>
        <w:t xml:space="preserve">phenologically </w:t>
      </w:r>
      <w:r w:rsidR="00C409DA">
        <w:rPr>
          <w:rFonts w:ascii="Times New Roman" w:hAnsi="Times New Roman" w:cs="Times New Roman"/>
          <w:sz w:val="24"/>
          <w:szCs w:val="24"/>
        </w:rPr>
        <w:t>modeled</w:t>
      </w:r>
      <w:r w:rsidR="00021EA0">
        <w:rPr>
          <w:rFonts w:ascii="Times New Roman" w:hAnsi="Times New Roman" w:cs="Times New Roman"/>
          <w:sz w:val="24"/>
          <w:szCs w:val="24"/>
        </w:rPr>
        <w:t xml:space="preserve">. </w:t>
      </w:r>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743F848A" w14:textId="77777777" w:rsidR="005204D5" w:rsidRPr="003A6063" w:rsidRDefault="005204D5" w:rsidP="003A6063">
      <w:pPr>
        <w:pStyle w:val="NoSpacing"/>
        <w:rPr>
          <w:rFonts w:ascii="Times New Roman" w:hAnsi="Times New Roman" w:cs="Times New Roman"/>
          <w:sz w:val="24"/>
          <w:szCs w:val="24"/>
        </w:rPr>
      </w:pPr>
    </w:p>
    <w:p w14:paraId="146145F8" w14:textId="3ACB8CDE" w:rsidR="003A6063" w:rsidRPr="00EF290A" w:rsidRDefault="003A6063" w:rsidP="003A6063">
      <w:pPr>
        <w:pStyle w:val="NoSpacing"/>
        <w:rPr>
          <w:rFonts w:ascii="Times New Roman" w:hAnsi="Times New Roman" w:cs="Times New Roman"/>
          <w:i/>
          <w:iCs/>
          <w:sz w:val="24"/>
          <w:szCs w:val="24"/>
        </w:rPr>
      </w:pPr>
      <w:r w:rsidRPr="00EF290A">
        <w:rPr>
          <w:rFonts w:ascii="Times New Roman" w:hAnsi="Times New Roman" w:cs="Times New Roman"/>
          <w:i/>
          <w:iCs/>
          <w:sz w:val="24"/>
          <w:szCs w:val="24"/>
        </w:rPr>
        <w:t xml:space="preserve"># </w:t>
      </w:r>
      <w:r w:rsidR="00EF290A" w:rsidRPr="00EF290A">
        <w:rPr>
          <w:rFonts w:ascii="Times New Roman" w:hAnsi="Times New Roman" w:cs="Times New Roman"/>
          <w:i/>
          <w:iCs/>
          <w:sz w:val="24"/>
          <w:szCs w:val="24"/>
        </w:rPr>
        <w:t>C</w:t>
      </w:r>
      <w:r w:rsidRPr="00EF290A">
        <w:rPr>
          <w:rFonts w:ascii="Times New Roman" w:hAnsi="Times New Roman" w:cs="Times New Roman"/>
          <w:i/>
          <w:iCs/>
          <w:sz w:val="24"/>
          <w:szCs w:val="24"/>
        </w:rPr>
        <w:t>ompute temporal trend in NDVImax</w:t>
      </w:r>
      <w:r w:rsidR="00EF290A">
        <w:rPr>
          <w:rFonts w:ascii="Times New Roman" w:hAnsi="Times New Roman" w:cs="Times New Roman"/>
          <w:i/>
          <w:iCs/>
          <w:sz w:val="24"/>
          <w:szCs w:val="24"/>
        </w:rPr>
        <w:t xml:space="preserve"> (Figure</w:t>
      </w:r>
      <w:r w:rsidR="00885AA9">
        <w:rPr>
          <w:rFonts w:ascii="Times New Roman" w:hAnsi="Times New Roman" w:cs="Times New Roman"/>
          <w:i/>
          <w:iCs/>
          <w:sz w:val="24"/>
          <w:szCs w:val="24"/>
        </w:rPr>
        <w:t xml:space="preserve"> 7</w:t>
      </w:r>
      <w:r w:rsidR="00EF290A">
        <w:rPr>
          <w:rFonts w:ascii="Times New Roman" w:hAnsi="Times New Roman" w:cs="Times New Roman"/>
          <w:i/>
          <w:iCs/>
          <w:sz w:val="24"/>
          <w:szCs w:val="24"/>
        </w:rPr>
        <w:t>)</w:t>
      </w:r>
    </w:p>
    <w:p w14:paraId="72C6093E" w14:textId="387E46FC"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lsat.trend.dt &lt;- lsat_calc_trend(lsat.gs.dt, si = 'ndvi.max', yrs</w:t>
      </w:r>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77777777" w:rsidR="003A6063" w:rsidRPr="003A6063" w:rsidRDefault="003A6063" w:rsidP="003A6063">
      <w:pPr>
        <w:pStyle w:val="NoSpacing"/>
        <w:rPr>
          <w:rFonts w:ascii="Times New Roman" w:hAnsi="Times New Roman" w:cs="Times New Roman"/>
          <w:sz w:val="24"/>
          <w:szCs w:val="24"/>
        </w:rPr>
      </w:pPr>
    </w:p>
    <w:p w14:paraId="78B6A63B" w14:textId="3D59BD6E" w:rsidR="00941058" w:rsidRDefault="00772E20" w:rsidP="008A44EA">
      <w:pPr>
        <w:pStyle w:val="NoSpacing"/>
        <w:rPr>
          <w:rFonts w:ascii="Consolas" w:hAnsi="Consolas" w:cs="Times New Roman"/>
          <w:sz w:val="24"/>
          <w:szCs w:val="24"/>
        </w:rPr>
      </w:pPr>
      <w:r>
        <w:rPr>
          <w:noProof/>
        </w:rPr>
        <w:drawing>
          <wp:inline distT="0" distB="0" distL="0" distR="0" wp14:anchorId="2F4D1BAB" wp14:editId="459DBDB9">
            <wp:extent cx="5365630" cy="2682815"/>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6205" cy="2718103"/>
                    </a:xfrm>
                    <a:prstGeom prst="rect">
                      <a:avLst/>
                    </a:prstGeom>
                    <a:noFill/>
                    <a:ln>
                      <a:noFill/>
                    </a:ln>
                  </pic:spPr>
                </pic:pic>
              </a:graphicData>
            </a:graphic>
          </wp:inline>
        </w:drawing>
      </w:r>
    </w:p>
    <w:p w14:paraId="34507E42" w14:textId="39BBF6C0" w:rsidR="006628AB" w:rsidRDefault="00FB6DC3" w:rsidP="008A44EA">
      <w:pPr>
        <w:pStyle w:val="NoSpacing"/>
        <w:rPr>
          <w:rFonts w:ascii="Times New Roman" w:hAnsi="Times New Roman" w:cs="Times New Roman"/>
          <w:sz w:val="24"/>
          <w:szCs w:val="24"/>
        </w:rPr>
      </w:pPr>
      <w:r w:rsidRPr="00FB6DC3">
        <w:rPr>
          <w:rFonts w:ascii="Times New Roman" w:hAnsi="Times New Roman" w:cs="Times New Roman"/>
          <w:sz w:val="24"/>
          <w:szCs w:val="24"/>
        </w:rPr>
        <w:lastRenderedPageBreak/>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Distribution of total percent change 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the study area on Disko Island</w:t>
      </w:r>
      <w:r>
        <w:rPr>
          <w:rFonts w:ascii="Times New Roman" w:hAnsi="Times New Roman" w:cs="Times New Roman"/>
          <w:sz w:val="24"/>
          <w:szCs w:val="24"/>
        </w:rPr>
        <w:t>.</w:t>
      </w:r>
      <w:r w:rsidR="004C03FA">
        <w:rPr>
          <w:rFonts w:ascii="Times New Roman" w:hAnsi="Times New Roman" w:cs="Times New Roman"/>
          <w:sz w:val="24"/>
          <w:szCs w:val="24"/>
        </w:rPr>
        <w:t xml:space="preserve"> </w:t>
      </w:r>
      <w:r w:rsidR="006628AB">
        <w:rPr>
          <w:rFonts w:ascii="Times New Roman" w:hAnsi="Times New Roman" w:cs="Times New Roman"/>
          <w:sz w:val="24"/>
          <w:szCs w:val="24"/>
        </w:rPr>
        <w:t xml:space="preserve"> </w:t>
      </w:r>
    </w:p>
    <w:p w14:paraId="5A5CE965" w14:textId="1C98A7BE" w:rsidR="006628AB" w:rsidRDefault="006628AB" w:rsidP="008A44EA">
      <w:pPr>
        <w:pStyle w:val="NoSpacing"/>
        <w:rPr>
          <w:rFonts w:ascii="Times New Roman" w:hAnsi="Times New Roman" w:cs="Times New Roman"/>
          <w:sz w:val="24"/>
          <w:szCs w:val="24"/>
        </w:rPr>
      </w:pPr>
    </w:p>
    <w:p w14:paraId="2767DAB9" w14:textId="77777777" w:rsidR="00D2277A" w:rsidRDefault="00D2277A" w:rsidP="008A44EA">
      <w:pPr>
        <w:pStyle w:val="NoSpacing"/>
        <w:rPr>
          <w:rFonts w:ascii="Times New Roman" w:hAnsi="Times New Roman" w:cs="Times New Roman"/>
          <w:sz w:val="24"/>
          <w:szCs w:val="24"/>
        </w:rPr>
      </w:pPr>
    </w:p>
    <w:p w14:paraId="7B3B3B39" w14:textId="4BE9B3E4" w:rsidR="00FB6DC3" w:rsidRDefault="00FB6DC3"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42061">
        <w:rPr>
          <w:noProof/>
        </w:rPr>
        <w:drawing>
          <wp:inline distT="0" distB="0" distL="0" distR="0" wp14:anchorId="1D0C5B24" wp14:editId="5876706C">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FA72212" w14:textId="1C25A100" w:rsidR="00C42061" w:rsidRDefault="00C42061"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Figure 8. </w:t>
      </w:r>
      <w:r w:rsidR="00D01583">
        <w:rPr>
          <w:rFonts w:ascii="Times New Roman" w:hAnsi="Times New Roman" w:cs="Times New Roman"/>
          <w:sz w:val="24"/>
          <w:szCs w:val="24"/>
        </w:rPr>
        <w:t>Annual mean Landsat NDVI</w:t>
      </w:r>
      <w:r w:rsidR="00D01583" w:rsidRPr="00D01583">
        <w:rPr>
          <w:rFonts w:ascii="Times New Roman" w:hAnsi="Times New Roman" w:cs="Times New Roman"/>
          <w:sz w:val="24"/>
          <w:szCs w:val="24"/>
          <w:vertAlign w:val="subscript"/>
        </w:rPr>
        <w:t>max</w:t>
      </w:r>
      <w:r w:rsidR="00D01583">
        <w:rPr>
          <w:rFonts w:ascii="Times New Roman" w:hAnsi="Times New Roman" w:cs="Times New Roman"/>
          <w:sz w:val="24"/>
          <w:szCs w:val="24"/>
        </w:rPr>
        <w:t xml:space="preserve"> from 2000 to 2020 for sample locations grouped by their </w:t>
      </w:r>
      <w:r w:rsidR="006D5E22">
        <w:rPr>
          <w:rFonts w:ascii="Times New Roman" w:hAnsi="Times New Roman" w:cs="Times New Roman"/>
          <w:sz w:val="24"/>
          <w:szCs w:val="24"/>
        </w:rPr>
        <w:t xml:space="preserve">concomitant </w:t>
      </w:r>
      <w:r w:rsidR="00D01583">
        <w:rPr>
          <w:rFonts w:ascii="Times New Roman" w:hAnsi="Times New Roman" w:cs="Times New Roman"/>
          <w:sz w:val="24"/>
          <w:szCs w:val="24"/>
        </w:rPr>
        <w:t>temporal trend.</w:t>
      </w:r>
      <w:r w:rsidR="004C03FA">
        <w:rPr>
          <w:rFonts w:ascii="Times New Roman" w:hAnsi="Times New Roman" w:cs="Times New Roman"/>
          <w:sz w:val="24"/>
          <w:szCs w:val="24"/>
        </w:rPr>
        <w:t xml:space="preserve"> Trends were assessed for each sample location </w:t>
      </w:r>
      <w:r w:rsidR="00CD0704">
        <w:rPr>
          <w:rFonts w:ascii="Times New Roman" w:hAnsi="Times New Roman" w:cs="Times New Roman"/>
          <w:sz w:val="24"/>
          <w:szCs w:val="24"/>
        </w:rPr>
        <w:t>by removing temporal autocorrelation and then applying a Mann</w:t>
      </w:r>
      <w:r w:rsidR="004C03FA">
        <w:rPr>
          <w:rFonts w:ascii="Times New Roman" w:hAnsi="Times New Roman" w:cs="Times New Roman"/>
          <w:sz w:val="24"/>
          <w:szCs w:val="24"/>
        </w:rPr>
        <w:t>-Kendall trend test</w:t>
      </w:r>
      <w:r w:rsidR="00CD0704">
        <w:rPr>
          <w:rFonts w:ascii="Times New Roman" w:hAnsi="Times New Roman" w:cs="Times New Roman"/>
          <w:sz w:val="24"/>
          <w:szCs w:val="24"/>
        </w:rPr>
        <w:t xml:space="preserve">. </w:t>
      </w:r>
      <w:r w:rsidR="006D5E22">
        <w:rPr>
          <w:rFonts w:ascii="Times New Roman" w:hAnsi="Times New Roman" w:cs="Times New Roman"/>
          <w:sz w:val="24"/>
          <w:szCs w:val="24"/>
        </w:rPr>
        <w:t>Error bands depict ±1 standard error</w:t>
      </w:r>
      <w:r w:rsidR="00C16835">
        <w:rPr>
          <w:rFonts w:ascii="Times New Roman" w:hAnsi="Times New Roman" w:cs="Times New Roman"/>
          <w:sz w:val="24"/>
          <w:szCs w:val="24"/>
        </w:rPr>
        <w:t>.</w:t>
      </w:r>
      <w:r w:rsidR="00CB758B">
        <w:rPr>
          <w:rFonts w:ascii="Times New Roman" w:hAnsi="Times New Roman" w:cs="Times New Roman"/>
          <w:sz w:val="24"/>
          <w:szCs w:val="24"/>
        </w:rPr>
        <w:t xml:space="preserve">  </w:t>
      </w:r>
    </w:p>
    <w:p w14:paraId="0689BF02" w14:textId="51A442A8" w:rsidR="005204D5" w:rsidRDefault="005204D5" w:rsidP="008A44EA">
      <w:pPr>
        <w:pStyle w:val="NoSpacing"/>
        <w:rPr>
          <w:rFonts w:ascii="Times New Roman" w:hAnsi="Times New Roman" w:cs="Times New Roman"/>
          <w:sz w:val="24"/>
          <w:szCs w:val="24"/>
        </w:rPr>
      </w:pPr>
    </w:p>
    <w:p w14:paraId="056D7030" w14:textId="64DED267"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xml:space="preserve">) systematically decreased (α = 0.10; browned) across 53% of the study area on Disko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increased (α = 0.10; greened) across 2%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45%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egetation greenness decreased by an average of 6.2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average 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extensive browning in this study area is broadly consistent with findings from a recent pan-Arctic that detected regional browning in southwestern Greenland </w:t>
      </w:r>
      <w:r w:rsidR="001810F1">
        <w:rPr>
          <w:rFonts w:ascii="Times New Roman" w:hAnsi="Times New Roman" w:cs="Times New Roman"/>
          <w:sz w:val="24"/>
          <w:szCs w:val="24"/>
        </w:rPr>
        <w:t xml:space="preserve">using the same Landsat processing as applied herein </w:t>
      </w:r>
      <w:r w:rsidR="00957BEF">
        <w:rPr>
          <w:rFonts w:ascii="Times New Roman" w:hAnsi="Times New Roman" w:cs="Times New Roman"/>
          <w:sz w:val="24"/>
          <w:szCs w:val="24"/>
        </w:rPr>
        <w:fldChar w:fldCharType="begin"/>
      </w:r>
      <w:r w:rsidR="00957BEF">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7BEF">
        <w:rPr>
          <w:rFonts w:ascii="Times New Roman" w:hAnsi="Times New Roman" w:cs="Times New Roman"/>
          <w:sz w:val="24"/>
          <w:szCs w:val="24"/>
        </w:rPr>
        <w:fldChar w:fldCharType="separate"/>
      </w:r>
      <w:r w:rsidR="00957BEF">
        <w:rPr>
          <w:rFonts w:ascii="Times New Roman" w:hAnsi="Times New Roman" w:cs="Times New Roman"/>
          <w:noProof/>
          <w:sz w:val="24"/>
          <w:szCs w:val="24"/>
        </w:rPr>
        <w:t>(Berner et al. 2020)</w:t>
      </w:r>
      <w:r w:rsidR="00957BEF">
        <w:rPr>
          <w:rFonts w:ascii="Times New Roman" w:hAnsi="Times New Roman" w:cs="Times New Roman"/>
          <w:sz w:val="24"/>
          <w:szCs w:val="24"/>
        </w:rPr>
        <w:fldChar w:fldCharType="end"/>
      </w:r>
      <w:r w:rsidR="001810F1">
        <w:rPr>
          <w:rFonts w:ascii="Times New Roman" w:hAnsi="Times New Roman" w:cs="Times New Roman"/>
          <w:sz w:val="24"/>
          <w:szCs w:val="24"/>
        </w:rPr>
        <w:t xml:space="preserve">. Extensive browning in southwestern Greenland </w:t>
      </w:r>
      <w:r w:rsidR="00957BEF">
        <w:rPr>
          <w:rFonts w:ascii="Times New Roman" w:hAnsi="Times New Roman" w:cs="Times New Roman"/>
          <w:sz w:val="24"/>
          <w:szCs w:val="24"/>
        </w:rPr>
        <w:t xml:space="preserve">is potentially linked to </w:t>
      </w:r>
      <w:r w:rsidR="0094680D">
        <w:rPr>
          <w:rFonts w:ascii="Times New Roman" w:hAnsi="Times New Roman" w:cs="Times New Roman"/>
          <w:sz w:val="24"/>
          <w:szCs w:val="24"/>
        </w:rPr>
        <w:t xml:space="preserve">hotter and dried conditions suppressing shrub growth, along with </w:t>
      </w:r>
      <w:r w:rsidR="0094680D" w:rsidRPr="0094680D">
        <w:rPr>
          <w:rFonts w:ascii="Times New Roman" w:hAnsi="Times New Roman" w:cs="Times New Roman"/>
          <w:sz w:val="24"/>
          <w:szCs w:val="24"/>
        </w:rPr>
        <w:t>defoliation from moths (</w:t>
      </w:r>
      <w:r w:rsidR="0094680D" w:rsidRPr="00D17E51">
        <w:rPr>
          <w:rFonts w:ascii="Times New Roman" w:hAnsi="Times New Roman" w:cs="Times New Roman"/>
          <w:i/>
          <w:iCs/>
          <w:sz w:val="24"/>
          <w:szCs w:val="24"/>
        </w:rPr>
        <w:t>Eurois occulta</w:t>
      </w:r>
      <w:r w:rsidR="0094680D" w:rsidRPr="0094680D">
        <w:rPr>
          <w:rFonts w:ascii="Times New Roman" w:hAnsi="Times New Roman" w:cs="Times New Roman"/>
          <w:sz w:val="24"/>
          <w:szCs w:val="24"/>
        </w:rPr>
        <w:t>) and browsing by muskoxen (</w:t>
      </w:r>
      <w:r w:rsidR="0094680D" w:rsidRPr="00D17E51">
        <w:rPr>
          <w:rFonts w:ascii="Times New Roman" w:hAnsi="Times New Roman" w:cs="Times New Roman"/>
          <w:i/>
          <w:iCs/>
          <w:sz w:val="24"/>
          <w:szCs w:val="24"/>
        </w:rPr>
        <w:t>Ovibos moschatus</w:t>
      </w:r>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r>
      <w:r w:rsidR="0094680D">
        <w:rPr>
          <w:rFonts w:ascii="Times New Roman" w:hAnsi="Times New Roman" w:cs="Times New Roman"/>
          <w:sz w:val="24"/>
          <w:szCs w:val="24"/>
        </w:rPr>
        <w:instrText xml:space="preserve"> ADDIN EN.CITE &lt;EndNote&gt;&lt;Cite&gt;&lt;Author&gt;Gamm&lt;/Author&gt;&lt;Year&gt;2018&lt;/Year&gt;&lt;RecNum&gt;3713&lt;/RecNum&gt;&lt;DisplayText&gt;(Forchhammer 2017, Gamm et al. 2018)&lt;/DisplayText&gt;&lt;record&gt;&lt;rec-number&gt;3713&lt;/rec-number&gt;&lt;foreign-keys&gt;&lt;key app="EN" db-id="przrz2xfys0et6es02qx0adprs59z2erxf5t" timestamp="1538066666"&gt;3713&lt;/key&gt;&lt;/foreign-keys&gt;&lt;ref-type name="Journal Article"&gt;17&lt;/ref-type&gt;&lt;contributors&gt;&lt;authors&gt;&lt;author&gt;Gamm, Cassandra M&lt;/author&gt;&lt;author&gt;Sullivan, Patrick F&lt;/author&gt;&lt;author&gt;Buchwal, Agata&lt;/author&gt;&lt;author&gt;Dial, Roman J&lt;/author&gt;&lt;author&gt;Young, Amanda B&lt;/author&gt;&lt;author&gt;Watts, David A&lt;/author&gt;&lt;author&gt;Cahoon, Sean MP&lt;/author&gt;&lt;author&gt;Welker, Jeffrey M&lt;/author&gt;&lt;author&gt;Post, Eric&lt;/author&gt;&lt;/authors&gt;&lt;/contributors&gt;&lt;titles&gt;&lt;title&gt;Declining growth of deciduous shrubs in the warming climate of continental western Greenland&lt;/title&gt;&lt;secondary-title&gt;Journal of Ecology&lt;/secondary-title&gt;&lt;/titles&gt;&lt;periodical&gt;&lt;full-title&gt;Journal of Ecology&lt;/full-title&gt;&lt;/periodical&gt;&lt;pages&gt;640-654&lt;/pages&gt;&lt;volume&gt;106&lt;/volume&gt;&lt;number&gt;2&lt;/number&gt;&lt;dates&gt;&lt;year&gt;2018&lt;/year&gt;&lt;/dates&gt;&lt;isbn&gt;1365-2745&lt;/isbn&gt;&lt;urls&gt;&lt;/urls&gt;&lt;/record&gt;&lt;/Cite&gt;&lt;Cite&gt;&lt;Author&gt;Forchhammer&lt;/Author&gt;&lt;Year&gt;2017&lt;/Year&gt;&lt;RecNum&gt;3715&lt;/RecNum&gt;&lt;record&gt;&lt;rec-number&gt;3715&lt;/rec-number&gt;&lt;foreign-keys&gt;&lt;key app="EN" db-id="przrz2xfys0et6es02qx0adprs59z2erxf5t" timestamp="1539301282"&gt;3715&lt;/key&gt;&lt;/foreign-keys&gt;&lt;ref-type name="Journal Article"&gt;17&lt;/ref-type&gt;&lt;contributors&gt;&lt;authors&gt;&lt;author&gt;Forchhammer, Mads&lt;/author&gt;&lt;/authors&gt;&lt;/contributors&gt;&lt;titles&gt;&lt;title&gt;Sea-ice induced growth decline in Arctic shrubs&lt;/title&gt;&lt;secondary-title&gt;Biology Letters&lt;/secondary-title&gt;&lt;/titles&gt;&lt;periodical&gt;&lt;full-title&gt;Biology Letters&lt;/full-title&gt;&lt;/periodical&gt;&lt;volume&gt;13&lt;/volume&gt;&lt;number&gt;8&lt;/number&gt;&lt;dates&gt;&lt;year&gt;2017&lt;/year&gt;&lt;/dates&gt;&lt;work-type&gt;10.1098/rsbl.2017.0122&lt;/work-type&gt;&lt;urls&gt;&lt;related-urls&gt;&lt;url&gt;http://rsbl.royalsocietypublishing.org/content/13/8/20170122.abstract&lt;/url&gt;&lt;/related-urls&gt;&lt;/urls&gt;&lt;/record&gt;&lt;/Cite&gt;&lt;/EndNote&gt;</w:instrText>
      </w:r>
      <w:r w:rsidR="0094680D">
        <w:rPr>
          <w:rFonts w:ascii="Times New Roman" w:hAnsi="Times New Roman" w:cs="Times New Roman"/>
          <w:sz w:val="24"/>
          <w:szCs w:val="24"/>
        </w:rPr>
        <w:fldChar w:fldCharType="separate"/>
      </w:r>
      <w:r w:rsidR="0094680D">
        <w:rPr>
          <w:rFonts w:ascii="Times New Roman" w:hAnsi="Times New Roman" w:cs="Times New Roman"/>
          <w:noProof/>
          <w:sz w:val="24"/>
          <w:szCs w:val="24"/>
        </w:rPr>
        <w:t>(Forchhammer 2017, Gamm et al. 2018)</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5AC7C22A" w14:textId="6F272D7D" w:rsidR="006264F9" w:rsidRDefault="00154C6C"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package for R facilitates extracting</w:t>
      </w:r>
      <w:r w:rsidR="0048413F">
        <w:rPr>
          <w:rFonts w:ascii="Times New Roman" w:hAnsi="Times New Roman" w:cs="Times New Roman"/>
          <w:sz w:val="24"/>
          <w:szCs w:val="24"/>
        </w:rPr>
        <w:t xml:space="preserve"> and </w:t>
      </w:r>
      <w:r>
        <w:rPr>
          <w:rFonts w:ascii="Times New Roman" w:hAnsi="Times New Roman" w:cs="Times New Roman"/>
          <w:sz w:val="24"/>
          <w:szCs w:val="24"/>
        </w:rPr>
        <w:t xml:space="preserve">processing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 xml:space="preserve">We demonstrate functionality of this software by analyzing changes in vegetation greenness across a tundra landscape on Disko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but underscore 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r>
      <w:r w:rsidR="001103C0">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review&lt;/year&gt;&lt;/dates&gt;&lt;urls&gt;&lt;/urls&gt;&lt;/record&gt;&lt;/Cite&gt;&lt;/EndNote&gt;</w:instrText>
      </w:r>
      <w:r w:rsidR="00053779">
        <w:rPr>
          <w:rFonts w:ascii="Times New Roman" w:hAnsi="Times New Roman" w:cs="Times New Roman"/>
          <w:sz w:val="24"/>
          <w:szCs w:val="24"/>
        </w:rPr>
        <w:fldChar w:fldCharType="separate"/>
      </w:r>
      <w:r w:rsidR="001103C0">
        <w:rPr>
          <w:rFonts w:ascii="Times New Roman" w:hAnsi="Times New Roman" w:cs="Times New Roman"/>
          <w:noProof/>
          <w:sz w:val="24"/>
          <w:szCs w:val="24"/>
        </w:rPr>
        <w:t>(e.g., Berner et al. 2020, Berner and Goetz in review)</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FB5579">
        <w:rPr>
          <w:rFonts w:ascii="Times New Roman" w:hAnsi="Times New Roman" w:cs="Times New Roman"/>
          <w:sz w:val="24"/>
          <w:szCs w:val="24"/>
        </w:rPr>
        <w:t xml:space="preserve"> </w:t>
      </w:r>
      <w:r w:rsidRPr="00154C6C">
        <w:rPr>
          <w:rFonts w:ascii="Times New Roman" w:hAnsi="Times New Roman" w:cs="Times New Roman"/>
          <w:sz w:val="24"/>
          <w:szCs w:val="24"/>
        </w:rPr>
        <w:t xml:space="preserve">Overall, this software provides a suite of functions to enable broader use of Landsat satellite data for </w:t>
      </w:r>
      <w:r w:rsidR="00FB5579">
        <w:rPr>
          <w:rFonts w:ascii="Times New Roman" w:hAnsi="Times New Roman" w:cs="Times New Roman"/>
          <w:sz w:val="24"/>
          <w:szCs w:val="24"/>
        </w:rPr>
        <w:t xml:space="preserve">local to global </w:t>
      </w:r>
      <w:r w:rsidRPr="00154C6C">
        <w:rPr>
          <w:rFonts w:ascii="Times New Roman" w:hAnsi="Times New Roman" w:cs="Times New Roman"/>
          <w:sz w:val="24"/>
          <w:szCs w:val="24"/>
        </w:rPr>
        <w:t xml:space="preserve">assessment and monitoring of vegetation greenness </w:t>
      </w:r>
      <w:r w:rsidR="00085BFC">
        <w:rPr>
          <w:rFonts w:ascii="Times New Roman" w:hAnsi="Times New Roman" w:cs="Times New Roman"/>
          <w:sz w:val="24"/>
          <w:szCs w:val="24"/>
        </w:rPr>
        <w:t xml:space="preserve">and other spectral characteristics </w:t>
      </w:r>
      <w:r w:rsidRPr="00154C6C">
        <w:rPr>
          <w:rFonts w:ascii="Times New Roman" w:hAnsi="Times New Roman" w:cs="Times New Roman"/>
          <w:sz w:val="24"/>
          <w:szCs w:val="24"/>
        </w:rPr>
        <w:t>over the past four decades</w:t>
      </w:r>
      <w:r w:rsidR="00FB5579">
        <w:rPr>
          <w:rFonts w:ascii="Times New Roman" w:hAnsi="Times New Roman" w:cs="Times New Roman"/>
          <w:sz w:val="24"/>
          <w:szCs w:val="24"/>
        </w:rPr>
        <w:t xml:space="preserve">.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commentRangeStart w:id="39"/>
      <w:r w:rsidRPr="00D377FC">
        <w:t>Acknowledgements</w:t>
      </w:r>
      <w:commentRangeEnd w:id="39"/>
      <w:r w:rsidR="00BF70E1">
        <w:rPr>
          <w:rStyle w:val="CommentReference"/>
          <w:rFonts w:asciiTheme="minorHAnsi" w:eastAsiaTheme="minorEastAsia" w:hAnsiTheme="minorHAnsi" w:cstheme="minorBidi"/>
          <w:b w:val="0"/>
          <w:bCs w:val="0"/>
          <w:kern w:val="0"/>
        </w:rPr>
        <w:commentReference w:id="39"/>
      </w:r>
    </w:p>
    <w:p w14:paraId="54808E6D" w14:textId="2A515BA6" w:rsidR="00066377" w:rsidRDefault="00EB590F" w:rsidP="00066377">
      <w:pPr>
        <w:pStyle w:val="NoSpacing"/>
        <w:rPr>
          <w:rFonts w:ascii="Times New Roman" w:hAnsi="Times New Roman" w:cs="Times New Roman"/>
          <w:sz w:val="24"/>
          <w:szCs w:val="24"/>
        </w:rPr>
      </w:pPr>
      <w:r w:rsidRPr="00EB590F">
        <w:rPr>
          <w:rFonts w:ascii="Times New Roman" w:hAnsi="Times New Roman" w:cs="Times New Roman"/>
          <w:sz w:val="24"/>
          <w:szCs w:val="24"/>
        </w:rPr>
        <w:t xml:space="preserve">This study was supported by </w:t>
      </w:r>
      <w:r w:rsidR="00066377">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(ABoVE)</w:t>
      </w:r>
      <w:r w:rsidR="00066377">
        <w:rPr>
          <w:rFonts w:ascii="Times New Roman" w:hAnsi="Times New Roman" w:cs="Times New Roman"/>
          <w:sz w:val="24"/>
          <w:szCs w:val="24"/>
        </w:rPr>
        <w:t xml:space="preserve"> under Grant No. </w:t>
      </w:r>
      <w:r w:rsidR="00D377FC" w:rsidRPr="00D377FC">
        <w:rPr>
          <w:rFonts w:ascii="Times New Roman" w:hAnsi="Times New Roman" w:cs="Times New Roman"/>
          <w:sz w:val="24"/>
          <w:szCs w:val="24"/>
        </w:rPr>
        <w:t>NNX17AE44G</w:t>
      </w:r>
      <w:r>
        <w:rPr>
          <w:rFonts w:ascii="Times New Roman" w:hAnsi="Times New Roman" w:cs="Times New Roman"/>
          <w:sz w:val="24"/>
          <w:szCs w:val="24"/>
        </w:rPr>
        <w:t xml:space="preserve"> to S.J.</w:t>
      </w:r>
      <w:r w:rsidR="0006637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7777777" w:rsidR="00D8312E" w:rsidRDefault="00BE49FA" w:rsidP="00C81F1B">
      <w:pPr>
        <w:pStyle w:val="Heading1"/>
      </w:pPr>
      <w:r w:rsidRPr="00BE49FA">
        <w:t>Literature cited</w:t>
      </w:r>
    </w:p>
    <w:p w14:paraId="014990CE" w14:textId="77777777" w:rsidR="001103C0" w:rsidRPr="001103C0" w:rsidRDefault="00D8312E" w:rsidP="001103C0">
      <w:pPr>
        <w:pStyle w:val="EndNoteBibliography"/>
        <w:spacing w:after="0"/>
        <w:ind w:left="720" w:hanging="720"/>
      </w:pPr>
      <w:r>
        <w:fldChar w:fldCharType="begin"/>
      </w:r>
      <w:r>
        <w:instrText xml:space="preserve"> ADDIN EN.REFLIST </w:instrText>
      </w:r>
      <w:r>
        <w:fldChar w:fldCharType="separate"/>
      </w:r>
      <w:r w:rsidR="001103C0" w:rsidRPr="001103C0">
        <w:t xml:space="preserve">Aybar, C., Q. Wu, L. Bautista, R. Yali, and A. Barja. 2020. rgee: An R package for interacting with Google Earth Engine. Journal of Open Source Software </w:t>
      </w:r>
      <w:r w:rsidR="001103C0" w:rsidRPr="001103C0">
        <w:rPr>
          <w:b/>
        </w:rPr>
        <w:t>5</w:t>
      </w:r>
      <w:r w:rsidR="001103C0" w:rsidRPr="001103C0">
        <w:t>:2272.</w:t>
      </w:r>
    </w:p>
    <w:p w14:paraId="668BDF2E" w14:textId="77777777" w:rsidR="001103C0" w:rsidRPr="001103C0" w:rsidRDefault="001103C0" w:rsidP="001103C0">
      <w:pPr>
        <w:pStyle w:val="EndNoteBibliography"/>
        <w:spacing w:after="0"/>
        <w:ind w:left="720" w:hanging="720"/>
      </w:pPr>
      <w:r w:rsidRPr="001103C0">
        <w:t xml:space="preserve">Badgley, G., C. B. Field, and J. A. Berry. 2017. Canopy near-infrared reflectance and terrestrial photosynthesis. Science Advances </w:t>
      </w:r>
      <w:r w:rsidRPr="001103C0">
        <w:rPr>
          <w:b/>
        </w:rPr>
        <w:t>3</w:t>
      </w:r>
      <w:r w:rsidRPr="001103C0">
        <w:t>:e1602244.</w:t>
      </w:r>
    </w:p>
    <w:p w14:paraId="0A0AD7F9" w14:textId="77777777" w:rsidR="001103C0" w:rsidRPr="001103C0" w:rsidRDefault="001103C0" w:rsidP="001103C0">
      <w:pPr>
        <w:pStyle w:val="EndNoteBibliography"/>
        <w:spacing w:after="0"/>
        <w:ind w:left="720" w:hanging="720"/>
      </w:pPr>
      <w:r w:rsidRPr="001103C0">
        <w:t>Berner, L. T., and S. J. Goetz. in review. Satellite observations document trends consistent with a boreal forest biome shift. Global Change Biology.</w:t>
      </w:r>
    </w:p>
    <w:p w14:paraId="00BAB114" w14:textId="77777777" w:rsidR="001103C0" w:rsidRPr="001103C0" w:rsidRDefault="001103C0" w:rsidP="001103C0">
      <w:pPr>
        <w:pStyle w:val="EndNoteBibliography"/>
        <w:spacing w:after="0"/>
        <w:ind w:left="720" w:hanging="720"/>
      </w:pPr>
      <w:r w:rsidRPr="001103C0">
        <w:t xml:space="preserve">Berner, L. T., P. Jantz, K. D. Tape, and S. J. Goetz. 2018. Tundra plant aboveground biomass and shrub dominance mapped across the North Slope of Alaska. Environmental Research Letters </w:t>
      </w:r>
      <w:r w:rsidRPr="001103C0">
        <w:rPr>
          <w:b/>
        </w:rPr>
        <w:t>13</w:t>
      </w:r>
      <w:r w:rsidRPr="001103C0">
        <w:t>:035002.</w:t>
      </w:r>
    </w:p>
    <w:p w14:paraId="4D4F933F" w14:textId="77777777" w:rsidR="001103C0" w:rsidRPr="001103C0" w:rsidRDefault="001103C0" w:rsidP="001103C0">
      <w:pPr>
        <w:pStyle w:val="EndNoteBibliography"/>
        <w:spacing w:after="0"/>
        <w:ind w:left="720" w:hanging="720"/>
      </w:pPr>
      <w:r w:rsidRPr="001103C0">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103C0">
        <w:rPr>
          <w:b/>
        </w:rPr>
        <w:t>11</w:t>
      </w:r>
      <w:r w:rsidRPr="001103C0">
        <w:t>:4621.</w:t>
      </w:r>
    </w:p>
    <w:p w14:paraId="6DA922E0" w14:textId="77777777" w:rsidR="001103C0" w:rsidRPr="001103C0" w:rsidRDefault="001103C0" w:rsidP="001103C0">
      <w:pPr>
        <w:pStyle w:val="EndNoteBibliography"/>
        <w:spacing w:after="0"/>
        <w:ind w:left="720" w:hanging="720"/>
      </w:pPr>
      <w:r w:rsidRPr="001103C0">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103C0">
        <w:rPr>
          <w:b/>
        </w:rPr>
        <w:t>14</w:t>
      </w:r>
      <w:r w:rsidRPr="001103C0">
        <w:t>:085010.</w:t>
      </w:r>
    </w:p>
    <w:p w14:paraId="1315F8CA" w14:textId="77777777" w:rsidR="001103C0" w:rsidRPr="001103C0" w:rsidRDefault="001103C0" w:rsidP="001103C0">
      <w:pPr>
        <w:pStyle w:val="EndNoteBibliography"/>
        <w:spacing w:after="0"/>
        <w:ind w:left="720" w:hanging="720"/>
      </w:pPr>
      <w:r w:rsidRPr="001103C0">
        <w:t xml:space="preserve">Boyd, M. A., L. T. Berner, A. C. Foster, S. J. Goetz, B. M. Rogers, X. J. Walker, and M. C. Mack. 2021. Historic declines in growth portend trembling aspen death during a contemporary leaf miner outbreak in Alaska. Ecosphere </w:t>
      </w:r>
      <w:r w:rsidRPr="001103C0">
        <w:rPr>
          <w:b/>
        </w:rPr>
        <w:t>12</w:t>
      </w:r>
      <w:r w:rsidRPr="001103C0">
        <w:t>:e03569.</w:t>
      </w:r>
    </w:p>
    <w:p w14:paraId="7462B586" w14:textId="77777777" w:rsidR="001103C0" w:rsidRPr="001103C0" w:rsidRDefault="001103C0" w:rsidP="001103C0">
      <w:pPr>
        <w:pStyle w:val="EndNoteBibliography"/>
        <w:spacing w:after="0"/>
        <w:ind w:left="720" w:hanging="720"/>
      </w:pPr>
      <w:r w:rsidRPr="001103C0">
        <w:t xml:space="preserve">Breiman, L. 2001. Random Forests. Machine Learning </w:t>
      </w:r>
      <w:r w:rsidRPr="001103C0">
        <w:rPr>
          <w:b/>
        </w:rPr>
        <w:t>45</w:t>
      </w:r>
      <w:r w:rsidRPr="001103C0">
        <w:t>:5-32.</w:t>
      </w:r>
    </w:p>
    <w:p w14:paraId="2AD6363A" w14:textId="1C2DCB06" w:rsidR="001103C0" w:rsidRPr="001103C0" w:rsidRDefault="001103C0" w:rsidP="001103C0">
      <w:pPr>
        <w:pStyle w:val="EndNoteBibliography"/>
        <w:spacing w:after="0"/>
        <w:ind w:left="720" w:hanging="720"/>
      </w:pPr>
      <w:r w:rsidRPr="001103C0">
        <w:t xml:space="preserve">Bronaugh, D., and A. Werner. 2012. zyp: Zhang + Yue-Pilon trends package. R package version 0.10-1.1. </w:t>
      </w:r>
      <w:hyperlink r:id="rId22" w:history="1">
        <w:r w:rsidRPr="001103C0">
          <w:rPr>
            <w:rStyle w:val="Hyperlink"/>
          </w:rPr>
          <w:t>https://CRAN.R-project.org/package=zyp</w:t>
        </w:r>
      </w:hyperlink>
      <w:r w:rsidRPr="001103C0">
        <w:t>.</w:t>
      </w:r>
    </w:p>
    <w:p w14:paraId="0C20FC90" w14:textId="77777777" w:rsidR="001103C0" w:rsidRPr="001103C0" w:rsidRDefault="001103C0" w:rsidP="001103C0">
      <w:pPr>
        <w:pStyle w:val="EndNoteBibliography"/>
        <w:spacing w:after="0"/>
        <w:ind w:left="720" w:hanging="720"/>
      </w:pPr>
      <w:r w:rsidRPr="001103C0">
        <w:t xml:space="preserve">Camps-Valls, G., M. Campos-Taberner, Á. Moreno-Martínez, S. Walther, G. Duveiller, A. Cescatti, M. D. Mahecha, J. Muñoz-Marí, F. J. García-Haro, and L. Guanter. 2021. A unified vegetation index for quantifying the terrestrial biosphere. Science Advances </w:t>
      </w:r>
      <w:r w:rsidRPr="001103C0">
        <w:rPr>
          <w:b/>
        </w:rPr>
        <w:t>7</w:t>
      </w:r>
      <w:r w:rsidRPr="001103C0">
        <w:t>:eabc7447.</w:t>
      </w:r>
    </w:p>
    <w:p w14:paraId="47D7959C" w14:textId="4542F659" w:rsidR="001103C0" w:rsidRPr="001103C0" w:rsidRDefault="001103C0" w:rsidP="001103C0">
      <w:pPr>
        <w:pStyle w:val="EndNoteBibliography"/>
        <w:spacing w:after="0"/>
        <w:ind w:left="720" w:hanging="720"/>
      </w:pPr>
      <w:r w:rsidRPr="001103C0">
        <w:t xml:space="preserve">dos Santos, A. 2017. landsat8: Landsat 8 Imagery Rescaled to Reflectance, Radiance and/or Temperature. R package version 0.1-10. </w:t>
      </w:r>
      <w:hyperlink r:id="rId23" w:history="1">
        <w:r w:rsidRPr="001103C0">
          <w:rPr>
            <w:rStyle w:val="Hyperlink"/>
          </w:rPr>
          <w:t>https://CRAN.R-project.org/package=landsat8</w:t>
        </w:r>
      </w:hyperlink>
      <w:r w:rsidRPr="001103C0">
        <w:t>.</w:t>
      </w:r>
    </w:p>
    <w:p w14:paraId="141F02C8" w14:textId="77777777" w:rsidR="001103C0" w:rsidRPr="001103C0" w:rsidRDefault="001103C0" w:rsidP="001103C0">
      <w:pPr>
        <w:pStyle w:val="EndNoteBibliography"/>
        <w:spacing w:after="0"/>
        <w:ind w:left="720" w:hanging="720"/>
      </w:pPr>
      <w:r w:rsidRPr="001103C0">
        <w:lastRenderedPageBreak/>
        <w:t xml:space="preserve">Forchhammer, M. 2017. Sea-ice induced growth decline in Arctic shrubs. Biology Letters </w:t>
      </w:r>
      <w:r w:rsidRPr="001103C0">
        <w:rPr>
          <w:b/>
        </w:rPr>
        <w:t>13</w:t>
      </w:r>
      <w:r w:rsidRPr="001103C0">
        <w:t>.</w:t>
      </w:r>
    </w:p>
    <w:p w14:paraId="156CD5A9" w14:textId="77777777" w:rsidR="001103C0" w:rsidRPr="001103C0" w:rsidRDefault="001103C0" w:rsidP="001103C0">
      <w:pPr>
        <w:pStyle w:val="EndNoteBibliography"/>
        <w:spacing w:after="0"/>
        <w:ind w:left="720" w:hanging="720"/>
      </w:pPr>
      <w:r w:rsidRPr="001103C0">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103C0">
        <w:rPr>
          <w:b/>
        </w:rPr>
        <w:t>102</w:t>
      </w:r>
      <w:r w:rsidRPr="001103C0">
        <w:t>:S290–S292.</w:t>
      </w:r>
    </w:p>
    <w:p w14:paraId="54D4ADA0" w14:textId="77777777" w:rsidR="001103C0" w:rsidRPr="001103C0" w:rsidRDefault="001103C0" w:rsidP="001103C0">
      <w:pPr>
        <w:pStyle w:val="EndNoteBibliography"/>
        <w:spacing w:after="0"/>
        <w:ind w:left="720" w:hanging="720"/>
      </w:pPr>
      <w:r w:rsidRPr="001103C0">
        <w:t xml:space="preserve">Gaglioti, B., L. T. Berner, B. M. Jones, K. M. Orndahl, A. P. Williams, L. Andreu‐Hayles, R. D’Arrigo, S. J. Goetz, and D. H. Mann. 2021. Tussocks enduring or shrubs greening: Alternate responses to changing fire regimes in the Noatak River Valley, Alaska. Journal of Geophysical Research: Biogeosciences </w:t>
      </w:r>
      <w:r w:rsidRPr="001103C0">
        <w:rPr>
          <w:b/>
        </w:rPr>
        <w:t>126</w:t>
      </w:r>
      <w:r w:rsidRPr="001103C0">
        <w:t>:e2020JG006009.</w:t>
      </w:r>
    </w:p>
    <w:p w14:paraId="7F2B7F20" w14:textId="77777777" w:rsidR="001103C0" w:rsidRPr="001103C0" w:rsidRDefault="001103C0" w:rsidP="001103C0">
      <w:pPr>
        <w:pStyle w:val="EndNoteBibliography"/>
        <w:spacing w:after="0"/>
        <w:ind w:left="720" w:hanging="720"/>
      </w:pPr>
      <w:r w:rsidRPr="001103C0">
        <w:t xml:space="preserve">Gamm, C. M., P. F. Sullivan, A. Buchwal, R. J. Dial, A. B. Young, D. A. Watts, S. M. Cahoon, J. M. Welker, and E. Post. 2018. Declining growth of deciduous shrubs in the warming climate of continental western Greenland. Journal of Ecology </w:t>
      </w:r>
      <w:r w:rsidRPr="001103C0">
        <w:rPr>
          <w:b/>
        </w:rPr>
        <w:t>106</w:t>
      </w:r>
      <w:r w:rsidRPr="001103C0">
        <w:t>:640-654.</w:t>
      </w:r>
    </w:p>
    <w:p w14:paraId="48819149" w14:textId="77777777" w:rsidR="001103C0" w:rsidRPr="001103C0" w:rsidRDefault="001103C0" w:rsidP="001103C0">
      <w:pPr>
        <w:pStyle w:val="EndNoteBibliography"/>
        <w:spacing w:after="0"/>
        <w:ind w:left="720" w:hanging="720"/>
      </w:pPr>
      <w:r w:rsidRPr="001103C0">
        <w:t xml:space="preserve">Gao, B.-C. 1996. NDWI—A normalized difference water index for remote sensing of vegetation liquid water from space. Remote Sensing of Environment </w:t>
      </w:r>
      <w:r w:rsidRPr="001103C0">
        <w:rPr>
          <w:b/>
        </w:rPr>
        <w:t>58</w:t>
      </w:r>
      <w:r w:rsidRPr="001103C0">
        <w:t>:257-266.</w:t>
      </w:r>
    </w:p>
    <w:p w14:paraId="52188059" w14:textId="77777777" w:rsidR="001103C0" w:rsidRPr="001103C0" w:rsidRDefault="001103C0" w:rsidP="001103C0">
      <w:pPr>
        <w:pStyle w:val="EndNoteBibliography"/>
        <w:spacing w:after="0"/>
        <w:ind w:left="720" w:hanging="720"/>
      </w:pPr>
      <w:r w:rsidRPr="001103C0">
        <w:t xml:space="preserve">Gitelson, A. A. 2004. Wide dynamic range vegetation index for remote quantification of biophysical characteristics of vegetation. Journal of plant physiology </w:t>
      </w:r>
      <w:r w:rsidRPr="001103C0">
        <w:rPr>
          <w:b/>
        </w:rPr>
        <w:t>161</w:t>
      </w:r>
      <w:r w:rsidRPr="001103C0">
        <w:t>:165-173.</w:t>
      </w:r>
    </w:p>
    <w:p w14:paraId="487B078F" w14:textId="77777777" w:rsidR="001103C0" w:rsidRPr="001103C0" w:rsidRDefault="001103C0" w:rsidP="001103C0">
      <w:pPr>
        <w:pStyle w:val="EndNoteBibliography"/>
        <w:spacing w:after="0"/>
        <w:ind w:left="720" w:hanging="720"/>
      </w:pPr>
      <w:r w:rsidRPr="001103C0">
        <w:t xml:space="preserve">Gitelson, A. A., and M. N. Merzlyak. 1998. Remote sensing of chlorophyll concentration in higher plant leaves. Advances in Space Research </w:t>
      </w:r>
      <w:r w:rsidRPr="001103C0">
        <w:rPr>
          <w:b/>
        </w:rPr>
        <w:t>22</w:t>
      </w:r>
      <w:r w:rsidRPr="001103C0">
        <w:t>:689-692.</w:t>
      </w:r>
    </w:p>
    <w:p w14:paraId="0259C7A8" w14:textId="77777777" w:rsidR="001103C0" w:rsidRPr="001103C0" w:rsidRDefault="001103C0" w:rsidP="001103C0">
      <w:pPr>
        <w:pStyle w:val="EndNoteBibliography"/>
        <w:spacing w:after="0"/>
        <w:ind w:left="720" w:hanging="720"/>
      </w:pPr>
      <w:r w:rsidRPr="001103C0">
        <w:t xml:space="preserve">Goetz, S. J., and S. D. Prince. 1999. Modelling Terrestrial Carbon Exchange and Storage: Evidence and Implications of Fuctional Convergence in Light-use Efficiency. Advances in Ecological Research </w:t>
      </w:r>
      <w:r w:rsidRPr="001103C0">
        <w:rPr>
          <w:b/>
        </w:rPr>
        <w:t>28</w:t>
      </w:r>
      <w:r w:rsidRPr="001103C0">
        <w:t>:57-92.</w:t>
      </w:r>
    </w:p>
    <w:p w14:paraId="4371DACC" w14:textId="77777777" w:rsidR="001103C0" w:rsidRPr="001103C0" w:rsidRDefault="001103C0" w:rsidP="001103C0">
      <w:pPr>
        <w:pStyle w:val="EndNoteBibliography"/>
        <w:spacing w:after="0"/>
        <w:ind w:left="720" w:hanging="720"/>
      </w:pPr>
      <w:r w:rsidRPr="001103C0">
        <w:t xml:space="preserve">Gorelick, N., M. Hancher, M. Dixon, S. Ilyushchenko, D. Thau, and R. Moore. 2017. Google Earth Engine: Planetary-scale geospatial analysis for everyone. Remote Sensing of Environment </w:t>
      </w:r>
      <w:r w:rsidRPr="001103C0">
        <w:rPr>
          <w:b/>
        </w:rPr>
        <w:t>202</w:t>
      </w:r>
      <w:r w:rsidRPr="001103C0">
        <w:t>:18-27.</w:t>
      </w:r>
    </w:p>
    <w:p w14:paraId="39938926" w14:textId="77777777" w:rsidR="001103C0" w:rsidRPr="001103C0" w:rsidRDefault="001103C0" w:rsidP="001103C0">
      <w:pPr>
        <w:pStyle w:val="EndNoteBibliography"/>
        <w:spacing w:after="0"/>
        <w:ind w:left="720" w:hanging="720"/>
      </w:pPr>
      <w:r w:rsidRPr="001103C0">
        <w:t xml:space="preserve">Goslee, S. 2011. Analyzing remote sensing data in R: The Landsat Package. The Journal of Statistial Software </w:t>
      </w:r>
      <w:r w:rsidRPr="001103C0">
        <w:rPr>
          <w:b/>
        </w:rPr>
        <w:t>43</w:t>
      </w:r>
      <w:r w:rsidRPr="001103C0">
        <w:t>.</w:t>
      </w:r>
    </w:p>
    <w:p w14:paraId="5FBD2E4D" w14:textId="77777777" w:rsidR="001103C0" w:rsidRPr="001103C0" w:rsidRDefault="001103C0" w:rsidP="001103C0">
      <w:pPr>
        <w:pStyle w:val="EndNoteBibliography"/>
        <w:spacing w:after="0"/>
        <w:ind w:left="720" w:hanging="720"/>
      </w:pPr>
      <w:r w:rsidRPr="001103C0">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103C0">
        <w:rPr>
          <w:b/>
        </w:rPr>
        <w:t>342</w:t>
      </w:r>
      <w:r w:rsidRPr="001103C0">
        <w:t>:850.</w:t>
      </w:r>
    </w:p>
    <w:p w14:paraId="59C56E08" w14:textId="77777777" w:rsidR="001103C0" w:rsidRPr="001103C0" w:rsidRDefault="001103C0" w:rsidP="001103C0">
      <w:pPr>
        <w:pStyle w:val="EndNoteBibliography"/>
        <w:spacing w:after="0"/>
        <w:ind w:left="720" w:hanging="720"/>
      </w:pPr>
      <w:r w:rsidRPr="001103C0">
        <w:t xml:space="preserve">Hardisky, M., V. Klemas, and M. Smart. 1983. The influence of soil salinity, growth form, and leaf moisture on the spectral radiance of Spartina alterniflora. Photogrammetric Engineering &amp; Remote Sensing </w:t>
      </w:r>
      <w:r w:rsidRPr="001103C0">
        <w:rPr>
          <w:b/>
        </w:rPr>
        <w:t>49</w:t>
      </w:r>
      <w:r w:rsidRPr="001103C0">
        <w:t>:77-83.</w:t>
      </w:r>
    </w:p>
    <w:p w14:paraId="34188A73" w14:textId="125F8B07" w:rsidR="001103C0" w:rsidRPr="001103C0" w:rsidRDefault="001103C0" w:rsidP="001103C0">
      <w:pPr>
        <w:pStyle w:val="EndNoteBibliography"/>
        <w:spacing w:after="0"/>
        <w:ind w:left="720" w:hanging="720"/>
      </w:pPr>
      <w:r w:rsidRPr="001103C0">
        <w:t xml:space="preserve">Howat, I., A. Negrete, and B. Smith. 2015. MEaSUREs Greenland Ice Mapping Project (GIMP) Digital Elevation Model, Version 1. NASA National Snow and Ice Data Center Distributed Active Archive Center. doi: </w:t>
      </w:r>
      <w:hyperlink r:id="rId24" w:history="1">
        <w:r w:rsidRPr="001103C0">
          <w:rPr>
            <w:rStyle w:val="Hyperlink"/>
          </w:rPr>
          <w:t>https://doi.org/10.5067/NV34YUIXLP9W</w:t>
        </w:r>
      </w:hyperlink>
      <w:r w:rsidRPr="001103C0">
        <w:t>. [2021-11-23], Boulder, Colorado USA.</w:t>
      </w:r>
    </w:p>
    <w:p w14:paraId="67567A11" w14:textId="77777777" w:rsidR="001103C0" w:rsidRPr="001103C0" w:rsidRDefault="001103C0" w:rsidP="001103C0">
      <w:pPr>
        <w:pStyle w:val="EndNoteBibliography"/>
        <w:spacing w:after="0"/>
        <w:ind w:left="720" w:hanging="720"/>
      </w:pPr>
      <w:r w:rsidRPr="001103C0">
        <w:t xml:space="preserve">Howat, I. M., A. Negrete, and B. E. Smith. 2014. The Greenland Ice Mapping Project (GIMP) land classification and surface elevation data sets. The Cryosphere </w:t>
      </w:r>
      <w:r w:rsidRPr="001103C0">
        <w:rPr>
          <w:b/>
        </w:rPr>
        <w:t>8</w:t>
      </w:r>
      <w:r w:rsidRPr="001103C0">
        <w:t>:1509-1518.</w:t>
      </w:r>
    </w:p>
    <w:p w14:paraId="3D6648B1" w14:textId="77777777" w:rsidR="001103C0" w:rsidRPr="001103C0" w:rsidRDefault="001103C0" w:rsidP="001103C0">
      <w:pPr>
        <w:pStyle w:val="EndNoteBibliography"/>
        <w:spacing w:after="0"/>
        <w:ind w:left="720" w:hanging="720"/>
      </w:pPr>
      <w:r w:rsidRPr="001103C0">
        <w:t xml:space="preserve">Huete, A., K. Didan, T. Miura, E. P. Rodriguez, X. Gao, and L. G. Ferreira. 2002. Overview of the radiometric and biophysical performance of the MODIS vegetation indices. Remote Sensing of Environment </w:t>
      </w:r>
      <w:r w:rsidRPr="001103C0">
        <w:rPr>
          <w:b/>
        </w:rPr>
        <w:t>83</w:t>
      </w:r>
      <w:r w:rsidRPr="001103C0">
        <w:t>:195-213.</w:t>
      </w:r>
    </w:p>
    <w:p w14:paraId="6AF27F5D" w14:textId="77777777" w:rsidR="001103C0" w:rsidRPr="001103C0" w:rsidRDefault="001103C0" w:rsidP="001103C0">
      <w:pPr>
        <w:pStyle w:val="EndNoteBibliography"/>
        <w:spacing w:after="0"/>
        <w:ind w:left="720" w:hanging="720"/>
      </w:pPr>
      <w:r w:rsidRPr="001103C0">
        <w:t xml:space="preserve">Huete, A. R. 1988. A soil-adjusted vegetation index (SAVI). Remote Sensing of Environment </w:t>
      </w:r>
      <w:r w:rsidRPr="001103C0">
        <w:rPr>
          <w:b/>
        </w:rPr>
        <w:t>25</w:t>
      </w:r>
      <w:r w:rsidRPr="001103C0">
        <w:t>:295-309.</w:t>
      </w:r>
    </w:p>
    <w:p w14:paraId="33FD4CE6" w14:textId="77777777" w:rsidR="001103C0" w:rsidRPr="001103C0" w:rsidRDefault="001103C0" w:rsidP="001103C0">
      <w:pPr>
        <w:pStyle w:val="EndNoteBibliography"/>
        <w:spacing w:after="0"/>
        <w:ind w:left="720" w:hanging="720"/>
      </w:pPr>
      <w:r w:rsidRPr="001103C0">
        <w:t xml:space="preserve">Jiang, Z., A. R. Huete, K. Didan, and T. Miura. 2008. Development of a two-band enhanced vegetation index without a blue band. Remote Sensing of Environment </w:t>
      </w:r>
      <w:r w:rsidRPr="001103C0">
        <w:rPr>
          <w:b/>
        </w:rPr>
        <w:t>112</w:t>
      </w:r>
      <w:r w:rsidRPr="001103C0">
        <w:t>:3833-3845.</w:t>
      </w:r>
    </w:p>
    <w:p w14:paraId="362837AE" w14:textId="77777777" w:rsidR="001103C0" w:rsidRPr="001103C0" w:rsidRDefault="001103C0" w:rsidP="001103C0">
      <w:pPr>
        <w:pStyle w:val="EndNoteBibliography"/>
        <w:spacing w:after="0"/>
        <w:ind w:left="720" w:hanging="720"/>
      </w:pPr>
      <w:r w:rsidRPr="001103C0">
        <w:t xml:space="preserve">Ju, J., and J. G. Masek. 2016. The vegetation greenness trend in Canada and US Alaska from 1984–2012 Landsat data. Remote Sensing of Environment </w:t>
      </w:r>
      <w:r w:rsidRPr="001103C0">
        <w:rPr>
          <w:b/>
        </w:rPr>
        <w:t>176</w:t>
      </w:r>
      <w:r w:rsidRPr="001103C0">
        <w:t>:1-16.</w:t>
      </w:r>
    </w:p>
    <w:p w14:paraId="436BFE87" w14:textId="77777777" w:rsidR="001103C0" w:rsidRPr="001103C0" w:rsidRDefault="001103C0" w:rsidP="001103C0">
      <w:pPr>
        <w:pStyle w:val="EndNoteBibliography"/>
        <w:spacing w:after="0"/>
        <w:ind w:left="720" w:hanging="720"/>
      </w:pPr>
      <w:r w:rsidRPr="001103C0">
        <w:t>Key, C. H., and N. C. Benson. 1999. The Normalized Burn Ratio (NBR): A Landsat TM radiometric measure of burn severity. United States Geological Survey, Northern Rocky Mountain Science Center.(Bozeman, MT).</w:t>
      </w:r>
    </w:p>
    <w:p w14:paraId="05C84952" w14:textId="77777777" w:rsidR="001103C0" w:rsidRPr="001103C0" w:rsidRDefault="001103C0" w:rsidP="001103C0">
      <w:pPr>
        <w:pStyle w:val="EndNoteBibliography"/>
        <w:spacing w:after="0"/>
        <w:ind w:left="720" w:hanging="720"/>
      </w:pPr>
      <w:r w:rsidRPr="001103C0">
        <w:lastRenderedPageBreak/>
        <w:t xml:space="preserve">Marsett, R. C., J. Qi, P. Heilman, S. H. Biedenbender, M. C. Watson, S. Amer, M. Weltz, D. Goodrich, and R. Marsett. 2006. Remote sensing for grassland management in the arid southwest. Rangeland Ecology &amp; Management </w:t>
      </w:r>
      <w:r w:rsidRPr="001103C0">
        <w:rPr>
          <w:b/>
        </w:rPr>
        <w:t>59</w:t>
      </w:r>
      <w:r w:rsidRPr="001103C0">
        <w:t>:530-540.</w:t>
      </w:r>
    </w:p>
    <w:p w14:paraId="08499798" w14:textId="77777777" w:rsidR="001103C0" w:rsidRPr="001103C0" w:rsidRDefault="001103C0" w:rsidP="001103C0">
      <w:pPr>
        <w:pStyle w:val="EndNoteBibliography"/>
        <w:spacing w:after="0"/>
        <w:ind w:left="720" w:hanging="720"/>
      </w:pPr>
      <w:r w:rsidRPr="001103C0">
        <w:t xml:space="preserve">McFeeters, S. K. 1996. The use of the Normalized Difference Water Index (NDWI) in the delineation of open water features. International Journal of Remote Sensing </w:t>
      </w:r>
      <w:r w:rsidRPr="001103C0">
        <w:rPr>
          <w:b/>
        </w:rPr>
        <w:t>17</w:t>
      </w:r>
      <w:r w:rsidRPr="001103C0">
        <w:t>:1425-1432.</w:t>
      </w:r>
    </w:p>
    <w:p w14:paraId="68A779B2" w14:textId="77777777" w:rsidR="001103C0" w:rsidRPr="001103C0" w:rsidRDefault="001103C0" w:rsidP="001103C0">
      <w:pPr>
        <w:pStyle w:val="EndNoteBibliography"/>
        <w:spacing w:after="0"/>
        <w:ind w:left="720" w:hanging="720"/>
      </w:pPr>
      <w:r w:rsidRPr="001103C0">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1103C0">
        <w:rPr>
          <w:b/>
        </w:rPr>
        <w:t>16</w:t>
      </w:r>
      <w:r w:rsidRPr="001103C0">
        <w:t>:053001.</w:t>
      </w:r>
    </w:p>
    <w:p w14:paraId="78BD0803" w14:textId="77777777" w:rsidR="001103C0" w:rsidRPr="001103C0" w:rsidRDefault="001103C0" w:rsidP="001103C0">
      <w:pPr>
        <w:pStyle w:val="EndNoteBibliography"/>
        <w:spacing w:after="0"/>
        <w:ind w:left="720" w:hanging="720"/>
      </w:pPr>
      <w:r w:rsidRPr="001103C0">
        <w:t xml:space="preserve">Merzlyak, M. N., A. A. Gitelson, O. B. Chivkunova, and V. Y. Rakitin. 1999. Non‐destructive optical detection of pigment changes during leaf senescence and fruit ripening. Physiologia plantarum </w:t>
      </w:r>
      <w:r w:rsidRPr="001103C0">
        <w:rPr>
          <w:b/>
        </w:rPr>
        <w:t>106</w:t>
      </w:r>
      <w:r w:rsidRPr="001103C0">
        <w:t>:135-141.</w:t>
      </w:r>
    </w:p>
    <w:p w14:paraId="092E97BB" w14:textId="77777777" w:rsidR="001103C0" w:rsidRPr="001103C0" w:rsidRDefault="001103C0" w:rsidP="001103C0">
      <w:pPr>
        <w:pStyle w:val="EndNoteBibliography"/>
        <w:spacing w:after="0"/>
        <w:ind w:left="720" w:hanging="720"/>
      </w:pPr>
      <w:r w:rsidRPr="001103C0">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103C0">
        <w:rPr>
          <w:b/>
        </w:rPr>
        <w:t>10</w:t>
      </w:r>
      <w:r w:rsidRPr="001103C0">
        <w:t>:106-117.</w:t>
      </w:r>
    </w:p>
    <w:p w14:paraId="4EAC0242" w14:textId="77777777" w:rsidR="001103C0" w:rsidRPr="001103C0" w:rsidRDefault="001103C0" w:rsidP="001103C0">
      <w:pPr>
        <w:pStyle w:val="EndNoteBibliography"/>
        <w:spacing w:after="0"/>
        <w:ind w:left="720" w:hanging="720"/>
      </w:pPr>
      <w:r w:rsidRPr="001103C0">
        <w:t>National Academies of Sciences. 2018. Thriving on Our Changing Planet: A Decadal Strategy for Earth Observation from Space. The National Academies Press, Washington, DC.</w:t>
      </w:r>
    </w:p>
    <w:p w14:paraId="5C5839B3" w14:textId="77777777" w:rsidR="001103C0" w:rsidRPr="001103C0" w:rsidRDefault="001103C0" w:rsidP="001103C0">
      <w:pPr>
        <w:pStyle w:val="EndNoteBibliography"/>
        <w:spacing w:after="0"/>
        <w:ind w:left="720" w:hanging="720"/>
      </w:pPr>
      <w:r w:rsidRPr="001103C0">
        <w:t xml:space="preserve">Pekel, J.-F., A. Cottam, N. Gorelick, and A. S. Belward. 2016. High-resolution mapping of global surface water and its long-term changes. Nature </w:t>
      </w:r>
      <w:r w:rsidRPr="001103C0">
        <w:rPr>
          <w:b/>
        </w:rPr>
        <w:t>540</w:t>
      </w:r>
      <w:r w:rsidRPr="001103C0">
        <w:t>:418-422.</w:t>
      </w:r>
    </w:p>
    <w:p w14:paraId="094AD2DD" w14:textId="77777777" w:rsidR="001103C0" w:rsidRPr="001103C0" w:rsidRDefault="001103C0" w:rsidP="001103C0">
      <w:pPr>
        <w:pStyle w:val="EndNoteBibliography"/>
        <w:spacing w:after="0"/>
        <w:ind w:left="720" w:hanging="720"/>
      </w:pPr>
      <w:r w:rsidRPr="001103C0">
        <w:t>R Core Team. 2020. R: A Language and Environment for Statistical Computing. R Foundation for Statistical Computing, Vienna.</w:t>
      </w:r>
    </w:p>
    <w:p w14:paraId="2241B08F" w14:textId="77777777" w:rsidR="001103C0" w:rsidRPr="001103C0" w:rsidRDefault="001103C0" w:rsidP="001103C0">
      <w:pPr>
        <w:pStyle w:val="EndNoteBibliography"/>
        <w:spacing w:after="0"/>
        <w:ind w:left="720" w:hanging="720"/>
      </w:pPr>
      <w:r w:rsidRPr="001103C0">
        <w:t xml:space="preserve">Rock, B., J. Vogelmann, D. Williams, A. Vogelmann, and T. Hoshizaki. 1986. Remote detection of forest damage. BioScience </w:t>
      </w:r>
      <w:r w:rsidRPr="001103C0">
        <w:rPr>
          <w:b/>
        </w:rPr>
        <w:t>36</w:t>
      </w:r>
      <w:r w:rsidRPr="001103C0">
        <w:t>:439-445.</w:t>
      </w:r>
    </w:p>
    <w:p w14:paraId="40AF1D70" w14:textId="77777777" w:rsidR="001103C0" w:rsidRPr="001103C0" w:rsidRDefault="001103C0" w:rsidP="001103C0">
      <w:pPr>
        <w:pStyle w:val="EndNoteBibliography"/>
        <w:spacing w:after="0"/>
        <w:ind w:left="720" w:hanging="720"/>
      </w:pPr>
      <w:r w:rsidRPr="001103C0">
        <w:t xml:space="preserve">Rouse, J., R. Haas, J. Schell, and D. Deering. 1974. Monitoring vegetation systems in the Great Plains with ERTS. NASA special publication </w:t>
      </w:r>
      <w:r w:rsidRPr="001103C0">
        <w:rPr>
          <w:b/>
        </w:rPr>
        <w:t>351</w:t>
      </w:r>
      <w:r w:rsidRPr="001103C0">
        <w:t>:309-317.</w:t>
      </w:r>
    </w:p>
    <w:p w14:paraId="2D391824" w14:textId="77777777" w:rsidR="001103C0" w:rsidRPr="001103C0" w:rsidRDefault="001103C0" w:rsidP="001103C0">
      <w:pPr>
        <w:pStyle w:val="EndNoteBibliography"/>
        <w:spacing w:after="0"/>
        <w:ind w:left="720" w:hanging="720"/>
      </w:pPr>
      <w:r w:rsidRPr="001103C0">
        <w:t xml:space="preserve">Roy, D. P., V. Kovalskyy, H. K. Zhang, E. F. Vermote, L. Yan, S. S. Kumar, and A. Egorov. 2016. Characterization of Landsat-7 to Landsat-8 reflective wavelength and normalized difference vegetation index continuity. Remote Sensing of Environment </w:t>
      </w:r>
      <w:r w:rsidRPr="001103C0">
        <w:rPr>
          <w:b/>
        </w:rPr>
        <w:t>185</w:t>
      </w:r>
      <w:r w:rsidRPr="001103C0">
        <w:t>:57-70.</w:t>
      </w:r>
    </w:p>
    <w:p w14:paraId="4153A5BF" w14:textId="77777777" w:rsidR="001103C0" w:rsidRPr="001103C0" w:rsidRDefault="001103C0" w:rsidP="001103C0">
      <w:pPr>
        <w:pStyle w:val="EndNoteBibliography"/>
        <w:spacing w:after="0"/>
        <w:ind w:left="720" w:hanging="720"/>
      </w:pPr>
      <w:r w:rsidRPr="001103C0">
        <w:t xml:space="preserve">Tucker, C. J. 1979. Red and photographic infrared linear combinations for monitoring vegetation. Remote Sensing of Environment </w:t>
      </w:r>
      <w:r w:rsidRPr="001103C0">
        <w:rPr>
          <w:b/>
        </w:rPr>
        <w:t>8</w:t>
      </w:r>
      <w:r w:rsidRPr="001103C0">
        <w:t>:127-150.</w:t>
      </w:r>
    </w:p>
    <w:p w14:paraId="6B204E94" w14:textId="77777777" w:rsidR="001103C0" w:rsidRPr="001103C0" w:rsidRDefault="001103C0" w:rsidP="001103C0">
      <w:pPr>
        <w:pStyle w:val="EndNoteBibliography"/>
        <w:spacing w:after="0"/>
        <w:ind w:left="720" w:hanging="720"/>
      </w:pPr>
      <w:r w:rsidRPr="001103C0">
        <w:t xml:space="preserve">Verdonen, M., L. T. Berner, B. C. Forbes, and T. Kumpula. 2020. Periglacial vegetation dynamics in Arctic Russia: decadal analysis of tundra regeneration on landslides with time series satellite imagery. Environmental Research Letters </w:t>
      </w:r>
      <w:r w:rsidRPr="001103C0">
        <w:rPr>
          <w:b/>
        </w:rPr>
        <w:t>15</w:t>
      </w:r>
      <w:r w:rsidRPr="001103C0">
        <w:t>:105020.</w:t>
      </w:r>
    </w:p>
    <w:p w14:paraId="5A4B7645" w14:textId="77777777" w:rsidR="001103C0" w:rsidRPr="001103C0" w:rsidRDefault="001103C0" w:rsidP="001103C0">
      <w:pPr>
        <w:pStyle w:val="EndNoteBibliography"/>
        <w:spacing w:after="0"/>
        <w:ind w:left="720" w:hanging="720"/>
      </w:pPr>
      <w:r w:rsidRPr="001103C0">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103C0">
        <w:rPr>
          <w:b/>
        </w:rPr>
        <w:t>51</w:t>
      </w:r>
      <w:r w:rsidRPr="001103C0">
        <w:t>:1323-1338.</w:t>
      </w:r>
    </w:p>
    <w:p w14:paraId="0C2D4885" w14:textId="77777777" w:rsidR="001103C0" w:rsidRPr="001103C0" w:rsidRDefault="001103C0" w:rsidP="001103C0">
      <w:pPr>
        <w:pStyle w:val="EndNoteBibliography"/>
        <w:spacing w:after="0"/>
        <w:ind w:left="720" w:hanging="720"/>
      </w:pPr>
      <w:r w:rsidRPr="001103C0">
        <w:t xml:space="preserve">Wang, J. A., and M. A. Friedl. 2019. The role of land cover change in Arctic-Boreal greening and browning trends. Environmental Research Letters </w:t>
      </w:r>
      <w:r w:rsidRPr="001103C0">
        <w:rPr>
          <w:b/>
        </w:rPr>
        <w:t>14</w:t>
      </w:r>
      <w:r w:rsidRPr="001103C0">
        <w:t>:125007.</w:t>
      </w:r>
    </w:p>
    <w:p w14:paraId="0C20BE27" w14:textId="77777777" w:rsidR="001103C0" w:rsidRPr="001103C0" w:rsidRDefault="001103C0" w:rsidP="001103C0">
      <w:pPr>
        <w:pStyle w:val="EndNoteBibliography"/>
        <w:spacing w:after="0"/>
        <w:ind w:left="720" w:hanging="720"/>
      </w:pPr>
      <w:r w:rsidRPr="001103C0">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103C0">
        <w:rPr>
          <w:b/>
        </w:rPr>
        <w:t>320</w:t>
      </w:r>
      <w:r w:rsidRPr="001103C0">
        <w:t>:1011-1011.</w:t>
      </w:r>
    </w:p>
    <w:p w14:paraId="28BB135F" w14:textId="77777777" w:rsidR="001103C0" w:rsidRPr="001103C0" w:rsidRDefault="001103C0" w:rsidP="001103C0">
      <w:pPr>
        <w:pStyle w:val="EndNoteBibliography"/>
        <w:spacing w:after="0"/>
        <w:ind w:left="720" w:hanging="720"/>
      </w:pPr>
      <w:r w:rsidRPr="001103C0">
        <w:t xml:space="preserve">Wright, M. N., and A. Ziegler. 2017. Ranger: a fast implementation of random forests for high dimensional data in C++ and R. Journal of statistical software </w:t>
      </w:r>
      <w:r w:rsidRPr="001103C0">
        <w:rPr>
          <w:b/>
        </w:rPr>
        <w:t>77</w:t>
      </w:r>
      <w:r w:rsidRPr="001103C0">
        <w:t>:1-17.</w:t>
      </w:r>
    </w:p>
    <w:p w14:paraId="7B7B7DD7" w14:textId="77777777" w:rsidR="001103C0" w:rsidRPr="001103C0" w:rsidRDefault="001103C0" w:rsidP="001103C0">
      <w:pPr>
        <w:pStyle w:val="EndNoteBibliography"/>
        <w:spacing w:after="0"/>
        <w:ind w:left="720" w:hanging="720"/>
      </w:pPr>
      <w:r w:rsidRPr="001103C0">
        <w:lastRenderedPageBreak/>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103C0">
        <w:rPr>
          <w:b/>
        </w:rPr>
        <w:t>225</w:t>
      </w:r>
      <w:r w:rsidRPr="001103C0">
        <w:t>:127-147.</w:t>
      </w:r>
    </w:p>
    <w:p w14:paraId="11341AF9" w14:textId="77777777" w:rsidR="001103C0" w:rsidRPr="001103C0" w:rsidRDefault="001103C0" w:rsidP="001103C0">
      <w:pPr>
        <w:pStyle w:val="EndNoteBibliography"/>
        <w:ind w:left="720" w:hanging="720"/>
      </w:pPr>
      <w:r w:rsidRPr="001103C0">
        <w:t xml:space="preserve">Zhu, Z., S. Wang, and C. E. Woodcock. 2015. Improvement and expansion of the Fmask algorithm: cloud, cloud shadow, and snow detection for Landsats 4–7, 8, and Sentinel 2 images. Remote Sensing of Environment </w:t>
      </w:r>
      <w:r w:rsidRPr="001103C0">
        <w:rPr>
          <w:b/>
        </w:rPr>
        <w:t>159</w:t>
      </w:r>
      <w:r w:rsidRPr="001103C0">
        <w:t>:269-277.</w:t>
      </w:r>
    </w:p>
    <w:p w14:paraId="319B9F96" w14:textId="4B9794CB" w:rsidR="00BE49FA" w:rsidRPr="00BE49FA" w:rsidRDefault="00D8312E" w:rsidP="00C81F1B">
      <w:pPr>
        <w:pStyle w:val="Heading1"/>
      </w:pPr>
      <w:r>
        <w:fldChar w:fldCharType="end"/>
      </w:r>
    </w:p>
    <w:sectPr w:rsidR="00BE49FA" w:rsidRPr="00BE49FA" w:rsidSect="00530265">
      <w:headerReference w:type="default"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ogan Berner" w:date="2021-09-08T10:59:00Z" w:initials="LB">
    <w:p w14:paraId="49D52033" w14:textId="4FA25E85" w:rsidR="00142AEA" w:rsidRDefault="00142AEA">
      <w:pPr>
        <w:pStyle w:val="CommentText"/>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clearly describe the relationship of the software to existing software in the field. Does it supplement, supercede, or compete with existing software packages? What new features does it provide to users (e.g., a coherent analytical framework, novel functions or methods, increases in speed and stability)? If the software is part of a modular system (e.g., R, Python, Julia, Matlab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2" w:author="Jakob Johann Assmann" w:date="2021-09-16T02:11:00Z" w:initials="JJA">
    <w:p w14:paraId="5A04EDDF" w14:textId="2FC43F8A" w:rsidR="00142AEA" w:rsidRDefault="00142AEA">
      <w:pPr>
        <w:pStyle w:val="CommentText"/>
      </w:pPr>
      <w:r>
        <w:rPr>
          <w:rStyle w:val="CommentReference"/>
        </w:rPr>
        <w:annotationRef/>
      </w:r>
      <w:r>
        <w:t>The dois for C2 are:</w:t>
      </w:r>
    </w:p>
    <w:p w14:paraId="7C1C4F2D" w14:textId="77777777" w:rsidR="00142AEA" w:rsidRDefault="00142AEA">
      <w:pPr>
        <w:pStyle w:val="CommentText"/>
      </w:pPr>
    </w:p>
    <w:p w14:paraId="2CF959BA" w14:textId="77777777" w:rsidR="00142AEA" w:rsidRPr="008D37EB" w:rsidRDefault="00142AEA" w:rsidP="008D37EB">
      <w:pPr>
        <w:rPr>
          <w:lang w:val="da-DK"/>
        </w:rPr>
      </w:pPr>
      <w:r w:rsidRPr="008D37EB">
        <w:rPr>
          <w:lang w:val="da-DK"/>
        </w:rPr>
        <w:t xml:space="preserve">Landsat 4/5: </w:t>
      </w:r>
      <w:hyperlink r:id="rId1" w:tgtFrame="_blank" w:history="1">
        <w:r w:rsidRPr="008D37EB">
          <w:rPr>
            <w:rStyle w:val="Hyperlink"/>
            <w:lang w:val="da-DK"/>
          </w:rPr>
          <w:t>doi.org/10.5066/P9IAXOVV</w:t>
        </w:r>
      </w:hyperlink>
    </w:p>
    <w:p w14:paraId="3D1BEC3D" w14:textId="77777777" w:rsidR="00142AEA" w:rsidRPr="008D37EB" w:rsidRDefault="00142AEA" w:rsidP="008D37EB">
      <w:pPr>
        <w:rPr>
          <w:lang w:val="da-DK"/>
        </w:rPr>
      </w:pPr>
      <w:r w:rsidRPr="008D37EB">
        <w:rPr>
          <w:lang w:val="da-DK"/>
        </w:rPr>
        <w:t xml:space="preserve">Landsat 7: </w:t>
      </w:r>
      <w:hyperlink r:id="rId2" w:tgtFrame="_blank" w:history="1">
        <w:r w:rsidRPr="008D37EB">
          <w:rPr>
            <w:rStyle w:val="Hyperlink"/>
            <w:lang w:val="da-DK"/>
          </w:rPr>
          <w:t>doi.org/10.5066/P9C7I13B</w:t>
        </w:r>
      </w:hyperlink>
    </w:p>
    <w:p w14:paraId="5A5BF0A1" w14:textId="77777777" w:rsidR="00142AEA" w:rsidRDefault="00142AEA" w:rsidP="008D37EB">
      <w:r w:rsidRPr="008D37EB">
        <w:rPr>
          <w:lang w:val="en-GB"/>
        </w:rPr>
        <w:t xml:space="preserve">Landsat 8/9: </w:t>
      </w:r>
      <w:hyperlink r:id="rId3" w:tgtFrame="_blank" w:history="1">
        <w:r>
          <w:rPr>
            <w:rStyle w:val="Hyperlink"/>
          </w:rPr>
          <w:t>doi.org/10.5066/P9OGBGM6</w:t>
        </w:r>
      </w:hyperlink>
      <w:r>
        <w:t> </w:t>
      </w:r>
    </w:p>
    <w:p w14:paraId="4B846D2F" w14:textId="142B39FE" w:rsidR="00142AEA" w:rsidRPr="008D37EB" w:rsidRDefault="00142AEA">
      <w:pPr>
        <w:pStyle w:val="CommentText"/>
        <w:rPr>
          <w:lang w:val="en-GB"/>
        </w:rPr>
      </w:pPr>
    </w:p>
  </w:comment>
  <w:comment w:id="3" w:author="Logan Berner [2]" w:date="2021-11-23T16:26:00Z" w:initials="LB">
    <w:p w14:paraId="4A7C5EE8" w14:textId="5EC16A50" w:rsidR="00142AEA" w:rsidRDefault="00142AEA">
      <w:pPr>
        <w:pStyle w:val="CommentText"/>
      </w:pPr>
      <w:r>
        <w:rPr>
          <w:rStyle w:val="CommentReference"/>
        </w:rPr>
        <w:annotationRef/>
      </w:r>
      <w:r>
        <w:t xml:space="preserve">@ Jakob – please add more details or revise this section as needed. </w:t>
      </w:r>
    </w:p>
  </w:comment>
  <w:comment w:id="35" w:author="Logan Berner" w:date="2021-09-08T11:01:00Z" w:initials="LB">
    <w:p w14:paraId="345E6409" w14:textId="1900469C" w:rsidR="00142AEA" w:rsidRDefault="00142AEA" w:rsidP="00E85BA8">
      <w:pPr>
        <w:pStyle w:val="NoSpacing"/>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36" w:author="Logan Berner [2]" w:date="2021-11-18T15:33:00Z" w:initials="LB">
    <w:p w14:paraId="1BADF106" w14:textId="01ADBC6E" w:rsidR="00142AEA" w:rsidRDefault="00142AEA">
      <w:pPr>
        <w:pStyle w:val="CommentText"/>
      </w:pPr>
      <w:r>
        <w:rPr>
          <w:rStyle w:val="CommentReference"/>
        </w:rPr>
        <w:annotationRef/>
      </w:r>
      <w:r>
        <w:t xml:space="preserve">Jakob – please add a sentence or two describing this area. </w:t>
      </w:r>
    </w:p>
  </w:comment>
  <w:comment w:id="37" w:author="Logan Berner" w:date="2021-11-23T11:48:00Z" w:initials="LB">
    <w:p w14:paraId="1C5026FD" w14:textId="12DEEEC4" w:rsidR="00142AEA" w:rsidRDefault="00142AEA">
      <w:pPr>
        <w:pStyle w:val="CommentText"/>
      </w:pPr>
      <w:r>
        <w:rPr>
          <w:rStyle w:val="CommentReference"/>
        </w:rPr>
        <w:annotationRef/>
      </w:r>
      <w:r>
        <w:t>Figure out how to cite</w:t>
      </w:r>
    </w:p>
  </w:comment>
  <w:comment w:id="38" w:author="Logan Berner [2]" w:date="2021-12-01T17:00:00Z" w:initials="LB">
    <w:p w14:paraId="20E40DA4" w14:textId="799B2024" w:rsidR="00142AEA" w:rsidRPr="00EB7B05" w:rsidRDefault="00142AEA" w:rsidP="00EB7B05">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p w14:paraId="68C17198" w14:textId="77777777" w:rsidR="00142AEA" w:rsidRDefault="00142AEA" w:rsidP="00EB7B05">
      <w:pPr>
        <w:pStyle w:val="NoSpacing"/>
        <w:rPr>
          <w:rFonts w:ascii="Times New Roman" w:hAnsi="Times New Roman" w:cs="Times New Roman"/>
          <w:i/>
          <w:iCs/>
          <w:sz w:val="24"/>
          <w:szCs w:val="24"/>
        </w:rPr>
      </w:pPr>
    </w:p>
    <w:p w14:paraId="7B7A8A2A" w14:textId="67EC212C" w:rsidR="00142AEA" w:rsidRPr="00EF2C33" w:rsidRDefault="00142AEA" w:rsidP="00EB7B05">
      <w:pPr>
        <w:pStyle w:val="NoSpacing"/>
        <w:rPr>
          <w:rFonts w:ascii="Times New Roman" w:hAnsi="Times New Roman" w:cs="Times New Roman"/>
          <w:i/>
          <w:iCs/>
          <w:sz w:val="24"/>
          <w:szCs w:val="24"/>
        </w:rPr>
      </w:pPr>
      <w:r>
        <w:rPr>
          <w:rStyle w:val="CommentReference"/>
        </w:rPr>
        <w:annotationRef/>
      </w:r>
      <w:r w:rsidRPr="00EF2C33">
        <w:rPr>
          <w:rFonts w:ascii="Times New Roman" w:hAnsi="Times New Roman" w:cs="Times New Roman"/>
          <w:i/>
          <w:iCs/>
          <w:sz w:val="24"/>
          <w:szCs w:val="24"/>
        </w:rPr>
        <w:t xml:space="preserve"># Download </w:t>
      </w:r>
      <w:r>
        <w:rPr>
          <w:rFonts w:ascii="Times New Roman" w:hAnsi="Times New Roman" w:cs="Times New Roman"/>
          <w:i/>
          <w:iCs/>
          <w:sz w:val="24"/>
          <w:szCs w:val="24"/>
        </w:rPr>
        <w:t>data files from Google Drive to local computer</w:t>
      </w:r>
    </w:p>
    <w:p w14:paraId="27135B7B"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folder.url &lt;- "https://drive.google.com/drive/u/0/folders/1m5j1CdLIX8Tb3LgoxUDz-MDgR_tpvA0E"</w:t>
      </w:r>
    </w:p>
    <w:p w14:paraId="2CA938A7"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folder &lt;- drive_get(as_id(folder.url))</w:t>
      </w:r>
    </w:p>
    <w:p w14:paraId="72EF36A2"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files &lt;- drive_ls(folder, type = "csv")</w:t>
      </w:r>
    </w:p>
    <w:p w14:paraId="5E0FC82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mkdirs('output/lsat_exports/')</w:t>
      </w:r>
    </w:p>
    <w:p w14:paraId="1E7D8DC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for (i in 1:nrow(files)){</w:t>
      </w:r>
    </w:p>
    <w:p w14:paraId="51B3F0F1"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 xml:space="preserve">  drive_download(file = as_id(files$id[i]), path = paste0('output/lsat_exports/',files$name[i]))</w:t>
      </w:r>
    </w:p>
    <w:p w14:paraId="7F2F207E" w14:textId="77777777" w:rsidR="00142AEA" w:rsidRPr="00EF2C33" w:rsidRDefault="00142AEA" w:rsidP="00EB7B05">
      <w:pPr>
        <w:pStyle w:val="NoSpacing"/>
        <w:rPr>
          <w:rFonts w:ascii="Consolas" w:hAnsi="Consolas" w:cs="Times New Roman"/>
          <w:sz w:val="20"/>
          <w:szCs w:val="20"/>
        </w:rPr>
      </w:pPr>
      <w:r w:rsidRPr="00EF2C33">
        <w:rPr>
          <w:rFonts w:ascii="Consolas" w:hAnsi="Consolas" w:cs="Times New Roman"/>
          <w:sz w:val="20"/>
          <w:szCs w:val="20"/>
        </w:rPr>
        <w:t>}</w:t>
      </w:r>
    </w:p>
    <w:p w14:paraId="3E85E431" w14:textId="4DFE84E6" w:rsidR="00142AEA" w:rsidRDefault="00142AEA">
      <w:pPr>
        <w:pStyle w:val="CommentText"/>
      </w:pPr>
    </w:p>
  </w:comment>
  <w:comment w:id="39" w:author="Logan Berner [2]" w:date="2021-12-17T07:45:00Z" w:initials="LB">
    <w:p w14:paraId="42A9E22B" w14:textId="3D3A1FAD" w:rsidR="00BF70E1" w:rsidRDefault="00BF70E1">
      <w:pPr>
        <w:pStyle w:val="CommentText"/>
      </w:pPr>
      <w:r>
        <w:t>@</w:t>
      </w:r>
      <w:r>
        <w:rPr>
          <w:rStyle w:val="CommentReference"/>
        </w:rPr>
        <w:annotationRef/>
      </w:r>
      <w:r>
        <w:t>Jakob and Signe – Any that you’d like to add</w:t>
      </w:r>
      <w:r w:rsidR="00A21146">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D52033" w15:done="0"/>
  <w15:commentEx w15:paraId="4B846D2F" w15:done="0"/>
  <w15:commentEx w15:paraId="4A7C5EE8" w15:done="0"/>
  <w15:commentEx w15:paraId="345E6409" w15:done="0"/>
  <w15:commentEx w15:paraId="1BADF106" w15:done="0"/>
  <w15:commentEx w15:paraId="1C5026FD" w15:done="0"/>
  <w15:commentEx w15:paraId="3E85E431" w15:done="0"/>
  <w15:commentEx w15:paraId="42A9E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31600" w16cex:dateUtc="2021-09-08T17:59:00Z"/>
  <w16cex:commentExtensible w16cex:durableId="24EDA4D0" w16cex:dateUtc="2021-09-16T09:11:00Z"/>
  <w16cex:commentExtensible w16cex:durableId="254794D0" w16cex:dateUtc="2021-11-23T23:26:00Z"/>
  <w16cex:commentExtensible w16cex:durableId="24E31670" w16cex:dateUtc="2021-09-08T18:01:00Z"/>
  <w16cex:commentExtensible w16cex:durableId="2540F0C3" w16cex:dateUtc="2021-11-18T22:33:00Z"/>
  <w16cex:commentExtensible w16cex:durableId="25475385" w16cex:dateUtc="2021-11-23T18:48:00Z"/>
  <w16cex:commentExtensible w16cex:durableId="255228C1" w16cex:dateUtc="2021-12-02T00:00:00Z"/>
  <w16cex:commentExtensible w16cex:durableId="2566BE91" w16cex:dateUtc="2021-12-17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D52033" w16cid:durableId="24E31600"/>
  <w16cid:commentId w16cid:paraId="4B846D2F" w16cid:durableId="24EDA4D0"/>
  <w16cid:commentId w16cid:paraId="4A7C5EE8" w16cid:durableId="254794D0"/>
  <w16cid:commentId w16cid:paraId="345E6409" w16cid:durableId="24E31670"/>
  <w16cid:commentId w16cid:paraId="1BADF106" w16cid:durableId="2540F0C3"/>
  <w16cid:commentId w16cid:paraId="1C5026FD" w16cid:durableId="25475385"/>
  <w16cid:commentId w16cid:paraId="3E85E431" w16cid:durableId="255228C1"/>
  <w16cid:commentId w16cid:paraId="42A9E22B" w16cid:durableId="2566BE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5EBAB" w14:textId="77777777" w:rsidR="00017FC4" w:rsidRDefault="00017FC4" w:rsidP="00EB55B9">
      <w:pPr>
        <w:spacing w:after="0" w:line="240" w:lineRule="auto"/>
      </w:pPr>
      <w:r>
        <w:separator/>
      </w:r>
    </w:p>
  </w:endnote>
  <w:endnote w:type="continuationSeparator" w:id="0">
    <w:p w14:paraId="11F894F0" w14:textId="77777777" w:rsidR="00017FC4" w:rsidRDefault="00017FC4"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61E81" w14:textId="77777777" w:rsidR="00017FC4" w:rsidRDefault="00017FC4" w:rsidP="00EB55B9">
      <w:pPr>
        <w:spacing w:after="0" w:line="240" w:lineRule="auto"/>
      </w:pPr>
      <w:r>
        <w:separator/>
      </w:r>
    </w:p>
  </w:footnote>
  <w:footnote w:type="continuationSeparator" w:id="0">
    <w:p w14:paraId="2D2EF533" w14:textId="77777777" w:rsidR="00017FC4" w:rsidRDefault="00017FC4"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ogan Berner">
    <w15:presenceInfo w15:providerId="AD" w15:userId="S::logan.berner@nau.edu::f6fd0f1c-29fe-43bb-99fa-550384ef13aa"/>
  </w15:person>
  <w15:person w15:author="Jakob Johann Assmann">
    <w15:presenceInfo w15:providerId="AD" w15:userId="S::au634851@uni.au.dk::3d742933-92a9-482a-84fa-4d2b77008438"/>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902&lt;/item&gt;&lt;item&gt;998&lt;/item&gt;&lt;item&gt;1124&lt;/item&gt;&lt;item&gt;1126&lt;/item&gt;&lt;item&gt;1404&lt;/item&gt;&lt;item&gt;1560&lt;/item&gt;&lt;item&gt;1934&lt;/item&gt;&lt;item&gt;2741&lt;/item&gt;&lt;item&gt;3235&lt;/item&gt;&lt;item&gt;3251&lt;/item&gt;&lt;item&gt;3320&lt;/item&gt;&lt;item&gt;3341&lt;/item&gt;&lt;item&gt;3374&lt;/item&gt;&lt;item&gt;3408&lt;/item&gt;&lt;item&gt;3411&lt;/item&gt;&lt;item&gt;3587&lt;/item&gt;&lt;item&gt;3590&lt;/item&gt;&lt;item&gt;3608&lt;/item&gt;&lt;item&gt;3683&lt;/item&gt;&lt;item&gt;3699&lt;/item&gt;&lt;item&gt;3713&lt;/item&gt;&lt;item&gt;3715&lt;/item&gt;&lt;item&gt;3737&lt;/item&gt;&lt;item&gt;3755&lt;/item&gt;&lt;item&gt;3875&lt;/item&gt;&lt;item&gt;3959&lt;/item&gt;&lt;item&gt;4038&lt;/item&gt;&lt;item&gt;4115&lt;/item&gt;&lt;item&gt;4147&lt;/item&gt;&lt;item&gt;4261&lt;/item&gt;&lt;item&gt;4344&lt;/item&gt;&lt;item&gt;4460&lt;/item&gt;&lt;item&gt;4476&lt;/item&gt;&lt;item&gt;4485&lt;/item&gt;&lt;item&gt;4489&lt;/item&gt;&lt;item&gt;4495&lt;/item&gt;&lt;item&gt;4501&lt;/item&gt;&lt;item&gt;4506&lt;/item&gt;&lt;item&gt;4513&lt;/item&gt;&lt;item&gt;4603&lt;/item&gt;&lt;item&gt;4641&lt;/item&gt;&lt;item&gt;4642&lt;/item&gt;&lt;item&gt;4643&lt;/item&gt;&lt;item&gt;4644&lt;/item&gt;&lt;item&gt;4645&lt;/item&gt;&lt;item&gt;4646&lt;/item&gt;&lt;item&gt;4647&lt;/item&gt;&lt;item&gt;4683&lt;/item&gt;&lt;/record-ids&gt;&lt;/item&gt;&lt;/Libraries&gt;"/>
  </w:docVars>
  <w:rsids>
    <w:rsidRoot w:val="00B45079"/>
    <w:rsid w:val="00000F29"/>
    <w:rsid w:val="000113B1"/>
    <w:rsid w:val="0001570C"/>
    <w:rsid w:val="00017A95"/>
    <w:rsid w:val="00017FC4"/>
    <w:rsid w:val="000213B5"/>
    <w:rsid w:val="00021EA0"/>
    <w:rsid w:val="00026B19"/>
    <w:rsid w:val="00027CD4"/>
    <w:rsid w:val="00030698"/>
    <w:rsid w:val="0003542E"/>
    <w:rsid w:val="0003731F"/>
    <w:rsid w:val="00043FE1"/>
    <w:rsid w:val="00053779"/>
    <w:rsid w:val="00061F79"/>
    <w:rsid w:val="000632ED"/>
    <w:rsid w:val="00066377"/>
    <w:rsid w:val="00067A0C"/>
    <w:rsid w:val="000836F0"/>
    <w:rsid w:val="00084ABC"/>
    <w:rsid w:val="000853A5"/>
    <w:rsid w:val="00085BFC"/>
    <w:rsid w:val="00086314"/>
    <w:rsid w:val="00086E6F"/>
    <w:rsid w:val="00090A00"/>
    <w:rsid w:val="00092A9C"/>
    <w:rsid w:val="000A3118"/>
    <w:rsid w:val="000B1752"/>
    <w:rsid w:val="000B2AC7"/>
    <w:rsid w:val="000B4776"/>
    <w:rsid w:val="000B55F0"/>
    <w:rsid w:val="000B7FBE"/>
    <w:rsid w:val="000C275F"/>
    <w:rsid w:val="000C45BD"/>
    <w:rsid w:val="000D2C2B"/>
    <w:rsid w:val="000E3D0E"/>
    <w:rsid w:val="00100C55"/>
    <w:rsid w:val="0010487C"/>
    <w:rsid w:val="0010542A"/>
    <w:rsid w:val="00106C4B"/>
    <w:rsid w:val="001103C0"/>
    <w:rsid w:val="00112D34"/>
    <w:rsid w:val="001207D5"/>
    <w:rsid w:val="00132CED"/>
    <w:rsid w:val="00142AEA"/>
    <w:rsid w:val="00152A6E"/>
    <w:rsid w:val="00154C6C"/>
    <w:rsid w:val="001630D3"/>
    <w:rsid w:val="00165D80"/>
    <w:rsid w:val="00176605"/>
    <w:rsid w:val="001810F1"/>
    <w:rsid w:val="001813F3"/>
    <w:rsid w:val="001828AC"/>
    <w:rsid w:val="00187CFE"/>
    <w:rsid w:val="00187E5F"/>
    <w:rsid w:val="001939FE"/>
    <w:rsid w:val="001A1A95"/>
    <w:rsid w:val="001A52CF"/>
    <w:rsid w:val="001A5ABB"/>
    <w:rsid w:val="001A6C2D"/>
    <w:rsid w:val="001B11B4"/>
    <w:rsid w:val="001B7BF7"/>
    <w:rsid w:val="001C6506"/>
    <w:rsid w:val="001C7F28"/>
    <w:rsid w:val="001D6A71"/>
    <w:rsid w:val="001E0248"/>
    <w:rsid w:val="001F7571"/>
    <w:rsid w:val="00206CCE"/>
    <w:rsid w:val="00211EE3"/>
    <w:rsid w:val="002125DD"/>
    <w:rsid w:val="0022005E"/>
    <w:rsid w:val="00220D01"/>
    <w:rsid w:val="00222227"/>
    <w:rsid w:val="00222917"/>
    <w:rsid w:val="00224AF0"/>
    <w:rsid w:val="002333D3"/>
    <w:rsid w:val="0023661A"/>
    <w:rsid w:val="00236CA0"/>
    <w:rsid w:val="0024136F"/>
    <w:rsid w:val="002419C3"/>
    <w:rsid w:val="00250EE3"/>
    <w:rsid w:val="00255A52"/>
    <w:rsid w:val="00260A15"/>
    <w:rsid w:val="0026479A"/>
    <w:rsid w:val="0027670E"/>
    <w:rsid w:val="00283C96"/>
    <w:rsid w:val="0028596A"/>
    <w:rsid w:val="0029290E"/>
    <w:rsid w:val="00295A46"/>
    <w:rsid w:val="002A52FE"/>
    <w:rsid w:val="002B23A4"/>
    <w:rsid w:val="002B50C5"/>
    <w:rsid w:val="002C1AC5"/>
    <w:rsid w:val="002C207C"/>
    <w:rsid w:val="002C27C7"/>
    <w:rsid w:val="002C3EDF"/>
    <w:rsid w:val="002D1352"/>
    <w:rsid w:val="002D37A0"/>
    <w:rsid w:val="002F1CCE"/>
    <w:rsid w:val="002F69EB"/>
    <w:rsid w:val="002F6EE8"/>
    <w:rsid w:val="00302291"/>
    <w:rsid w:val="0031164E"/>
    <w:rsid w:val="00313C20"/>
    <w:rsid w:val="00316EED"/>
    <w:rsid w:val="00325450"/>
    <w:rsid w:val="0032733C"/>
    <w:rsid w:val="00327C86"/>
    <w:rsid w:val="00330786"/>
    <w:rsid w:val="00354DD8"/>
    <w:rsid w:val="00356130"/>
    <w:rsid w:val="00364053"/>
    <w:rsid w:val="00364FF9"/>
    <w:rsid w:val="00367507"/>
    <w:rsid w:val="00370A44"/>
    <w:rsid w:val="003801EF"/>
    <w:rsid w:val="00381CED"/>
    <w:rsid w:val="003827D4"/>
    <w:rsid w:val="003841A8"/>
    <w:rsid w:val="00385C4F"/>
    <w:rsid w:val="003861ED"/>
    <w:rsid w:val="0039029E"/>
    <w:rsid w:val="003934F7"/>
    <w:rsid w:val="00397810"/>
    <w:rsid w:val="003A0764"/>
    <w:rsid w:val="003A590F"/>
    <w:rsid w:val="003A6063"/>
    <w:rsid w:val="003A652A"/>
    <w:rsid w:val="003A7C5C"/>
    <w:rsid w:val="003B12C7"/>
    <w:rsid w:val="003B34A7"/>
    <w:rsid w:val="003B3F84"/>
    <w:rsid w:val="003C7159"/>
    <w:rsid w:val="003C7D0B"/>
    <w:rsid w:val="003D2455"/>
    <w:rsid w:val="003D7172"/>
    <w:rsid w:val="003E129D"/>
    <w:rsid w:val="003E2207"/>
    <w:rsid w:val="003E6880"/>
    <w:rsid w:val="003F69BD"/>
    <w:rsid w:val="004015C4"/>
    <w:rsid w:val="00410E1D"/>
    <w:rsid w:val="0042225A"/>
    <w:rsid w:val="00422AD6"/>
    <w:rsid w:val="004252F6"/>
    <w:rsid w:val="0045166C"/>
    <w:rsid w:val="00452483"/>
    <w:rsid w:val="00455CB4"/>
    <w:rsid w:val="00455E25"/>
    <w:rsid w:val="00461546"/>
    <w:rsid w:val="00461791"/>
    <w:rsid w:val="004673D8"/>
    <w:rsid w:val="00477254"/>
    <w:rsid w:val="0048413F"/>
    <w:rsid w:val="004852B1"/>
    <w:rsid w:val="00494958"/>
    <w:rsid w:val="00495459"/>
    <w:rsid w:val="0049567B"/>
    <w:rsid w:val="00495B45"/>
    <w:rsid w:val="0049628C"/>
    <w:rsid w:val="00497A92"/>
    <w:rsid w:val="00497D49"/>
    <w:rsid w:val="004A266C"/>
    <w:rsid w:val="004A5BCD"/>
    <w:rsid w:val="004B218B"/>
    <w:rsid w:val="004B4A89"/>
    <w:rsid w:val="004C03FA"/>
    <w:rsid w:val="004C6B84"/>
    <w:rsid w:val="004C73F6"/>
    <w:rsid w:val="004D127F"/>
    <w:rsid w:val="004D618D"/>
    <w:rsid w:val="004E3859"/>
    <w:rsid w:val="004F168E"/>
    <w:rsid w:val="004F2FB5"/>
    <w:rsid w:val="00505DD9"/>
    <w:rsid w:val="00512B9D"/>
    <w:rsid w:val="00517382"/>
    <w:rsid w:val="005204D5"/>
    <w:rsid w:val="00524784"/>
    <w:rsid w:val="00530265"/>
    <w:rsid w:val="0053457C"/>
    <w:rsid w:val="005355BF"/>
    <w:rsid w:val="0053565B"/>
    <w:rsid w:val="0054446A"/>
    <w:rsid w:val="005463A4"/>
    <w:rsid w:val="00557FC1"/>
    <w:rsid w:val="00565361"/>
    <w:rsid w:val="00573E37"/>
    <w:rsid w:val="00577ADD"/>
    <w:rsid w:val="00581C05"/>
    <w:rsid w:val="005937E1"/>
    <w:rsid w:val="00595CA6"/>
    <w:rsid w:val="005A303F"/>
    <w:rsid w:val="005A3048"/>
    <w:rsid w:val="005A4808"/>
    <w:rsid w:val="005A4E98"/>
    <w:rsid w:val="005B13AD"/>
    <w:rsid w:val="005B2946"/>
    <w:rsid w:val="005B6315"/>
    <w:rsid w:val="005C2852"/>
    <w:rsid w:val="005D0F35"/>
    <w:rsid w:val="005D2FC7"/>
    <w:rsid w:val="005D5BE1"/>
    <w:rsid w:val="005E5395"/>
    <w:rsid w:val="005E7FE0"/>
    <w:rsid w:val="005F4D9D"/>
    <w:rsid w:val="0060245B"/>
    <w:rsid w:val="006065F5"/>
    <w:rsid w:val="006165C9"/>
    <w:rsid w:val="00616D58"/>
    <w:rsid w:val="006174E8"/>
    <w:rsid w:val="006264F9"/>
    <w:rsid w:val="00631F29"/>
    <w:rsid w:val="00634DE8"/>
    <w:rsid w:val="006370FB"/>
    <w:rsid w:val="00641264"/>
    <w:rsid w:val="006428EE"/>
    <w:rsid w:val="006434A0"/>
    <w:rsid w:val="0065746C"/>
    <w:rsid w:val="006628AB"/>
    <w:rsid w:val="00667805"/>
    <w:rsid w:val="00672194"/>
    <w:rsid w:val="00676192"/>
    <w:rsid w:val="00683754"/>
    <w:rsid w:val="00683CF4"/>
    <w:rsid w:val="006866D8"/>
    <w:rsid w:val="00691FD3"/>
    <w:rsid w:val="00692972"/>
    <w:rsid w:val="00695B27"/>
    <w:rsid w:val="006B3BD8"/>
    <w:rsid w:val="006B7C79"/>
    <w:rsid w:val="006C569F"/>
    <w:rsid w:val="006D0903"/>
    <w:rsid w:val="006D5E22"/>
    <w:rsid w:val="006D7A74"/>
    <w:rsid w:val="006E07A5"/>
    <w:rsid w:val="006E0CFF"/>
    <w:rsid w:val="006E6ACB"/>
    <w:rsid w:val="006F22C8"/>
    <w:rsid w:val="007039F5"/>
    <w:rsid w:val="00710AEA"/>
    <w:rsid w:val="00713812"/>
    <w:rsid w:val="0072036D"/>
    <w:rsid w:val="00723E3F"/>
    <w:rsid w:val="00724ED1"/>
    <w:rsid w:val="0072688D"/>
    <w:rsid w:val="00733108"/>
    <w:rsid w:val="00743CCA"/>
    <w:rsid w:val="00744D59"/>
    <w:rsid w:val="00752F4E"/>
    <w:rsid w:val="00753048"/>
    <w:rsid w:val="00760EB0"/>
    <w:rsid w:val="00772E20"/>
    <w:rsid w:val="0077545D"/>
    <w:rsid w:val="00777D31"/>
    <w:rsid w:val="00782A8D"/>
    <w:rsid w:val="007831B8"/>
    <w:rsid w:val="00792C3C"/>
    <w:rsid w:val="007A1C82"/>
    <w:rsid w:val="007A23DF"/>
    <w:rsid w:val="007A39B6"/>
    <w:rsid w:val="007A5A7D"/>
    <w:rsid w:val="007B03BD"/>
    <w:rsid w:val="007B3776"/>
    <w:rsid w:val="007B3C27"/>
    <w:rsid w:val="007B3C28"/>
    <w:rsid w:val="007B3D9C"/>
    <w:rsid w:val="007B7BDA"/>
    <w:rsid w:val="007C1180"/>
    <w:rsid w:val="007C191F"/>
    <w:rsid w:val="007C21F7"/>
    <w:rsid w:val="007C7417"/>
    <w:rsid w:val="007D0865"/>
    <w:rsid w:val="007D265E"/>
    <w:rsid w:val="007D4FCD"/>
    <w:rsid w:val="007E1D6D"/>
    <w:rsid w:val="007E3FF1"/>
    <w:rsid w:val="007E4CCC"/>
    <w:rsid w:val="007E53F8"/>
    <w:rsid w:val="007F3F2E"/>
    <w:rsid w:val="007F4509"/>
    <w:rsid w:val="007F5904"/>
    <w:rsid w:val="0081165D"/>
    <w:rsid w:val="008136ED"/>
    <w:rsid w:val="00817E57"/>
    <w:rsid w:val="00823879"/>
    <w:rsid w:val="008251A3"/>
    <w:rsid w:val="00830D9B"/>
    <w:rsid w:val="00831471"/>
    <w:rsid w:val="008361F7"/>
    <w:rsid w:val="0084197A"/>
    <w:rsid w:val="008504BE"/>
    <w:rsid w:val="008507EA"/>
    <w:rsid w:val="008642A0"/>
    <w:rsid w:val="00870CD6"/>
    <w:rsid w:val="00873A38"/>
    <w:rsid w:val="008742A4"/>
    <w:rsid w:val="00882101"/>
    <w:rsid w:val="00884781"/>
    <w:rsid w:val="00885AA9"/>
    <w:rsid w:val="0088661F"/>
    <w:rsid w:val="00891554"/>
    <w:rsid w:val="00891EB6"/>
    <w:rsid w:val="008A44EA"/>
    <w:rsid w:val="008A516D"/>
    <w:rsid w:val="008A5ECC"/>
    <w:rsid w:val="008A7E5B"/>
    <w:rsid w:val="008B0935"/>
    <w:rsid w:val="008B108D"/>
    <w:rsid w:val="008B36FF"/>
    <w:rsid w:val="008B6649"/>
    <w:rsid w:val="008B7582"/>
    <w:rsid w:val="008C0623"/>
    <w:rsid w:val="008C1B59"/>
    <w:rsid w:val="008C6BC7"/>
    <w:rsid w:val="008D37EB"/>
    <w:rsid w:val="008E00FD"/>
    <w:rsid w:val="008E2E43"/>
    <w:rsid w:val="008E5B68"/>
    <w:rsid w:val="008F417E"/>
    <w:rsid w:val="008F54FE"/>
    <w:rsid w:val="00901B6E"/>
    <w:rsid w:val="009073E5"/>
    <w:rsid w:val="00913009"/>
    <w:rsid w:val="009148B0"/>
    <w:rsid w:val="00926960"/>
    <w:rsid w:val="009269E2"/>
    <w:rsid w:val="009300AA"/>
    <w:rsid w:val="00933678"/>
    <w:rsid w:val="009352DA"/>
    <w:rsid w:val="00941058"/>
    <w:rsid w:val="0094106D"/>
    <w:rsid w:val="00943AA8"/>
    <w:rsid w:val="0094680D"/>
    <w:rsid w:val="00946A12"/>
    <w:rsid w:val="00947DFB"/>
    <w:rsid w:val="009525C2"/>
    <w:rsid w:val="00952E21"/>
    <w:rsid w:val="009542CB"/>
    <w:rsid w:val="00957BEF"/>
    <w:rsid w:val="009602A2"/>
    <w:rsid w:val="00961EC4"/>
    <w:rsid w:val="009627D5"/>
    <w:rsid w:val="009705F9"/>
    <w:rsid w:val="00982076"/>
    <w:rsid w:val="00984A37"/>
    <w:rsid w:val="009861B2"/>
    <w:rsid w:val="009904A0"/>
    <w:rsid w:val="0099430B"/>
    <w:rsid w:val="00995E10"/>
    <w:rsid w:val="009A02B9"/>
    <w:rsid w:val="009A13A8"/>
    <w:rsid w:val="009B1F98"/>
    <w:rsid w:val="009B3CB1"/>
    <w:rsid w:val="009B4E3B"/>
    <w:rsid w:val="009C1EBF"/>
    <w:rsid w:val="009C68F5"/>
    <w:rsid w:val="009D5EB4"/>
    <w:rsid w:val="009E095F"/>
    <w:rsid w:val="009E67BA"/>
    <w:rsid w:val="009F2CF6"/>
    <w:rsid w:val="009F6ED4"/>
    <w:rsid w:val="00A07B97"/>
    <w:rsid w:val="00A12244"/>
    <w:rsid w:val="00A21146"/>
    <w:rsid w:val="00A40441"/>
    <w:rsid w:val="00A5191C"/>
    <w:rsid w:val="00A53BAA"/>
    <w:rsid w:val="00A5674D"/>
    <w:rsid w:val="00A655E2"/>
    <w:rsid w:val="00A65A7A"/>
    <w:rsid w:val="00A70F9A"/>
    <w:rsid w:val="00A741CD"/>
    <w:rsid w:val="00A8338D"/>
    <w:rsid w:val="00A9244D"/>
    <w:rsid w:val="00A92AB4"/>
    <w:rsid w:val="00A95307"/>
    <w:rsid w:val="00AA07D4"/>
    <w:rsid w:val="00AA2D22"/>
    <w:rsid w:val="00AA5E20"/>
    <w:rsid w:val="00AB15E1"/>
    <w:rsid w:val="00AC37E0"/>
    <w:rsid w:val="00AC5128"/>
    <w:rsid w:val="00AC568D"/>
    <w:rsid w:val="00AC61AC"/>
    <w:rsid w:val="00AD0531"/>
    <w:rsid w:val="00AE0CAB"/>
    <w:rsid w:val="00AE0D98"/>
    <w:rsid w:val="00AE41FA"/>
    <w:rsid w:val="00AF2E38"/>
    <w:rsid w:val="00B06565"/>
    <w:rsid w:val="00B15E21"/>
    <w:rsid w:val="00B16CB2"/>
    <w:rsid w:val="00B2614B"/>
    <w:rsid w:val="00B26A5B"/>
    <w:rsid w:val="00B30D29"/>
    <w:rsid w:val="00B314FD"/>
    <w:rsid w:val="00B33ACC"/>
    <w:rsid w:val="00B41BE5"/>
    <w:rsid w:val="00B42316"/>
    <w:rsid w:val="00B45079"/>
    <w:rsid w:val="00B542D1"/>
    <w:rsid w:val="00B611CE"/>
    <w:rsid w:val="00B62D7F"/>
    <w:rsid w:val="00B731F7"/>
    <w:rsid w:val="00B80C10"/>
    <w:rsid w:val="00B82B05"/>
    <w:rsid w:val="00B83938"/>
    <w:rsid w:val="00B8433F"/>
    <w:rsid w:val="00B93165"/>
    <w:rsid w:val="00B963CB"/>
    <w:rsid w:val="00BA31A6"/>
    <w:rsid w:val="00BA4386"/>
    <w:rsid w:val="00BB0AD5"/>
    <w:rsid w:val="00BB2B7A"/>
    <w:rsid w:val="00BB72FF"/>
    <w:rsid w:val="00BC11CC"/>
    <w:rsid w:val="00BC2EA0"/>
    <w:rsid w:val="00BC4C4C"/>
    <w:rsid w:val="00BC4DFA"/>
    <w:rsid w:val="00BD5B0B"/>
    <w:rsid w:val="00BE376D"/>
    <w:rsid w:val="00BE49FA"/>
    <w:rsid w:val="00BE5642"/>
    <w:rsid w:val="00BF5EB9"/>
    <w:rsid w:val="00BF6AB4"/>
    <w:rsid w:val="00BF70E1"/>
    <w:rsid w:val="00C04880"/>
    <w:rsid w:val="00C053DC"/>
    <w:rsid w:val="00C12C6B"/>
    <w:rsid w:val="00C12D7B"/>
    <w:rsid w:val="00C15945"/>
    <w:rsid w:val="00C16835"/>
    <w:rsid w:val="00C22D1B"/>
    <w:rsid w:val="00C262DE"/>
    <w:rsid w:val="00C33E07"/>
    <w:rsid w:val="00C35802"/>
    <w:rsid w:val="00C40299"/>
    <w:rsid w:val="00C409DA"/>
    <w:rsid w:val="00C40A6A"/>
    <w:rsid w:val="00C42061"/>
    <w:rsid w:val="00C42BC6"/>
    <w:rsid w:val="00C4691F"/>
    <w:rsid w:val="00C56196"/>
    <w:rsid w:val="00C579A1"/>
    <w:rsid w:val="00C57DA0"/>
    <w:rsid w:val="00C632CF"/>
    <w:rsid w:val="00C67C3C"/>
    <w:rsid w:val="00C70207"/>
    <w:rsid w:val="00C81F1B"/>
    <w:rsid w:val="00C843FD"/>
    <w:rsid w:val="00C935C1"/>
    <w:rsid w:val="00CA04F3"/>
    <w:rsid w:val="00CA07E6"/>
    <w:rsid w:val="00CA32D4"/>
    <w:rsid w:val="00CA786D"/>
    <w:rsid w:val="00CB511D"/>
    <w:rsid w:val="00CB5ED3"/>
    <w:rsid w:val="00CB6B96"/>
    <w:rsid w:val="00CB758B"/>
    <w:rsid w:val="00CB7990"/>
    <w:rsid w:val="00CD0704"/>
    <w:rsid w:val="00CD17FA"/>
    <w:rsid w:val="00CD5E51"/>
    <w:rsid w:val="00CD78B5"/>
    <w:rsid w:val="00CF3258"/>
    <w:rsid w:val="00D01583"/>
    <w:rsid w:val="00D016CB"/>
    <w:rsid w:val="00D04654"/>
    <w:rsid w:val="00D04F79"/>
    <w:rsid w:val="00D17E51"/>
    <w:rsid w:val="00D22669"/>
    <w:rsid w:val="00D2277A"/>
    <w:rsid w:val="00D377FC"/>
    <w:rsid w:val="00D408CA"/>
    <w:rsid w:val="00D43A8D"/>
    <w:rsid w:val="00D528E5"/>
    <w:rsid w:val="00D54F2C"/>
    <w:rsid w:val="00D61E4F"/>
    <w:rsid w:val="00D66B3D"/>
    <w:rsid w:val="00D7087C"/>
    <w:rsid w:val="00D710A0"/>
    <w:rsid w:val="00D727A7"/>
    <w:rsid w:val="00D72C7F"/>
    <w:rsid w:val="00D76CC8"/>
    <w:rsid w:val="00D8312E"/>
    <w:rsid w:val="00D8318D"/>
    <w:rsid w:val="00D87B29"/>
    <w:rsid w:val="00D90A80"/>
    <w:rsid w:val="00D926B6"/>
    <w:rsid w:val="00D97A86"/>
    <w:rsid w:val="00DB0039"/>
    <w:rsid w:val="00DC2DD0"/>
    <w:rsid w:val="00DC666B"/>
    <w:rsid w:val="00DC754E"/>
    <w:rsid w:val="00DD2813"/>
    <w:rsid w:val="00DD4372"/>
    <w:rsid w:val="00DD4795"/>
    <w:rsid w:val="00DD6183"/>
    <w:rsid w:val="00DD7FD2"/>
    <w:rsid w:val="00DE26DB"/>
    <w:rsid w:val="00DE7DE5"/>
    <w:rsid w:val="00E07A3D"/>
    <w:rsid w:val="00E11FF4"/>
    <w:rsid w:val="00E12136"/>
    <w:rsid w:val="00E16F62"/>
    <w:rsid w:val="00E22D17"/>
    <w:rsid w:val="00E34891"/>
    <w:rsid w:val="00E42BBB"/>
    <w:rsid w:val="00E46970"/>
    <w:rsid w:val="00E540ED"/>
    <w:rsid w:val="00E64191"/>
    <w:rsid w:val="00E64A9E"/>
    <w:rsid w:val="00E67A26"/>
    <w:rsid w:val="00E7044B"/>
    <w:rsid w:val="00E711A1"/>
    <w:rsid w:val="00E826E7"/>
    <w:rsid w:val="00E8337D"/>
    <w:rsid w:val="00E85484"/>
    <w:rsid w:val="00E85BA8"/>
    <w:rsid w:val="00E87545"/>
    <w:rsid w:val="00E87562"/>
    <w:rsid w:val="00E948B0"/>
    <w:rsid w:val="00E963E9"/>
    <w:rsid w:val="00EA73F1"/>
    <w:rsid w:val="00EB55B9"/>
    <w:rsid w:val="00EB590F"/>
    <w:rsid w:val="00EB7B05"/>
    <w:rsid w:val="00EC1D88"/>
    <w:rsid w:val="00EC3CA4"/>
    <w:rsid w:val="00EC5E6F"/>
    <w:rsid w:val="00ED3191"/>
    <w:rsid w:val="00ED35A2"/>
    <w:rsid w:val="00ED3DD6"/>
    <w:rsid w:val="00ED51A0"/>
    <w:rsid w:val="00ED53A7"/>
    <w:rsid w:val="00EF290A"/>
    <w:rsid w:val="00EF2C33"/>
    <w:rsid w:val="00EF4D79"/>
    <w:rsid w:val="00F001BB"/>
    <w:rsid w:val="00F01828"/>
    <w:rsid w:val="00F01C8B"/>
    <w:rsid w:val="00F11683"/>
    <w:rsid w:val="00F16EBD"/>
    <w:rsid w:val="00F3181F"/>
    <w:rsid w:val="00F32B3D"/>
    <w:rsid w:val="00F4186D"/>
    <w:rsid w:val="00F42544"/>
    <w:rsid w:val="00F46243"/>
    <w:rsid w:val="00F50314"/>
    <w:rsid w:val="00F50F39"/>
    <w:rsid w:val="00F51A39"/>
    <w:rsid w:val="00F549DA"/>
    <w:rsid w:val="00F71E7E"/>
    <w:rsid w:val="00F739FD"/>
    <w:rsid w:val="00F73BBE"/>
    <w:rsid w:val="00F751FB"/>
    <w:rsid w:val="00F827DE"/>
    <w:rsid w:val="00F84824"/>
    <w:rsid w:val="00F85235"/>
    <w:rsid w:val="00F858A0"/>
    <w:rsid w:val="00F97AC9"/>
    <w:rsid w:val="00FA1159"/>
    <w:rsid w:val="00FB010E"/>
    <w:rsid w:val="00FB4A83"/>
    <w:rsid w:val="00FB5579"/>
    <w:rsid w:val="00FB5A6E"/>
    <w:rsid w:val="00FB6DC3"/>
    <w:rsid w:val="00FC58B6"/>
    <w:rsid w:val="00FC7108"/>
    <w:rsid w:val="00FD523E"/>
    <w:rsid w:val="00FD63E5"/>
    <w:rsid w:val="00FE007E"/>
    <w:rsid w:val="00FE4304"/>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semiHidden/>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semiHidden/>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5066/P9OGBGM6" TargetMode="External"/><Relationship Id="rId2" Type="http://schemas.openxmlformats.org/officeDocument/2006/relationships/hyperlink" Target="https://doi.org/10.5066/P9C7I13B" TargetMode="External"/><Relationship Id="rId1" Type="http://schemas.openxmlformats.org/officeDocument/2006/relationships/hyperlink" Target="https://doi.org/10.5066/P9IAXOVV"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earthengine.google.com/"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5067/NV34YUIXLP9W"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landsat8"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zy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5924</TotalTime>
  <Pages>18</Pages>
  <Words>12584</Words>
  <Characters>71735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492</cp:revision>
  <dcterms:created xsi:type="dcterms:W3CDTF">2021-09-08T17:41:00Z</dcterms:created>
  <dcterms:modified xsi:type="dcterms:W3CDTF">2021-12-17T14:45:00Z</dcterms:modified>
</cp:coreProperties>
</file>