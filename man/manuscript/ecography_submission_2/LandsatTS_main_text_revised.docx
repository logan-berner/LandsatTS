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253B0148"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FC287F">
        <w:rPr>
          <w:rFonts w:ascii="Times New Roman" w:hAnsi="Times New Roman" w:cs="Times New Roman"/>
          <w:i/>
          <w:iCs/>
          <w:sz w:val="24"/>
          <w:szCs w:val="24"/>
        </w:rPr>
        <w:t>LandsatTS</w:t>
      </w:r>
      <w:proofErr w:type="spellEnd"/>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commentRangeStart w:id="0"/>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commentRangeEnd w:id="0"/>
      <w:r w:rsidR="00EF7DC2">
        <w:rPr>
          <w:rStyle w:val="CommentReference"/>
        </w:rPr>
        <w:commentReference w:id="0"/>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from 2000 to 20</w:t>
      </w:r>
      <w:r w:rsidR="004B6505">
        <w:rPr>
          <w:rFonts w:ascii="Times New Roman" w:hAnsi="Times New Roman" w:cs="Times New Roman"/>
          <w:sz w:val="24"/>
          <w:szCs w:val="24"/>
        </w:rPr>
        <w:t>2</w:t>
      </w:r>
      <w:r w:rsidR="00002FB9">
        <w:rPr>
          <w:rFonts w:ascii="Times New Roman" w:hAnsi="Times New Roman" w:cs="Times New Roman"/>
          <w:sz w:val="24"/>
          <w:szCs w:val="24"/>
        </w:rPr>
        <w:t>2</w:t>
      </w:r>
      <w:r w:rsidR="00B84709">
        <w:rPr>
          <w:rFonts w:ascii="Times New Roman" w:hAnsi="Times New Roman" w:cs="Times New Roman"/>
          <w:sz w:val="24"/>
          <w:szCs w:val="24"/>
        </w:rPr>
        <w:t xml:space="preserve"> </w:t>
      </w:r>
      <w:r w:rsidR="008A516D">
        <w:rPr>
          <w:rFonts w:ascii="Times New Roman" w:hAnsi="Times New Roman" w:cs="Times New Roman"/>
          <w:sz w:val="24"/>
          <w:szCs w:val="24"/>
        </w:rPr>
        <w:t xml:space="preserve">across </w:t>
      </w:r>
      <w:r w:rsidR="00002FB9">
        <w:rPr>
          <w:rFonts w:ascii="Times New Roman" w:hAnsi="Times New Roman" w:cs="Times New Roman"/>
          <w:sz w:val="24"/>
          <w:szCs w:val="24"/>
        </w:rPr>
        <w:t>the Noatak National Preserve in northern Alaska</w:t>
      </w:r>
      <w:r w:rsidR="00396D2E">
        <w:rPr>
          <w:rFonts w:ascii="Times New Roman" w:hAnsi="Times New Roman" w:cs="Times New Roman"/>
          <w:sz w:val="24"/>
          <w:szCs w:val="24"/>
        </w:rPr>
        <w:t>, USA</w:t>
      </w:r>
      <w:r w:rsidR="008A516D">
        <w:rPr>
          <w:rFonts w:ascii="Times New Roman" w:hAnsi="Times New Roman" w:cs="Times New Roman"/>
          <w:sz w:val="24"/>
          <w:szCs w:val="24"/>
        </w:rPr>
        <w:t>.</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 xml:space="preserve">for assessing and monitoring terrestrial ecosystem function </w:t>
      </w:r>
      <w:r w:rsidR="00042AA0">
        <w:rPr>
          <w:rFonts w:ascii="Times New Roman" w:hAnsi="Times New Roman" w:cs="Times New Roman"/>
          <w:sz w:val="24"/>
          <w:szCs w:val="24"/>
        </w:rPr>
        <w:t xml:space="preserve">during recent decades </w:t>
      </w:r>
      <w:r w:rsidR="003C50EE">
        <w:rPr>
          <w:rFonts w:ascii="Times New Roman" w:hAnsi="Times New Roman" w:cs="Times New Roman"/>
          <w:sz w:val="24"/>
          <w:szCs w:val="24"/>
        </w:rPr>
        <w:t>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3F21C0BF" w:rsidR="00F751FB" w:rsidRDefault="00F751FB" w:rsidP="00C81F1B">
      <w:pPr>
        <w:pStyle w:val="Heading1"/>
      </w:pPr>
      <w:r w:rsidRPr="00792C3C">
        <w:t>Background</w:t>
      </w:r>
    </w:p>
    <w:p w14:paraId="75B9F5DC" w14:textId="6C8B1DE2" w:rsidR="00E51602"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w:t>
      </w:r>
      <w:r w:rsidR="00226B6E">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a cornerstone of Earth surface monitoring</w:t>
      </w:r>
      <w:commentRangeStart w:id="1"/>
      <w:r w:rsidR="00E51602">
        <w:rPr>
          <w:rFonts w:ascii="Times New Roman" w:hAnsi="Times New Roman" w:cs="Times New Roman"/>
          <w:sz w:val="24"/>
          <w:szCs w:val="24"/>
        </w:rPr>
        <w:t xml:space="preserve">, yet </w:t>
      </w:r>
      <w:commentRangeEnd w:id="1"/>
      <w:r w:rsidR="00DA172F">
        <w:rPr>
          <w:rStyle w:val="CommentReference"/>
        </w:rPr>
        <w:commentReference w:id="1"/>
      </w:r>
      <w:r w:rsidR="00E51602">
        <w:rPr>
          <w:rFonts w:ascii="Times New Roman" w:hAnsi="Times New Roman" w:cs="Times New Roman"/>
          <w:sz w:val="24"/>
          <w:szCs w:val="24"/>
        </w:rPr>
        <w:t xml:space="preserve">there are challenges that hinder use of these data by ecologists, land managers, and other non-remote sensing specialists. </w:t>
      </w:r>
    </w:p>
    <w:p w14:paraId="053F779C" w14:textId="165FB36D" w:rsidR="00111A44" w:rsidRDefault="00111A44" w:rsidP="00975CF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we present the </w:t>
      </w:r>
      <w:proofErr w:type="spellStart"/>
      <w:r>
        <w:rPr>
          <w:rFonts w:ascii="Times New Roman" w:hAnsi="Times New Roman" w:cs="Times New Roman"/>
          <w:i/>
          <w:iCs/>
          <w:sz w:val="24"/>
          <w:szCs w:val="24"/>
        </w:rPr>
        <w:t>LandsatTS</w:t>
      </w:r>
      <w:proofErr w:type="spellEnd"/>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E21F72">
        <w:rPr>
          <w:rFonts w:ascii="Times New Roman" w:hAnsi="Times New Roman" w:cs="Times New Roman"/>
          <w:i/>
          <w:iCs/>
          <w:sz w:val="24"/>
          <w:szCs w:val="24"/>
        </w:rPr>
        <w:t>L</w:t>
      </w:r>
      <w:r w:rsidRPr="00BA0D31">
        <w:rPr>
          <w:rFonts w:ascii="Times New Roman" w:hAnsi="Times New Roman" w:cs="Times New Roman"/>
          <w:i/>
          <w:iCs/>
          <w:sz w:val="24"/>
          <w:szCs w:val="24"/>
        </w:rPr>
        <w:t>and</w:t>
      </w:r>
      <w:r w:rsidRPr="00E21F72">
        <w:rPr>
          <w:rFonts w:ascii="Times New Roman" w:hAnsi="Times New Roman" w:cs="Times New Roman"/>
          <w:i/>
          <w:iCs/>
          <w:sz w:val="24"/>
          <w:szCs w:val="24"/>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software package for R</w:t>
      </w:r>
      <w:r w:rsidR="00E51602">
        <w:rPr>
          <w:rFonts w:ascii="Times New Roman" w:hAnsi="Times New Roman" w:cs="Times New Roman"/>
          <w:sz w:val="24"/>
          <w:szCs w:val="24"/>
        </w:rPr>
        <w:t xml:space="preserve"> that enables users to</w:t>
      </w:r>
      <w:r w:rsidR="00D07CA5">
        <w:rPr>
          <w:rFonts w:ascii="Times New Roman" w:hAnsi="Times New Roman" w:cs="Times New Roman"/>
          <w:sz w:val="24"/>
          <w:szCs w:val="24"/>
        </w:rPr>
        <w:t xml:space="preserve"> extract</w:t>
      </w:r>
      <w:r w:rsidR="00E51602">
        <w:rPr>
          <w:rFonts w:ascii="Times New Roman" w:hAnsi="Times New Roman" w:cs="Times New Roman"/>
          <w:sz w:val="24"/>
          <w:szCs w:val="24"/>
        </w:rPr>
        <w:t xml:space="preserve">, process, and analyze </w:t>
      </w:r>
      <w:r w:rsidR="00C33803">
        <w:rPr>
          <w:rFonts w:ascii="Times New Roman" w:hAnsi="Times New Roman" w:cs="Times New Roman"/>
          <w:sz w:val="24"/>
          <w:szCs w:val="24"/>
        </w:rPr>
        <w:t xml:space="preserve">time series of </w:t>
      </w:r>
      <w:r w:rsidR="00C00D23">
        <w:rPr>
          <w:rFonts w:ascii="Times New Roman" w:hAnsi="Times New Roman" w:cs="Times New Roman"/>
          <w:sz w:val="24"/>
          <w:szCs w:val="24"/>
        </w:rPr>
        <w:t xml:space="preserve">Landsat </w:t>
      </w:r>
      <w:r w:rsidR="00C33803">
        <w:rPr>
          <w:rFonts w:ascii="Times New Roman" w:hAnsi="Times New Roman" w:cs="Times New Roman"/>
          <w:sz w:val="24"/>
          <w:szCs w:val="24"/>
        </w:rPr>
        <w:t xml:space="preserve">surface reflectance </w:t>
      </w:r>
      <w:r w:rsidR="00EB0FC2">
        <w:rPr>
          <w:rFonts w:ascii="Times New Roman" w:hAnsi="Times New Roman" w:cs="Times New Roman"/>
          <w:sz w:val="24"/>
          <w:szCs w:val="24"/>
        </w:rPr>
        <w:t xml:space="preserve">measurements </w:t>
      </w:r>
      <w:r w:rsidR="00E51602">
        <w:rPr>
          <w:rFonts w:ascii="Times New Roman" w:hAnsi="Times New Roman" w:cs="Times New Roman"/>
          <w:sz w:val="24"/>
          <w:szCs w:val="24"/>
        </w:rPr>
        <w:t xml:space="preserve">for sample </w:t>
      </w:r>
      <w:commentRangeStart w:id="2"/>
      <w:r w:rsidR="00E51602">
        <w:rPr>
          <w:rFonts w:ascii="Times New Roman" w:hAnsi="Times New Roman" w:cs="Times New Roman"/>
          <w:sz w:val="24"/>
          <w:szCs w:val="24"/>
        </w:rPr>
        <w:t>locations anywhere on Earth.</w:t>
      </w:r>
      <w:r w:rsidR="00BF3AD8">
        <w:rPr>
          <w:rFonts w:ascii="Times New Roman" w:hAnsi="Times New Roman" w:cs="Times New Roman"/>
          <w:sz w:val="24"/>
          <w:szCs w:val="24"/>
        </w:rPr>
        <w:t xml:space="preserve"> </w:t>
      </w:r>
      <w:commentRangeEnd w:id="2"/>
      <w:r w:rsidR="00DA172F">
        <w:rPr>
          <w:rStyle w:val="CommentReference"/>
        </w:rPr>
        <w:commentReference w:id="2"/>
      </w:r>
      <w:proofErr w:type="spellStart"/>
      <w:r w:rsidR="00D07CA5" w:rsidRPr="001F33A5">
        <w:rPr>
          <w:rFonts w:ascii="Times New Roman" w:hAnsi="Times New Roman" w:cs="Times New Roman"/>
          <w:i/>
          <w:iCs/>
          <w:sz w:val="24"/>
          <w:szCs w:val="24"/>
        </w:rPr>
        <w:t>LandsatTS</w:t>
      </w:r>
      <w:proofErr w:type="spellEnd"/>
      <w:r w:rsidR="00D07CA5">
        <w:rPr>
          <w:rFonts w:ascii="Times New Roman" w:hAnsi="Times New Roman" w:cs="Times New Roman"/>
          <w:sz w:val="24"/>
          <w:szCs w:val="24"/>
        </w:rPr>
        <w:t xml:space="preserve"> </w:t>
      </w:r>
      <w:r w:rsidR="00DC02B5">
        <w:rPr>
          <w:rFonts w:ascii="Times New Roman" w:hAnsi="Times New Roman" w:cs="Times New Roman"/>
          <w:sz w:val="24"/>
          <w:szCs w:val="24"/>
        </w:rPr>
        <w:t xml:space="preserve">enables </w:t>
      </w:r>
      <w:r w:rsidR="00F766A5">
        <w:rPr>
          <w:rFonts w:ascii="Times New Roman" w:hAnsi="Times New Roman" w:cs="Times New Roman"/>
          <w:sz w:val="24"/>
          <w:szCs w:val="24"/>
        </w:rPr>
        <w:t>extract</w:t>
      </w:r>
      <w:r w:rsidR="00BF076B">
        <w:rPr>
          <w:rFonts w:ascii="Times New Roman" w:hAnsi="Times New Roman" w:cs="Times New Roman"/>
          <w:sz w:val="24"/>
          <w:szCs w:val="24"/>
        </w:rPr>
        <w:t>ion of</w:t>
      </w:r>
      <w:r w:rsidR="00F766A5">
        <w:rPr>
          <w:rFonts w:ascii="Times New Roman" w:hAnsi="Times New Roman" w:cs="Times New Roman"/>
          <w:sz w:val="24"/>
          <w:szCs w:val="24"/>
        </w:rPr>
        <w:t xml:space="preserve"> </w:t>
      </w:r>
      <w:r w:rsidR="00D07CA5" w:rsidRPr="00E11FF4">
        <w:rPr>
          <w:rFonts w:ascii="Times New Roman" w:hAnsi="Times New Roman" w:cs="Times New Roman"/>
          <w:sz w:val="24"/>
          <w:szCs w:val="24"/>
        </w:rPr>
        <w:t>Landsat 5, 7, and 8</w:t>
      </w:r>
      <w:r w:rsidR="00321CB5">
        <w:rPr>
          <w:rFonts w:ascii="Times New Roman" w:hAnsi="Times New Roman" w:cs="Times New Roman"/>
          <w:sz w:val="24"/>
          <w:szCs w:val="24"/>
        </w:rPr>
        <w:t xml:space="preserve"> </w:t>
      </w:r>
      <w:r w:rsidR="00F766A5">
        <w:rPr>
          <w:rFonts w:ascii="Times New Roman" w:hAnsi="Times New Roman" w:cs="Times New Roman"/>
          <w:sz w:val="24"/>
          <w:szCs w:val="24"/>
        </w:rPr>
        <w:t xml:space="preserve">surface reflectance measurements </w:t>
      </w:r>
      <w:r w:rsidR="00ED1A5B">
        <w:rPr>
          <w:rFonts w:ascii="Times New Roman" w:hAnsi="Times New Roman" w:cs="Times New Roman"/>
          <w:sz w:val="24"/>
          <w:szCs w:val="24"/>
        </w:rPr>
        <w:t xml:space="preserve">from the </w:t>
      </w:r>
      <w:r w:rsidR="003A59C2">
        <w:rPr>
          <w:rFonts w:ascii="Times New Roman" w:hAnsi="Times New Roman" w:cs="Times New Roman"/>
          <w:sz w:val="24"/>
          <w:szCs w:val="24"/>
        </w:rPr>
        <w:t xml:space="preserve">full </w:t>
      </w:r>
      <w:r w:rsidR="001F33A5">
        <w:rPr>
          <w:rFonts w:ascii="Times New Roman" w:hAnsi="Times New Roman" w:cs="Times New Roman"/>
          <w:sz w:val="24"/>
          <w:szCs w:val="24"/>
        </w:rPr>
        <w:t xml:space="preserve">Landsat Collection 2 dataset on Google Earth Engine </w:t>
      </w:r>
      <w:r w:rsidR="001F33A5" w:rsidRPr="00E11FF4">
        <w:rPr>
          <w:rFonts w:ascii="Times New Roman" w:hAnsi="Times New Roman" w:cs="Times New Roman"/>
          <w:sz w:val="24"/>
          <w:szCs w:val="24"/>
        </w:rPr>
        <w:fldChar w:fldCharType="begin"/>
      </w:r>
      <w:r w:rsidR="001F33A5">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1F33A5" w:rsidRPr="00E11FF4">
        <w:rPr>
          <w:rFonts w:ascii="Times New Roman" w:hAnsi="Times New Roman" w:cs="Times New Roman"/>
          <w:sz w:val="24"/>
          <w:szCs w:val="24"/>
        </w:rPr>
        <w:fldChar w:fldCharType="separate"/>
      </w:r>
      <w:r w:rsidR="001F33A5">
        <w:rPr>
          <w:rFonts w:ascii="Times New Roman" w:hAnsi="Times New Roman" w:cs="Times New Roman"/>
          <w:noProof/>
          <w:sz w:val="24"/>
          <w:szCs w:val="24"/>
        </w:rPr>
        <w:t>(GEE; Gorelick et al. 2017)</w:t>
      </w:r>
      <w:r w:rsidR="001F33A5" w:rsidRPr="00E11FF4">
        <w:rPr>
          <w:rFonts w:ascii="Times New Roman" w:hAnsi="Times New Roman" w:cs="Times New Roman"/>
          <w:sz w:val="24"/>
          <w:szCs w:val="24"/>
        </w:rPr>
        <w:fldChar w:fldCharType="end"/>
      </w:r>
      <w:r w:rsidR="0052722E">
        <w:rPr>
          <w:rFonts w:ascii="Times New Roman" w:hAnsi="Times New Roman" w:cs="Times New Roman"/>
          <w:sz w:val="24"/>
          <w:szCs w:val="24"/>
        </w:rPr>
        <w:t xml:space="preserve">. </w:t>
      </w:r>
      <w:r w:rsidR="00DC02B5">
        <w:rPr>
          <w:rFonts w:ascii="Times New Roman" w:hAnsi="Times New Roman" w:cs="Times New Roman"/>
          <w:sz w:val="24"/>
          <w:szCs w:val="24"/>
        </w:rPr>
        <w:t xml:space="preserve">Furthermore, </w:t>
      </w:r>
      <w:proofErr w:type="spellStart"/>
      <w:r>
        <w:rPr>
          <w:rFonts w:ascii="Times New Roman" w:hAnsi="Times New Roman" w:cs="Times New Roman"/>
          <w:i/>
          <w:iCs/>
          <w:sz w:val="24"/>
          <w:szCs w:val="24"/>
        </w:rPr>
        <w:t>LandsatTS</w:t>
      </w:r>
      <w:proofErr w:type="spellEnd"/>
      <w:r w:rsidRPr="00FE4304">
        <w:rPr>
          <w:rFonts w:ascii="Times New Roman" w:hAnsi="Times New Roman" w:cs="Times New Roman"/>
          <w:sz w:val="24"/>
          <w:szCs w:val="24"/>
        </w:rPr>
        <w:t xml:space="preserve"> </w:t>
      </w:r>
      <w:r w:rsidR="00D07CA5">
        <w:rPr>
          <w:rFonts w:ascii="Times New Roman" w:hAnsi="Times New Roman" w:cs="Times New Roman"/>
          <w:sz w:val="24"/>
          <w:szCs w:val="24"/>
        </w:rPr>
        <w:t xml:space="preserve">includes functions that </w:t>
      </w:r>
      <w:r w:rsidRPr="00FE4304">
        <w:rPr>
          <w:rFonts w:ascii="Times New Roman" w:hAnsi="Times New Roman" w:cs="Times New Roman"/>
          <w:sz w:val="24"/>
          <w:szCs w:val="24"/>
        </w:rPr>
        <w:t xml:space="preserve">facilitate (1) data cleaning, (2) cross-sensor calibration, (3) phenological modeling, and (4) </w:t>
      </w:r>
      <w:r>
        <w:rPr>
          <w:rFonts w:ascii="Times New Roman" w:hAnsi="Times New Roman" w:cs="Times New Roman"/>
          <w:sz w:val="24"/>
          <w:szCs w:val="24"/>
        </w:rPr>
        <w:t xml:space="preserve">time series analysis of vegetation greenness (Figure 1, Table 1). </w:t>
      </w:r>
      <w:r w:rsidR="005E608A">
        <w:rPr>
          <w:rFonts w:ascii="Times New Roman" w:hAnsi="Times New Roman" w:cs="Times New Roman"/>
          <w:sz w:val="24"/>
          <w:szCs w:val="24"/>
        </w:rPr>
        <w:t xml:space="preserve">This software </w:t>
      </w:r>
      <w:r w:rsidR="0052722E">
        <w:rPr>
          <w:rFonts w:ascii="Times New Roman" w:hAnsi="Times New Roman" w:cs="Times New Roman"/>
          <w:sz w:val="24"/>
          <w:szCs w:val="24"/>
        </w:rPr>
        <w:t xml:space="preserve">grew out of research projects focused on vegetation dynamics across northern high-latitude ecosystems </w: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 </w:instrText>
      </w:r>
      <w:r w:rsidR="0052722E">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52722E">
        <w:rPr>
          <w:rFonts w:ascii="Times New Roman" w:hAnsi="Times New Roman" w:cs="Times New Roman"/>
          <w:sz w:val="24"/>
          <w:szCs w:val="24"/>
        </w:rPr>
        <w:instrText xml:space="preserve"> ADDIN EN.CITE.DATA </w:instrText>
      </w:r>
      <w:r w:rsidR="0052722E">
        <w:rPr>
          <w:rFonts w:ascii="Times New Roman" w:hAnsi="Times New Roman" w:cs="Times New Roman"/>
          <w:sz w:val="24"/>
          <w:szCs w:val="24"/>
        </w:rPr>
      </w:r>
      <w:r w:rsidR="0052722E">
        <w:rPr>
          <w:rFonts w:ascii="Times New Roman" w:hAnsi="Times New Roman" w:cs="Times New Roman"/>
          <w:sz w:val="24"/>
          <w:szCs w:val="24"/>
        </w:rPr>
        <w:fldChar w:fldCharType="end"/>
      </w:r>
      <w:r w:rsidR="0052722E">
        <w:rPr>
          <w:rFonts w:ascii="Times New Roman" w:hAnsi="Times New Roman" w:cs="Times New Roman"/>
          <w:sz w:val="24"/>
          <w:szCs w:val="24"/>
        </w:rPr>
      </w:r>
      <w:r w:rsidR="0052722E">
        <w:rPr>
          <w:rFonts w:ascii="Times New Roman" w:hAnsi="Times New Roman" w:cs="Times New Roman"/>
          <w:sz w:val="24"/>
          <w:szCs w:val="24"/>
        </w:rPr>
        <w:fldChar w:fldCharType="separate"/>
      </w:r>
      <w:r w:rsidR="0052722E">
        <w:rPr>
          <w:rFonts w:ascii="Times New Roman" w:hAnsi="Times New Roman" w:cs="Times New Roman"/>
          <w:noProof/>
          <w:sz w:val="24"/>
          <w:szCs w:val="24"/>
        </w:rPr>
        <w:t>(Berner et al. 2020, Berner and Goetz 2022)</w:t>
      </w:r>
      <w:r w:rsidR="0052722E">
        <w:rPr>
          <w:rFonts w:ascii="Times New Roman" w:hAnsi="Times New Roman" w:cs="Times New Roman"/>
          <w:sz w:val="24"/>
          <w:szCs w:val="24"/>
        </w:rPr>
        <w:fldChar w:fldCharType="end"/>
      </w:r>
      <w:r w:rsidR="00450B69">
        <w:rPr>
          <w:rFonts w:ascii="Times New Roman" w:hAnsi="Times New Roman" w:cs="Times New Roman"/>
          <w:sz w:val="24"/>
          <w:szCs w:val="24"/>
        </w:rPr>
        <w:t xml:space="preserve"> and </w:t>
      </w:r>
      <w:r w:rsidR="001D7622">
        <w:rPr>
          <w:rFonts w:ascii="Times New Roman" w:hAnsi="Times New Roman" w:cs="Times New Roman"/>
          <w:sz w:val="24"/>
          <w:szCs w:val="24"/>
        </w:rPr>
        <w:t xml:space="preserve">is implemented within the free, open-source, and widely used R </w:t>
      </w:r>
      <w:r w:rsidR="005E608A">
        <w:rPr>
          <w:rFonts w:ascii="Times New Roman" w:hAnsi="Times New Roman" w:cs="Times New Roman"/>
          <w:sz w:val="24"/>
          <w:szCs w:val="24"/>
        </w:rPr>
        <w:t xml:space="preserve">statistical </w:t>
      </w:r>
      <w:r w:rsidR="00A671FC">
        <w:rPr>
          <w:rFonts w:ascii="Times New Roman" w:hAnsi="Times New Roman" w:cs="Times New Roman"/>
          <w:sz w:val="24"/>
          <w:szCs w:val="24"/>
        </w:rPr>
        <w:t xml:space="preserve">computing </w:t>
      </w:r>
      <w:r w:rsidR="001D7622">
        <w:rPr>
          <w:rFonts w:ascii="Times New Roman" w:hAnsi="Times New Roman" w:cs="Times New Roman"/>
          <w:sz w:val="24"/>
          <w:szCs w:val="24"/>
        </w:rPr>
        <w:t xml:space="preserve">environment </w:t>
      </w:r>
      <w:r w:rsidR="001D7622">
        <w:rPr>
          <w:rFonts w:ascii="Times New Roman" w:hAnsi="Times New Roman" w:cs="Times New Roman"/>
          <w:sz w:val="24"/>
          <w:szCs w:val="24"/>
        </w:rPr>
        <w:fldChar w:fldCharType="begin"/>
      </w:r>
      <w:r w:rsidR="001D7622">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1D7622">
        <w:rPr>
          <w:rFonts w:ascii="Times New Roman" w:hAnsi="Times New Roman" w:cs="Times New Roman"/>
          <w:sz w:val="24"/>
          <w:szCs w:val="24"/>
        </w:rPr>
        <w:fldChar w:fldCharType="separate"/>
      </w:r>
      <w:r w:rsidR="001D7622">
        <w:rPr>
          <w:rFonts w:ascii="Times New Roman" w:hAnsi="Times New Roman" w:cs="Times New Roman"/>
          <w:noProof/>
          <w:sz w:val="24"/>
          <w:szCs w:val="24"/>
        </w:rPr>
        <w:t>(R Core Team 2021)</w:t>
      </w:r>
      <w:r w:rsidR="001D7622">
        <w:rPr>
          <w:rFonts w:ascii="Times New Roman" w:hAnsi="Times New Roman" w:cs="Times New Roman"/>
          <w:sz w:val="24"/>
          <w:szCs w:val="24"/>
        </w:rPr>
        <w:fldChar w:fldCharType="end"/>
      </w:r>
      <w:r w:rsidR="00E21324">
        <w:rPr>
          <w:rFonts w:ascii="Times New Roman" w:hAnsi="Times New Roman" w:cs="Times New Roman"/>
          <w:sz w:val="24"/>
          <w:szCs w:val="24"/>
        </w:rPr>
        <w:t xml:space="preserve">. </w:t>
      </w:r>
    </w:p>
    <w:p w14:paraId="59BF40DE" w14:textId="2E9FF8AD" w:rsidR="002F424C" w:rsidRDefault="009E3E8F" w:rsidP="009A51C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It has become easier to</w:t>
      </w:r>
      <w:r w:rsidR="00E13ECB">
        <w:rPr>
          <w:rFonts w:ascii="Times New Roman" w:hAnsi="Times New Roman" w:cs="Times New Roman"/>
          <w:sz w:val="24"/>
          <w:szCs w:val="24"/>
        </w:rPr>
        <w:t xml:space="preserve"> access</w:t>
      </w:r>
      <w:r>
        <w:rPr>
          <w:rFonts w:ascii="Times New Roman" w:hAnsi="Times New Roman" w:cs="Times New Roman"/>
          <w:sz w:val="24"/>
          <w:szCs w:val="24"/>
        </w:rPr>
        <w:t xml:space="preserve"> </w:t>
      </w:r>
      <w:r w:rsidR="00322FF4">
        <w:rPr>
          <w:rFonts w:ascii="Times New Roman" w:hAnsi="Times New Roman" w:cs="Times New Roman"/>
          <w:sz w:val="24"/>
          <w:szCs w:val="24"/>
        </w:rPr>
        <w:t xml:space="preserve">and process </w:t>
      </w:r>
      <w:r>
        <w:rPr>
          <w:rFonts w:ascii="Times New Roman" w:hAnsi="Times New Roman" w:cs="Times New Roman"/>
          <w:sz w:val="24"/>
          <w:szCs w:val="24"/>
        </w:rPr>
        <w:t xml:space="preserve">Landsat data since the archive was made </w:t>
      </w:r>
      <w:r w:rsidR="00B80C10">
        <w:rPr>
          <w:rFonts w:ascii="Times New Roman" w:hAnsi="Times New Roman" w:cs="Times New Roman"/>
          <w:sz w:val="24"/>
          <w:szCs w:val="24"/>
        </w:rPr>
        <w:t>publicly available</w:t>
      </w:r>
      <w:r w:rsidR="00322FF4">
        <w:rPr>
          <w:rFonts w:ascii="Times New Roman" w:hAnsi="Times New Roman" w:cs="Times New Roman"/>
          <w:sz w:val="24"/>
          <w:szCs w:val="24"/>
        </w:rPr>
        <w:t xml:space="preserve"> in 2008</w:t>
      </w:r>
      <w:r w:rsidR="00B80C10">
        <w:rPr>
          <w:rFonts w:ascii="Times New Roman" w:hAnsi="Times New Roman" w:cs="Times New Roman"/>
          <w:sz w:val="24"/>
          <w:szCs w:val="24"/>
        </w:rPr>
        <w:t xml:space="preserve">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322FF4">
        <w:rPr>
          <w:rFonts w:ascii="Times New Roman" w:hAnsi="Times New Roman" w:cs="Times New Roman"/>
          <w:sz w:val="24"/>
          <w:szCs w:val="24"/>
        </w:rPr>
        <w:t xml:space="preserve"> and </w:t>
      </w:r>
      <w:r w:rsidR="00055908">
        <w:rPr>
          <w:rFonts w:ascii="Times New Roman" w:hAnsi="Times New Roman" w:cs="Times New Roman"/>
          <w:sz w:val="24"/>
          <w:szCs w:val="24"/>
        </w:rPr>
        <w:t xml:space="preserve">a </w:t>
      </w:r>
      <w:r>
        <w:rPr>
          <w:rFonts w:ascii="Times New Roman" w:hAnsi="Times New Roman" w:cs="Times New Roman"/>
          <w:sz w:val="24"/>
          <w:szCs w:val="24"/>
        </w:rPr>
        <w:t xml:space="preserve">copy </w:t>
      </w:r>
      <w:r w:rsidR="00322FF4">
        <w:rPr>
          <w:rFonts w:ascii="Times New Roman" w:hAnsi="Times New Roman" w:cs="Times New Roman"/>
          <w:sz w:val="24"/>
          <w:szCs w:val="24"/>
        </w:rPr>
        <w:t xml:space="preserve">of the archive subsequently </w:t>
      </w:r>
      <w:r w:rsidR="00055908">
        <w:rPr>
          <w:rFonts w:ascii="Times New Roman" w:hAnsi="Times New Roman" w:cs="Times New Roman"/>
          <w:sz w:val="24"/>
          <w:szCs w:val="24"/>
        </w:rPr>
        <w:t xml:space="preserve">hosted on </w:t>
      </w:r>
      <w:r>
        <w:rPr>
          <w:rFonts w:ascii="Times New Roman" w:hAnsi="Times New Roman" w:cs="Times New Roman"/>
          <w:sz w:val="24"/>
          <w:szCs w:val="24"/>
        </w:rPr>
        <w:t xml:space="preserve">GEE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Pr>
          <w:rFonts w:ascii="Times New Roman" w:hAnsi="Times New Roman" w:cs="Times New Roman"/>
          <w:sz w:val="24"/>
          <w:szCs w:val="24"/>
        </w:rPr>
        <w:fldChar w:fldCharType="end"/>
      </w:r>
      <w:r w:rsidR="004B218B">
        <w:rPr>
          <w:rFonts w:ascii="Times New Roman" w:hAnsi="Times New Roman" w:cs="Times New Roman"/>
          <w:sz w:val="24"/>
          <w:szCs w:val="24"/>
        </w:rPr>
        <w:t>.</w:t>
      </w:r>
      <w:r w:rsidR="00FC6B29">
        <w:rPr>
          <w:rFonts w:ascii="Times New Roman" w:hAnsi="Times New Roman" w:cs="Times New Roman"/>
          <w:sz w:val="24"/>
          <w:szCs w:val="24"/>
        </w:rPr>
        <w:t xml:space="preserve"> </w:t>
      </w:r>
      <w:r w:rsidR="00322FF4">
        <w:rPr>
          <w:rFonts w:ascii="Times New Roman" w:hAnsi="Times New Roman" w:cs="Times New Roman"/>
          <w:sz w:val="24"/>
          <w:szCs w:val="24"/>
        </w:rPr>
        <w:t xml:space="preserve">The GEE </w:t>
      </w:r>
      <w:r w:rsidR="00055908">
        <w:rPr>
          <w:rFonts w:ascii="Times New Roman" w:hAnsi="Times New Roman" w:cs="Times New Roman"/>
          <w:sz w:val="24"/>
          <w:szCs w:val="24"/>
        </w:rPr>
        <w:t>cloud-computing platform</w:t>
      </w:r>
      <w:r w:rsidR="00322FF4">
        <w:rPr>
          <w:rFonts w:ascii="Times New Roman" w:hAnsi="Times New Roman" w:cs="Times New Roman"/>
          <w:sz w:val="24"/>
          <w:szCs w:val="24"/>
        </w:rPr>
        <w:t xml:space="preserve"> </w:t>
      </w:r>
      <w:r w:rsidR="00B006D7">
        <w:rPr>
          <w:rFonts w:ascii="Times New Roman" w:hAnsi="Times New Roman" w:cs="Times New Roman"/>
          <w:sz w:val="24"/>
          <w:szCs w:val="24"/>
        </w:rPr>
        <w:t xml:space="preserve">enables </w:t>
      </w:r>
      <w:r w:rsidR="00E31232">
        <w:rPr>
          <w:rFonts w:ascii="Times New Roman" w:hAnsi="Times New Roman" w:cs="Times New Roman"/>
          <w:sz w:val="24"/>
          <w:szCs w:val="24"/>
        </w:rPr>
        <w:t xml:space="preserve">users to </w:t>
      </w:r>
      <w:r w:rsidR="00322FF4">
        <w:rPr>
          <w:rFonts w:ascii="Times New Roman" w:hAnsi="Times New Roman" w:cs="Times New Roman"/>
          <w:sz w:val="24"/>
          <w:szCs w:val="24"/>
        </w:rPr>
        <w:t xml:space="preserve">access and process </w:t>
      </w:r>
      <w:r w:rsidR="00B006D7">
        <w:rPr>
          <w:rFonts w:ascii="Times New Roman" w:hAnsi="Times New Roman" w:cs="Times New Roman"/>
          <w:sz w:val="24"/>
          <w:szCs w:val="24"/>
        </w:rPr>
        <w:t xml:space="preserve">Landsat </w:t>
      </w:r>
      <w:r w:rsidR="00FE4017">
        <w:rPr>
          <w:rFonts w:ascii="Times New Roman" w:hAnsi="Times New Roman" w:cs="Times New Roman"/>
          <w:sz w:val="24"/>
          <w:szCs w:val="24"/>
        </w:rPr>
        <w:t>data</w:t>
      </w:r>
      <w:r w:rsidR="00B006D7">
        <w:rPr>
          <w:rFonts w:ascii="Times New Roman" w:hAnsi="Times New Roman" w:cs="Times New Roman"/>
          <w:sz w:val="24"/>
          <w:szCs w:val="24"/>
        </w:rPr>
        <w:t xml:space="preserve"> using </w:t>
      </w:r>
      <w:r w:rsidR="00322FF4">
        <w:rPr>
          <w:rFonts w:ascii="Times New Roman" w:hAnsi="Times New Roman" w:cs="Times New Roman"/>
          <w:sz w:val="24"/>
          <w:szCs w:val="24"/>
        </w:rPr>
        <w:t>JavaScript and Python</w:t>
      </w:r>
      <w:r w:rsidR="00B006D7">
        <w:rPr>
          <w:rFonts w:ascii="Times New Roman" w:hAnsi="Times New Roman" w:cs="Times New Roman"/>
          <w:sz w:val="24"/>
          <w:szCs w:val="24"/>
        </w:rPr>
        <w:t xml:space="preserve"> </w:t>
      </w:r>
      <w:r w:rsidR="0052722E">
        <w:rPr>
          <w:rFonts w:ascii="Times New Roman" w:hAnsi="Times New Roman" w:cs="Times New Roman"/>
          <w:sz w:val="24"/>
          <w:szCs w:val="24"/>
        </w:rPr>
        <w:t>application program interfaces (APIs)</w:t>
      </w:r>
      <w:r w:rsidR="00B006D7">
        <w:rPr>
          <w:rFonts w:ascii="Times New Roman" w:hAnsi="Times New Roman" w:cs="Times New Roman"/>
          <w:sz w:val="24"/>
          <w:szCs w:val="24"/>
        </w:rPr>
        <w:t xml:space="preserve">, </w:t>
      </w:r>
      <w:r w:rsidR="00E31232">
        <w:rPr>
          <w:rFonts w:ascii="Times New Roman" w:hAnsi="Times New Roman" w:cs="Times New Roman"/>
          <w:sz w:val="24"/>
          <w:szCs w:val="24"/>
        </w:rPr>
        <w:t xml:space="preserve">as well as </w:t>
      </w:r>
      <w:r w:rsidR="003F1340">
        <w:rPr>
          <w:rFonts w:ascii="Times New Roman" w:hAnsi="Times New Roman" w:cs="Times New Roman"/>
          <w:sz w:val="24"/>
          <w:szCs w:val="24"/>
        </w:rPr>
        <w:t>with</w:t>
      </w:r>
      <w:r w:rsidR="00E31232">
        <w:rPr>
          <w:rFonts w:ascii="Times New Roman" w:hAnsi="Times New Roman" w:cs="Times New Roman"/>
          <w:sz w:val="24"/>
          <w:szCs w:val="24"/>
        </w:rPr>
        <w:t xml:space="preserve"> </w:t>
      </w:r>
      <w:r w:rsidR="00ED3AB0">
        <w:rPr>
          <w:rFonts w:ascii="Times New Roman" w:hAnsi="Times New Roman" w:cs="Times New Roman"/>
          <w:sz w:val="24"/>
          <w:szCs w:val="24"/>
        </w:rPr>
        <w:t xml:space="preserve">R </w:t>
      </w:r>
      <w:r w:rsidR="00E31232">
        <w:rPr>
          <w:rFonts w:ascii="Times New Roman" w:hAnsi="Times New Roman" w:cs="Times New Roman"/>
          <w:sz w:val="24"/>
          <w:szCs w:val="24"/>
        </w:rPr>
        <w:t xml:space="preserve">through </w:t>
      </w:r>
      <w:r w:rsidR="00ED3AB0">
        <w:rPr>
          <w:rFonts w:ascii="Times New Roman" w:hAnsi="Times New Roman" w:cs="Times New Roman"/>
          <w:sz w:val="24"/>
          <w:szCs w:val="24"/>
        </w:rPr>
        <w:t xml:space="preserve">the </w:t>
      </w:r>
      <w:proofErr w:type="spellStart"/>
      <w:r w:rsidR="00ED3AB0" w:rsidRPr="00B006D7">
        <w:rPr>
          <w:rFonts w:ascii="Times New Roman" w:hAnsi="Times New Roman" w:cs="Times New Roman"/>
          <w:i/>
          <w:iCs/>
          <w:sz w:val="24"/>
          <w:szCs w:val="24"/>
        </w:rPr>
        <w:t>rgee</w:t>
      </w:r>
      <w:proofErr w:type="spellEnd"/>
      <w:r w:rsidR="00ED3AB0">
        <w:rPr>
          <w:rFonts w:ascii="Times New Roman" w:hAnsi="Times New Roman" w:cs="Times New Roman"/>
          <w:sz w:val="24"/>
          <w:szCs w:val="24"/>
        </w:rPr>
        <w:t xml:space="preserve"> package</w:t>
      </w:r>
      <w:r w:rsidR="00B006D7">
        <w:rPr>
          <w:rFonts w:ascii="Times New Roman" w:hAnsi="Times New Roman" w:cs="Times New Roman"/>
          <w:sz w:val="24"/>
          <w:szCs w:val="24"/>
        </w:rPr>
        <w:t xml:space="preserve"> </w:t>
      </w:r>
      <w:r w:rsidR="00B006D7">
        <w:rPr>
          <w:rFonts w:ascii="Times New Roman" w:hAnsi="Times New Roman" w:cs="Times New Roman"/>
          <w:sz w:val="24"/>
          <w:szCs w:val="24"/>
        </w:rPr>
        <w:fldChar w:fldCharType="begin"/>
      </w:r>
      <w:r w:rsidR="00B006D7">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B006D7">
        <w:rPr>
          <w:rFonts w:ascii="Times New Roman" w:hAnsi="Times New Roman" w:cs="Times New Roman"/>
          <w:sz w:val="24"/>
          <w:szCs w:val="24"/>
        </w:rPr>
        <w:fldChar w:fldCharType="separate"/>
      </w:r>
      <w:r w:rsidR="00B006D7">
        <w:rPr>
          <w:rFonts w:ascii="Times New Roman" w:hAnsi="Times New Roman" w:cs="Times New Roman"/>
          <w:noProof/>
          <w:sz w:val="24"/>
          <w:szCs w:val="24"/>
        </w:rPr>
        <w:t>(Aybar et al. 2020)</w:t>
      </w:r>
      <w:r w:rsidR="00B006D7">
        <w:rPr>
          <w:rFonts w:ascii="Times New Roman" w:hAnsi="Times New Roman" w:cs="Times New Roman"/>
          <w:sz w:val="24"/>
          <w:szCs w:val="24"/>
        </w:rPr>
        <w:fldChar w:fldCharType="end"/>
      </w:r>
      <w:r w:rsidR="00B006D7">
        <w:rPr>
          <w:rFonts w:ascii="Times New Roman" w:hAnsi="Times New Roman" w:cs="Times New Roman"/>
          <w:sz w:val="24"/>
          <w:szCs w:val="24"/>
        </w:rPr>
        <w:t>.</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R is very popular among ecologists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&lt;EndNote&gt;&lt;Cite&gt;&lt;Author&gt;Lai&lt;/Author&gt;&lt;Year&gt;2019&lt;/Year&gt;&lt;RecNum&gt;4870&lt;/RecNum&gt;&lt;DisplayText&gt;(Lai et al. 2019)&lt;/DisplayText&gt;&lt;record&gt;&lt;rec-number&gt;4870&lt;/rec-number&gt;&lt;foreign-keys&gt;&lt;key app="EN" db-id="przrz2xfys0et6es02qx0adprs59z2erxf5t" timestamp="1669748186"&gt;4870&lt;/key&gt;&lt;/foreign-keys&gt;&lt;ref-type name="Journal Article"&gt;17&lt;/ref-type&gt;&lt;contributors&gt;&lt;authors&gt;&lt;author&gt;Lai, Jiangshan&lt;/author&gt;&lt;author&gt;Lortie, Christopher J.&lt;/author&gt;&lt;author&gt;Muenchen, Robert A.&lt;/author&gt;&lt;author&gt;Yang, Jian&lt;/author&gt;&lt;author&gt;Ma, Keping&lt;/author&gt;&lt;/authors&gt;&lt;/contributors&gt;&lt;titles&gt;&lt;title&gt;Evaluating the popularity of R in ecology&lt;/title&gt;&lt;secondary-title&gt;Ecosphere&lt;/secondary-title&gt;&lt;/titles&gt;&lt;periodical&gt;&lt;full-title&gt;Ecosphere&lt;/full-title&gt;&lt;/periodical&gt;&lt;pages&gt;e02567&lt;/pages&gt;&lt;volume&gt;10&lt;/volume&gt;&lt;number&gt;1&lt;/number&gt;&lt;keywords&gt;&lt;keyword&gt;code&lt;/keyword&gt;&lt;keyword&gt;ecology journal&lt;/keyword&gt;&lt;keyword&gt;open science&lt;/keyword&gt;&lt;keyword&gt;packages&lt;/keyword&gt;&lt;keyword&gt;R&lt;/keyword&gt;&lt;keyword&gt;reproducibility&lt;/keyword&gt;&lt;keyword&gt;statistical programming&lt;/keyword&gt;&lt;keyword&gt;Web of Science&lt;/keyword&gt;&lt;/keywords&gt;&lt;dates&gt;&lt;year&gt;2019&lt;/year&gt;&lt;pub-dates&gt;&lt;date&gt;2019/01/01&lt;/date&gt;&lt;/pub-dates&gt;&lt;/dates&gt;&lt;publisher&gt;John Wiley &amp;amp; Sons, Ltd&lt;/publisher&gt;&lt;isbn&gt;2150-8925&lt;/isbn&gt;&lt;work-type&gt;https://doi.org/10.1002/ecs2.2567&lt;/work-type&gt;&lt;urls&gt;&lt;related-urls&gt;&lt;url&gt;https://doi.org/10.1002/ecs2.2567&lt;/url&gt;&lt;/related-urls&gt;&lt;/urls&gt;&lt;electronic-resource-num&gt;https://doi.org/10.1002/ecs2.2567&lt;/electronic-resource-num&gt;&lt;access-date&gt;2022/11/29&lt;/access-date&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(Lai et al. 2019)</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yet other existing R packages only provide tools for processing individual Landsat scenes.</w:t>
      </w:r>
      <w:r w:rsidR="00FC6B29">
        <w:rPr>
          <w:rFonts w:ascii="Times New Roman" w:hAnsi="Times New Roman" w:cs="Times New Roman"/>
          <w:sz w:val="24"/>
          <w:szCs w:val="24"/>
        </w:rPr>
        <w:t xml:space="preserve"> </w:t>
      </w:r>
      <w:r w:rsidR="00E1290B">
        <w:rPr>
          <w:rFonts w:ascii="Times New Roman" w:hAnsi="Times New Roman" w:cs="Times New Roman"/>
          <w:sz w:val="24"/>
          <w:szCs w:val="24"/>
        </w:rPr>
        <w:t xml:space="preserve">For instance, </w:t>
      </w:r>
      <w:proofErr w:type="spellStart"/>
      <w:r w:rsidR="00E1290B" w:rsidRPr="00581C05">
        <w:rPr>
          <w:rFonts w:ascii="Times New Roman" w:hAnsi="Times New Roman" w:cs="Times New Roman"/>
          <w:i/>
          <w:iCs/>
          <w:sz w:val="24"/>
          <w:szCs w:val="24"/>
        </w:rPr>
        <w:t>landsat</w:t>
      </w:r>
      <w:proofErr w:type="spellEnd"/>
      <w:r w:rsidR="00E1290B" w:rsidRPr="00581C05">
        <w:rPr>
          <w:rFonts w:ascii="Times New Roman" w:hAnsi="Times New Roman" w:cs="Times New Roman"/>
          <w:sz w:val="24"/>
          <w:szCs w:val="24"/>
        </w:rPr>
        <w:t xml:space="preserve"> </w:t>
      </w:r>
      <w:r w:rsidR="00E1290B">
        <w:rPr>
          <w:rFonts w:ascii="Times New Roman" w:hAnsi="Times New Roman" w:cs="Times New Roman"/>
          <w:sz w:val="24"/>
          <w:szCs w:val="24"/>
        </w:rPr>
        <w:t>includes</w:t>
      </w:r>
      <w:r w:rsidR="00E1290B" w:rsidRPr="00581C05">
        <w:rPr>
          <w:rFonts w:ascii="Times New Roman" w:hAnsi="Times New Roman" w:cs="Times New Roman"/>
          <w:sz w:val="24"/>
          <w:szCs w:val="24"/>
        </w:rPr>
        <w:t xml:space="preserve"> functions for radiometric and topographic correction of Landsat</w:t>
      </w:r>
      <w:r w:rsidR="00E1290B">
        <w:rPr>
          <w:rFonts w:ascii="Times New Roman" w:hAnsi="Times New Roman" w:cs="Times New Roman"/>
          <w:sz w:val="24"/>
          <w:szCs w:val="24"/>
        </w:rPr>
        <w:t xml:space="preserve"> scenes </w:t>
      </w:r>
      <w:r w:rsidR="00E1290B">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E1290B">
        <w:rPr>
          <w:rFonts w:ascii="Times New Roman" w:hAnsi="Times New Roman" w:cs="Times New Roman"/>
          <w:sz w:val="24"/>
          <w:szCs w:val="24"/>
        </w:rPr>
        <w:fldChar w:fldCharType="separate"/>
      </w:r>
      <w:r w:rsidR="00E1290B">
        <w:rPr>
          <w:rFonts w:ascii="Times New Roman" w:hAnsi="Times New Roman" w:cs="Times New Roman"/>
          <w:noProof/>
          <w:sz w:val="24"/>
          <w:szCs w:val="24"/>
        </w:rPr>
        <w:t>(Goslee 2011)</w:t>
      </w:r>
      <w:r w:rsidR="00E1290B">
        <w:rPr>
          <w:rFonts w:ascii="Times New Roman" w:hAnsi="Times New Roman" w:cs="Times New Roman"/>
          <w:sz w:val="24"/>
          <w:szCs w:val="24"/>
        </w:rPr>
        <w:fldChar w:fldCharType="end"/>
      </w:r>
      <w:r w:rsidR="00E1290B">
        <w:rPr>
          <w:rFonts w:ascii="Times New Roman" w:hAnsi="Times New Roman" w:cs="Times New Roman"/>
          <w:sz w:val="24"/>
          <w:szCs w:val="24"/>
        </w:rPr>
        <w:t xml:space="preserve">, while </w:t>
      </w:r>
      <w:r w:rsidR="00E1290B" w:rsidRPr="00581C05">
        <w:rPr>
          <w:rFonts w:ascii="Times New Roman" w:hAnsi="Times New Roman" w:cs="Times New Roman"/>
          <w:i/>
          <w:iCs/>
          <w:sz w:val="24"/>
          <w:szCs w:val="24"/>
        </w:rPr>
        <w:t>landsat8</w:t>
      </w:r>
      <w:r w:rsidR="00E1290B">
        <w:rPr>
          <w:rFonts w:ascii="Times New Roman" w:hAnsi="Times New Roman" w:cs="Times New Roman"/>
          <w:sz w:val="24"/>
          <w:szCs w:val="24"/>
        </w:rPr>
        <w:t xml:space="preserve"> includes functions for computing top of atmosphere reflectance, radiance, and/or brightness temperature on Landsat scenes </w:t>
      </w:r>
      <w:r w:rsidR="00E1290B" w:rsidRPr="00753048">
        <w:rPr>
          <w:rFonts w:ascii="Times New Roman" w:hAnsi="Times New Roman" w:cs="Times New Roman"/>
          <w:sz w:val="24"/>
          <w:szCs w:val="24"/>
        </w:rPr>
        <w:fldChar w:fldCharType="begin"/>
      </w:r>
      <w:r w:rsidR="00E1290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E1290B" w:rsidRPr="00753048">
        <w:rPr>
          <w:rFonts w:ascii="Times New Roman" w:hAnsi="Times New Roman" w:cs="Times New Roman"/>
          <w:sz w:val="24"/>
          <w:szCs w:val="24"/>
        </w:rPr>
        <w:fldChar w:fldCharType="separate"/>
      </w:r>
      <w:r w:rsidR="00E1290B">
        <w:rPr>
          <w:rFonts w:ascii="Times New Roman" w:hAnsi="Times New Roman" w:cs="Times New Roman"/>
          <w:noProof/>
          <w:sz w:val="24"/>
          <w:szCs w:val="24"/>
        </w:rPr>
        <w:t>(dos Santos 2017)</w:t>
      </w:r>
      <w:r w:rsidR="00E1290B" w:rsidRPr="00753048">
        <w:rPr>
          <w:rFonts w:ascii="Times New Roman" w:hAnsi="Times New Roman" w:cs="Times New Roman"/>
          <w:sz w:val="24"/>
          <w:szCs w:val="24"/>
        </w:rPr>
        <w:fldChar w:fldCharType="end"/>
      </w:r>
      <w:r w:rsidR="00E1290B">
        <w:rPr>
          <w:rFonts w:ascii="Times New Roman" w:hAnsi="Times New Roman" w:cs="Times New Roman"/>
          <w:sz w:val="24"/>
          <w:szCs w:val="24"/>
        </w:rPr>
        <w:t>.</w:t>
      </w:r>
      <w:r w:rsidR="002F424C">
        <w:rPr>
          <w:rFonts w:ascii="Times New Roman" w:hAnsi="Times New Roman" w:cs="Times New Roman"/>
          <w:sz w:val="24"/>
          <w:szCs w:val="24"/>
        </w:rPr>
        <w:t xml:space="preserve"> </w:t>
      </w:r>
      <w:r w:rsidR="00E1290B">
        <w:rPr>
          <w:rFonts w:ascii="Times New Roman" w:hAnsi="Times New Roman" w:cs="Times New Roman"/>
          <w:sz w:val="24"/>
          <w:szCs w:val="24"/>
        </w:rPr>
        <w:t>Thus, t</w:t>
      </w:r>
      <w:r w:rsidR="00FE4017">
        <w:rPr>
          <w:rFonts w:ascii="Times New Roman" w:hAnsi="Times New Roman" w:cs="Times New Roman"/>
          <w:sz w:val="24"/>
          <w:szCs w:val="24"/>
        </w:rPr>
        <w:t xml:space="preserve">he </w:t>
      </w:r>
      <w:proofErr w:type="spellStart"/>
      <w:r w:rsidR="00FE4017" w:rsidRPr="00FE4017">
        <w:rPr>
          <w:rFonts w:ascii="Times New Roman" w:hAnsi="Times New Roman" w:cs="Times New Roman"/>
          <w:i/>
          <w:iCs/>
          <w:sz w:val="24"/>
          <w:szCs w:val="24"/>
        </w:rPr>
        <w:t>rgee</w:t>
      </w:r>
      <w:proofErr w:type="spellEnd"/>
      <w:r w:rsidR="00FE4017">
        <w:rPr>
          <w:rFonts w:ascii="Times New Roman" w:hAnsi="Times New Roman" w:cs="Times New Roman"/>
          <w:sz w:val="24"/>
          <w:szCs w:val="24"/>
        </w:rPr>
        <w:t xml:space="preserve"> package </w:t>
      </w:r>
      <w:r w:rsidR="00E1290B">
        <w:rPr>
          <w:rFonts w:ascii="Times New Roman" w:hAnsi="Times New Roman" w:cs="Times New Roman"/>
          <w:sz w:val="24"/>
          <w:szCs w:val="24"/>
        </w:rPr>
        <w:t xml:space="preserve">makes it </w:t>
      </w:r>
      <w:r w:rsidR="002F424C">
        <w:rPr>
          <w:rFonts w:ascii="Times New Roman" w:hAnsi="Times New Roman" w:cs="Times New Roman"/>
          <w:sz w:val="24"/>
          <w:szCs w:val="24"/>
        </w:rPr>
        <w:t xml:space="preserve">easier for </w:t>
      </w:r>
      <w:r w:rsidR="00E1290B">
        <w:rPr>
          <w:rFonts w:ascii="Times New Roman" w:hAnsi="Times New Roman" w:cs="Times New Roman"/>
          <w:sz w:val="24"/>
          <w:szCs w:val="24"/>
        </w:rPr>
        <w:t xml:space="preserve">ecologists </w:t>
      </w:r>
      <w:bookmarkStart w:id="3" w:name="_Hlk120611438"/>
      <w:r w:rsidR="00E1290B">
        <w:rPr>
          <w:rFonts w:ascii="Times New Roman" w:hAnsi="Times New Roman" w:cs="Times New Roman"/>
          <w:sz w:val="24"/>
          <w:szCs w:val="24"/>
        </w:rPr>
        <w:t xml:space="preserve">use </w:t>
      </w:r>
      <w:r w:rsidR="005571C6">
        <w:rPr>
          <w:rFonts w:ascii="Times New Roman" w:hAnsi="Times New Roman" w:cs="Times New Roman"/>
          <w:sz w:val="24"/>
          <w:szCs w:val="24"/>
        </w:rPr>
        <w:t xml:space="preserve">the </w:t>
      </w:r>
      <w:r w:rsidR="00E1290B">
        <w:rPr>
          <w:rFonts w:ascii="Times New Roman" w:hAnsi="Times New Roman" w:cs="Times New Roman"/>
          <w:sz w:val="24"/>
          <w:szCs w:val="24"/>
        </w:rPr>
        <w:t xml:space="preserve">GEE </w:t>
      </w:r>
      <w:r w:rsidR="005571C6">
        <w:rPr>
          <w:rFonts w:ascii="Times New Roman" w:hAnsi="Times New Roman" w:cs="Times New Roman"/>
          <w:sz w:val="24"/>
          <w:szCs w:val="24"/>
        </w:rPr>
        <w:t xml:space="preserve">platform and work with </w:t>
      </w:r>
      <w:r w:rsidR="00E1290B">
        <w:rPr>
          <w:rFonts w:ascii="Times New Roman" w:hAnsi="Times New Roman" w:cs="Times New Roman"/>
          <w:sz w:val="24"/>
          <w:szCs w:val="24"/>
        </w:rPr>
        <w:t>Landsat data.</w:t>
      </w:r>
      <w:r w:rsidR="00FC6B29">
        <w:rPr>
          <w:rFonts w:ascii="Times New Roman" w:hAnsi="Times New Roman" w:cs="Times New Roman"/>
          <w:sz w:val="24"/>
          <w:szCs w:val="24"/>
        </w:rPr>
        <w:t xml:space="preserve"> </w:t>
      </w:r>
      <w:r w:rsidR="008978C4">
        <w:rPr>
          <w:rFonts w:ascii="Times New Roman" w:hAnsi="Times New Roman" w:cs="Times New Roman"/>
          <w:sz w:val="24"/>
          <w:szCs w:val="24"/>
        </w:rPr>
        <w:t xml:space="preserve">Nevertheless, </w:t>
      </w:r>
      <w:r w:rsidR="00E1290B">
        <w:rPr>
          <w:rFonts w:ascii="Times New Roman" w:hAnsi="Times New Roman" w:cs="Times New Roman"/>
          <w:sz w:val="24"/>
          <w:szCs w:val="24"/>
        </w:rPr>
        <w:t xml:space="preserve">it remains non-trivial to </w:t>
      </w:r>
      <w:r w:rsidR="00C950D8">
        <w:rPr>
          <w:rFonts w:ascii="Times New Roman" w:hAnsi="Times New Roman" w:cs="Times New Roman"/>
          <w:sz w:val="24"/>
          <w:szCs w:val="24"/>
        </w:rPr>
        <w:t xml:space="preserve">not only </w:t>
      </w:r>
      <w:r w:rsidR="008978C4">
        <w:rPr>
          <w:rFonts w:ascii="Times New Roman" w:hAnsi="Times New Roman" w:cs="Times New Roman"/>
          <w:sz w:val="24"/>
          <w:szCs w:val="24"/>
        </w:rPr>
        <w:t xml:space="preserve">extract Landsat </w:t>
      </w:r>
      <w:r w:rsidR="00582A10">
        <w:rPr>
          <w:rFonts w:ascii="Times New Roman" w:hAnsi="Times New Roman" w:cs="Times New Roman"/>
          <w:sz w:val="24"/>
          <w:szCs w:val="24"/>
        </w:rPr>
        <w:t xml:space="preserve">time series </w:t>
      </w:r>
      <w:r w:rsidR="008978C4">
        <w:rPr>
          <w:rFonts w:ascii="Times New Roman" w:hAnsi="Times New Roman" w:cs="Times New Roman"/>
          <w:sz w:val="24"/>
          <w:szCs w:val="24"/>
        </w:rPr>
        <w:t xml:space="preserve">data using </w:t>
      </w:r>
      <w:proofErr w:type="spellStart"/>
      <w:r w:rsidR="008978C4" w:rsidRPr="008978C4">
        <w:rPr>
          <w:rFonts w:ascii="Times New Roman" w:hAnsi="Times New Roman" w:cs="Times New Roman"/>
          <w:i/>
          <w:iCs/>
          <w:sz w:val="24"/>
          <w:szCs w:val="24"/>
        </w:rPr>
        <w:t>rgee</w:t>
      </w:r>
      <w:proofErr w:type="spellEnd"/>
      <w:r w:rsidR="00C950D8">
        <w:rPr>
          <w:rFonts w:ascii="Times New Roman" w:hAnsi="Times New Roman" w:cs="Times New Roman"/>
          <w:sz w:val="24"/>
          <w:szCs w:val="24"/>
        </w:rPr>
        <w:t xml:space="preserve">, but also </w:t>
      </w:r>
      <w:ins w:id="4" w:author="Jakob Assmann" w:date="2023-01-12T11:12:00Z">
        <w:r w:rsidR="00C53250">
          <w:rPr>
            <w:rFonts w:ascii="Times New Roman" w:hAnsi="Times New Roman" w:cs="Times New Roman"/>
            <w:sz w:val="24"/>
            <w:szCs w:val="24"/>
          </w:rPr>
          <w:t xml:space="preserve">to </w:t>
        </w:r>
        <w:commentRangeStart w:id="5"/>
        <w:r w:rsidR="00C53250">
          <w:rPr>
            <w:rFonts w:ascii="Times New Roman" w:hAnsi="Times New Roman" w:cs="Times New Roman"/>
            <w:sz w:val="24"/>
            <w:szCs w:val="24"/>
          </w:rPr>
          <w:t>thoroughly</w:t>
        </w:r>
        <w:commentRangeEnd w:id="5"/>
        <w:r w:rsidR="00C53250">
          <w:rPr>
            <w:rStyle w:val="CommentReference"/>
          </w:rPr>
          <w:commentReference w:id="5"/>
        </w:r>
        <w:r w:rsidR="00C53250">
          <w:rPr>
            <w:rFonts w:ascii="Times New Roman" w:hAnsi="Times New Roman" w:cs="Times New Roman"/>
            <w:sz w:val="24"/>
            <w:szCs w:val="24"/>
          </w:rPr>
          <w:t xml:space="preserve"> </w:t>
        </w:r>
      </w:ins>
      <w:del w:id="6" w:author="Jakob Assmann" w:date="2023-01-12T11:12:00Z">
        <w:r w:rsidR="00C950D8" w:rsidDel="00C53250">
          <w:rPr>
            <w:rFonts w:ascii="Times New Roman" w:hAnsi="Times New Roman" w:cs="Times New Roman"/>
            <w:sz w:val="24"/>
            <w:szCs w:val="24"/>
          </w:rPr>
          <w:delText xml:space="preserve">rigorously </w:delText>
        </w:r>
      </w:del>
      <w:r w:rsidR="00C950D8">
        <w:rPr>
          <w:rFonts w:ascii="Times New Roman" w:hAnsi="Times New Roman" w:cs="Times New Roman"/>
          <w:sz w:val="24"/>
          <w:szCs w:val="24"/>
        </w:rPr>
        <w:t>clean the extracted data</w:t>
      </w:r>
      <w:r w:rsidR="000A6CB6">
        <w:rPr>
          <w:rFonts w:ascii="Times New Roman" w:hAnsi="Times New Roman" w:cs="Times New Roman"/>
          <w:sz w:val="24"/>
          <w:szCs w:val="24"/>
        </w:rPr>
        <w:t xml:space="preserve"> to ensure that only high-quality measurements are used in analyses.</w:t>
      </w:r>
      <w:r w:rsidR="00FC6B29">
        <w:rPr>
          <w:rFonts w:ascii="Times New Roman" w:hAnsi="Times New Roman" w:cs="Times New Roman"/>
          <w:sz w:val="24"/>
          <w:szCs w:val="24"/>
        </w:rPr>
        <w:t xml:space="preserve"> </w:t>
      </w:r>
      <w:proofErr w:type="spellStart"/>
      <w:r w:rsidR="00E1290B" w:rsidRPr="00E1290B">
        <w:rPr>
          <w:rFonts w:ascii="Times New Roman" w:hAnsi="Times New Roman" w:cs="Times New Roman"/>
          <w:i/>
          <w:iCs/>
          <w:sz w:val="24"/>
          <w:szCs w:val="24"/>
        </w:rPr>
        <w:t>LandsatTS</w:t>
      </w:r>
      <w:proofErr w:type="spellEnd"/>
      <w:r w:rsidR="00E1290B">
        <w:rPr>
          <w:rFonts w:ascii="Times New Roman" w:hAnsi="Times New Roman" w:cs="Times New Roman"/>
          <w:sz w:val="24"/>
          <w:szCs w:val="24"/>
        </w:rPr>
        <w:t xml:space="preserve"> </w:t>
      </w:r>
      <w:r w:rsidR="000A6CB6">
        <w:rPr>
          <w:rFonts w:ascii="Times New Roman" w:hAnsi="Times New Roman" w:cs="Times New Roman"/>
          <w:sz w:val="24"/>
          <w:szCs w:val="24"/>
        </w:rPr>
        <w:t xml:space="preserve">therefore </w:t>
      </w:r>
      <w:r w:rsidR="00E1290B">
        <w:rPr>
          <w:rFonts w:ascii="Times New Roman" w:hAnsi="Times New Roman" w:cs="Times New Roman"/>
          <w:sz w:val="24"/>
          <w:szCs w:val="24"/>
        </w:rPr>
        <w:t xml:space="preserve">provides </w:t>
      </w:r>
      <w:r w:rsidR="00582A10">
        <w:rPr>
          <w:rFonts w:ascii="Times New Roman" w:hAnsi="Times New Roman" w:cs="Times New Roman"/>
          <w:sz w:val="24"/>
          <w:szCs w:val="24"/>
        </w:rPr>
        <w:t xml:space="preserve">new </w:t>
      </w:r>
      <w:r w:rsidR="00E1290B">
        <w:rPr>
          <w:rFonts w:ascii="Times New Roman" w:hAnsi="Times New Roman" w:cs="Times New Roman"/>
          <w:sz w:val="24"/>
          <w:szCs w:val="24"/>
        </w:rPr>
        <w:t xml:space="preserve">tools for </w:t>
      </w:r>
      <w:r w:rsidR="00582A10">
        <w:rPr>
          <w:rFonts w:ascii="Times New Roman" w:hAnsi="Times New Roman" w:cs="Times New Roman"/>
          <w:sz w:val="24"/>
          <w:szCs w:val="24"/>
        </w:rPr>
        <w:t xml:space="preserve">sample-based </w:t>
      </w:r>
      <w:r w:rsidR="00E1290B">
        <w:rPr>
          <w:rFonts w:ascii="Times New Roman" w:hAnsi="Times New Roman" w:cs="Times New Roman"/>
          <w:sz w:val="24"/>
          <w:szCs w:val="24"/>
        </w:rPr>
        <w:t>extract</w:t>
      </w:r>
      <w:r w:rsidR="00582A10">
        <w:rPr>
          <w:rFonts w:ascii="Times New Roman" w:hAnsi="Times New Roman" w:cs="Times New Roman"/>
          <w:sz w:val="24"/>
          <w:szCs w:val="24"/>
        </w:rPr>
        <w:t>ion of</w:t>
      </w:r>
      <w:r w:rsidR="00E1290B">
        <w:rPr>
          <w:rFonts w:ascii="Times New Roman" w:hAnsi="Times New Roman" w:cs="Times New Roman"/>
          <w:sz w:val="24"/>
          <w:szCs w:val="24"/>
        </w:rPr>
        <w:t xml:space="preserve"> full Landsat data records</w:t>
      </w:r>
      <w:r w:rsidR="00BB7980">
        <w:rPr>
          <w:rFonts w:ascii="Times New Roman" w:hAnsi="Times New Roman" w:cs="Times New Roman"/>
          <w:sz w:val="24"/>
          <w:szCs w:val="24"/>
        </w:rPr>
        <w:t xml:space="preserve"> </w:t>
      </w:r>
      <w:r w:rsidR="00A32042">
        <w:rPr>
          <w:rFonts w:ascii="Times New Roman" w:hAnsi="Times New Roman" w:cs="Times New Roman"/>
          <w:sz w:val="24"/>
          <w:szCs w:val="24"/>
        </w:rPr>
        <w:t xml:space="preserve">using </w:t>
      </w:r>
      <w:proofErr w:type="spellStart"/>
      <w:r w:rsidR="00A32042" w:rsidRPr="00BB7980">
        <w:rPr>
          <w:rFonts w:ascii="Times New Roman" w:hAnsi="Times New Roman" w:cs="Times New Roman"/>
          <w:i/>
          <w:iCs/>
          <w:sz w:val="24"/>
          <w:szCs w:val="24"/>
        </w:rPr>
        <w:t>rgee</w:t>
      </w:r>
      <w:proofErr w:type="spellEnd"/>
      <w:r w:rsidR="00A32042">
        <w:rPr>
          <w:rFonts w:ascii="Times New Roman" w:hAnsi="Times New Roman" w:cs="Times New Roman"/>
          <w:sz w:val="24"/>
          <w:szCs w:val="24"/>
        </w:rPr>
        <w:t xml:space="preserve"> to access</w:t>
      </w:r>
      <w:ins w:id="7" w:author="Jakob Assmann" w:date="2023-01-12T11:10:00Z">
        <w:r w:rsidR="00DA172F">
          <w:rPr>
            <w:rFonts w:ascii="Times New Roman" w:hAnsi="Times New Roman" w:cs="Times New Roman"/>
            <w:sz w:val="24"/>
            <w:szCs w:val="24"/>
          </w:rPr>
          <w:t xml:space="preserve"> the</w:t>
        </w:r>
      </w:ins>
      <w:r w:rsidR="00A32042">
        <w:rPr>
          <w:rFonts w:ascii="Times New Roman" w:hAnsi="Times New Roman" w:cs="Times New Roman"/>
          <w:sz w:val="24"/>
          <w:szCs w:val="24"/>
        </w:rPr>
        <w:t xml:space="preserve"> </w:t>
      </w:r>
      <w:r w:rsidR="00BB7980">
        <w:rPr>
          <w:rFonts w:ascii="Times New Roman" w:hAnsi="Times New Roman" w:cs="Times New Roman"/>
          <w:sz w:val="24"/>
          <w:szCs w:val="24"/>
        </w:rPr>
        <w:t>GEE</w:t>
      </w:r>
      <w:r w:rsidR="00582A10">
        <w:rPr>
          <w:rFonts w:ascii="Times New Roman" w:hAnsi="Times New Roman" w:cs="Times New Roman"/>
          <w:sz w:val="24"/>
          <w:szCs w:val="24"/>
        </w:rPr>
        <w:t>.</w:t>
      </w:r>
      <w:r w:rsidR="00FC6B29">
        <w:rPr>
          <w:rFonts w:ascii="Times New Roman" w:hAnsi="Times New Roman" w:cs="Times New Roman"/>
          <w:sz w:val="24"/>
          <w:szCs w:val="24"/>
        </w:rPr>
        <w:t xml:space="preserve"> </w:t>
      </w:r>
      <w:r w:rsidR="004719C0">
        <w:rPr>
          <w:rFonts w:ascii="Times New Roman" w:hAnsi="Times New Roman" w:cs="Times New Roman"/>
          <w:sz w:val="24"/>
          <w:szCs w:val="24"/>
        </w:rPr>
        <w:t xml:space="preserve">Furthermore, </w:t>
      </w:r>
      <w:proofErr w:type="spellStart"/>
      <w:r w:rsidR="004719C0">
        <w:rPr>
          <w:rFonts w:ascii="Times New Roman" w:hAnsi="Times New Roman" w:cs="Times New Roman"/>
          <w:i/>
          <w:iCs/>
          <w:sz w:val="24"/>
          <w:szCs w:val="24"/>
        </w:rPr>
        <w:t>LandsatTS</w:t>
      </w:r>
      <w:proofErr w:type="spellEnd"/>
      <w:r w:rsidR="004719C0">
        <w:rPr>
          <w:rFonts w:ascii="Times New Roman" w:hAnsi="Times New Roman" w:cs="Times New Roman"/>
          <w:i/>
          <w:iCs/>
          <w:sz w:val="24"/>
          <w:szCs w:val="24"/>
        </w:rPr>
        <w:t xml:space="preserve"> </w:t>
      </w:r>
      <w:r w:rsidR="004719C0">
        <w:rPr>
          <w:rFonts w:ascii="Times New Roman" w:hAnsi="Times New Roman" w:cs="Times New Roman"/>
          <w:sz w:val="24"/>
          <w:szCs w:val="24"/>
        </w:rPr>
        <w:t xml:space="preserve">includes tools </w:t>
      </w:r>
      <w:r w:rsidR="000A6CB6">
        <w:rPr>
          <w:rFonts w:ascii="Times New Roman" w:hAnsi="Times New Roman" w:cs="Times New Roman"/>
          <w:sz w:val="24"/>
          <w:szCs w:val="24"/>
        </w:rPr>
        <w:t xml:space="preserve">to rigorously clean Landsat data using both pixel-level </w:t>
      </w:r>
      <w:proofErr w:type="spellStart"/>
      <w:r w:rsidR="000A6CB6">
        <w:rPr>
          <w:rFonts w:ascii="Times New Roman" w:hAnsi="Times New Roman" w:cs="Times New Roman"/>
          <w:sz w:val="24"/>
          <w:szCs w:val="24"/>
        </w:rPr>
        <w:t>CFmask</w:t>
      </w:r>
      <w:proofErr w:type="spellEnd"/>
      <w:r w:rsidR="000A6CB6">
        <w:rPr>
          <w:rFonts w:ascii="Times New Roman" w:hAnsi="Times New Roman" w:cs="Times New Roman"/>
          <w:sz w:val="24"/>
          <w:szCs w:val="24"/>
        </w:rPr>
        <w:t xml:space="preserve"> flags</w:t>
      </w:r>
      <w:r w:rsidR="00B72277">
        <w:rPr>
          <w:rFonts w:ascii="Times New Roman" w:hAnsi="Times New Roman" w:cs="Times New Roman"/>
          <w:sz w:val="24"/>
          <w:szCs w:val="24"/>
        </w:rPr>
        <w:t xml:space="preserve"> </w:t>
      </w:r>
      <w:r w:rsidR="00B72277">
        <w:rPr>
          <w:rFonts w:ascii="Times New Roman" w:hAnsi="Times New Roman" w:cs="Times New Roman"/>
          <w:sz w:val="24"/>
          <w:szCs w:val="24"/>
        </w:rPr>
        <w:fldChar w:fldCharType="begin"/>
      </w:r>
      <w:r w:rsidR="00B72277">
        <w:rPr>
          <w:rFonts w:ascii="Times New Roman" w:hAnsi="Times New Roman" w:cs="Times New Roman"/>
          <w:sz w:val="24"/>
          <w:szCs w:val="24"/>
        </w:rPr>
        <w:instrText xml:space="preserve"> ADDIN EN.CITE &lt;EndNote&gt;&lt;Cite&gt;&lt;Author&gt;Zhu&lt;/Author&gt;&lt;Year&gt;2015&lt;/Year&gt;&lt;RecNum&gt;3251&lt;/RecNum&gt;&lt;Prefix&gt;e.g.`, cloud`, water`; &lt;/Prefix&gt;&lt;DisplayText&gt;(e.g., cloud, water; 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sidR="00B72277">
        <w:rPr>
          <w:rFonts w:ascii="Times New Roman" w:hAnsi="Times New Roman" w:cs="Times New Roman"/>
          <w:sz w:val="24"/>
          <w:szCs w:val="24"/>
        </w:rPr>
        <w:fldChar w:fldCharType="separate"/>
      </w:r>
      <w:r w:rsidR="00B72277">
        <w:rPr>
          <w:rFonts w:ascii="Times New Roman" w:hAnsi="Times New Roman" w:cs="Times New Roman"/>
          <w:noProof/>
          <w:sz w:val="24"/>
          <w:szCs w:val="24"/>
        </w:rPr>
        <w:t>(e.g., cloud, water; Zhu et al. 2015)</w:t>
      </w:r>
      <w:r w:rsidR="00B72277">
        <w:rPr>
          <w:rFonts w:ascii="Times New Roman" w:hAnsi="Times New Roman" w:cs="Times New Roman"/>
          <w:sz w:val="24"/>
          <w:szCs w:val="24"/>
        </w:rPr>
        <w:fldChar w:fldCharType="end"/>
      </w:r>
      <w:r w:rsidR="000A6CB6">
        <w:rPr>
          <w:rFonts w:ascii="Times New Roman" w:hAnsi="Times New Roman" w:cs="Times New Roman"/>
          <w:sz w:val="24"/>
          <w:szCs w:val="24"/>
        </w:rPr>
        <w:t xml:space="preserve"> and scene-level criteria (e.g., cloud cover, solar zenith angle).</w:t>
      </w:r>
      <w:bookmarkEnd w:id="3"/>
      <w:r w:rsidR="00941B07">
        <w:rPr>
          <w:rFonts w:ascii="Times New Roman" w:hAnsi="Times New Roman" w:cs="Times New Roman"/>
          <w:sz w:val="24"/>
          <w:szCs w:val="24"/>
        </w:rPr>
        <w:t xml:space="preserve"> </w:t>
      </w:r>
      <w:proofErr w:type="spellStart"/>
      <w:r w:rsidR="00066690">
        <w:rPr>
          <w:rFonts w:ascii="Times New Roman" w:hAnsi="Times New Roman" w:cs="Times New Roman"/>
          <w:i/>
          <w:iCs/>
          <w:sz w:val="24"/>
          <w:szCs w:val="24"/>
        </w:rPr>
        <w:t>LandsatTS</w:t>
      </w:r>
      <w:proofErr w:type="spellEnd"/>
      <w:r w:rsidR="00066690">
        <w:rPr>
          <w:rFonts w:ascii="Times New Roman" w:hAnsi="Times New Roman" w:cs="Times New Roman"/>
          <w:sz w:val="24"/>
          <w:szCs w:val="24"/>
        </w:rPr>
        <w:t xml:space="preserve"> </w:t>
      </w:r>
      <w:r w:rsidR="00941B07">
        <w:rPr>
          <w:rFonts w:ascii="Times New Roman" w:hAnsi="Times New Roman" w:cs="Times New Roman"/>
          <w:sz w:val="24"/>
          <w:szCs w:val="24"/>
        </w:rPr>
        <w:t xml:space="preserve">helps further broaden the community of researchers who can utilize Landsat data for </w:t>
      </w:r>
      <w:r w:rsidR="00B72277">
        <w:rPr>
          <w:rFonts w:ascii="Times New Roman" w:hAnsi="Times New Roman" w:cs="Times New Roman"/>
          <w:sz w:val="24"/>
          <w:szCs w:val="24"/>
        </w:rPr>
        <w:t xml:space="preserve">robust </w:t>
      </w:r>
      <w:r w:rsidR="00941B07">
        <w:rPr>
          <w:rFonts w:ascii="Times New Roman" w:hAnsi="Times New Roman" w:cs="Times New Roman"/>
          <w:sz w:val="24"/>
          <w:szCs w:val="24"/>
        </w:rPr>
        <w:t xml:space="preserve">spatiotemporal analyses of terrestrial ecosystem dynamics. </w:t>
      </w:r>
    </w:p>
    <w:p w14:paraId="7222D404" w14:textId="72954FCA" w:rsidR="003D5089" w:rsidRDefault="003065DD" w:rsidP="00A50B0B">
      <w:pPr>
        <w:pStyle w:val="NoSpacing"/>
        <w:rPr>
          <w:rFonts w:ascii="Times New Roman" w:hAnsi="Times New Roman" w:cs="Times New Roman"/>
          <w:sz w:val="24"/>
          <w:szCs w:val="24"/>
        </w:rPr>
      </w:pPr>
      <w:r>
        <w:rPr>
          <w:rFonts w:ascii="Times New Roman" w:hAnsi="Times New Roman" w:cs="Times New Roman"/>
          <w:sz w:val="24"/>
          <w:szCs w:val="24"/>
        </w:rPr>
        <w:tab/>
      </w:r>
      <w:r w:rsidR="00B72277">
        <w:rPr>
          <w:rFonts w:ascii="Times New Roman" w:hAnsi="Times New Roman" w:cs="Times New Roman"/>
          <w:sz w:val="24"/>
          <w:szCs w:val="24"/>
        </w:rPr>
        <w:t>Landsat t</w:t>
      </w:r>
      <w:r w:rsidR="00E85484">
        <w:rPr>
          <w:rFonts w:ascii="Times New Roman" w:hAnsi="Times New Roman" w:cs="Times New Roman"/>
          <w:sz w:val="24"/>
          <w:szCs w:val="24"/>
        </w:rPr>
        <w: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w:t>
      </w:r>
      <w:r w:rsidR="000E3DCB">
        <w:rPr>
          <w:rFonts w:ascii="Times New Roman" w:hAnsi="Times New Roman" w:cs="Times New Roman"/>
          <w:sz w:val="24"/>
          <w:szCs w:val="24"/>
        </w:rPr>
        <w:t>spectral</w:t>
      </w:r>
      <w:r w:rsidR="00E540ED">
        <w:rPr>
          <w:rFonts w:ascii="Times New Roman" w:hAnsi="Times New Roman" w:cs="Times New Roman"/>
          <w:sz w:val="24"/>
          <w:szCs w:val="24"/>
        </w:rPr>
        <w:t xml:space="preserve"> bands and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sensors</w:t>
      </w:r>
      <w:r w:rsidR="004A5C9C">
        <w:rPr>
          <w:rFonts w:ascii="Times New Roman" w:hAnsi="Times New Roman" w:cs="Times New Roman"/>
          <w:sz w:val="24"/>
          <w:szCs w:val="24"/>
        </w:rPr>
        <w:t xml:space="preserve"> </w: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 </w:instrText>
      </w:r>
      <w:r w:rsidR="004A5C9C">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4A5C9C">
        <w:rPr>
          <w:rFonts w:ascii="Times New Roman" w:hAnsi="Times New Roman" w:cs="Times New Roman"/>
          <w:sz w:val="24"/>
          <w:szCs w:val="24"/>
        </w:rPr>
        <w:instrText xml:space="preserve"> ADDIN EN.CITE.DATA </w:instrText>
      </w:r>
      <w:r w:rsidR="004A5C9C">
        <w:rPr>
          <w:rFonts w:ascii="Times New Roman" w:hAnsi="Times New Roman" w:cs="Times New Roman"/>
          <w:sz w:val="24"/>
          <w:szCs w:val="24"/>
        </w:rPr>
      </w:r>
      <w:r w:rsidR="004A5C9C">
        <w:rPr>
          <w:rFonts w:ascii="Times New Roman" w:hAnsi="Times New Roman" w:cs="Times New Roman"/>
          <w:sz w:val="24"/>
          <w:szCs w:val="24"/>
        </w:rPr>
        <w:fldChar w:fldCharType="end"/>
      </w:r>
      <w:r w:rsidR="004A5C9C">
        <w:rPr>
          <w:rFonts w:ascii="Times New Roman" w:hAnsi="Times New Roman" w:cs="Times New Roman"/>
          <w:sz w:val="24"/>
          <w:szCs w:val="24"/>
        </w:rPr>
      </w:r>
      <w:r w:rsidR="004A5C9C">
        <w:rPr>
          <w:rFonts w:ascii="Times New Roman" w:hAnsi="Times New Roman" w:cs="Times New Roman"/>
          <w:sz w:val="24"/>
          <w:szCs w:val="24"/>
        </w:rPr>
        <w:fldChar w:fldCharType="separate"/>
      </w:r>
      <w:r w:rsidR="004A5C9C">
        <w:rPr>
          <w:rFonts w:ascii="Times New Roman" w:hAnsi="Times New Roman" w:cs="Times New Roman"/>
          <w:noProof/>
          <w:sz w:val="24"/>
          <w:szCs w:val="24"/>
        </w:rPr>
        <w:t>(Ju and Masek 2016, Roy et al. 2016, Berner et al. 2020, Berner and Goetz 2022)</w:t>
      </w:r>
      <w:r w:rsidR="004A5C9C">
        <w:rPr>
          <w:rFonts w:ascii="Times New Roman" w:hAnsi="Times New Roman" w:cs="Times New Roman"/>
          <w:sz w:val="24"/>
          <w:szCs w:val="24"/>
        </w:rPr>
        <w:fldChar w:fldCharType="end"/>
      </w:r>
      <w:r w:rsidR="004A5C9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4A5C9C">
        <w:rPr>
          <w:rFonts w:ascii="Times New Roman" w:hAnsi="Times New Roman" w:cs="Times New Roman"/>
          <w:sz w:val="24"/>
          <w:szCs w:val="24"/>
        </w:rPr>
        <w:t>, such as</w:t>
      </w:r>
      <w:r w:rsidR="00434CD7">
        <w:rPr>
          <w:rFonts w:ascii="Times New Roman" w:hAnsi="Times New Roman" w:cs="Times New Roman"/>
          <w:sz w:val="24"/>
          <w:szCs w:val="24"/>
        </w:rPr>
        <w:t xml:space="preserve"> spurious </w:t>
      </w:r>
      <w:r w:rsidR="00891554">
        <w:rPr>
          <w:rFonts w:ascii="Times New Roman" w:hAnsi="Times New Roman" w:cs="Times New Roman"/>
          <w:sz w:val="24"/>
          <w:szCs w:val="24"/>
        </w:rPr>
        <w:t xml:space="preserve">increases </w:t>
      </w:r>
      <w:r w:rsidR="00CF1DBD">
        <w:rPr>
          <w:rFonts w:ascii="Times New Roman" w:hAnsi="Times New Roman" w:cs="Times New Roman"/>
          <w:sz w:val="24"/>
          <w:szCs w:val="24"/>
        </w:rPr>
        <w:t xml:space="preserve">over time </w:t>
      </w:r>
      <w:r w:rsidR="00891554">
        <w:rPr>
          <w:rFonts w:ascii="Times New Roman" w:hAnsi="Times New Roman" w:cs="Times New Roman"/>
          <w:sz w:val="24"/>
          <w:szCs w:val="24"/>
        </w:rPr>
        <w:t>in</w:t>
      </w:r>
      <w:r w:rsidR="00C2474F">
        <w:rPr>
          <w:rFonts w:ascii="Times New Roman" w:hAnsi="Times New Roman" w:cs="Times New Roman"/>
          <w:sz w:val="24"/>
          <w:szCs w:val="24"/>
        </w:rPr>
        <w:t xml:space="preserve"> the Normalized</w:t>
      </w:r>
      <w:r w:rsidR="00CF1DBD">
        <w:rPr>
          <w:rFonts w:ascii="Times New Roman" w:hAnsi="Times New Roman" w:cs="Times New Roman"/>
          <w:sz w:val="24"/>
          <w:szCs w:val="24"/>
        </w:rPr>
        <w:t xml:space="preserve"> Difference Vegetation Index (NDVI) </w:t>
      </w:r>
      <w:r w:rsidR="00434CD7">
        <w:rPr>
          <w:rFonts w:ascii="Times New Roman" w:hAnsi="Times New Roman" w:cs="Times New Roman"/>
          <w:sz w:val="24"/>
          <w:szCs w:val="24"/>
        </w:rPr>
        <w:t xml:space="preserve">(Sulla-Menashe et al. 2017) </w:t>
      </w:r>
      <w:r w:rsidR="00CF1DBD">
        <w:rPr>
          <w:rFonts w:ascii="Times New Roman" w:hAnsi="Times New Roman" w:cs="Times New Roman"/>
          <w:sz w:val="24"/>
          <w:szCs w:val="24"/>
        </w:rPr>
        <w:t>and other spectral indices of vegetation greenness</w:t>
      </w:r>
      <w:r w:rsidR="00434CD7">
        <w:rPr>
          <w:rFonts w:ascii="Times New Roman" w:hAnsi="Times New Roman" w:cs="Times New Roman"/>
          <w:sz w:val="24"/>
          <w:szCs w:val="24"/>
        </w:rPr>
        <w:t xml:space="preserve"> </w:t>
      </w:r>
      <w:r w:rsidR="00434CD7">
        <w:rPr>
          <w:rFonts w:ascii="Times New Roman" w:hAnsi="Times New Roman" w:cs="Times New Roman"/>
          <w:sz w:val="24"/>
          <w:szCs w:val="24"/>
        </w:rPr>
        <w:fldChar w:fldCharType="begin"/>
      </w:r>
      <w:r w:rsidR="00434CD7">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00434CD7">
        <w:rPr>
          <w:rFonts w:ascii="Times New Roman" w:hAnsi="Times New Roman" w:cs="Times New Roman"/>
          <w:sz w:val="24"/>
          <w:szCs w:val="24"/>
        </w:rPr>
        <w:fldChar w:fldCharType="separate"/>
      </w:r>
      <w:r w:rsidR="00434CD7">
        <w:rPr>
          <w:rFonts w:ascii="Times New Roman" w:hAnsi="Times New Roman" w:cs="Times New Roman"/>
          <w:noProof/>
          <w:sz w:val="24"/>
          <w:szCs w:val="24"/>
        </w:rPr>
        <w:t>(Berner and Goetz 2022)</w:t>
      </w:r>
      <w:r w:rsidR="00434CD7">
        <w:rPr>
          <w:rFonts w:ascii="Times New Roman" w:hAnsi="Times New Roman" w:cs="Times New Roman"/>
          <w:sz w:val="24"/>
          <w:szCs w:val="24"/>
        </w:rPr>
        <w:fldChar w:fldCharType="end"/>
      </w:r>
      <w:r w:rsidR="00434CD7">
        <w:rPr>
          <w:rFonts w:ascii="Times New Roman" w:hAnsi="Times New Roman" w:cs="Times New Roman"/>
          <w:sz w:val="24"/>
          <w:szCs w:val="24"/>
        </w:rPr>
        <w:t xml:space="preserve">. </w:t>
      </w:r>
      <w:bookmarkStart w:id="8" w:name="_Hlk121734041"/>
      <w:r w:rsidR="003D5089">
        <w:rPr>
          <w:rFonts w:ascii="Times New Roman" w:hAnsi="Times New Roman" w:cs="Times New Roman"/>
          <w:sz w:val="24"/>
          <w:szCs w:val="24"/>
        </w:rPr>
        <w:t xml:space="preserve">Prior approaches for cross-sensor calibration focused on linear corrections </w:t>
      </w:r>
      <w:r w:rsidR="00E8536F">
        <w:rPr>
          <w:rFonts w:ascii="Times New Roman" w:hAnsi="Times New Roman" w:cs="Times New Roman"/>
          <w:sz w:val="24"/>
          <w:szCs w:val="24"/>
        </w:rPr>
        <w:t xml:space="preserve">for individual </w:t>
      </w:r>
      <w:r w:rsidR="000E3DCB">
        <w:rPr>
          <w:rFonts w:ascii="Times New Roman" w:hAnsi="Times New Roman" w:cs="Times New Roman"/>
          <w:sz w:val="24"/>
          <w:szCs w:val="24"/>
        </w:rPr>
        <w:t xml:space="preserve">spectral </w:t>
      </w:r>
      <w:r w:rsidR="00E8536F">
        <w:rPr>
          <w:rFonts w:ascii="Times New Roman" w:hAnsi="Times New Roman" w:cs="Times New Roman"/>
          <w:sz w:val="24"/>
          <w:szCs w:val="24"/>
        </w:rPr>
        <w:t xml:space="preserve">bands and </w:t>
      </w:r>
      <w:r w:rsidR="007E13DD">
        <w:rPr>
          <w:rFonts w:ascii="Times New Roman" w:hAnsi="Times New Roman" w:cs="Times New Roman"/>
          <w:sz w:val="24"/>
          <w:szCs w:val="24"/>
        </w:rPr>
        <w:t xml:space="preserve">select </w:t>
      </w:r>
      <w:r w:rsidR="00E8536F">
        <w:rPr>
          <w:rFonts w:ascii="Times New Roman" w:hAnsi="Times New Roman" w:cs="Times New Roman"/>
          <w:sz w:val="24"/>
          <w:szCs w:val="24"/>
        </w:rPr>
        <w:t xml:space="preserve">spectral indices (e.g., NDVI) </w:t>
      </w:r>
      <w:r w:rsidR="003D5089">
        <w:rPr>
          <w:rFonts w:ascii="Times New Roman" w:hAnsi="Times New Roman" w:cs="Times New Roman"/>
          <w:sz w:val="24"/>
          <w:szCs w:val="24"/>
        </w:rPr>
        <w:t xml:space="preserve">using regional data (e.g., continental USA) from Landsat Collection 1 </w: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 </w:instrText>
      </w:r>
      <w:r w:rsidR="003D5089">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3D5089">
        <w:rPr>
          <w:rFonts w:ascii="Times New Roman" w:hAnsi="Times New Roman" w:cs="Times New Roman"/>
          <w:sz w:val="24"/>
          <w:szCs w:val="24"/>
        </w:rPr>
        <w:instrText xml:space="preserve"> ADDIN EN.CITE.DATA </w:instrText>
      </w:r>
      <w:r w:rsidR="003D5089">
        <w:rPr>
          <w:rFonts w:ascii="Times New Roman" w:hAnsi="Times New Roman" w:cs="Times New Roman"/>
          <w:sz w:val="24"/>
          <w:szCs w:val="24"/>
        </w:rPr>
      </w:r>
      <w:r w:rsidR="003D5089">
        <w:rPr>
          <w:rFonts w:ascii="Times New Roman" w:hAnsi="Times New Roman" w:cs="Times New Roman"/>
          <w:sz w:val="24"/>
          <w:szCs w:val="24"/>
        </w:rPr>
        <w:fldChar w:fldCharType="end"/>
      </w:r>
      <w:r w:rsidR="003D5089">
        <w:rPr>
          <w:rFonts w:ascii="Times New Roman" w:hAnsi="Times New Roman" w:cs="Times New Roman"/>
          <w:sz w:val="24"/>
          <w:szCs w:val="24"/>
        </w:rPr>
      </w:r>
      <w:r w:rsidR="003D5089">
        <w:rPr>
          <w:rFonts w:ascii="Times New Roman" w:hAnsi="Times New Roman" w:cs="Times New Roman"/>
          <w:sz w:val="24"/>
          <w:szCs w:val="24"/>
        </w:rPr>
        <w:fldChar w:fldCharType="separate"/>
      </w:r>
      <w:r w:rsidR="003D5089">
        <w:rPr>
          <w:rFonts w:ascii="Times New Roman" w:hAnsi="Times New Roman" w:cs="Times New Roman"/>
          <w:noProof/>
          <w:sz w:val="24"/>
          <w:szCs w:val="24"/>
        </w:rPr>
        <w:t>(e.g., Ju and Masek 2016, Roy et al. 2016)</w:t>
      </w:r>
      <w:r w:rsidR="003D5089">
        <w:rPr>
          <w:rFonts w:ascii="Times New Roman" w:hAnsi="Times New Roman" w:cs="Times New Roman"/>
          <w:sz w:val="24"/>
          <w:szCs w:val="24"/>
        </w:rPr>
        <w:fldChar w:fldCharType="end"/>
      </w:r>
      <w:r w:rsidR="003D5089">
        <w:rPr>
          <w:rFonts w:ascii="Times New Roman" w:hAnsi="Times New Roman" w:cs="Times New Roman"/>
          <w:sz w:val="24"/>
          <w:szCs w:val="24"/>
        </w:rPr>
        <w:t>.</w:t>
      </w:r>
      <w:r w:rsidR="006F61C6">
        <w:rPr>
          <w:rFonts w:ascii="Times New Roman" w:hAnsi="Times New Roman" w:cs="Times New Roman"/>
          <w:sz w:val="24"/>
          <w:szCs w:val="24"/>
        </w:rPr>
        <w:t xml:space="preserve"> These published cross-sensor calibration models </w:t>
      </w:r>
      <w:r w:rsidR="007E13DD">
        <w:rPr>
          <w:rFonts w:ascii="Times New Roman" w:hAnsi="Times New Roman" w:cs="Times New Roman"/>
          <w:sz w:val="24"/>
          <w:szCs w:val="24"/>
        </w:rPr>
        <w:t>do not account for potential non-linearities,</w:t>
      </w:r>
      <w:r w:rsidR="000F6FEB">
        <w:rPr>
          <w:rFonts w:ascii="Times New Roman" w:hAnsi="Times New Roman" w:cs="Times New Roman"/>
          <w:sz w:val="24"/>
          <w:szCs w:val="24"/>
        </w:rPr>
        <w:t xml:space="preserve"> may not be suitable for other regions, </w:t>
      </w:r>
      <w:r w:rsidR="006F61C6">
        <w:rPr>
          <w:rFonts w:ascii="Times New Roman" w:hAnsi="Times New Roman" w:cs="Times New Roman"/>
          <w:sz w:val="24"/>
          <w:szCs w:val="24"/>
        </w:rPr>
        <w:t xml:space="preserve">and </w:t>
      </w:r>
      <w:r w:rsidR="000F6FEB">
        <w:rPr>
          <w:rFonts w:ascii="Times New Roman" w:hAnsi="Times New Roman" w:cs="Times New Roman"/>
          <w:sz w:val="24"/>
          <w:szCs w:val="24"/>
        </w:rPr>
        <w:t>may not be appropriate for the newer Landsat Collection 2 dataset.</w:t>
      </w:r>
      <w:r w:rsidR="008C067B">
        <w:rPr>
          <w:rFonts w:ascii="Times New Roman" w:hAnsi="Times New Roman" w:cs="Times New Roman"/>
          <w:sz w:val="24"/>
          <w:szCs w:val="24"/>
        </w:rPr>
        <w:t xml:space="preserve"> </w:t>
      </w:r>
      <w:r w:rsidR="005B5254">
        <w:rPr>
          <w:rFonts w:ascii="Times New Roman" w:hAnsi="Times New Roman" w:cs="Times New Roman"/>
          <w:sz w:val="24"/>
          <w:szCs w:val="24"/>
        </w:rPr>
        <w:t xml:space="preserve">Therefore, </w:t>
      </w:r>
      <w:proofErr w:type="spellStart"/>
      <w:r w:rsidR="003D5089" w:rsidRPr="005B5254">
        <w:rPr>
          <w:rFonts w:ascii="Times New Roman" w:hAnsi="Times New Roman" w:cs="Times New Roman"/>
          <w:i/>
          <w:iCs/>
          <w:sz w:val="24"/>
          <w:szCs w:val="24"/>
        </w:rPr>
        <w:t>LandsatTS</w:t>
      </w:r>
      <w:proofErr w:type="spellEnd"/>
      <w:r w:rsidR="003D5089">
        <w:rPr>
          <w:rFonts w:ascii="Times New Roman" w:hAnsi="Times New Roman" w:cs="Times New Roman"/>
          <w:sz w:val="24"/>
          <w:szCs w:val="24"/>
        </w:rPr>
        <w:t xml:space="preserve"> </w:t>
      </w:r>
      <w:r w:rsidR="005B5254">
        <w:rPr>
          <w:rFonts w:ascii="Times New Roman" w:hAnsi="Times New Roman" w:cs="Times New Roman"/>
          <w:sz w:val="24"/>
          <w:szCs w:val="24"/>
        </w:rPr>
        <w:t>includes function</w:t>
      </w:r>
      <w:r w:rsidR="006F61C6">
        <w:rPr>
          <w:rFonts w:ascii="Times New Roman" w:hAnsi="Times New Roman" w:cs="Times New Roman"/>
          <w:sz w:val="24"/>
          <w:szCs w:val="24"/>
        </w:rPr>
        <w:t>s</w:t>
      </w:r>
      <w:r w:rsidR="005B5254">
        <w:rPr>
          <w:rFonts w:ascii="Times New Roman" w:hAnsi="Times New Roman" w:cs="Times New Roman"/>
          <w:sz w:val="24"/>
          <w:szCs w:val="24"/>
        </w:rPr>
        <w:t xml:space="preserve"> </w:t>
      </w:r>
      <w:r w:rsidR="00531805">
        <w:rPr>
          <w:rFonts w:ascii="Times New Roman" w:hAnsi="Times New Roman" w:cs="Times New Roman"/>
          <w:sz w:val="24"/>
          <w:szCs w:val="24"/>
        </w:rPr>
        <w:t xml:space="preserve">to </w:t>
      </w:r>
      <w:r w:rsidR="005B5254">
        <w:rPr>
          <w:rFonts w:ascii="Times New Roman" w:hAnsi="Times New Roman" w:cs="Times New Roman"/>
          <w:sz w:val="24"/>
          <w:szCs w:val="24"/>
        </w:rPr>
        <w:t>cross</w:t>
      </w:r>
      <w:r w:rsidR="00531805">
        <w:rPr>
          <w:rFonts w:ascii="Times New Roman" w:hAnsi="Times New Roman" w:cs="Times New Roman"/>
          <w:sz w:val="24"/>
          <w:szCs w:val="24"/>
        </w:rPr>
        <w:t xml:space="preserve">-calibrate </w:t>
      </w:r>
      <w:r w:rsidR="000E3DCB">
        <w:rPr>
          <w:rFonts w:ascii="Times New Roman" w:hAnsi="Times New Roman" w:cs="Times New Roman"/>
          <w:sz w:val="24"/>
          <w:szCs w:val="24"/>
        </w:rPr>
        <w:t xml:space="preserve">spectral </w:t>
      </w:r>
      <w:r w:rsidR="00531805">
        <w:rPr>
          <w:rFonts w:ascii="Times New Roman" w:hAnsi="Times New Roman" w:cs="Times New Roman"/>
          <w:sz w:val="24"/>
          <w:szCs w:val="24"/>
        </w:rPr>
        <w:t>bands and indices among Landsat 5, 7, and 8</w:t>
      </w:r>
      <w:r w:rsidR="00D315AA">
        <w:rPr>
          <w:rFonts w:ascii="Times New Roman" w:hAnsi="Times New Roman" w:cs="Times New Roman"/>
          <w:sz w:val="24"/>
          <w:szCs w:val="24"/>
        </w:rPr>
        <w:t xml:space="preserve"> using either random forest machine learning or </w:t>
      </w:r>
      <w:r w:rsidR="00F92917">
        <w:rPr>
          <w:rFonts w:ascii="Times New Roman" w:hAnsi="Times New Roman" w:cs="Times New Roman"/>
          <w:sz w:val="24"/>
          <w:szCs w:val="24"/>
        </w:rPr>
        <w:t>polynomial regression models</w:t>
      </w:r>
      <w:r w:rsidR="00F14A5B">
        <w:rPr>
          <w:rFonts w:ascii="Times New Roman" w:hAnsi="Times New Roman" w:cs="Times New Roman"/>
          <w:sz w:val="24"/>
          <w:szCs w:val="24"/>
        </w:rPr>
        <w:t xml:space="preserve">. These models are </w:t>
      </w:r>
      <w:r w:rsidR="00BF6C95">
        <w:rPr>
          <w:rFonts w:ascii="Times New Roman" w:hAnsi="Times New Roman" w:cs="Times New Roman"/>
          <w:sz w:val="24"/>
          <w:szCs w:val="24"/>
        </w:rPr>
        <w:t xml:space="preserve">fit </w:t>
      </w:r>
      <w:r w:rsidR="00F14A5B">
        <w:rPr>
          <w:rFonts w:ascii="Times New Roman" w:hAnsi="Times New Roman" w:cs="Times New Roman"/>
          <w:sz w:val="24"/>
          <w:szCs w:val="24"/>
        </w:rPr>
        <w:t xml:space="preserve">using </w:t>
      </w:r>
      <w:r w:rsidR="00BF6C95">
        <w:rPr>
          <w:rFonts w:ascii="Times New Roman" w:hAnsi="Times New Roman" w:cs="Times New Roman"/>
          <w:sz w:val="24"/>
          <w:szCs w:val="24"/>
        </w:rPr>
        <w:t>the user’s dataset</w:t>
      </w:r>
      <w:r w:rsidR="000E3DCB">
        <w:rPr>
          <w:rFonts w:ascii="Times New Roman" w:hAnsi="Times New Roman" w:cs="Times New Roman"/>
          <w:sz w:val="24"/>
          <w:szCs w:val="24"/>
        </w:rPr>
        <w:t xml:space="preserve">. However, </w:t>
      </w:r>
      <w:r w:rsidR="00F14A5B">
        <w:rPr>
          <w:rFonts w:ascii="Times New Roman" w:hAnsi="Times New Roman" w:cs="Times New Roman"/>
          <w:sz w:val="24"/>
          <w:szCs w:val="24"/>
        </w:rPr>
        <w:t>if the user’s dataset is too small</w:t>
      </w:r>
      <w:r w:rsidR="000E3DCB">
        <w:rPr>
          <w:rFonts w:ascii="Times New Roman" w:hAnsi="Times New Roman" w:cs="Times New Roman"/>
          <w:sz w:val="24"/>
          <w:szCs w:val="24"/>
        </w:rPr>
        <w:t xml:space="preserve"> to fit these models, then, if appropriate, the user can choose to </w:t>
      </w:r>
      <w:r w:rsidR="00F14A5B">
        <w:rPr>
          <w:rFonts w:ascii="Times New Roman" w:hAnsi="Times New Roman" w:cs="Times New Roman"/>
          <w:sz w:val="24"/>
          <w:szCs w:val="24"/>
        </w:rPr>
        <w:t xml:space="preserve">fit </w:t>
      </w:r>
      <w:r w:rsidR="000E3DCB">
        <w:rPr>
          <w:rFonts w:ascii="Times New Roman" w:hAnsi="Times New Roman" w:cs="Times New Roman"/>
          <w:sz w:val="24"/>
          <w:szCs w:val="24"/>
        </w:rPr>
        <w:t xml:space="preserve">models </w:t>
      </w:r>
      <w:r w:rsidR="00F14A5B">
        <w:rPr>
          <w:rFonts w:ascii="Times New Roman" w:hAnsi="Times New Roman" w:cs="Times New Roman"/>
          <w:sz w:val="24"/>
          <w:szCs w:val="24"/>
        </w:rPr>
        <w:t>using pre</w:t>
      </w:r>
      <w:r w:rsidR="000E3DCB">
        <w:rPr>
          <w:rFonts w:ascii="Times New Roman" w:hAnsi="Times New Roman" w:cs="Times New Roman"/>
          <w:sz w:val="24"/>
          <w:szCs w:val="24"/>
        </w:rPr>
        <w:t>-</w:t>
      </w:r>
      <w:r w:rsidR="00F14A5B">
        <w:rPr>
          <w:rFonts w:ascii="Times New Roman" w:hAnsi="Times New Roman" w:cs="Times New Roman"/>
          <w:sz w:val="24"/>
          <w:szCs w:val="24"/>
        </w:rPr>
        <w:t xml:space="preserve">processed </w:t>
      </w:r>
      <w:r w:rsidR="000E3DCB">
        <w:rPr>
          <w:rFonts w:ascii="Times New Roman" w:hAnsi="Times New Roman" w:cs="Times New Roman"/>
          <w:sz w:val="24"/>
          <w:szCs w:val="24"/>
        </w:rPr>
        <w:t xml:space="preserve">and staged Landsat </w:t>
      </w:r>
      <w:r w:rsidR="00F14A5B">
        <w:rPr>
          <w:rFonts w:ascii="Times New Roman" w:hAnsi="Times New Roman" w:cs="Times New Roman"/>
          <w:sz w:val="24"/>
          <w:szCs w:val="24"/>
        </w:rPr>
        <w:t xml:space="preserve">data </w:t>
      </w:r>
      <w:r w:rsidR="00034C65">
        <w:rPr>
          <w:rFonts w:ascii="Times New Roman" w:hAnsi="Times New Roman" w:cs="Times New Roman"/>
          <w:sz w:val="24"/>
          <w:szCs w:val="24"/>
        </w:rPr>
        <w:t xml:space="preserve">that were </w:t>
      </w:r>
      <w:r w:rsidR="00F14A5B">
        <w:rPr>
          <w:rFonts w:ascii="Times New Roman" w:hAnsi="Times New Roman" w:cs="Times New Roman"/>
          <w:sz w:val="24"/>
          <w:szCs w:val="24"/>
        </w:rPr>
        <w:t xml:space="preserve">sampled </w:t>
      </w:r>
      <w:r w:rsidR="00034C65">
        <w:rPr>
          <w:rFonts w:ascii="Times New Roman" w:hAnsi="Times New Roman" w:cs="Times New Roman"/>
          <w:sz w:val="24"/>
          <w:szCs w:val="24"/>
        </w:rPr>
        <w:t xml:space="preserve">from across </w:t>
      </w:r>
      <w:r w:rsidR="00F14A5B">
        <w:rPr>
          <w:rFonts w:ascii="Times New Roman" w:hAnsi="Times New Roman" w:cs="Times New Roman"/>
          <w:sz w:val="24"/>
          <w:szCs w:val="24"/>
        </w:rPr>
        <w:t>the Arctic</w:t>
      </w:r>
      <w:r w:rsidR="00034C65">
        <w:rPr>
          <w:rFonts w:ascii="Times New Roman" w:hAnsi="Times New Roman" w:cs="Times New Roman"/>
          <w:sz w:val="24"/>
          <w:szCs w:val="24"/>
        </w:rPr>
        <w:t xml:space="preserve"> tundra and b</w:t>
      </w:r>
      <w:r w:rsidR="00F14A5B">
        <w:rPr>
          <w:rFonts w:ascii="Times New Roman" w:hAnsi="Times New Roman" w:cs="Times New Roman"/>
          <w:sz w:val="24"/>
          <w:szCs w:val="24"/>
        </w:rPr>
        <w:t xml:space="preserve">oreal </w:t>
      </w:r>
      <w:r w:rsidR="00034C65">
        <w:rPr>
          <w:rFonts w:ascii="Times New Roman" w:hAnsi="Times New Roman" w:cs="Times New Roman"/>
          <w:sz w:val="24"/>
          <w:szCs w:val="24"/>
        </w:rPr>
        <w:t>forest biomes</w:t>
      </w:r>
      <w:r w:rsidR="000E3DCB">
        <w:rPr>
          <w:rFonts w:ascii="Times New Roman" w:hAnsi="Times New Roman" w:cs="Times New Roman"/>
          <w:sz w:val="24"/>
          <w:szCs w:val="24"/>
        </w:rPr>
        <w:t xml:space="preserve">. </w:t>
      </w:r>
      <w:r w:rsidR="002E0D69">
        <w:rPr>
          <w:rFonts w:ascii="Times New Roman" w:hAnsi="Times New Roman" w:cs="Times New Roman"/>
          <w:sz w:val="24"/>
          <w:szCs w:val="24"/>
        </w:rPr>
        <w:t>Cross-sensor calibration is crucial to help ensure time series</w:t>
      </w:r>
      <w:r w:rsidR="00B75113">
        <w:rPr>
          <w:rFonts w:ascii="Times New Roman" w:hAnsi="Times New Roman" w:cs="Times New Roman"/>
          <w:sz w:val="24"/>
          <w:szCs w:val="24"/>
        </w:rPr>
        <w:t xml:space="preserve"> </w:t>
      </w:r>
      <w:r w:rsidR="00B43537">
        <w:rPr>
          <w:rFonts w:ascii="Times New Roman" w:hAnsi="Times New Roman" w:cs="Times New Roman"/>
          <w:sz w:val="24"/>
          <w:szCs w:val="24"/>
        </w:rPr>
        <w:t xml:space="preserve">analyses </w:t>
      </w:r>
      <w:r w:rsidR="00B75113">
        <w:rPr>
          <w:rFonts w:ascii="Times New Roman" w:hAnsi="Times New Roman" w:cs="Times New Roman"/>
          <w:sz w:val="24"/>
          <w:szCs w:val="24"/>
        </w:rPr>
        <w:t xml:space="preserve">are </w:t>
      </w:r>
      <w:commentRangeStart w:id="9"/>
      <w:r w:rsidR="00B75113">
        <w:rPr>
          <w:rFonts w:ascii="Times New Roman" w:hAnsi="Times New Roman" w:cs="Times New Roman"/>
          <w:sz w:val="24"/>
          <w:szCs w:val="24"/>
        </w:rPr>
        <w:t>not affected by spurious trends.</w:t>
      </w:r>
      <w:r w:rsidR="002E0D69">
        <w:rPr>
          <w:rFonts w:ascii="Times New Roman" w:hAnsi="Times New Roman" w:cs="Times New Roman"/>
          <w:sz w:val="24"/>
          <w:szCs w:val="24"/>
        </w:rPr>
        <w:t xml:space="preserve"> </w:t>
      </w:r>
      <w:bookmarkEnd w:id="8"/>
      <w:commentRangeEnd w:id="9"/>
      <w:r w:rsidR="00C53250">
        <w:rPr>
          <w:rStyle w:val="CommentReference"/>
        </w:rPr>
        <w:commentReference w:id="9"/>
      </w:r>
    </w:p>
    <w:p w14:paraId="4D9DB6A0" w14:textId="3022101A" w:rsidR="00177B25" w:rsidRDefault="009205EE" w:rsidP="00B20C83">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Efforts to assess vegetation phenology using the Landsat satellites are complicated by </w:t>
      </w:r>
      <w:r w:rsidR="00FD0B8B">
        <w:rPr>
          <w:rFonts w:ascii="Times New Roman" w:hAnsi="Times New Roman" w:cs="Times New Roman"/>
          <w:sz w:val="24"/>
          <w:szCs w:val="24"/>
        </w:rPr>
        <w:t xml:space="preserve">(1) </w:t>
      </w:r>
      <w:r>
        <w:rPr>
          <w:rFonts w:ascii="Times New Roman" w:hAnsi="Times New Roman" w:cs="Times New Roman"/>
          <w:sz w:val="24"/>
          <w:szCs w:val="24"/>
        </w:rPr>
        <w:t xml:space="preserve">irregular timing of clear-sky acquisitions within a growing season and </w:t>
      </w:r>
      <w:r w:rsidR="00FD0B8B">
        <w:rPr>
          <w:rFonts w:ascii="Times New Roman" w:hAnsi="Times New Roman" w:cs="Times New Roman"/>
          <w:sz w:val="24"/>
          <w:szCs w:val="24"/>
        </w:rPr>
        <w:t xml:space="preserve">(2) </w:t>
      </w:r>
      <w:r>
        <w:rPr>
          <w:rFonts w:ascii="Times New Roman" w:hAnsi="Times New Roman" w:cs="Times New Roman"/>
          <w:sz w:val="24"/>
          <w:szCs w:val="24"/>
        </w:rPr>
        <w:t>changes in the annual number of clear-sky acquisitions across years as new satellites were launched.</w:t>
      </w:r>
      <w:r w:rsidR="00B705D5">
        <w:rPr>
          <w:rFonts w:ascii="Times New Roman" w:hAnsi="Times New Roman" w:cs="Times New Roman"/>
          <w:sz w:val="24"/>
          <w:szCs w:val="24"/>
        </w:rPr>
        <w:t xml:space="preserve"> T</w:t>
      </w:r>
      <w:r w:rsidR="00CC6B6F">
        <w:rPr>
          <w:rFonts w:ascii="Times New Roman" w:hAnsi="Times New Roman" w:cs="Times New Roman"/>
          <w:sz w:val="24"/>
          <w:szCs w:val="24"/>
        </w:rPr>
        <w:t>h</w:t>
      </w:r>
      <w:r w:rsidR="00A021E9">
        <w:rPr>
          <w:rFonts w:ascii="Times New Roman" w:hAnsi="Times New Roman" w:cs="Times New Roman"/>
          <w:sz w:val="24"/>
          <w:szCs w:val="24"/>
        </w:rPr>
        <w:t xml:space="preserve">ese challenges are especially acute </w:t>
      </w:r>
      <w:r w:rsidR="00CC6B6F">
        <w:rPr>
          <w:rFonts w:ascii="Times New Roman" w:hAnsi="Times New Roman" w:cs="Times New Roman"/>
          <w:sz w:val="24"/>
          <w:szCs w:val="24"/>
        </w:rPr>
        <w:t>in regions with short, cloudy growing seasons such as the Arctic</w:t>
      </w:r>
      <w:r w:rsidR="00A021E9">
        <w:rPr>
          <w:rFonts w:ascii="Times New Roman" w:hAnsi="Times New Roman" w:cs="Times New Roman"/>
          <w:sz w:val="24"/>
          <w:szCs w:val="24"/>
        </w:rPr>
        <w:t xml:space="preserve">, </w:t>
      </w:r>
      <w:r w:rsidR="00883635">
        <w:rPr>
          <w:rFonts w:ascii="Times New Roman" w:hAnsi="Times New Roman" w:cs="Times New Roman"/>
          <w:sz w:val="24"/>
          <w:szCs w:val="24"/>
        </w:rPr>
        <w:t xml:space="preserve">where the </w:t>
      </w:r>
      <w:r w:rsidR="00A021E9">
        <w:rPr>
          <w:rFonts w:ascii="Times New Roman" w:hAnsi="Times New Roman" w:cs="Times New Roman"/>
          <w:sz w:val="24"/>
          <w:szCs w:val="24"/>
        </w:rPr>
        <w:t xml:space="preserve">median </w:t>
      </w:r>
      <w:r w:rsidR="00883635">
        <w:rPr>
          <w:rFonts w:ascii="Times New Roman" w:hAnsi="Times New Roman" w:cs="Times New Roman"/>
          <w:sz w:val="24"/>
          <w:szCs w:val="24"/>
        </w:rPr>
        <w:t xml:space="preserve">number of clear-sky </w:t>
      </w:r>
      <w:r w:rsidR="00364D68">
        <w:rPr>
          <w:rFonts w:ascii="Times New Roman" w:hAnsi="Times New Roman" w:cs="Times New Roman"/>
          <w:sz w:val="24"/>
          <w:szCs w:val="24"/>
        </w:rPr>
        <w:t xml:space="preserve">growing season </w:t>
      </w:r>
      <w:r w:rsidR="00883635">
        <w:rPr>
          <w:rFonts w:ascii="Times New Roman" w:hAnsi="Times New Roman" w:cs="Times New Roman"/>
          <w:sz w:val="24"/>
          <w:szCs w:val="24"/>
        </w:rPr>
        <w:t>measurements increased from</w:t>
      </w:r>
      <w:r w:rsidR="00A021E9">
        <w:rPr>
          <w:rFonts w:ascii="Times New Roman" w:hAnsi="Times New Roman" w:cs="Times New Roman"/>
          <w:sz w:val="24"/>
          <w:szCs w:val="24"/>
        </w:rPr>
        <w:t xml:space="preserve"> 2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1995 to 7 per </w:t>
      </w:r>
      <w:r w:rsidR="00364D68">
        <w:rPr>
          <w:rFonts w:ascii="Times New Roman" w:hAnsi="Times New Roman" w:cs="Times New Roman"/>
          <w:sz w:val="24"/>
          <w:szCs w:val="24"/>
        </w:rPr>
        <w:t xml:space="preserve">year </w:t>
      </w:r>
      <w:r w:rsidR="00A021E9">
        <w:rPr>
          <w:rFonts w:ascii="Times New Roman" w:hAnsi="Times New Roman" w:cs="Times New Roman"/>
          <w:sz w:val="24"/>
          <w:szCs w:val="24"/>
        </w:rPr>
        <w:t xml:space="preserve">in 2015 </w:t>
      </w:r>
      <w:r w:rsidR="00883635">
        <w:rPr>
          <w:rFonts w:ascii="Times New Roman" w:hAnsi="Times New Roman" w:cs="Times New Roman"/>
          <w:sz w:val="24"/>
          <w:szCs w:val="24"/>
        </w:rPr>
        <w:fldChar w:fldCharType="begin"/>
      </w:r>
      <w:r w:rsidR="00883635">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883635">
        <w:rPr>
          <w:rFonts w:ascii="Times New Roman" w:hAnsi="Times New Roman" w:cs="Times New Roman"/>
          <w:sz w:val="24"/>
          <w:szCs w:val="24"/>
        </w:rPr>
        <w:fldChar w:fldCharType="separate"/>
      </w:r>
      <w:r w:rsidR="00883635">
        <w:rPr>
          <w:rFonts w:ascii="Times New Roman" w:hAnsi="Times New Roman" w:cs="Times New Roman"/>
          <w:noProof/>
          <w:sz w:val="24"/>
          <w:szCs w:val="24"/>
        </w:rPr>
        <w:t>(Berner et al. 2020)</w:t>
      </w:r>
      <w:r w:rsidR="00883635">
        <w:rPr>
          <w:rFonts w:ascii="Times New Roman" w:hAnsi="Times New Roman" w:cs="Times New Roman"/>
          <w:sz w:val="24"/>
          <w:szCs w:val="24"/>
        </w:rPr>
        <w:fldChar w:fldCharType="end"/>
      </w:r>
      <w:r w:rsidR="00883635">
        <w:rPr>
          <w:rFonts w:ascii="Times New Roman" w:hAnsi="Times New Roman" w:cs="Times New Roman"/>
          <w:sz w:val="24"/>
          <w:szCs w:val="24"/>
        </w:rPr>
        <w:t xml:space="preserve">. </w:t>
      </w:r>
      <w:r w:rsidR="005C4F27">
        <w:rPr>
          <w:rFonts w:ascii="Times New Roman" w:hAnsi="Times New Roman" w:cs="Times New Roman"/>
          <w:sz w:val="24"/>
          <w:szCs w:val="24"/>
        </w:rPr>
        <w:t>Annual maximum vegetation greennes</w:t>
      </w:r>
      <w:r w:rsidR="00F34397">
        <w:rPr>
          <w:rFonts w:ascii="Times New Roman" w:hAnsi="Times New Roman" w:cs="Times New Roman"/>
          <w:sz w:val="24"/>
          <w:szCs w:val="24"/>
        </w:rPr>
        <w:t>s</w:t>
      </w:r>
      <w:r w:rsidR="005C4F27">
        <w:rPr>
          <w:rFonts w:ascii="Times New Roman" w:hAnsi="Times New Roman" w:cs="Times New Roman"/>
          <w:sz w:val="24"/>
          <w:szCs w:val="24"/>
        </w:rPr>
        <w:t xml:space="preserve"> is an important metric of vegetation phenology </w:t>
      </w:r>
      <w:r w:rsidR="00D212E7">
        <w:rPr>
          <w:rFonts w:ascii="Times New Roman" w:hAnsi="Times New Roman" w:cs="Times New Roman"/>
          <w:sz w:val="24"/>
          <w:szCs w:val="24"/>
        </w:rPr>
        <w:t xml:space="preserve">related to productivity </w:t>
      </w:r>
      <w:r w:rsidR="005C4F2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 </w:instrText>
      </w:r>
      <w:r w:rsidR="00F34397">
        <w:rPr>
          <w:rFonts w:ascii="Times New Roman" w:hAnsi="Times New Roman" w:cs="Times New Roman"/>
          <w:sz w:val="24"/>
          <w:szCs w:val="24"/>
        </w:rPr>
        <w:fldChar w:fldCharType="begin">
          <w:fldData xml:space="preserve">PEVuZE5vdGU+PENpdGU+PEF1dGhvcj5Cb3lkPC9BdXRob3I+PFllYXI+MjAyMTwvWWVhcj48UmVj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</w:fldData>
        </w:fldChar>
      </w:r>
      <w:r w:rsidR="00F34397">
        <w:rPr>
          <w:rFonts w:ascii="Times New Roman" w:hAnsi="Times New Roman" w:cs="Times New Roman"/>
          <w:sz w:val="24"/>
          <w:szCs w:val="24"/>
        </w:rPr>
        <w:instrText xml:space="preserve"> ADDIN EN.CITE.DATA </w:instrText>
      </w:r>
      <w:r w:rsidR="00F34397">
        <w:rPr>
          <w:rFonts w:ascii="Times New Roman" w:hAnsi="Times New Roman" w:cs="Times New Roman"/>
          <w:sz w:val="24"/>
          <w:szCs w:val="24"/>
        </w:rPr>
      </w:r>
      <w:r w:rsidR="00F34397">
        <w:rPr>
          <w:rFonts w:ascii="Times New Roman" w:hAnsi="Times New Roman" w:cs="Times New Roman"/>
          <w:sz w:val="24"/>
          <w:szCs w:val="24"/>
        </w:rPr>
        <w:fldChar w:fldCharType="end"/>
      </w:r>
      <w:r w:rsidR="005C4F27">
        <w:rPr>
          <w:rFonts w:ascii="Times New Roman" w:hAnsi="Times New Roman" w:cs="Times New Roman"/>
          <w:sz w:val="24"/>
          <w:szCs w:val="24"/>
        </w:rPr>
      </w:r>
      <w:r w:rsidR="005C4F27">
        <w:rPr>
          <w:rFonts w:ascii="Times New Roman" w:hAnsi="Times New Roman" w:cs="Times New Roman"/>
          <w:sz w:val="24"/>
          <w:szCs w:val="24"/>
        </w:rPr>
        <w:fldChar w:fldCharType="separate"/>
      </w:r>
      <w:r w:rsidR="00F34397">
        <w:rPr>
          <w:rFonts w:ascii="Times New Roman" w:hAnsi="Times New Roman" w:cs="Times New Roman"/>
          <w:noProof/>
          <w:sz w:val="24"/>
          <w:szCs w:val="24"/>
        </w:rPr>
        <w:t>(Pettorelli et al. 2005, Berner et al. 2020, Boyd et al. 2021)</w:t>
      </w:r>
      <w:r w:rsidR="005C4F27">
        <w:rPr>
          <w:rFonts w:ascii="Times New Roman" w:hAnsi="Times New Roman" w:cs="Times New Roman"/>
          <w:sz w:val="24"/>
          <w:szCs w:val="24"/>
        </w:rPr>
        <w:fldChar w:fldCharType="end"/>
      </w:r>
      <w:r w:rsidR="00D212E7">
        <w:rPr>
          <w:rFonts w:ascii="Times New Roman" w:hAnsi="Times New Roman" w:cs="Times New Roman"/>
          <w:sz w:val="24"/>
          <w:szCs w:val="24"/>
        </w:rPr>
        <w:t>,</w:t>
      </w:r>
      <w:r w:rsidR="005C4F27">
        <w:rPr>
          <w:rFonts w:ascii="Times New Roman" w:hAnsi="Times New Roman" w:cs="Times New Roman"/>
          <w:sz w:val="24"/>
          <w:szCs w:val="24"/>
        </w:rPr>
        <w:t xml:space="preserve"> yet this metric is sensitive to the timing and number of measurements made in a growing season. </w:t>
      </w:r>
      <w:r w:rsidR="00B705D5">
        <w:rPr>
          <w:rFonts w:ascii="Times New Roman" w:hAnsi="Times New Roman" w:cs="Times New Roman"/>
          <w:sz w:val="24"/>
          <w:szCs w:val="24"/>
        </w:rPr>
        <w:t>C</w:t>
      </w:r>
      <w:r w:rsidR="00D942AB">
        <w:rPr>
          <w:rFonts w:ascii="Times New Roman" w:hAnsi="Times New Roman" w:cs="Times New Roman"/>
          <w:sz w:val="24"/>
          <w:szCs w:val="24"/>
        </w:rPr>
        <w:t>onsequently, si</w:t>
      </w:r>
      <w:r w:rsidR="00364D68">
        <w:rPr>
          <w:rFonts w:ascii="Times New Roman" w:hAnsi="Times New Roman" w:cs="Times New Roman"/>
          <w:sz w:val="24"/>
          <w:szCs w:val="24"/>
        </w:rPr>
        <w:t xml:space="preserve">mple calculations of </w:t>
      </w:r>
      <w:r w:rsidR="001F2F16">
        <w:rPr>
          <w:rFonts w:ascii="Times New Roman" w:hAnsi="Times New Roman" w:cs="Times New Roman"/>
          <w:sz w:val="24"/>
          <w:szCs w:val="24"/>
        </w:rPr>
        <w:t xml:space="preserve">this metric </w:t>
      </w:r>
      <w:r w:rsidR="00D942AB">
        <w:rPr>
          <w:rFonts w:ascii="Times New Roman" w:hAnsi="Times New Roman" w:cs="Times New Roman"/>
          <w:sz w:val="24"/>
          <w:szCs w:val="24"/>
        </w:rPr>
        <w:t xml:space="preserve">tend to be </w:t>
      </w:r>
      <w:r w:rsidR="00E26BE2">
        <w:rPr>
          <w:rFonts w:ascii="Times New Roman" w:hAnsi="Times New Roman" w:cs="Times New Roman"/>
          <w:sz w:val="24"/>
          <w:szCs w:val="24"/>
        </w:rPr>
        <w:t>artificially</w:t>
      </w:r>
      <w:r w:rsidR="00364D68">
        <w:rPr>
          <w:rFonts w:ascii="Times New Roman" w:hAnsi="Times New Roman" w:cs="Times New Roman"/>
          <w:sz w:val="24"/>
          <w:szCs w:val="24"/>
        </w:rPr>
        <w:t xml:space="preserve"> low </w:t>
      </w:r>
      <w:r w:rsidR="00364D68">
        <w:rPr>
          <w:rFonts w:ascii="Times New Roman" w:hAnsi="Times New Roman" w:cs="Times New Roman"/>
          <w:sz w:val="24"/>
          <w:szCs w:val="24"/>
        </w:rPr>
        <w:lastRenderedPageBreak/>
        <w:t>early in the Landsat record</w:t>
      </w:r>
      <w:r w:rsidR="00D8621C">
        <w:rPr>
          <w:rFonts w:ascii="Times New Roman" w:hAnsi="Times New Roman" w:cs="Times New Roman"/>
          <w:sz w:val="24"/>
          <w:szCs w:val="24"/>
        </w:rPr>
        <w:t xml:space="preserve"> but less so </w:t>
      </w:r>
      <w:r w:rsidR="00364D68">
        <w:rPr>
          <w:rFonts w:ascii="Times New Roman" w:hAnsi="Times New Roman" w:cs="Times New Roman"/>
          <w:sz w:val="24"/>
          <w:szCs w:val="24"/>
        </w:rPr>
        <w:t>during later years when more measurements are available</w:t>
      </w:r>
      <w:r w:rsidR="00E26BE2">
        <w:rPr>
          <w:rFonts w:ascii="Times New Roman" w:hAnsi="Times New Roman" w:cs="Times New Roman"/>
          <w:sz w:val="24"/>
          <w:szCs w:val="24"/>
        </w:rPr>
        <w:t xml:space="preserve">, which can introduce a spurious positive trend into </w:t>
      </w:r>
      <w:r w:rsidR="006E4ADD">
        <w:rPr>
          <w:rFonts w:ascii="Times New Roman" w:hAnsi="Times New Roman" w:cs="Times New Roman"/>
          <w:sz w:val="24"/>
          <w:szCs w:val="24"/>
        </w:rPr>
        <w:t>a</w:t>
      </w:r>
      <w:r w:rsidR="00E26BE2">
        <w:rPr>
          <w:rFonts w:ascii="Times New Roman" w:hAnsi="Times New Roman" w:cs="Times New Roman"/>
          <w:sz w:val="24"/>
          <w:szCs w:val="24"/>
        </w:rPr>
        <w:t xml:space="preserve"> time series </w:t>
      </w:r>
      <w:r w:rsidR="00364D68">
        <w:rPr>
          <w:rFonts w:ascii="Times New Roman" w:hAnsi="Times New Roman" w:cs="Times New Roman"/>
          <w:sz w:val="24"/>
          <w:szCs w:val="24"/>
        </w:rPr>
        <w:fldChar w:fldCharType="begin"/>
      </w:r>
      <w:r w:rsidR="00364D68">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364D68">
        <w:rPr>
          <w:rFonts w:ascii="Times New Roman" w:hAnsi="Times New Roman" w:cs="Times New Roman"/>
          <w:sz w:val="24"/>
          <w:szCs w:val="24"/>
        </w:rPr>
        <w:fldChar w:fldCharType="separate"/>
      </w:r>
      <w:r w:rsidR="00364D68">
        <w:rPr>
          <w:rFonts w:ascii="Times New Roman" w:hAnsi="Times New Roman" w:cs="Times New Roman"/>
          <w:noProof/>
          <w:sz w:val="24"/>
          <w:szCs w:val="24"/>
        </w:rPr>
        <w:t>(Berner et al. 2020)</w:t>
      </w:r>
      <w:r w:rsidR="00364D68">
        <w:rPr>
          <w:rFonts w:ascii="Times New Roman" w:hAnsi="Times New Roman" w:cs="Times New Roman"/>
          <w:sz w:val="24"/>
          <w:szCs w:val="24"/>
        </w:rPr>
        <w:fldChar w:fldCharType="end"/>
      </w:r>
      <w:r w:rsidR="00364D68">
        <w:rPr>
          <w:rFonts w:ascii="Times New Roman" w:hAnsi="Times New Roman" w:cs="Times New Roman"/>
          <w:sz w:val="24"/>
          <w:szCs w:val="24"/>
        </w:rPr>
        <w:t xml:space="preserve">. </w:t>
      </w:r>
      <w:r>
        <w:rPr>
          <w:rFonts w:ascii="Times New Roman" w:hAnsi="Times New Roman" w:cs="Times New Roman"/>
          <w:sz w:val="24"/>
          <w:szCs w:val="24"/>
        </w:rPr>
        <w:t xml:space="preserve">To address this issue, </w:t>
      </w:r>
      <w:proofErr w:type="spellStart"/>
      <w:r w:rsidR="009A79AD" w:rsidRPr="009A79AD">
        <w:rPr>
          <w:rFonts w:ascii="Times New Roman" w:hAnsi="Times New Roman" w:cs="Times New Roman"/>
          <w:i/>
          <w:iCs/>
          <w:sz w:val="24"/>
          <w:szCs w:val="24"/>
        </w:rPr>
        <w:t>LandsatTS</w:t>
      </w:r>
      <w:proofErr w:type="spellEnd"/>
      <w:r w:rsidR="009A79AD" w:rsidRPr="009A79AD">
        <w:rPr>
          <w:rFonts w:ascii="Times New Roman" w:hAnsi="Times New Roman" w:cs="Times New Roman"/>
          <w:i/>
          <w:iCs/>
          <w:sz w:val="24"/>
          <w:szCs w:val="24"/>
        </w:rPr>
        <w:t xml:space="preserve"> </w:t>
      </w:r>
      <w:r w:rsidR="009A79AD">
        <w:rPr>
          <w:rFonts w:ascii="Times New Roman" w:hAnsi="Times New Roman" w:cs="Times New Roman"/>
          <w:sz w:val="24"/>
          <w:szCs w:val="24"/>
        </w:rPr>
        <w:t xml:space="preserve">includes tools to estimate annual maximum vegetation greenness based on site-specific phenological modeling that iteratively fits flexible cubic splines to </w:t>
      </w:r>
      <w:r w:rsidR="009A79AD" w:rsidRPr="00CA364C">
        <w:rPr>
          <w:rFonts w:ascii="Times New Roman" w:hAnsi="Times New Roman" w:cs="Times New Roman"/>
          <w:sz w:val="24"/>
          <w:szCs w:val="24"/>
        </w:rPr>
        <w:t>vegetation greenness</w:t>
      </w:r>
      <w:r w:rsidR="009A79AD">
        <w:rPr>
          <w:rFonts w:ascii="Times New Roman" w:hAnsi="Times New Roman" w:cs="Times New Roman"/>
          <w:sz w:val="24"/>
          <w:szCs w:val="24"/>
        </w:rPr>
        <w:t xml:space="preserve"> </w:t>
      </w:r>
      <w:r w:rsidR="009A79AD" w:rsidRPr="00CA364C">
        <w:rPr>
          <w:rFonts w:ascii="Times New Roman" w:hAnsi="Times New Roman" w:cs="Times New Roman"/>
          <w:sz w:val="24"/>
          <w:szCs w:val="24"/>
        </w:rPr>
        <w:t>time series</w:t>
      </w:r>
      <w:r w:rsidR="00D20A1B">
        <w:rPr>
          <w:rFonts w:ascii="Times New Roman" w:hAnsi="Times New Roman" w:cs="Times New Roman"/>
          <w:sz w:val="24"/>
          <w:szCs w:val="24"/>
        </w:rPr>
        <w:t xml:space="preserve">. </w:t>
      </w:r>
      <w:r w:rsidR="00E25847">
        <w:rPr>
          <w:rFonts w:ascii="Times New Roman" w:hAnsi="Times New Roman" w:cs="Times New Roman"/>
          <w:sz w:val="24"/>
          <w:szCs w:val="24"/>
        </w:rPr>
        <w:t>Users interested in other aspects of vegetation phenology</w:t>
      </w:r>
      <w:r w:rsidR="0058689B">
        <w:rPr>
          <w:rFonts w:ascii="Times New Roman" w:hAnsi="Times New Roman" w:cs="Times New Roman"/>
          <w:sz w:val="24"/>
          <w:szCs w:val="24"/>
        </w:rPr>
        <w:t xml:space="preserve"> </w:t>
      </w:r>
      <w:r w:rsidR="00E25847">
        <w:rPr>
          <w:rFonts w:ascii="Times New Roman" w:hAnsi="Times New Roman" w:cs="Times New Roman"/>
          <w:sz w:val="24"/>
          <w:szCs w:val="24"/>
        </w:rPr>
        <w:t xml:space="preserve">could extract and process Landsat data using </w:t>
      </w:r>
      <w:proofErr w:type="spellStart"/>
      <w:r w:rsidR="00E25847">
        <w:rPr>
          <w:rFonts w:ascii="Times New Roman" w:hAnsi="Times New Roman" w:cs="Times New Roman"/>
          <w:i/>
          <w:iCs/>
          <w:sz w:val="24"/>
          <w:szCs w:val="24"/>
        </w:rPr>
        <w:t>LandsatTS</w:t>
      </w:r>
      <w:proofErr w:type="spellEnd"/>
      <w:r w:rsidR="00E25847">
        <w:rPr>
          <w:rFonts w:ascii="Times New Roman" w:hAnsi="Times New Roman" w:cs="Times New Roman"/>
          <w:sz w:val="24"/>
          <w:szCs w:val="24"/>
        </w:rPr>
        <w:t>, but then</w:t>
      </w:r>
      <w:r w:rsidR="00F3568E">
        <w:rPr>
          <w:rFonts w:ascii="Times New Roman" w:hAnsi="Times New Roman" w:cs="Times New Roman"/>
          <w:sz w:val="24"/>
          <w:szCs w:val="24"/>
        </w:rPr>
        <w:t xml:space="preserve"> capitalize on tools provided by other R packages. </w:t>
      </w:r>
      <w:r w:rsidR="00CB788E">
        <w:rPr>
          <w:rFonts w:ascii="Times New Roman" w:hAnsi="Times New Roman" w:cs="Times New Roman"/>
          <w:sz w:val="24"/>
          <w:szCs w:val="24"/>
        </w:rPr>
        <w:t xml:space="preserve">For instance, </w:t>
      </w:r>
      <w:r w:rsidR="0058689B">
        <w:rPr>
          <w:rFonts w:ascii="Times New Roman" w:hAnsi="Times New Roman" w:cs="Times New Roman"/>
          <w:sz w:val="24"/>
          <w:szCs w:val="24"/>
        </w:rPr>
        <w:t xml:space="preserve">the new </w:t>
      </w:r>
      <w:proofErr w:type="spellStart"/>
      <w:r w:rsidR="0058689B" w:rsidRPr="0058689B">
        <w:rPr>
          <w:rFonts w:ascii="Times New Roman" w:hAnsi="Times New Roman" w:cs="Times New Roman"/>
          <w:i/>
          <w:iCs/>
          <w:sz w:val="24"/>
          <w:szCs w:val="24"/>
        </w:rPr>
        <w:t>phenofit</w:t>
      </w:r>
      <w:proofErr w:type="spellEnd"/>
      <w:r w:rsidR="0058689B">
        <w:rPr>
          <w:rFonts w:ascii="Times New Roman" w:hAnsi="Times New Roman" w:cs="Times New Roman"/>
          <w:sz w:val="24"/>
          <w:szCs w:val="24"/>
        </w:rPr>
        <w:t xml:space="preserve"> package provides state-of-the-art tools for fitting phenological models that </w:t>
      </w:r>
      <w:r w:rsidR="006E4ADD">
        <w:rPr>
          <w:rFonts w:ascii="Times New Roman" w:hAnsi="Times New Roman" w:cs="Times New Roman"/>
          <w:sz w:val="24"/>
          <w:szCs w:val="24"/>
        </w:rPr>
        <w:t xml:space="preserve">can be used to </w:t>
      </w:r>
      <w:r w:rsidR="00227C61">
        <w:rPr>
          <w:rFonts w:ascii="Times New Roman" w:hAnsi="Times New Roman" w:cs="Times New Roman"/>
          <w:sz w:val="24"/>
          <w:szCs w:val="24"/>
        </w:rPr>
        <w:t xml:space="preserve">estimate metrics such as </w:t>
      </w:r>
      <w:r w:rsidR="0058689B">
        <w:rPr>
          <w:rFonts w:ascii="Times New Roman" w:hAnsi="Times New Roman" w:cs="Times New Roman"/>
          <w:sz w:val="24"/>
          <w:szCs w:val="24"/>
        </w:rPr>
        <w:t xml:space="preserve">the timing of spring onset and fall senescence </w:t>
      </w:r>
      <w:r w:rsidR="0058689B">
        <w:rPr>
          <w:rFonts w:ascii="Times New Roman" w:hAnsi="Times New Roman" w:cs="Times New Roman"/>
          <w:sz w:val="24"/>
          <w:szCs w:val="24"/>
        </w:rPr>
        <w:fldChar w:fldCharType="begin"/>
      </w:r>
      <w:r w:rsidR="0058689B">
        <w:rPr>
          <w:rFonts w:ascii="Times New Roman" w:hAnsi="Times New Roman" w:cs="Times New Roman"/>
          <w:sz w:val="24"/>
          <w:szCs w:val="24"/>
        </w:rPr>
        <w:instrText xml:space="preserve"> ADDIN EN.CITE &lt;EndNote&gt;&lt;Cite&gt;&lt;Author&gt;Kong&lt;/Author&gt;&lt;Year&gt;2022&lt;/Year&gt;&lt;RecNum&gt;4858&lt;/RecNum&gt;&lt;DisplayText&gt;(Kong et al. 2022)&lt;/DisplayText&gt;&lt;record&gt;&lt;rec-number&gt;4858&lt;/rec-number&gt;&lt;foreign-keys&gt;&lt;key app="EN" db-id="przrz2xfys0et6es02qx0adprs59z2erxf5t" timestamp="1669234897"&gt;4858&lt;/key&gt;&lt;/foreign-keys&gt;&lt;ref-type name="Journal Article"&gt;17&lt;/ref-type&gt;&lt;contributors&gt;&lt;authors&gt;&lt;author&gt;Kong, Dongdong&lt;/author&gt;&lt;author&gt;McVicar, Tim R.&lt;/author&gt;&lt;author&gt;Xiao, Mingzhong&lt;/author&gt;&lt;author&gt;Zhang, Yongqiang&lt;/author&gt;&lt;author&gt;Peña-Arancibia, Jorge L.&lt;/author&gt;&lt;author&gt;Filippa, Gianluca&lt;/author&gt;&lt;author&gt;Xie, Yuxuan&lt;/author&gt;&lt;author&gt;Gu, Xihui&lt;/author&gt;&lt;/authors&gt;&lt;/contributors&gt;&lt;titles&gt;&lt;title&gt;phenofit: An R package for extracting vegetation phenology from time series remote sensing&lt;/title&gt;&lt;secondary-title&gt;Methods in Ecology and Evolution&lt;/secondary-title&gt;&lt;/titles&gt;&lt;periodical&gt;&lt;full-title&gt;Methods in Ecology and Evolution&lt;/full-title&gt;&lt;/periodical&gt;&lt;pages&gt;1508-1527&lt;/pages&gt;&lt;volume&gt;13&lt;/volume&gt;&lt;number&gt;7&lt;/number&gt;&lt;keywords&gt;&lt;keyword&gt;cloud contamination&lt;/keyword&gt;&lt;keyword&gt;R language&lt;/keyword&gt;&lt;keyword&gt;satellite data&lt;/keyword&gt;&lt;keyword&gt;time series reconstruction&lt;/keyword&gt;&lt;keyword&gt;vegetation indices&lt;/keyword&gt;&lt;keyword&gt;vegetation phenology&lt;/keyword&gt;&lt;/keywords&gt;&lt;dates&gt;&lt;year&gt;2022&lt;/year&gt;&lt;pub-dates&gt;&lt;date&gt;2022/07/01&lt;/date&gt;&lt;/pub-dates&gt;&lt;/dates&gt;&lt;publisher&gt;John Wiley &amp;amp; Sons, Ltd&lt;/publisher&gt;&lt;isbn&gt;2041-210X&lt;/isbn&gt;&lt;work-type&gt;https://doi.org/10.1111/2041-210X.13870&lt;/work-type&gt;&lt;urls&gt;&lt;related-urls&gt;&lt;url&gt;https://doi.org/10.1111/2041-210X.13870&lt;/url&gt;&lt;/related-urls&gt;&lt;/urls&gt;&lt;electronic-resource-num&gt;https://doi.org/10.1111/2041-210X.13870&lt;/electronic-resource-num&gt;&lt;access-date&gt;2022/11/23&lt;/access-date&gt;&lt;/record&gt;&lt;/Cite&gt;&lt;/EndNote&gt;</w:instrText>
      </w:r>
      <w:r w:rsidR="0058689B">
        <w:rPr>
          <w:rFonts w:ascii="Times New Roman" w:hAnsi="Times New Roman" w:cs="Times New Roman"/>
          <w:sz w:val="24"/>
          <w:szCs w:val="24"/>
        </w:rPr>
        <w:fldChar w:fldCharType="separate"/>
      </w:r>
      <w:r w:rsidR="0058689B">
        <w:rPr>
          <w:rFonts w:ascii="Times New Roman" w:hAnsi="Times New Roman" w:cs="Times New Roman"/>
          <w:noProof/>
          <w:sz w:val="24"/>
          <w:szCs w:val="24"/>
        </w:rPr>
        <w:t>(Kong et al. 2022)</w:t>
      </w:r>
      <w:r w:rsidR="0058689B">
        <w:rPr>
          <w:rFonts w:ascii="Times New Roman" w:hAnsi="Times New Roman" w:cs="Times New Roman"/>
          <w:sz w:val="24"/>
          <w:szCs w:val="24"/>
        </w:rPr>
        <w:fldChar w:fldCharType="end"/>
      </w:r>
      <w:r w:rsidR="0058689B">
        <w:rPr>
          <w:rFonts w:ascii="Times New Roman" w:hAnsi="Times New Roman" w:cs="Times New Roman"/>
          <w:sz w:val="24"/>
          <w:szCs w:val="24"/>
        </w:rPr>
        <w:t>.</w:t>
      </w:r>
      <w:r w:rsidR="009E1CF6">
        <w:rPr>
          <w:rFonts w:ascii="Times New Roman" w:hAnsi="Times New Roman" w:cs="Times New Roman"/>
          <w:sz w:val="24"/>
          <w:szCs w:val="24"/>
        </w:rPr>
        <w:t xml:space="preserve"> </w:t>
      </w:r>
      <w:commentRangeStart w:id="10"/>
      <w:r w:rsidR="002E5DDE">
        <w:rPr>
          <w:rFonts w:ascii="Times New Roman" w:hAnsi="Times New Roman" w:cs="Times New Roman"/>
          <w:sz w:val="24"/>
          <w:szCs w:val="24"/>
        </w:rPr>
        <w:t xml:space="preserve">More broadly, </w:t>
      </w:r>
      <w:r w:rsidR="00CE66B4">
        <w:rPr>
          <w:rFonts w:ascii="Times New Roman" w:hAnsi="Times New Roman" w:cs="Times New Roman"/>
          <w:sz w:val="24"/>
          <w:szCs w:val="24"/>
        </w:rPr>
        <w:t xml:space="preserve">while </w:t>
      </w:r>
      <w:proofErr w:type="spellStart"/>
      <w:r w:rsidR="00177B25" w:rsidRPr="00177B25">
        <w:rPr>
          <w:rFonts w:ascii="Times New Roman" w:hAnsi="Times New Roman" w:cs="Times New Roman"/>
          <w:i/>
          <w:iCs/>
          <w:sz w:val="24"/>
          <w:szCs w:val="24"/>
        </w:rPr>
        <w:t>LandsatTS</w:t>
      </w:r>
      <w:proofErr w:type="spellEnd"/>
      <w:r w:rsidR="00177B25">
        <w:rPr>
          <w:rFonts w:ascii="Times New Roman" w:hAnsi="Times New Roman" w:cs="Times New Roman"/>
          <w:sz w:val="24"/>
          <w:szCs w:val="24"/>
        </w:rPr>
        <w:t xml:space="preserve"> provides tools focused on generating high-quality vegetation greenness times series, </w:t>
      </w:r>
      <w:r w:rsidR="00CE66B4">
        <w:rPr>
          <w:rFonts w:ascii="Times New Roman" w:hAnsi="Times New Roman" w:cs="Times New Roman"/>
          <w:sz w:val="24"/>
          <w:szCs w:val="24"/>
        </w:rPr>
        <w:t xml:space="preserve">it </w:t>
      </w:r>
      <w:r w:rsidR="00177B25">
        <w:rPr>
          <w:rFonts w:ascii="Times New Roman" w:hAnsi="Times New Roman" w:cs="Times New Roman"/>
          <w:sz w:val="24"/>
          <w:szCs w:val="24"/>
        </w:rPr>
        <w:t xml:space="preserve">also enables users to undertake other analyses that rely on </w:t>
      </w:r>
      <w:r w:rsidR="00D07EF1">
        <w:rPr>
          <w:rFonts w:ascii="Times New Roman" w:hAnsi="Times New Roman" w:cs="Times New Roman"/>
          <w:sz w:val="24"/>
          <w:szCs w:val="24"/>
        </w:rPr>
        <w:t xml:space="preserve">cleaned and cross-calibrated </w:t>
      </w:r>
      <w:r w:rsidR="00177B25">
        <w:rPr>
          <w:rFonts w:ascii="Times New Roman" w:hAnsi="Times New Roman" w:cs="Times New Roman"/>
          <w:sz w:val="24"/>
          <w:szCs w:val="24"/>
        </w:rPr>
        <w:t xml:space="preserve">Landsat </w:t>
      </w:r>
      <w:r w:rsidR="00D07EF1">
        <w:rPr>
          <w:rFonts w:ascii="Times New Roman" w:hAnsi="Times New Roman" w:cs="Times New Roman"/>
          <w:sz w:val="24"/>
          <w:szCs w:val="24"/>
        </w:rPr>
        <w:t xml:space="preserve">data. </w:t>
      </w:r>
      <w:r w:rsidR="00177B25">
        <w:rPr>
          <w:rFonts w:ascii="Times New Roman" w:hAnsi="Times New Roman" w:cs="Times New Roman"/>
          <w:sz w:val="24"/>
          <w:szCs w:val="24"/>
        </w:rPr>
        <w:t xml:space="preserve"> </w:t>
      </w:r>
      <w:commentRangeEnd w:id="10"/>
      <w:r w:rsidR="00EF7DC2">
        <w:rPr>
          <w:rStyle w:val="CommentReference"/>
        </w:rPr>
        <w:commentReference w:id="10"/>
      </w:r>
    </w:p>
    <w:p w14:paraId="02F0BAE0" w14:textId="3DA647A7" w:rsidR="009615E1" w:rsidRDefault="009615E1" w:rsidP="00962632">
      <w:pPr>
        <w:pStyle w:val="NoSpacing"/>
        <w:ind w:firstLine="720"/>
        <w:rPr>
          <w:rFonts w:ascii="Times New Roman" w:hAnsi="Times New Roman" w:cs="Times New Roman"/>
          <w:sz w:val="24"/>
          <w:szCs w:val="24"/>
        </w:rPr>
      </w:pPr>
      <w:bookmarkStart w:id="11" w:name="_Hlk90459856"/>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includes an integrated suite of tools that were originally developed to assess long-term changes in vegetation greenness within the rapidly warming Arctic tundra and boreal forest biomes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D1BE6">
        <w:rPr>
          <w:rFonts w:ascii="Times New Roman" w:hAnsi="Times New Roman" w:cs="Times New Roman"/>
          <w:sz w:val="24"/>
          <w:szCs w:val="24"/>
        </w:rPr>
        <w:t xml:space="preserve">This software </w:t>
      </w:r>
      <w:r>
        <w:rPr>
          <w:rFonts w:ascii="Times New Roman" w:hAnsi="Times New Roman" w:cs="Times New Roman"/>
          <w:sz w:val="24"/>
          <w:szCs w:val="24"/>
        </w:rPr>
        <w:t xml:space="preserve">implements a sample-based approach that we found is well-suited for assessing vegetation dynamics and evaluating ecological hypotheses in these </w:t>
      </w:r>
      <w:r w:rsidR="00CE66B4">
        <w:rPr>
          <w:rFonts w:ascii="Times New Roman" w:hAnsi="Times New Roman" w:cs="Times New Roman"/>
          <w:sz w:val="24"/>
          <w:szCs w:val="24"/>
        </w:rPr>
        <w:t xml:space="preserve">cold </w:t>
      </w:r>
      <w:r>
        <w:rPr>
          <w:rFonts w:ascii="Times New Roman" w:hAnsi="Times New Roman" w:cs="Times New Roman"/>
          <w:sz w:val="24"/>
          <w:szCs w:val="24"/>
        </w:rPr>
        <w:t xml:space="preserve">northern biomes, while substantially reducing computational burden compared with wall-to-wall analyses. The sample-based approach is conducive to rigorous propagation of uncertainty using Monte Carlo simulations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which is important for improving confidence in remote sensing analyses but seldom carried out because of computational constraints </w: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(Myers-Smith et al. 2020)</w:t>
      </w:r>
      <w:r>
        <w:rPr>
          <w:rFonts w:ascii="Times New Roman" w:hAnsi="Times New Roman" w:cs="Times New Roman"/>
          <w:sz w:val="24"/>
          <w:szCs w:val="24"/>
        </w:rPr>
        <w:fldChar w:fldCharType="end"/>
      </w:r>
      <w:r>
        <w:rPr>
          <w:rFonts w:ascii="Times New Roman" w:hAnsi="Times New Roman" w:cs="Times New Roman"/>
          <w:sz w:val="24"/>
          <w:szCs w:val="24"/>
        </w:rPr>
        <w:t>. Further</w:t>
      </w:r>
      <w:r w:rsidR="00CE66B4">
        <w:rPr>
          <w:rFonts w:ascii="Times New Roman" w:hAnsi="Times New Roman" w:cs="Times New Roman"/>
          <w:sz w:val="24"/>
          <w:szCs w:val="24"/>
        </w:rPr>
        <w:t>more</w:t>
      </w:r>
      <w:r>
        <w:rPr>
          <w:rFonts w:ascii="Times New Roman" w:hAnsi="Times New Roman" w:cs="Times New Roman"/>
          <w:sz w:val="24"/>
          <w:szCs w:val="24"/>
        </w:rPr>
        <w:t xml:space="preserve">, the sample-based approach enables comparisons between satellite and field measurements across widely distributed site networks, helping validate and interpret vegetation dynamics inferred from satellites measurements </w: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Berner et al. 2020, Boyd et al. 2021, Walker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These tools have also been used to assess high-latitude vegetation responses to insect outbreaks </w: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(Boyd et al. 2019, Boyd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wildfires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Pr>
          <w:rFonts w:ascii="Times New Roman" w:hAnsi="Times New Roman" w:cs="Times New Roman" w:hint="eastAsia"/>
          <w:sz w:val="24"/>
          <w:szCs w:val="24"/>
        </w:rPr>
        <w:instrText>lliams, A Park&lt;/author&gt;&lt;author&gt;Andreu</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Hayles, Laia&lt;/author&gt;&lt;author&gt;D</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(Gaglioti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and permafrost degradation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(Verdonen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for syntheses focused on high-latitude disturbance regimes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&lt;EndNote&gt;&lt;Cite&gt;&lt;Author&gt;Foster&lt;/Author&gt;&lt;Year&gt;2022&lt;/Year&gt;&lt;RecNum&gt;4822&lt;/RecNum&gt;&lt;DisplayText&gt;(Foster et al. 2022)&lt;/DisplayText&gt;&lt;record&gt;&lt;rec-number&gt;4822&lt;/rec-number&gt;&lt;foreign-keys&gt;&lt;key app="EN" db-id="przrz2xfys0et6es02qx0adprs59z2erxf5t" timestamp="1667336539"&gt;4822&lt;/key&gt;&lt;/foreign-keys&gt;&lt;ref-type name="Journal Article"&gt;17&lt;/ref-type&gt;&lt;contributors&gt;&lt;authors&gt;&lt;author&gt;Foster, Adrianna C.&lt;/author&gt;&lt;author&gt;Wang, Jonathan A.&lt;/author&gt;&lt;author&gt;Frost, Gerald V.&lt;/author&gt;&lt;author&gt;Davidson, Scott J.&lt;/author&gt;&lt;author&gt;Hoy, Elizabeth&lt;/author&gt;&lt;author&gt;Turner, Kevin W.&lt;/author&gt;&lt;author&gt;Sonnentag, Oliver&lt;/author&gt;&lt;author&gt;Epstein, Howard&lt;/author&gt;&lt;author&gt;Berner, Logan T.&lt;/author&gt;&lt;author&gt;Armstrong, Amanda H.&lt;/author&gt;&lt;author&gt;Kang, Mary&lt;/author&gt;&lt;author&gt;Rogers, Brendan M.&lt;/author&gt;&lt;author&gt;Campbell, Elizabeth&lt;/author&gt;&lt;author&gt;Miner, Kimberley R.&lt;/author&gt;&lt;author&gt;Orndahl, Kathleen M.&lt;/author&gt;&lt;author&gt;Bourgeau-Chavez, Laura L.&lt;/author&gt;&lt;author&gt;Lutz, David A.&lt;/author&gt;&lt;author&gt;French, Nancy&lt;/author&gt;&lt;author&gt;Chen, Dong&lt;/author&gt;&lt;author&gt;Du, Jinyang&lt;/author&gt;&lt;author&gt;Shestakova, Tatiana A.&lt;/author&gt;&lt;author&gt;Shuman, Jacquelyn K.&lt;/author&gt;&lt;author&gt;Tape, Ken&lt;/author&gt;&lt;author&gt;Virkkala, Anna-Maria&lt;/author&gt;&lt;author&gt;Potter, Christopher&lt;/author&gt;&lt;author&gt;Goetz, Scott&lt;/author&gt;&lt;/authors&gt;&lt;/contributors&gt;&lt;titles&gt;&lt;title&gt;Disturbances in North American boreal forest and Arctic tundra: impacts, interactions, and responses&lt;/title&gt;&lt;secondary-title&gt;Environmental Research Letters&lt;/secondary-title&gt;&lt;/titles&gt;&lt;periodical&gt;&lt;full-title&gt;Environmental Research Letters&lt;/full-title&gt;&lt;/periodical&gt;&lt;pages&gt;113001&lt;/pages&gt;&lt;volume&gt;17&lt;/volume&gt;&lt;number&gt;11&lt;/number&gt;&lt;dates&gt;&lt;year&gt;2022&lt;/year&gt;&lt;pub-dates&gt;&lt;date&gt;2022/10/20&lt;/date&gt;&lt;/pub-dates&gt;&lt;/dates&gt;&lt;publisher&gt;IOP Publishing&lt;/publisher&gt;&lt;isbn&gt;1748-9326&lt;/isbn&gt;&lt;urls&gt;&lt;related-urls&gt;&lt;url&gt;https://dx.doi.org/10.1088/1748-9326/ac98d7&lt;/url&gt;&lt;/related-urls&gt;&lt;/urls&gt;&lt;electronic-resource-num&gt;10.1088/1748-9326/ac98d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(Foster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and Arctic </w:t>
      </w:r>
      <w:proofErr w:type="spellStart"/>
      <w:r>
        <w:rPr>
          <w:rFonts w:ascii="Times New Roman" w:hAnsi="Times New Roman" w:cs="Times New Roman"/>
          <w:sz w:val="24"/>
          <w:szCs w:val="24"/>
        </w:rPr>
        <w:t>shrubification</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&lt;EndNote&gt;&lt;Cite&gt;&lt;Author&gt;Mekonnen&lt;/Author&gt;&lt;Year&gt;2021&lt;/Year&gt;&lt;RecNum&gt;4506&lt;/RecNum&gt;&lt;DisplayText&gt;(Mekonnen et al. 2021)&lt;/DisplayText&gt;&lt;record&gt;&lt;rec-number&gt;4506&lt;/rec-number&gt;&lt;foreign-keys&gt;&lt;key app="EN" db-id="przrz2xfys0et6es02qx0adprs59z2erxf5t" timestamp="1619807291"&gt;4506&lt;/key&gt;&lt;/foreign-keys&gt;&lt;ref-type name="Journal Article"&gt;17&lt;/ref-type&gt;&lt;contributors&gt;&lt;authors&gt;&lt;author&gt;Mekonnen, Zelalem A&lt;/author&gt;&lt;author&gt;Riley, William J&lt;/author&gt;&lt;author&gt;Berner, Logan T&lt;/author&gt;&lt;author&gt;Bouskill, Nicholas J&lt;/author&gt;&lt;author&gt;Torn, Margaret S&lt;/author&gt;&lt;author&gt;Iwahana, Go&lt;/author&gt;&lt;author&gt;Breen, Amy L&lt;/author&gt;&lt;author&gt;Myers-Smith, Isla H&lt;/author&gt;&lt;author&gt;Criado, Mariana García&lt;/author&gt;&lt;author&gt;Liu, Yanlan&lt;/author&gt;&lt;author&gt;Euskirchen, Eugenie S&lt;/author&gt;&lt;author&gt;Goetz, Scott J&lt;/author&gt;&lt;author&gt;Mack, Michelle C&lt;/author&gt;&lt;author&gt;Grant, Robert F&lt;/author&gt;&lt;/authors&gt;&lt;/contributors&gt;&lt;titles&gt;&lt;title&gt;Arctic tundra shrubification: a review of mechanisms and impacts on ecosystem carbon balance&lt;/title&gt;&lt;secondary-title&gt;Environmental Research Letters&lt;/secondary-title&gt;&lt;/titles&gt;&lt;periodical&gt;&lt;full-title&gt;Environmental Research Letters&lt;/full-title&gt;&lt;/periodical&gt;&lt;pages&gt;053001&lt;/pages&gt;&lt;volume&gt;16&lt;/volume&gt;&lt;number&gt;5&lt;/number&gt;&lt;dates&gt;&lt;year&gt;2021&lt;/year&gt;&lt;/dates&gt;&lt;isbn&gt;1748-9326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(Mekonnen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962632">
        <w:rPr>
          <w:rFonts w:ascii="Times New Roman" w:hAnsi="Times New Roman" w:cs="Times New Roman"/>
          <w:sz w:val="24"/>
          <w:szCs w:val="24"/>
        </w:rPr>
        <w:t xml:space="preserve"> Among other applications, these tools could further be used to evaluate ecosystem impacts of extreme weather events (e.g., droughts), complement field-based ecosystems monitoring in protected areas, and improve local to global mapping efforts by enabling users to develop regression models for cross-sensor calibration that can then be re-integrated into GEE. </w:t>
      </w:r>
      <w:r>
        <w:rPr>
          <w:rFonts w:ascii="Times New Roman" w:hAnsi="Times New Roman" w:cs="Times New Roman"/>
          <w:sz w:val="24"/>
          <w:szCs w:val="24"/>
        </w:rPr>
        <w:t xml:space="preserve">In summary, </w:t>
      </w:r>
      <w:proofErr w:type="spellStart"/>
      <w:r w:rsidRPr="006218F1">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enables ecologists and other researchers to extract and process Landsat time series that can then be used to analyze vegetation phenology or for other user-defined applications. </w:t>
      </w:r>
      <w:r w:rsidR="00095FA9">
        <w:rPr>
          <w:rFonts w:ascii="Times New Roman" w:hAnsi="Times New Roman" w:cs="Times New Roman"/>
          <w:sz w:val="24"/>
          <w:szCs w:val="24"/>
        </w:rPr>
        <w:t>Below, we provide a</w:t>
      </w:r>
      <w:r w:rsidR="00102B94">
        <w:rPr>
          <w:rFonts w:ascii="Times New Roman" w:hAnsi="Times New Roman" w:cs="Times New Roman"/>
          <w:sz w:val="24"/>
          <w:szCs w:val="24"/>
        </w:rPr>
        <w:t>n</w:t>
      </w:r>
      <w:r w:rsidR="00095FA9">
        <w:rPr>
          <w:rFonts w:ascii="Times New Roman" w:hAnsi="Times New Roman" w:cs="Times New Roman"/>
          <w:sz w:val="24"/>
          <w:szCs w:val="24"/>
        </w:rPr>
        <w:t xml:space="preserve"> example application</w:t>
      </w:r>
      <w:r w:rsidR="00226ECE">
        <w:rPr>
          <w:rFonts w:ascii="Times New Roman" w:hAnsi="Times New Roman" w:cs="Times New Roman"/>
          <w:sz w:val="24"/>
          <w:szCs w:val="24"/>
        </w:rPr>
        <w:t xml:space="preserve"> focused on vegetation dynamics across the Noatak National Preserve, USA</w:t>
      </w:r>
      <w:r w:rsidR="004A7790">
        <w:rPr>
          <w:rFonts w:ascii="Times New Roman" w:hAnsi="Times New Roman" w:cs="Times New Roman"/>
          <w:sz w:val="24"/>
          <w:szCs w:val="24"/>
        </w:rPr>
        <w:t xml:space="preserve">, instructions for package installation, and </w:t>
      </w:r>
      <w:r w:rsidR="00102B94">
        <w:rPr>
          <w:rFonts w:ascii="Times New Roman" w:hAnsi="Times New Roman" w:cs="Times New Roman"/>
          <w:sz w:val="24"/>
          <w:szCs w:val="24"/>
        </w:rPr>
        <w:t>descriptions of each function.</w:t>
      </w:r>
    </w:p>
    <w:bookmarkEnd w:id="11"/>
    <w:p w14:paraId="30F6B7DF" w14:textId="34BAB2A8" w:rsidR="008A516D" w:rsidRDefault="009B76EF" w:rsidP="00272C98">
      <w:pPr>
        <w:pStyle w:val="NoSpacing"/>
        <w:jc w:val="center"/>
        <w:rPr>
          <w:rFonts w:ascii="Times New Roman" w:hAnsi="Times New Roman" w:cs="Times New Roman"/>
          <w:sz w:val="24"/>
          <w:szCs w:val="24"/>
        </w:rPr>
      </w:pPr>
      <w:r>
        <w:rPr>
          <w:noProof/>
        </w:rPr>
        <w:lastRenderedPageBreak/>
        <w:drawing>
          <wp:inline distT="0" distB="0" distL="0" distR="0" wp14:anchorId="37C32D18" wp14:editId="3BC3BE8A">
            <wp:extent cx="3602902" cy="57721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8381" cy="5780928"/>
                    </a:xfrm>
                    <a:prstGeom prst="rect">
                      <a:avLst/>
                    </a:prstGeom>
                    <a:noFill/>
                    <a:ln>
                      <a:noFill/>
                    </a:ln>
                  </pic:spPr>
                </pic:pic>
              </a:graphicData>
            </a:graphic>
          </wp:inline>
        </w:drawing>
      </w:r>
    </w:p>
    <w:p w14:paraId="3B5B8A91" w14:textId="70613BCD" w:rsidR="00B9245A" w:rsidRDefault="00BA4386" w:rsidP="00F751FB">
      <w:pPr>
        <w:pStyle w:val="NoSpacing"/>
        <w:rPr>
          <w:rFonts w:ascii="Times New Roman" w:hAnsi="Times New Roman" w:cs="Times New Roman"/>
          <w:sz w:val="24"/>
          <w:szCs w:val="24"/>
        </w:rPr>
      </w:pPr>
      <w:commentRangeStart w:id="12"/>
      <w:r>
        <w:rPr>
          <w:rFonts w:ascii="Times New Roman" w:hAnsi="Times New Roman" w:cs="Times New Roman"/>
          <w:sz w:val="24"/>
          <w:szCs w:val="24"/>
        </w:rPr>
        <w:t>Figure 1</w:t>
      </w:r>
      <w:commentRangeEnd w:id="12"/>
      <w:r w:rsidR="00EF7DC2">
        <w:rPr>
          <w:rStyle w:val="CommentReference"/>
        </w:rPr>
        <w:commentReference w:id="12"/>
      </w:r>
      <w:r>
        <w:rPr>
          <w:rFonts w:ascii="Times New Roman" w:hAnsi="Times New Roman" w:cs="Times New Roman"/>
          <w:sz w:val="24"/>
          <w:szCs w:val="24"/>
        </w:rPr>
        <w:t>.</w:t>
      </w:r>
      <w:r w:rsidR="00E87545">
        <w:rPr>
          <w:rFonts w:ascii="Times New Roman" w:hAnsi="Times New Roman" w:cs="Times New Roman"/>
          <w:sz w:val="24"/>
          <w:szCs w:val="24"/>
        </w:rPr>
        <w:t xml:space="preserve"> Schematic illustrating functions and typical workflow of the </w:t>
      </w:r>
      <w:proofErr w:type="spellStart"/>
      <w:r w:rsidR="00FC287F">
        <w:rPr>
          <w:rFonts w:ascii="Times New Roman" w:hAnsi="Times New Roman" w:cs="Times New Roman"/>
          <w:i/>
          <w:iCs/>
          <w:sz w:val="24"/>
          <w:szCs w:val="24"/>
        </w:rPr>
        <w:t>LandsatTS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proofErr w:type="spellStart"/>
      <w:r w:rsidR="00FC287F">
        <w:rPr>
          <w:rFonts w:ascii="Times New Roman" w:hAnsi="Times New Roman" w:cs="Times New Roman"/>
          <w:i/>
          <w:iCs/>
          <w:sz w:val="24"/>
          <w:szCs w:val="24"/>
        </w:rPr>
        <w:t>LandsatTS</w:t>
      </w:r>
      <w:proofErr w:type="spellEnd"/>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 xml:space="preserve">point coordinates of all Landsat </w:t>
            </w:r>
            <w:proofErr w:type="gramStart"/>
            <w:r w:rsidR="0022005E">
              <w:rPr>
                <w:rFonts w:ascii="Times New Roman" w:hAnsi="Times New Roman" w:cs="Times New Roman"/>
                <w:sz w:val="20"/>
                <w:szCs w:val="20"/>
              </w:rPr>
              <w:t>8 pixel</w:t>
            </w:r>
            <w:proofErr w:type="gramEnd"/>
            <w:r w:rsidR="0022005E">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1ABF635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w:t>
            </w:r>
            <w:r w:rsidR="009B76EF">
              <w:rPr>
                <w:rFonts w:ascii="Times New Roman" w:hAnsi="Times New Roman" w:cs="Times New Roman"/>
                <w:sz w:val="20"/>
                <w:szCs w:val="20"/>
              </w:rPr>
              <w:t>format_data</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Prepare data exported from GEE, including parsing satellite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22752CB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306375B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w:t>
            </w:r>
            <w:r w:rsidR="009B76EF">
              <w:rPr>
                <w:rFonts w:ascii="Times New Roman" w:hAnsi="Times New Roman" w:cs="Times New Roman"/>
                <w:sz w:val="20"/>
                <w:szCs w:val="20"/>
              </w:rPr>
              <w:t>tral</w:t>
            </w:r>
            <w:r w:rsidR="0022005E" w:rsidRPr="00EC1D88">
              <w:rPr>
                <w:rFonts w:ascii="Times New Roman" w:hAnsi="Times New Roman" w:cs="Times New Roman"/>
                <w:sz w:val="20"/>
                <w:szCs w:val="20"/>
              </w:rPr>
              <w:t>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0D89D29D"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w:t>
            </w:r>
            <w:r w:rsidR="007A4AA9">
              <w:rPr>
                <w:rFonts w:ascii="Times New Roman" w:hAnsi="Times New Roman" w:cs="Times New Roman"/>
                <w:sz w:val="20"/>
                <w:szCs w:val="20"/>
              </w:rPr>
              <w:t xml:space="preserve"> models</w:t>
            </w:r>
            <w:r>
              <w:rPr>
                <w:rFonts w:ascii="Times New Roman" w:hAnsi="Times New Roman" w:cs="Times New Roman"/>
                <w:sz w:val="20"/>
                <w:szCs w:val="20"/>
              </w:rPr>
              <w:t>.</w:t>
            </w:r>
          </w:p>
        </w:tc>
      </w:tr>
      <w:tr w:rsidR="007A4AA9" w:rsidRPr="00792C3C" w14:paraId="4A550C92" w14:textId="77777777" w:rsidTr="00206CCE">
        <w:tc>
          <w:tcPr>
            <w:tcW w:w="1655" w:type="dxa"/>
          </w:tcPr>
          <w:p w14:paraId="5A8D4189"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7817FC82" w14:textId="6097217D" w:rsidR="007A4AA9"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sat_calibrate_</w:t>
            </w:r>
            <w:r>
              <w:rPr>
                <w:rFonts w:ascii="Times New Roman" w:hAnsi="Times New Roman" w:cs="Times New Roman"/>
                <w:sz w:val="20"/>
                <w:szCs w:val="20"/>
              </w:rPr>
              <w:t>poly</w:t>
            </w:r>
            <w:proofErr w:type="spellEnd"/>
          </w:p>
        </w:tc>
        <w:tc>
          <w:tcPr>
            <w:tcW w:w="4764" w:type="dxa"/>
          </w:tcPr>
          <w:p w14:paraId="4B3EFBF7" w14:textId="73FDA360" w:rsidR="007A4AA9"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polynomial regression.</w:t>
            </w:r>
          </w:p>
        </w:tc>
      </w:tr>
      <w:tr w:rsidR="007A4AA9" w:rsidRPr="00792C3C" w14:paraId="1E18B287" w14:textId="77777777" w:rsidTr="00206CCE">
        <w:tc>
          <w:tcPr>
            <w:tcW w:w="1655" w:type="dxa"/>
          </w:tcPr>
          <w:p w14:paraId="48D8F89C" w14:textId="66509843" w:rsidR="007A4AA9" w:rsidRPr="00EC1D88" w:rsidRDefault="007A4AA9" w:rsidP="007A4AA9">
            <w:pPr>
              <w:pStyle w:val="NoSpacing"/>
              <w:rPr>
                <w:rFonts w:ascii="Times New Roman" w:hAnsi="Times New Roman" w:cs="Times New Roman"/>
                <w:sz w:val="20"/>
                <w:szCs w:val="20"/>
              </w:rPr>
            </w:pPr>
          </w:p>
        </w:tc>
        <w:tc>
          <w:tcPr>
            <w:tcW w:w="3049" w:type="dxa"/>
          </w:tcPr>
          <w:p w14:paraId="46C65848" w14:textId="77777777" w:rsidR="007A4AA9" w:rsidRPr="00EC1D88" w:rsidRDefault="007A4AA9" w:rsidP="007A4AA9">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7A4AA9" w:rsidRPr="00792C3C" w14:paraId="44A64F9E" w14:textId="77777777" w:rsidTr="00206CCE">
        <w:tc>
          <w:tcPr>
            <w:tcW w:w="1655" w:type="dxa"/>
          </w:tcPr>
          <w:p w14:paraId="3485990B"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44D1716" w14:textId="719DB489"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sat_summarize_growing_seasons</w:t>
            </w:r>
            <w:proofErr w:type="spellEnd"/>
          </w:p>
        </w:tc>
        <w:tc>
          <w:tcPr>
            <w:tcW w:w="4764" w:type="dxa"/>
          </w:tcPr>
          <w:p w14:paraId="1C7B6389" w14:textId="77777777" w:rsidR="007A4AA9" w:rsidRPr="00EC1D88" w:rsidRDefault="007A4AA9" w:rsidP="007A4AA9">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7A4AA9" w:rsidRPr="00792C3C" w14:paraId="7FE475C7" w14:textId="77777777" w:rsidTr="00206CCE">
        <w:tc>
          <w:tcPr>
            <w:tcW w:w="1655" w:type="dxa"/>
          </w:tcPr>
          <w:p w14:paraId="3B4939DD" w14:textId="77777777" w:rsidR="007A4AA9" w:rsidRPr="00EC1D88" w:rsidRDefault="007A4AA9" w:rsidP="007A4AA9">
            <w:pPr>
              <w:pStyle w:val="NoSpacing"/>
              <w:rPr>
                <w:rFonts w:ascii="Times New Roman" w:hAnsi="Times New Roman" w:cs="Times New Roman"/>
                <w:sz w:val="20"/>
                <w:szCs w:val="20"/>
              </w:rPr>
            </w:pPr>
          </w:p>
        </w:tc>
        <w:tc>
          <w:tcPr>
            <w:tcW w:w="3049" w:type="dxa"/>
          </w:tcPr>
          <w:p w14:paraId="033DA87C" w14:textId="28F4F058"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sat_evaluate_phenological_max</w:t>
            </w:r>
            <w:proofErr w:type="spellEnd"/>
          </w:p>
        </w:tc>
        <w:tc>
          <w:tcPr>
            <w:tcW w:w="4764" w:type="dxa"/>
          </w:tcPr>
          <w:p w14:paraId="6F753E50" w14:textId="409AFF23" w:rsidR="007A4AA9" w:rsidRPr="00EC1D88" w:rsidRDefault="007A4AA9" w:rsidP="007A4AA9">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Evaluate estimates of annual maximum vegetation greenness with measurement availability. </w:t>
            </w:r>
          </w:p>
        </w:tc>
      </w:tr>
      <w:tr w:rsidR="007A4AA9" w:rsidRPr="00792C3C" w14:paraId="1EE9DECF" w14:textId="77777777" w:rsidTr="00206CCE">
        <w:tc>
          <w:tcPr>
            <w:tcW w:w="1655" w:type="dxa"/>
          </w:tcPr>
          <w:p w14:paraId="7A8747A7" w14:textId="3CEE2060"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7A4AA9" w:rsidRPr="00EC1D88" w:rsidRDefault="007A4AA9"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Pr="00EC1D88">
              <w:rPr>
                <w:rFonts w:ascii="Times New Roman" w:hAnsi="Times New Roman" w:cs="Times New Roman"/>
                <w:sz w:val="20"/>
                <w:szCs w:val="20"/>
              </w:rPr>
              <w:t>sat_calc_trend</w:t>
            </w:r>
            <w:proofErr w:type="spellEnd"/>
          </w:p>
        </w:tc>
        <w:tc>
          <w:tcPr>
            <w:tcW w:w="4764" w:type="dxa"/>
          </w:tcPr>
          <w:p w14:paraId="2A0863D0" w14:textId="77777777" w:rsidR="007A4AA9" w:rsidRPr="00EC1D88" w:rsidRDefault="007A4AA9" w:rsidP="007A4AA9">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r w:rsidR="00DD62B5" w:rsidRPr="00792C3C" w14:paraId="1DC7D8D3" w14:textId="77777777" w:rsidTr="00206CCE">
        <w:tc>
          <w:tcPr>
            <w:tcW w:w="1655" w:type="dxa"/>
          </w:tcPr>
          <w:p w14:paraId="20A0C1A8" w14:textId="77777777" w:rsidR="00DD62B5" w:rsidRPr="00EC1D88" w:rsidRDefault="00DD62B5" w:rsidP="007A4AA9">
            <w:pPr>
              <w:pStyle w:val="NoSpacing"/>
              <w:rPr>
                <w:rFonts w:ascii="Times New Roman" w:hAnsi="Times New Roman" w:cs="Times New Roman"/>
                <w:sz w:val="20"/>
                <w:szCs w:val="20"/>
              </w:rPr>
            </w:pPr>
          </w:p>
        </w:tc>
        <w:tc>
          <w:tcPr>
            <w:tcW w:w="3049" w:type="dxa"/>
          </w:tcPr>
          <w:p w14:paraId="52321DCD" w14:textId="6198C085" w:rsidR="00DD62B5" w:rsidRDefault="00DD62B5" w:rsidP="007A4AA9">
            <w:pPr>
              <w:pStyle w:val="NoSpacing"/>
              <w:rPr>
                <w:rFonts w:ascii="Times New Roman" w:hAnsi="Times New Roman" w:cs="Times New Roman"/>
                <w:sz w:val="20"/>
                <w:szCs w:val="20"/>
              </w:rPr>
            </w:pPr>
            <w:proofErr w:type="spellStart"/>
            <w:r>
              <w:rPr>
                <w:rFonts w:ascii="Times New Roman" w:hAnsi="Times New Roman" w:cs="Times New Roman"/>
                <w:sz w:val="20"/>
                <w:szCs w:val="20"/>
              </w:rPr>
              <w:t>lsat_plot_trend_hist</w:t>
            </w:r>
            <w:proofErr w:type="spellEnd"/>
          </w:p>
        </w:tc>
        <w:tc>
          <w:tcPr>
            <w:tcW w:w="4764" w:type="dxa"/>
          </w:tcPr>
          <w:p w14:paraId="67AE1E28" w14:textId="42607E7A" w:rsidR="00DD62B5" w:rsidRPr="00EC1D88" w:rsidRDefault="00DD62B5" w:rsidP="007A4AA9">
            <w:pPr>
              <w:pStyle w:val="NoSpacing"/>
              <w:rPr>
                <w:rFonts w:ascii="Times New Roman" w:hAnsi="Times New Roman" w:cs="Times New Roman"/>
                <w:sz w:val="20"/>
                <w:szCs w:val="20"/>
              </w:rPr>
            </w:pPr>
            <w:r>
              <w:rPr>
                <w:rFonts w:ascii="Times New Roman" w:hAnsi="Times New Roman" w:cs="Times New Roman"/>
                <w:sz w:val="20"/>
                <w:szCs w:val="20"/>
              </w:rPr>
              <w:t>Plots a histogram of trends across sample sites</w:t>
            </w:r>
          </w:p>
        </w:tc>
      </w:tr>
    </w:tbl>
    <w:p w14:paraId="0414E186" w14:textId="77777777" w:rsidR="0022005E" w:rsidRDefault="0022005E" w:rsidP="00F751FB">
      <w:pPr>
        <w:pStyle w:val="NoSpacing"/>
        <w:rPr>
          <w:rFonts w:ascii="Times New Roman" w:hAnsi="Times New Roman" w:cs="Times New Roman"/>
          <w:sz w:val="24"/>
          <w:szCs w:val="24"/>
        </w:rPr>
      </w:pPr>
    </w:p>
    <w:p w14:paraId="4F4E69E4" w14:textId="096B76EB" w:rsidR="004F2FB5" w:rsidRDefault="00F751FB" w:rsidP="00C81F1B">
      <w:pPr>
        <w:pStyle w:val="Heading1"/>
      </w:pPr>
      <w:r w:rsidRPr="00792C3C">
        <w:t>Example</w:t>
      </w:r>
      <w:r w:rsidR="004F2FB5" w:rsidRPr="00792C3C">
        <w:t xml:space="preserve"> application</w:t>
      </w:r>
      <w:r w:rsidR="006C584B">
        <w:t xml:space="preserve">: Vegetation greenness trends </w:t>
      </w:r>
      <w:r w:rsidR="00C815E6">
        <w:t>in</w:t>
      </w:r>
      <w:r w:rsidR="00823250">
        <w:t xml:space="preserve"> </w:t>
      </w:r>
      <w:r w:rsidR="00002FB9">
        <w:t>the Noatak National Preserve</w:t>
      </w:r>
      <w:r w:rsidR="00C815E6">
        <w:t>, USA</w:t>
      </w:r>
      <w:r w:rsidR="006C584B">
        <w:t xml:space="preserve"> </w:t>
      </w:r>
    </w:p>
    <w:p w14:paraId="32E95EA4" w14:textId="0201C0F7" w:rsidR="00866A52" w:rsidRDefault="00F90291" w:rsidP="007A179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an example analysis of interannual changes in vegetation greenness from </w:t>
      </w:r>
      <w:r w:rsidR="007F7D41">
        <w:rPr>
          <w:rFonts w:ascii="Times New Roman" w:hAnsi="Times New Roman" w:cs="Times New Roman"/>
          <w:sz w:val="24"/>
          <w:szCs w:val="24"/>
        </w:rPr>
        <w:t xml:space="preserve">2000 to 2022 </w:t>
      </w:r>
      <w:r w:rsidR="004F638B">
        <w:rPr>
          <w:rFonts w:ascii="Times New Roman" w:hAnsi="Times New Roman" w:cs="Times New Roman"/>
          <w:sz w:val="24"/>
          <w:szCs w:val="24"/>
        </w:rPr>
        <w:t>within</w:t>
      </w:r>
      <w:r>
        <w:rPr>
          <w:rFonts w:ascii="Times New Roman" w:hAnsi="Times New Roman" w:cs="Times New Roman"/>
          <w:sz w:val="24"/>
          <w:szCs w:val="24"/>
        </w:rPr>
        <w:t xml:space="preserve"> </w:t>
      </w:r>
      <w:r w:rsidR="00C815E6">
        <w:rPr>
          <w:rFonts w:ascii="Times New Roman" w:hAnsi="Times New Roman" w:cs="Times New Roman"/>
          <w:sz w:val="24"/>
          <w:szCs w:val="24"/>
        </w:rPr>
        <w:t>the Noatak National Preserve in northern Alaska, USA</w:t>
      </w:r>
      <w:r w:rsidR="003A3722">
        <w:rPr>
          <w:rFonts w:ascii="Times New Roman" w:hAnsi="Times New Roman" w:cs="Times New Roman"/>
          <w:sz w:val="24"/>
          <w:szCs w:val="24"/>
        </w:rPr>
        <w:t xml:space="preserve"> (Figure 2)</w:t>
      </w:r>
      <w:r w:rsidR="00C815E6">
        <w:rPr>
          <w:rFonts w:ascii="Times New Roman" w:hAnsi="Times New Roman" w:cs="Times New Roman"/>
          <w:sz w:val="24"/>
          <w:szCs w:val="24"/>
        </w:rPr>
        <w:t>.</w:t>
      </w:r>
      <w:r w:rsidR="004F638B">
        <w:rPr>
          <w:rFonts w:ascii="Times New Roman" w:hAnsi="Times New Roman" w:cs="Times New Roman"/>
          <w:sz w:val="24"/>
          <w:szCs w:val="24"/>
        </w:rPr>
        <w:t xml:space="preserve"> </w:t>
      </w:r>
      <w:r w:rsidR="00BD0285">
        <w:rPr>
          <w:rFonts w:ascii="Times New Roman" w:hAnsi="Times New Roman" w:cs="Times New Roman"/>
          <w:sz w:val="24"/>
          <w:szCs w:val="24"/>
        </w:rPr>
        <w:t>T</w:t>
      </w:r>
      <w:r w:rsidR="00280C10">
        <w:rPr>
          <w:rFonts w:ascii="Times New Roman" w:hAnsi="Times New Roman" w:cs="Times New Roman"/>
          <w:sz w:val="24"/>
          <w:szCs w:val="24"/>
        </w:rPr>
        <w:t xml:space="preserve">he </w:t>
      </w:r>
      <w:r w:rsidR="00C815E6">
        <w:rPr>
          <w:rFonts w:ascii="Times New Roman" w:hAnsi="Times New Roman" w:cs="Times New Roman"/>
          <w:sz w:val="24"/>
          <w:szCs w:val="24"/>
        </w:rPr>
        <w:t xml:space="preserve">Noatak National Preserve </w:t>
      </w:r>
      <w:r w:rsidR="00280C10">
        <w:rPr>
          <w:rFonts w:ascii="Times New Roman" w:hAnsi="Times New Roman" w:cs="Times New Roman"/>
          <w:sz w:val="24"/>
          <w:szCs w:val="24"/>
        </w:rPr>
        <w:t xml:space="preserve">is a vast </w:t>
      </w:r>
      <w:r w:rsidR="00E47A0A">
        <w:rPr>
          <w:rFonts w:ascii="Times New Roman" w:hAnsi="Times New Roman" w:cs="Times New Roman"/>
          <w:sz w:val="24"/>
          <w:szCs w:val="24"/>
        </w:rPr>
        <w:t xml:space="preserve">wilderness of mountainous Arctic </w:t>
      </w:r>
      <w:r w:rsidR="00374B0F">
        <w:rPr>
          <w:rFonts w:ascii="Times New Roman" w:hAnsi="Times New Roman" w:cs="Times New Roman"/>
          <w:sz w:val="24"/>
          <w:szCs w:val="24"/>
        </w:rPr>
        <w:t xml:space="preserve">and alpine </w:t>
      </w:r>
      <w:r w:rsidR="00BD0285">
        <w:rPr>
          <w:rFonts w:ascii="Times New Roman" w:hAnsi="Times New Roman" w:cs="Times New Roman"/>
          <w:sz w:val="24"/>
          <w:szCs w:val="24"/>
        </w:rPr>
        <w:t xml:space="preserve">tundra </w:t>
      </w:r>
      <w:r w:rsidR="00280C10">
        <w:rPr>
          <w:rFonts w:ascii="Times New Roman" w:hAnsi="Times New Roman" w:cs="Times New Roman"/>
          <w:sz w:val="24"/>
          <w:szCs w:val="24"/>
        </w:rPr>
        <w:t>that encompasses the largest undisturbed watershed in North America.</w:t>
      </w:r>
      <w:r w:rsidR="00A533E6">
        <w:rPr>
          <w:rFonts w:ascii="Times New Roman" w:hAnsi="Times New Roman" w:cs="Times New Roman"/>
          <w:sz w:val="24"/>
          <w:szCs w:val="24"/>
        </w:rPr>
        <w:t xml:space="preserve"> The preserve is about 2.6 million hectares of</w:t>
      </w:r>
      <w:r w:rsidR="00E47A0A">
        <w:rPr>
          <w:rFonts w:ascii="Times New Roman" w:hAnsi="Times New Roman" w:cs="Times New Roman"/>
          <w:sz w:val="24"/>
          <w:szCs w:val="24"/>
        </w:rPr>
        <w:t xml:space="preserve"> </w:t>
      </w:r>
      <w:r w:rsidR="00A533E6">
        <w:rPr>
          <w:rFonts w:ascii="Times New Roman" w:hAnsi="Times New Roman" w:cs="Times New Roman"/>
          <w:sz w:val="24"/>
          <w:szCs w:val="24"/>
        </w:rPr>
        <w:t xml:space="preserve">roadless lands </w:t>
      </w:r>
      <w:r w:rsidR="00E47A0A">
        <w:rPr>
          <w:rFonts w:ascii="Times New Roman" w:hAnsi="Times New Roman" w:cs="Times New Roman"/>
          <w:sz w:val="24"/>
          <w:szCs w:val="24"/>
        </w:rPr>
        <w:t>that</w:t>
      </w:r>
      <w:r w:rsidR="00A533E6">
        <w:rPr>
          <w:rFonts w:ascii="Times New Roman" w:hAnsi="Times New Roman" w:cs="Times New Roman"/>
          <w:sz w:val="24"/>
          <w:szCs w:val="24"/>
        </w:rPr>
        <w:t xml:space="preserve"> </w:t>
      </w:r>
      <w:r w:rsidR="00E47A0A">
        <w:rPr>
          <w:rFonts w:ascii="Times New Roman" w:hAnsi="Times New Roman" w:cs="Times New Roman"/>
          <w:sz w:val="24"/>
          <w:szCs w:val="24"/>
        </w:rPr>
        <w:t xml:space="preserve">were </w:t>
      </w:r>
      <w:r w:rsidR="00A533E6">
        <w:rPr>
          <w:rFonts w:ascii="Times New Roman" w:hAnsi="Times New Roman" w:cs="Times New Roman"/>
          <w:sz w:val="24"/>
          <w:szCs w:val="24"/>
        </w:rPr>
        <w:t>designated in 1980 to maintain ecological integrity, protect habitat and archeological resources, and provide opportunities for scientific research.</w:t>
      </w:r>
      <w:r w:rsidR="00480F8D">
        <w:rPr>
          <w:rFonts w:ascii="Times New Roman" w:hAnsi="Times New Roman" w:cs="Times New Roman"/>
          <w:sz w:val="24"/>
          <w:szCs w:val="24"/>
        </w:rPr>
        <w:t xml:space="preserve"> </w:t>
      </w:r>
      <w:r w:rsidR="006329DE">
        <w:rPr>
          <w:rFonts w:ascii="Times New Roman" w:hAnsi="Times New Roman" w:cs="Times New Roman"/>
          <w:sz w:val="24"/>
          <w:szCs w:val="24"/>
        </w:rPr>
        <w:t>Recent e</w:t>
      </w:r>
      <w:r w:rsidR="00A533E6">
        <w:rPr>
          <w:rFonts w:ascii="Times New Roman" w:hAnsi="Times New Roman" w:cs="Times New Roman"/>
          <w:sz w:val="24"/>
          <w:szCs w:val="24"/>
        </w:rPr>
        <w:t xml:space="preserve">cological research </w:t>
      </w:r>
      <w:r w:rsidR="00E87BED">
        <w:rPr>
          <w:rFonts w:ascii="Times New Roman" w:hAnsi="Times New Roman" w:cs="Times New Roman"/>
          <w:sz w:val="24"/>
          <w:szCs w:val="24"/>
        </w:rPr>
        <w:t xml:space="preserve">found </w:t>
      </w:r>
      <w:r w:rsidR="006329DE">
        <w:rPr>
          <w:rFonts w:ascii="Times New Roman" w:hAnsi="Times New Roman" w:cs="Times New Roman"/>
          <w:sz w:val="24"/>
          <w:szCs w:val="24"/>
        </w:rPr>
        <w:t xml:space="preserve">climate warming </w:t>
      </w:r>
      <w:r w:rsidR="00E87BED">
        <w:rPr>
          <w:rFonts w:ascii="Times New Roman" w:hAnsi="Times New Roman" w:cs="Times New Roman"/>
          <w:sz w:val="24"/>
          <w:szCs w:val="24"/>
        </w:rPr>
        <w:t>substantially increased growth rates of white spruce (</w:t>
      </w:r>
      <w:proofErr w:type="spellStart"/>
      <w:r w:rsidR="00E87BED" w:rsidRPr="006329DE">
        <w:rPr>
          <w:rFonts w:ascii="Times New Roman" w:hAnsi="Times New Roman" w:cs="Times New Roman"/>
          <w:i/>
          <w:iCs/>
          <w:sz w:val="24"/>
          <w:szCs w:val="24"/>
        </w:rPr>
        <w:t>Picea</w:t>
      </w:r>
      <w:proofErr w:type="spellEnd"/>
      <w:r w:rsidR="00E87BED" w:rsidRPr="006329DE">
        <w:rPr>
          <w:rFonts w:ascii="Times New Roman" w:hAnsi="Times New Roman" w:cs="Times New Roman"/>
          <w:i/>
          <w:iCs/>
          <w:sz w:val="24"/>
          <w:szCs w:val="24"/>
        </w:rPr>
        <w:t xml:space="preserve"> glauca</w:t>
      </w:r>
      <w:r w:rsidR="00E87BED">
        <w:rPr>
          <w:rFonts w:ascii="Times New Roman" w:hAnsi="Times New Roman" w:cs="Times New Roman"/>
          <w:sz w:val="24"/>
          <w:szCs w:val="24"/>
        </w:rPr>
        <w:t xml:space="preserve">) and led to rapid expansion of trees </w:t>
      </w:r>
      <w:r w:rsidR="00C748C9">
        <w:rPr>
          <w:rFonts w:ascii="Times New Roman" w:hAnsi="Times New Roman" w:cs="Times New Roman"/>
          <w:sz w:val="24"/>
          <w:szCs w:val="24"/>
        </w:rPr>
        <w:t xml:space="preserve">and tall shrubs </w:t>
      </w:r>
      <w:r w:rsidR="00E87BED">
        <w:rPr>
          <w:rFonts w:ascii="Times New Roman" w:hAnsi="Times New Roman" w:cs="Times New Roman"/>
          <w:sz w:val="24"/>
          <w:szCs w:val="24"/>
        </w:rPr>
        <w:t>into tundra</w:t>
      </w:r>
      <w:r w:rsidR="00E47A0A">
        <w:rPr>
          <w:rFonts w:ascii="Times New Roman" w:hAnsi="Times New Roman" w:cs="Times New Roman"/>
          <w:sz w:val="24"/>
          <w:szCs w:val="24"/>
        </w:rPr>
        <w:t xml:space="preserve"> </w:t>
      </w:r>
      <w:r w:rsidR="00480F8D">
        <w:rPr>
          <w:rFonts w:ascii="Times New Roman" w:hAnsi="Times New Roman" w:cs="Times New Roman"/>
          <w:sz w:val="24"/>
          <w:szCs w:val="24"/>
        </w:rPr>
        <w:t>over the past half century</w:t>
      </w:r>
      <w:r w:rsidR="00BC4AD0">
        <w:rPr>
          <w:rFonts w:ascii="Times New Roman" w:hAnsi="Times New Roman" w:cs="Times New Roman"/>
          <w:sz w:val="24"/>
          <w:szCs w:val="24"/>
        </w:rPr>
        <w:t xml:space="preserve"> in parts of the preserve</w:t>
      </w:r>
      <w:r w:rsidR="00480F8D">
        <w:rPr>
          <w:rFonts w:ascii="Times New Roman" w:hAnsi="Times New Roman" w:cs="Times New Roman"/>
          <w:sz w:val="24"/>
          <w:szCs w:val="24"/>
        </w:rPr>
        <w:t xml:space="preserve"> </w:t>
      </w:r>
      <w:r w:rsidR="00E47A0A">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 </w:instrText>
      </w:r>
      <w:r w:rsidR="00743AED">
        <w:rPr>
          <w:rFonts w:ascii="Times New Roman" w:hAnsi="Times New Roman" w:cs="Times New Roman"/>
          <w:sz w:val="24"/>
          <w:szCs w:val="24"/>
        </w:rPr>
        <w:fldChar w:fldCharType="begin">
          <w:fldData xml:space="preserve">PEVuZE5vdGU+PENpdGU+PEF1dGhvcj5EaWFsPC9BdXRob3I+PFllYXI+MjAyMjwvWWVhcj48UmVj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</w:fldData>
        </w:fldChar>
      </w:r>
      <w:r w:rsidR="00743AED">
        <w:rPr>
          <w:rFonts w:ascii="Times New Roman" w:hAnsi="Times New Roman" w:cs="Times New Roman"/>
          <w:sz w:val="24"/>
          <w:szCs w:val="24"/>
        </w:rPr>
        <w:instrText xml:space="preserve"> ADDIN EN.CITE.DATA </w:instrText>
      </w:r>
      <w:r w:rsidR="00743AED">
        <w:rPr>
          <w:rFonts w:ascii="Times New Roman" w:hAnsi="Times New Roman" w:cs="Times New Roman"/>
          <w:sz w:val="24"/>
          <w:szCs w:val="24"/>
        </w:rPr>
      </w:r>
      <w:r w:rsidR="00743AED">
        <w:rPr>
          <w:rFonts w:ascii="Times New Roman" w:hAnsi="Times New Roman" w:cs="Times New Roman"/>
          <w:sz w:val="24"/>
          <w:szCs w:val="24"/>
        </w:rPr>
        <w:fldChar w:fldCharType="end"/>
      </w:r>
      <w:r w:rsidR="00E47A0A">
        <w:rPr>
          <w:rFonts w:ascii="Times New Roman" w:hAnsi="Times New Roman" w:cs="Times New Roman"/>
          <w:sz w:val="24"/>
          <w:szCs w:val="24"/>
        </w:rPr>
      </w:r>
      <w:r w:rsidR="00E47A0A">
        <w:rPr>
          <w:rFonts w:ascii="Times New Roman" w:hAnsi="Times New Roman" w:cs="Times New Roman"/>
          <w:sz w:val="24"/>
          <w:szCs w:val="24"/>
        </w:rPr>
        <w:fldChar w:fldCharType="separate"/>
      </w:r>
      <w:r w:rsidR="00743AED">
        <w:rPr>
          <w:rFonts w:ascii="Times New Roman" w:hAnsi="Times New Roman" w:cs="Times New Roman"/>
          <w:noProof/>
          <w:sz w:val="24"/>
          <w:szCs w:val="24"/>
        </w:rPr>
        <w:t>(Suarez et al. 1999, Terskaia et al. 2020, Dial et al. 2022)</w:t>
      </w:r>
      <w:r w:rsidR="00E47A0A">
        <w:rPr>
          <w:rFonts w:ascii="Times New Roman" w:hAnsi="Times New Roman" w:cs="Times New Roman"/>
          <w:sz w:val="24"/>
          <w:szCs w:val="24"/>
        </w:rPr>
        <w:fldChar w:fldCharType="end"/>
      </w:r>
      <w:r w:rsidR="00464726">
        <w:rPr>
          <w:rFonts w:ascii="Times New Roman" w:hAnsi="Times New Roman" w:cs="Times New Roman"/>
          <w:sz w:val="24"/>
          <w:szCs w:val="24"/>
        </w:rPr>
        <w:t xml:space="preserve">. </w:t>
      </w:r>
      <w:r w:rsidR="00000FBD">
        <w:rPr>
          <w:rFonts w:ascii="Times New Roman" w:hAnsi="Times New Roman" w:cs="Times New Roman"/>
          <w:sz w:val="24"/>
          <w:szCs w:val="24"/>
        </w:rPr>
        <w:t>T</w:t>
      </w:r>
      <w:r w:rsidR="005377E2">
        <w:rPr>
          <w:rFonts w:ascii="Times New Roman" w:hAnsi="Times New Roman" w:cs="Times New Roman"/>
          <w:sz w:val="24"/>
          <w:szCs w:val="24"/>
        </w:rPr>
        <w:t>he impacts of climate change are increasingly evident in the Noatak National Preserve</w:t>
      </w:r>
      <w:r w:rsidR="00000FBD">
        <w:rPr>
          <w:rFonts w:ascii="Times New Roman" w:hAnsi="Times New Roman" w:cs="Times New Roman"/>
          <w:sz w:val="24"/>
          <w:szCs w:val="24"/>
        </w:rPr>
        <w:t xml:space="preserve"> and underscore the importance of </w:t>
      </w:r>
      <w:r w:rsidR="00A73214">
        <w:rPr>
          <w:rFonts w:ascii="Times New Roman" w:hAnsi="Times New Roman" w:cs="Times New Roman"/>
          <w:sz w:val="24"/>
          <w:szCs w:val="24"/>
        </w:rPr>
        <w:t xml:space="preserve">sustained and cost-effective </w:t>
      </w:r>
      <w:r w:rsidR="00000FBD">
        <w:rPr>
          <w:rFonts w:ascii="Times New Roman" w:hAnsi="Times New Roman" w:cs="Times New Roman"/>
          <w:sz w:val="24"/>
          <w:szCs w:val="24"/>
        </w:rPr>
        <w:t>ecological monitoring and assessment</w:t>
      </w:r>
      <w:r w:rsidR="007E69E0">
        <w:rPr>
          <w:rFonts w:ascii="Times New Roman" w:hAnsi="Times New Roman" w:cs="Times New Roman"/>
          <w:sz w:val="24"/>
          <w:szCs w:val="24"/>
        </w:rPr>
        <w:t xml:space="preserve">. </w:t>
      </w:r>
    </w:p>
    <w:p w14:paraId="2364028B" w14:textId="7E775053" w:rsidR="00F90291" w:rsidRDefault="00FE2AB8" w:rsidP="00866A5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Annual maximum vegetation greenness is related to tundra aboveground biomass and productivity, making it an important ecological metric that can be monitored using satellite remote sensing </w:t>
      </w:r>
      <w:r>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 </w:instrText>
      </w:r>
      <w:r w:rsidR="00A73214">
        <w:rPr>
          <w:rFonts w:ascii="Times New Roman" w:hAnsi="Times New Roman" w:cs="Times New Roman"/>
          <w:sz w:val="24"/>
          <w:szCs w:val="24"/>
        </w:rPr>
        <w:fldChar w:fldCharType="begin">
          <w:fldData xml:space="preserve">PEVuZE5vdGU+PENpdGU+PEF1dGhvcj5CZXJuZXI8L0F1dGhvcj48WWVhcj4yMDE4PC9ZZWFyPjxS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bC10aXRsZT48L3BlcmlvZGljYWw+PHBhZ2VzPlMyOTHigJNTMjkzPC9wYWdlcz48dm9sdW1lPjEw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==
</w:fldData>
        </w:fldChar>
      </w:r>
      <w:r w:rsidR="00A73214">
        <w:rPr>
          <w:rFonts w:ascii="Times New Roman" w:hAnsi="Times New Roman" w:cs="Times New Roman"/>
          <w:sz w:val="24"/>
          <w:szCs w:val="24"/>
        </w:rPr>
        <w:instrText xml:space="preserve"> ADDIN EN.CITE.DATA </w:instrText>
      </w:r>
      <w:r w:rsidR="00A73214">
        <w:rPr>
          <w:rFonts w:ascii="Times New Roman" w:hAnsi="Times New Roman" w:cs="Times New Roman"/>
          <w:sz w:val="24"/>
          <w:szCs w:val="24"/>
        </w:rPr>
      </w:r>
      <w:r w:rsidR="00A73214">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A73214">
        <w:rPr>
          <w:rFonts w:ascii="Times New Roman" w:hAnsi="Times New Roman" w:cs="Times New Roman"/>
          <w:noProof/>
          <w:sz w:val="24"/>
          <w:szCs w:val="24"/>
        </w:rPr>
        <w:t>(Pettorelli et al. 2005, Berner et al. 2018, Berner et al. 2020, Frost et al. 2022)</w:t>
      </w:r>
      <w:r>
        <w:rPr>
          <w:rFonts w:ascii="Times New Roman" w:hAnsi="Times New Roman" w:cs="Times New Roman"/>
          <w:sz w:val="24"/>
          <w:szCs w:val="24"/>
        </w:rPr>
        <w:fldChar w:fldCharType="end"/>
      </w:r>
      <w:r>
        <w:rPr>
          <w:rFonts w:ascii="Times New Roman" w:hAnsi="Times New Roman" w:cs="Times New Roman"/>
          <w:sz w:val="24"/>
          <w:szCs w:val="24"/>
        </w:rPr>
        <w:t>.</w:t>
      </w:r>
      <w:r w:rsidR="006F715F">
        <w:rPr>
          <w:rFonts w:ascii="Times New Roman" w:hAnsi="Times New Roman" w:cs="Times New Roman"/>
          <w:sz w:val="24"/>
          <w:szCs w:val="24"/>
        </w:rPr>
        <w:t xml:space="preserve"> </w:t>
      </w:r>
      <w:r w:rsidR="006E2713">
        <w:rPr>
          <w:rFonts w:ascii="Times New Roman" w:hAnsi="Times New Roman" w:cs="Times New Roman"/>
          <w:sz w:val="24"/>
          <w:szCs w:val="24"/>
        </w:rPr>
        <w:t xml:space="preserve">We therefore demonstrate how multidecadal changes in </w:t>
      </w:r>
      <w:r w:rsidR="00F90291">
        <w:rPr>
          <w:rFonts w:ascii="Times New Roman" w:hAnsi="Times New Roman" w:cs="Times New Roman"/>
          <w:sz w:val="24"/>
          <w:szCs w:val="24"/>
        </w:rPr>
        <w:t>annual maximum vegetation greenness</w:t>
      </w:r>
      <w:r w:rsidR="006E2713">
        <w:rPr>
          <w:rFonts w:ascii="Times New Roman" w:hAnsi="Times New Roman" w:cs="Times New Roman"/>
          <w:sz w:val="24"/>
          <w:szCs w:val="24"/>
        </w:rPr>
        <w:t xml:space="preserve"> can be </w:t>
      </w:r>
      <w:r w:rsidR="006F715F">
        <w:rPr>
          <w:rFonts w:ascii="Times New Roman" w:hAnsi="Times New Roman" w:cs="Times New Roman"/>
          <w:sz w:val="24"/>
          <w:szCs w:val="24"/>
        </w:rPr>
        <w:t xml:space="preserve">readily </w:t>
      </w:r>
      <w:r w:rsidR="006E2713">
        <w:rPr>
          <w:rFonts w:ascii="Times New Roman" w:hAnsi="Times New Roman" w:cs="Times New Roman"/>
          <w:sz w:val="24"/>
          <w:szCs w:val="24"/>
        </w:rPr>
        <w:t>assessed</w:t>
      </w:r>
      <w:r w:rsidR="00A73214">
        <w:rPr>
          <w:rFonts w:ascii="Times New Roman" w:hAnsi="Times New Roman" w:cs="Times New Roman"/>
          <w:sz w:val="24"/>
          <w:szCs w:val="24"/>
        </w:rPr>
        <w:t xml:space="preserve"> across</w:t>
      </w:r>
      <w:r w:rsidR="006E2713">
        <w:rPr>
          <w:rFonts w:ascii="Times New Roman" w:hAnsi="Times New Roman" w:cs="Times New Roman"/>
          <w:sz w:val="24"/>
          <w:szCs w:val="24"/>
        </w:rPr>
        <w:t xml:space="preserve"> the preserve using Landsat satellite data</w:t>
      </w:r>
      <w:r w:rsidR="006F715F">
        <w:rPr>
          <w:rFonts w:ascii="Times New Roman" w:hAnsi="Times New Roman" w:cs="Times New Roman"/>
          <w:sz w:val="24"/>
          <w:szCs w:val="24"/>
        </w:rPr>
        <w:t xml:space="preserve">. </w:t>
      </w:r>
      <w:r w:rsidR="00850C31">
        <w:rPr>
          <w:rFonts w:ascii="Times New Roman" w:hAnsi="Times New Roman" w:cs="Times New Roman"/>
          <w:sz w:val="24"/>
          <w:szCs w:val="24"/>
        </w:rPr>
        <w:t>I</w:t>
      </w:r>
      <w:r w:rsidR="00F90291">
        <w:rPr>
          <w:rFonts w:ascii="Times New Roman" w:hAnsi="Times New Roman" w:cs="Times New Roman"/>
          <w:sz w:val="24"/>
          <w:szCs w:val="24"/>
        </w:rPr>
        <w:t>n this section</w:t>
      </w:r>
      <w:r w:rsidR="00850C31">
        <w:rPr>
          <w:rFonts w:ascii="Times New Roman" w:hAnsi="Times New Roman" w:cs="Times New Roman"/>
          <w:sz w:val="24"/>
          <w:szCs w:val="24"/>
        </w:rPr>
        <w:t>, we</w:t>
      </w:r>
      <w:r w:rsidR="00F90291">
        <w:rPr>
          <w:rFonts w:ascii="Times New Roman" w:hAnsi="Times New Roman" w:cs="Times New Roman"/>
          <w:sz w:val="24"/>
          <w:szCs w:val="24"/>
        </w:rPr>
        <w:t xml:space="preserve"> guide the reader through the analysis code with example output figures and tables that are generated by the </w:t>
      </w:r>
      <w:proofErr w:type="spellStart"/>
      <w:r w:rsidR="00823250" w:rsidRPr="00823250">
        <w:rPr>
          <w:rFonts w:ascii="Times New Roman" w:hAnsi="Times New Roman" w:cs="Times New Roman"/>
          <w:i/>
          <w:iCs/>
          <w:sz w:val="24"/>
          <w:szCs w:val="24"/>
        </w:rPr>
        <w:t>LandsatTS</w:t>
      </w:r>
      <w:proofErr w:type="spellEnd"/>
      <w:r w:rsidR="00F90291">
        <w:rPr>
          <w:rFonts w:ascii="Times New Roman" w:hAnsi="Times New Roman" w:cs="Times New Roman"/>
          <w:sz w:val="24"/>
          <w:szCs w:val="24"/>
        </w:rPr>
        <w:t xml:space="preserve"> functions</w:t>
      </w:r>
      <w:r w:rsidR="00823250">
        <w:rPr>
          <w:rFonts w:ascii="Times New Roman" w:hAnsi="Times New Roman" w:cs="Times New Roman"/>
          <w:sz w:val="24"/>
          <w:szCs w:val="24"/>
        </w:rPr>
        <w:t xml:space="preserve">. </w:t>
      </w:r>
    </w:p>
    <w:p w14:paraId="1F51B46A" w14:textId="77777777" w:rsidR="00F90291" w:rsidRDefault="00F90291" w:rsidP="007A179B">
      <w:pPr>
        <w:pStyle w:val="NoSpacing"/>
        <w:rPr>
          <w:rFonts w:ascii="Times New Roman" w:hAnsi="Times New Roman" w:cs="Times New Roman"/>
          <w:sz w:val="24"/>
          <w:szCs w:val="24"/>
        </w:rPr>
      </w:pPr>
    </w:p>
    <w:p w14:paraId="5591858F" w14:textId="77777777" w:rsidR="00663E07" w:rsidRPr="00663E07" w:rsidRDefault="00663E07" w:rsidP="00663E07">
      <w:pPr>
        <w:pStyle w:val="Heading2"/>
      </w:pPr>
      <w:r w:rsidRPr="00663E07">
        <w:lastRenderedPageBreak/>
        <w:t xml:space="preserve">Part 1: Export Landsat time series from Google Earth Engine </w:t>
      </w:r>
    </w:p>
    <w:p w14:paraId="28463116" w14:textId="3ADFBCE6" w:rsidR="00651C5A" w:rsidRPr="00663E07" w:rsidRDefault="00651C5A" w:rsidP="00651C5A">
      <w:pPr>
        <w:pStyle w:val="NoSpacing"/>
        <w:rPr>
          <w:rFonts w:ascii="Times New Roman" w:hAnsi="Times New Roman" w:cs="Times New Roman"/>
          <w:sz w:val="24"/>
          <w:szCs w:val="24"/>
        </w:rPr>
      </w:pPr>
      <w:r>
        <w:rPr>
          <w:rFonts w:ascii="Times New Roman" w:hAnsi="Times New Roman" w:cs="Times New Roman"/>
          <w:sz w:val="24"/>
          <w:szCs w:val="24"/>
        </w:rPr>
        <w:t xml:space="preserve">To start, we create a random sample of points within the Noatak National Preserve and then </w:t>
      </w:r>
    </w:p>
    <w:p w14:paraId="3B121E9C" w14:textId="2B0BCEE4" w:rsidR="006D4AB6" w:rsidRDefault="00C0535E" w:rsidP="00663E07">
      <w:pPr>
        <w:pStyle w:val="NoSpacing"/>
        <w:rPr>
          <w:rFonts w:ascii="Times New Roman" w:hAnsi="Times New Roman" w:cs="Times New Roman"/>
          <w:sz w:val="24"/>
          <w:szCs w:val="24"/>
        </w:rPr>
      </w:pPr>
      <w:r w:rsidRPr="00663E07">
        <w:rPr>
          <w:rFonts w:ascii="Times New Roman" w:hAnsi="Times New Roman" w:cs="Times New Roman"/>
          <w:sz w:val="24"/>
          <w:szCs w:val="24"/>
        </w:rPr>
        <w:t xml:space="preserve">export Landsat time series for </w:t>
      </w:r>
      <w:r>
        <w:rPr>
          <w:rFonts w:ascii="Times New Roman" w:hAnsi="Times New Roman" w:cs="Times New Roman"/>
          <w:sz w:val="24"/>
          <w:szCs w:val="24"/>
        </w:rPr>
        <w:t xml:space="preserve">each </w:t>
      </w:r>
      <w:r w:rsidR="00651C5A">
        <w:rPr>
          <w:rFonts w:ascii="Times New Roman" w:hAnsi="Times New Roman" w:cs="Times New Roman"/>
          <w:sz w:val="24"/>
          <w:szCs w:val="24"/>
        </w:rPr>
        <w:t xml:space="preserve">sample point </w:t>
      </w:r>
      <w:r>
        <w:rPr>
          <w:rFonts w:ascii="Times New Roman" w:hAnsi="Times New Roman" w:cs="Times New Roman"/>
          <w:sz w:val="24"/>
          <w:szCs w:val="24"/>
        </w:rPr>
        <w:t xml:space="preserve">using GEE </w:t>
      </w:r>
      <w:r w:rsidRPr="00663E07">
        <w:rPr>
          <w:rFonts w:ascii="Times New Roman" w:hAnsi="Times New Roman" w:cs="Times New Roman"/>
          <w:sz w:val="24"/>
          <w:szCs w:val="24"/>
        </w:rPr>
        <w:t>(Code Box 1).</w:t>
      </w:r>
      <w:r w:rsidR="00EC65EC">
        <w:rPr>
          <w:rFonts w:ascii="Times New Roman" w:hAnsi="Times New Roman" w:cs="Times New Roman"/>
          <w:sz w:val="24"/>
          <w:szCs w:val="24"/>
        </w:rPr>
        <w:t xml:space="preserve"> </w:t>
      </w:r>
      <w:commentRangeStart w:id="13"/>
      <w:ins w:id="14" w:author="Jakob Assmann" w:date="2023-01-12T12:42:00Z">
        <w:r w:rsidR="00285994">
          <w:rPr>
            <w:rFonts w:ascii="Times New Roman" w:hAnsi="Times New Roman" w:cs="Times New Roman"/>
            <w:sz w:val="24"/>
            <w:szCs w:val="24"/>
          </w:rPr>
          <w:t xml:space="preserve">Should </w:t>
        </w:r>
      </w:ins>
      <w:commentRangeEnd w:id="13"/>
      <w:ins w:id="15" w:author="Jakob Assmann" w:date="2023-01-12T12:44:00Z">
        <w:r w:rsidR="00285994">
          <w:rPr>
            <w:rStyle w:val="CommentReference"/>
          </w:rPr>
          <w:commentReference w:id="13"/>
        </w:r>
      </w:ins>
      <w:ins w:id="16" w:author="Jakob Assmann" w:date="2023-01-12T12:42:00Z">
        <w:r w:rsidR="00285994">
          <w:rPr>
            <w:rFonts w:ascii="Times New Roman" w:hAnsi="Times New Roman" w:cs="Times New Roman"/>
            <w:sz w:val="24"/>
            <w:szCs w:val="24"/>
          </w:rPr>
          <w:t xml:space="preserve">users </w:t>
        </w:r>
      </w:ins>
      <w:ins w:id="17" w:author="Jakob Assmann" w:date="2023-01-12T12:46:00Z">
        <w:r w:rsidR="00285994">
          <w:rPr>
            <w:rFonts w:ascii="Times New Roman" w:hAnsi="Times New Roman" w:cs="Times New Roman"/>
            <w:sz w:val="24"/>
            <w:szCs w:val="24"/>
          </w:rPr>
          <w:t xml:space="preserve">instead </w:t>
        </w:r>
      </w:ins>
      <w:ins w:id="18" w:author="Jakob Assmann" w:date="2023-01-12T12:42:00Z">
        <w:r w:rsidR="00285994">
          <w:rPr>
            <w:rFonts w:ascii="Times New Roman" w:hAnsi="Times New Roman" w:cs="Times New Roman"/>
            <w:sz w:val="24"/>
            <w:szCs w:val="24"/>
          </w:rPr>
          <w:t xml:space="preserve">wish to export the Landsat record for the whole area of </w:t>
        </w:r>
      </w:ins>
      <w:ins w:id="19" w:author="Jakob Assmann" w:date="2023-01-12T12:43:00Z">
        <w:r w:rsidR="00285994">
          <w:rPr>
            <w:rFonts w:ascii="Times New Roman" w:hAnsi="Times New Roman" w:cs="Times New Roman"/>
            <w:sz w:val="24"/>
            <w:szCs w:val="24"/>
          </w:rPr>
          <w:t>a</w:t>
        </w:r>
      </w:ins>
      <w:ins w:id="20" w:author="Jakob Assmann" w:date="2023-01-12T12:42:00Z">
        <w:r w:rsidR="00285994">
          <w:rPr>
            <w:rFonts w:ascii="Times New Roman" w:hAnsi="Times New Roman" w:cs="Times New Roman"/>
            <w:sz w:val="24"/>
            <w:szCs w:val="24"/>
          </w:rPr>
          <w:t xml:space="preserve"> polygon the </w:t>
        </w:r>
        <w:proofErr w:type="spellStart"/>
        <w:r w:rsidR="00285994" w:rsidRPr="00103DE5">
          <w:rPr>
            <w:rFonts w:ascii="Times New Roman" w:hAnsi="Times New Roman" w:cs="Times New Roman"/>
            <w:i/>
            <w:iCs/>
            <w:sz w:val="24"/>
            <w:szCs w:val="24"/>
          </w:rPr>
          <w:t>lsat_get_pixel_</w:t>
        </w:r>
        <w:proofErr w:type="gramStart"/>
        <w:r w:rsidR="00285994" w:rsidRPr="00103DE5">
          <w:rPr>
            <w:rFonts w:ascii="Times New Roman" w:hAnsi="Times New Roman" w:cs="Times New Roman"/>
            <w:i/>
            <w:iCs/>
            <w:sz w:val="24"/>
            <w:szCs w:val="24"/>
          </w:rPr>
          <w:t>centres</w:t>
        </w:r>
        <w:proofErr w:type="spellEnd"/>
        <w:r w:rsidR="00285994" w:rsidRPr="00103DE5">
          <w:rPr>
            <w:rFonts w:ascii="Times New Roman" w:hAnsi="Times New Roman" w:cs="Times New Roman"/>
            <w:i/>
            <w:iCs/>
            <w:sz w:val="24"/>
            <w:szCs w:val="24"/>
          </w:rPr>
          <w:t>(</w:t>
        </w:r>
        <w:proofErr w:type="gramEnd"/>
        <w:r w:rsidR="00285994" w:rsidRPr="00103DE5">
          <w:rPr>
            <w:rFonts w:ascii="Times New Roman" w:hAnsi="Times New Roman" w:cs="Times New Roman"/>
            <w:i/>
            <w:iCs/>
            <w:sz w:val="24"/>
            <w:szCs w:val="24"/>
          </w:rPr>
          <w:t>)</w:t>
        </w:r>
        <w:r w:rsidR="00285994">
          <w:rPr>
            <w:rFonts w:ascii="Times New Roman" w:hAnsi="Times New Roman" w:cs="Times New Roman"/>
            <w:sz w:val="24"/>
            <w:szCs w:val="24"/>
          </w:rPr>
          <w:t xml:space="preserve"> function can be used to identify</w:t>
        </w:r>
      </w:ins>
      <w:ins w:id="21" w:author="Jakob Assmann" w:date="2023-01-12T12:43:00Z">
        <w:r w:rsidR="00285994">
          <w:rPr>
            <w:rFonts w:ascii="Times New Roman" w:hAnsi="Times New Roman" w:cs="Times New Roman"/>
            <w:sz w:val="24"/>
            <w:szCs w:val="24"/>
          </w:rPr>
          <w:t xml:space="preserve"> the point locations of</w:t>
        </w:r>
      </w:ins>
      <w:ins w:id="22" w:author="Jakob Assmann" w:date="2023-01-12T12:42:00Z">
        <w:r w:rsidR="00285994">
          <w:rPr>
            <w:rFonts w:ascii="Times New Roman" w:hAnsi="Times New Roman" w:cs="Times New Roman"/>
            <w:sz w:val="24"/>
            <w:szCs w:val="24"/>
          </w:rPr>
          <w:t xml:space="preserve"> all Landsat 8 pixels </w:t>
        </w:r>
      </w:ins>
      <w:ins w:id="23" w:author="Jakob Assmann" w:date="2023-01-12T12:43:00Z">
        <w:r w:rsidR="00285994">
          <w:rPr>
            <w:rFonts w:ascii="Times New Roman" w:hAnsi="Times New Roman" w:cs="Times New Roman"/>
            <w:sz w:val="24"/>
            <w:szCs w:val="24"/>
          </w:rPr>
          <w:t>centers</w:t>
        </w:r>
      </w:ins>
      <w:ins w:id="24" w:author="Jakob Assmann" w:date="2023-01-12T12:42:00Z">
        <w:r w:rsidR="00285994">
          <w:rPr>
            <w:rFonts w:ascii="Times New Roman" w:hAnsi="Times New Roman" w:cs="Times New Roman"/>
            <w:sz w:val="24"/>
            <w:szCs w:val="24"/>
          </w:rPr>
          <w:t xml:space="preserve"> in </w:t>
        </w:r>
      </w:ins>
      <w:ins w:id="25" w:author="Jakob Assmann" w:date="2023-01-12T12:43:00Z">
        <w:r w:rsidR="00285994">
          <w:rPr>
            <w:rFonts w:ascii="Times New Roman" w:hAnsi="Times New Roman" w:cs="Times New Roman"/>
            <w:sz w:val="24"/>
            <w:szCs w:val="24"/>
          </w:rPr>
          <w:t>the</w:t>
        </w:r>
      </w:ins>
      <w:ins w:id="26" w:author="Jakob Assmann" w:date="2023-01-12T12:42:00Z">
        <w:r w:rsidR="00285994">
          <w:rPr>
            <w:rFonts w:ascii="Times New Roman" w:hAnsi="Times New Roman" w:cs="Times New Roman"/>
            <w:sz w:val="24"/>
            <w:szCs w:val="24"/>
          </w:rPr>
          <w:t xml:space="preserve"> polygon</w:t>
        </w:r>
        <w:r w:rsidR="00285994">
          <w:rPr>
            <w:rFonts w:ascii="Times New Roman" w:hAnsi="Times New Roman" w:cs="Times New Roman"/>
            <w:sz w:val="24"/>
            <w:szCs w:val="24"/>
          </w:rPr>
          <w:t xml:space="preserve">. </w:t>
        </w:r>
      </w:ins>
      <w:r w:rsidR="00B74F8F">
        <w:rPr>
          <w:rFonts w:ascii="Times New Roman" w:hAnsi="Times New Roman" w:cs="Times New Roman"/>
          <w:sz w:val="24"/>
          <w:szCs w:val="24"/>
        </w:rPr>
        <w:t xml:space="preserve">To facilitate </w:t>
      </w:r>
      <w:del w:id="27" w:author="Jakob Assmann" w:date="2023-01-12T12:45:00Z">
        <w:r w:rsidR="00B74F8F" w:rsidDel="00285994">
          <w:rPr>
            <w:rFonts w:ascii="Times New Roman" w:hAnsi="Times New Roman" w:cs="Times New Roman"/>
            <w:sz w:val="24"/>
            <w:szCs w:val="24"/>
          </w:rPr>
          <w:delText xml:space="preserve">this </w:delText>
        </w:r>
      </w:del>
      <w:ins w:id="28" w:author="Jakob Assmann" w:date="2023-01-12T12:45:00Z">
        <w:r w:rsidR="00285994">
          <w:rPr>
            <w:rFonts w:ascii="Times New Roman" w:hAnsi="Times New Roman" w:cs="Times New Roman"/>
            <w:sz w:val="24"/>
            <w:szCs w:val="24"/>
          </w:rPr>
          <w:t>our</w:t>
        </w:r>
        <w:r w:rsidR="00285994">
          <w:rPr>
            <w:rFonts w:ascii="Times New Roman" w:hAnsi="Times New Roman" w:cs="Times New Roman"/>
            <w:sz w:val="24"/>
            <w:szCs w:val="24"/>
          </w:rPr>
          <w:t xml:space="preserve"> </w:t>
        </w:r>
      </w:ins>
      <w:r w:rsidR="00B74F8F">
        <w:rPr>
          <w:rFonts w:ascii="Times New Roman" w:hAnsi="Times New Roman" w:cs="Times New Roman"/>
          <w:sz w:val="24"/>
          <w:szCs w:val="24"/>
        </w:rPr>
        <w:t xml:space="preserve">example, </w:t>
      </w:r>
      <w:r w:rsidR="003A3722">
        <w:rPr>
          <w:rFonts w:ascii="Times New Roman" w:hAnsi="Times New Roman" w:cs="Times New Roman"/>
          <w:sz w:val="24"/>
          <w:szCs w:val="24"/>
        </w:rPr>
        <w:t>we include the preserve boundary as a simple feature polygon dataset (“</w:t>
      </w:r>
      <w:proofErr w:type="spellStart"/>
      <w:r w:rsidR="003A3722">
        <w:rPr>
          <w:rFonts w:ascii="Times New Roman" w:hAnsi="Times New Roman" w:cs="Times New Roman"/>
          <w:sz w:val="24"/>
          <w:szCs w:val="24"/>
        </w:rPr>
        <w:t>noatak.sf</w:t>
      </w:r>
      <w:proofErr w:type="spellEnd"/>
      <w:r w:rsidR="003A3722">
        <w:rPr>
          <w:rFonts w:ascii="Times New Roman" w:hAnsi="Times New Roman" w:cs="Times New Roman"/>
          <w:sz w:val="24"/>
          <w:szCs w:val="24"/>
        </w:rPr>
        <w:t xml:space="preserve">”) in </w:t>
      </w:r>
      <w:proofErr w:type="spellStart"/>
      <w:r w:rsidR="00740995" w:rsidRPr="00740995">
        <w:rPr>
          <w:rFonts w:ascii="Times New Roman" w:hAnsi="Times New Roman" w:cs="Times New Roman"/>
          <w:i/>
          <w:iCs/>
          <w:sz w:val="24"/>
          <w:szCs w:val="24"/>
        </w:rPr>
        <w:t>LandsatTS</w:t>
      </w:r>
      <w:proofErr w:type="spellEnd"/>
      <w:r w:rsidR="001E14D1">
        <w:rPr>
          <w:rFonts w:ascii="Times New Roman" w:hAnsi="Times New Roman" w:cs="Times New Roman"/>
          <w:sz w:val="24"/>
          <w:szCs w:val="24"/>
        </w:rPr>
        <w:t xml:space="preserve">. </w:t>
      </w:r>
      <w:r w:rsidR="00996166">
        <w:rPr>
          <w:rFonts w:ascii="Times New Roman" w:hAnsi="Times New Roman" w:cs="Times New Roman"/>
          <w:sz w:val="24"/>
          <w:szCs w:val="24"/>
        </w:rPr>
        <w:t>U</w:t>
      </w:r>
      <w:r w:rsidR="003A3722">
        <w:rPr>
          <w:rFonts w:ascii="Times New Roman" w:hAnsi="Times New Roman" w:cs="Times New Roman"/>
          <w:sz w:val="24"/>
          <w:szCs w:val="24"/>
        </w:rPr>
        <w:t>sers could</w:t>
      </w:r>
      <w:r w:rsidR="00996166">
        <w:rPr>
          <w:rFonts w:ascii="Times New Roman" w:hAnsi="Times New Roman" w:cs="Times New Roman"/>
          <w:sz w:val="24"/>
          <w:szCs w:val="24"/>
        </w:rPr>
        <w:t xml:space="preserve"> </w:t>
      </w:r>
      <w:r w:rsidR="005D3DBE">
        <w:rPr>
          <w:rFonts w:ascii="Times New Roman" w:hAnsi="Times New Roman" w:cs="Times New Roman"/>
          <w:sz w:val="24"/>
          <w:szCs w:val="24"/>
        </w:rPr>
        <w:t xml:space="preserve">alternatively </w:t>
      </w:r>
      <w:r w:rsidR="00996166">
        <w:rPr>
          <w:rFonts w:ascii="Times New Roman" w:hAnsi="Times New Roman" w:cs="Times New Roman"/>
          <w:sz w:val="24"/>
          <w:szCs w:val="24"/>
        </w:rPr>
        <w:t xml:space="preserve">read in their own shapefile using </w:t>
      </w:r>
      <w:r w:rsidR="00996166" w:rsidRPr="00996166">
        <w:rPr>
          <w:rFonts w:ascii="Times New Roman" w:hAnsi="Times New Roman" w:cs="Times New Roman"/>
          <w:i/>
          <w:iCs/>
          <w:sz w:val="24"/>
          <w:szCs w:val="24"/>
        </w:rPr>
        <w:t>sf::</w:t>
      </w:r>
      <w:proofErr w:type="spellStart"/>
      <w:r w:rsidR="00996166" w:rsidRPr="00996166">
        <w:rPr>
          <w:rFonts w:ascii="Times New Roman" w:hAnsi="Times New Roman" w:cs="Times New Roman"/>
          <w:i/>
          <w:iCs/>
          <w:sz w:val="24"/>
          <w:szCs w:val="24"/>
        </w:rPr>
        <w:t>st_read</w:t>
      </w:r>
      <w:proofErr w:type="spellEnd"/>
      <w:r w:rsidR="00996166" w:rsidRPr="00996166">
        <w:rPr>
          <w:rFonts w:ascii="Times New Roman" w:hAnsi="Times New Roman" w:cs="Times New Roman"/>
          <w:i/>
          <w:iCs/>
          <w:sz w:val="24"/>
          <w:szCs w:val="24"/>
        </w:rPr>
        <w:t>()</w:t>
      </w:r>
      <w:r w:rsidR="005D3DBE">
        <w:rPr>
          <w:rFonts w:ascii="Times New Roman" w:hAnsi="Times New Roman" w:cs="Times New Roman"/>
          <w:sz w:val="24"/>
          <w:szCs w:val="24"/>
        </w:rPr>
        <w:t xml:space="preserve"> or create a collection of spatial points (e.g., field sites) using </w:t>
      </w:r>
      <w:r w:rsidR="005D3DBE" w:rsidRPr="005D3DBE">
        <w:rPr>
          <w:rFonts w:ascii="Times New Roman" w:hAnsi="Times New Roman" w:cs="Times New Roman"/>
          <w:i/>
          <w:iCs/>
          <w:sz w:val="24"/>
          <w:szCs w:val="24"/>
        </w:rPr>
        <w:t>sf::</w:t>
      </w:r>
      <w:proofErr w:type="spellStart"/>
      <w:r w:rsidR="005D3DBE" w:rsidRPr="005D3DBE">
        <w:rPr>
          <w:rFonts w:ascii="Times New Roman" w:hAnsi="Times New Roman" w:cs="Times New Roman"/>
          <w:i/>
          <w:iCs/>
          <w:sz w:val="24"/>
          <w:szCs w:val="24"/>
        </w:rPr>
        <w:t>st_sf</w:t>
      </w:r>
      <w:proofErr w:type="spellEnd"/>
      <w:r w:rsidR="005D3DBE" w:rsidRPr="005D3DBE">
        <w:rPr>
          <w:rFonts w:ascii="Times New Roman" w:hAnsi="Times New Roman" w:cs="Times New Roman"/>
          <w:i/>
          <w:iCs/>
          <w:sz w:val="24"/>
          <w:szCs w:val="24"/>
        </w:rPr>
        <w:t>()</w:t>
      </w:r>
      <w:r w:rsidR="00F5631C">
        <w:rPr>
          <w:rFonts w:ascii="Times New Roman" w:hAnsi="Times New Roman" w:cs="Times New Roman"/>
          <w:i/>
          <w:iCs/>
          <w:sz w:val="24"/>
          <w:szCs w:val="24"/>
        </w:rPr>
        <w:t xml:space="preserve"> </w:t>
      </w:r>
      <w:r w:rsidR="00F5631C">
        <w:rPr>
          <w:rFonts w:ascii="Times New Roman" w:hAnsi="Times New Roman" w:cs="Times New Roman"/>
          <w:sz w:val="24"/>
          <w:szCs w:val="24"/>
        </w:rPr>
        <w:fldChar w:fldCharType="begin"/>
      </w:r>
      <w:r w:rsidR="00F5631C">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F5631C">
        <w:rPr>
          <w:rFonts w:ascii="Times New Roman" w:hAnsi="Times New Roman" w:cs="Times New Roman"/>
          <w:sz w:val="24"/>
          <w:szCs w:val="24"/>
        </w:rPr>
        <w:fldChar w:fldCharType="separate"/>
      </w:r>
      <w:r w:rsidR="00F5631C">
        <w:rPr>
          <w:rFonts w:ascii="Times New Roman" w:hAnsi="Times New Roman" w:cs="Times New Roman"/>
          <w:noProof/>
          <w:sz w:val="24"/>
          <w:szCs w:val="24"/>
        </w:rPr>
        <w:t>(Pebesma 2018)</w:t>
      </w:r>
      <w:r w:rsidR="00F5631C">
        <w:rPr>
          <w:rFonts w:ascii="Times New Roman" w:hAnsi="Times New Roman" w:cs="Times New Roman"/>
          <w:sz w:val="24"/>
          <w:szCs w:val="24"/>
        </w:rPr>
        <w:fldChar w:fldCharType="end"/>
      </w:r>
      <w:r w:rsidR="005D3DBE">
        <w:rPr>
          <w:rFonts w:ascii="Times New Roman" w:hAnsi="Times New Roman" w:cs="Times New Roman"/>
          <w:sz w:val="24"/>
          <w:szCs w:val="24"/>
        </w:rPr>
        <w:t xml:space="preserve">. </w:t>
      </w:r>
      <w:r w:rsidR="001A6C0B">
        <w:rPr>
          <w:rFonts w:ascii="Times New Roman" w:hAnsi="Times New Roman" w:cs="Times New Roman"/>
          <w:sz w:val="24"/>
          <w:szCs w:val="24"/>
        </w:rPr>
        <w:t>W</w:t>
      </w:r>
      <w:r w:rsidR="00261806">
        <w:rPr>
          <w:rFonts w:ascii="Times New Roman" w:hAnsi="Times New Roman" w:cs="Times New Roman"/>
          <w:sz w:val="24"/>
          <w:szCs w:val="24"/>
        </w:rPr>
        <w:t xml:space="preserve">e </w:t>
      </w:r>
      <w:r w:rsidR="00B74F8F">
        <w:rPr>
          <w:rFonts w:ascii="Times New Roman" w:hAnsi="Times New Roman" w:cs="Times New Roman"/>
          <w:sz w:val="24"/>
          <w:szCs w:val="24"/>
        </w:rPr>
        <w:t xml:space="preserve">load </w:t>
      </w:r>
      <w:r w:rsidR="00A61107">
        <w:rPr>
          <w:rFonts w:ascii="Times New Roman" w:hAnsi="Times New Roman" w:cs="Times New Roman"/>
          <w:sz w:val="24"/>
          <w:szCs w:val="24"/>
        </w:rPr>
        <w:t xml:space="preserve">the </w:t>
      </w:r>
      <w:r w:rsidR="003A3722">
        <w:rPr>
          <w:rFonts w:ascii="Times New Roman" w:hAnsi="Times New Roman" w:cs="Times New Roman"/>
          <w:sz w:val="24"/>
          <w:szCs w:val="24"/>
        </w:rPr>
        <w:t xml:space="preserve">preserve boundary </w:t>
      </w:r>
      <w:r w:rsidR="00B74F8F">
        <w:rPr>
          <w:rFonts w:ascii="Times New Roman" w:hAnsi="Times New Roman" w:cs="Times New Roman"/>
          <w:sz w:val="24"/>
          <w:szCs w:val="24"/>
        </w:rPr>
        <w:t>dataset</w:t>
      </w:r>
      <w:r w:rsidR="004962EA">
        <w:rPr>
          <w:rFonts w:ascii="Times New Roman" w:hAnsi="Times New Roman" w:cs="Times New Roman"/>
          <w:sz w:val="24"/>
          <w:szCs w:val="24"/>
        </w:rPr>
        <w:t xml:space="preserve">, </w:t>
      </w:r>
      <w:r w:rsidR="001A1289">
        <w:rPr>
          <w:rFonts w:ascii="Times New Roman" w:hAnsi="Times New Roman" w:cs="Times New Roman"/>
          <w:sz w:val="24"/>
          <w:szCs w:val="24"/>
        </w:rPr>
        <w:t xml:space="preserve">create a </w:t>
      </w:r>
      <w:r w:rsidR="003A3722">
        <w:rPr>
          <w:rFonts w:ascii="Times New Roman" w:hAnsi="Times New Roman" w:cs="Times New Roman"/>
          <w:sz w:val="24"/>
          <w:szCs w:val="24"/>
        </w:rPr>
        <w:t xml:space="preserve">simple random sample of </w:t>
      </w:r>
      <w:r w:rsidR="003A3722" w:rsidRPr="003A3722">
        <w:rPr>
          <w:rFonts w:ascii="Times New Roman" w:hAnsi="Times New Roman" w:cs="Times New Roman"/>
          <w:i/>
          <w:iCs/>
          <w:sz w:val="24"/>
          <w:szCs w:val="24"/>
        </w:rPr>
        <w:t>n</w:t>
      </w:r>
      <w:r w:rsidR="003A3722">
        <w:rPr>
          <w:rFonts w:ascii="Times New Roman" w:hAnsi="Times New Roman" w:cs="Times New Roman"/>
          <w:i/>
          <w:iCs/>
          <w:sz w:val="24"/>
          <w:szCs w:val="24"/>
        </w:rPr>
        <w:t xml:space="preserve"> </w:t>
      </w:r>
      <w:r w:rsidR="003A3722">
        <w:rPr>
          <w:rFonts w:ascii="Times New Roman" w:hAnsi="Times New Roman" w:cs="Times New Roman"/>
          <w:sz w:val="24"/>
          <w:szCs w:val="24"/>
        </w:rPr>
        <w:t xml:space="preserve">points within the boundary </w:t>
      </w:r>
      <w:r w:rsidR="001A1289">
        <w:rPr>
          <w:rFonts w:ascii="Times New Roman" w:hAnsi="Times New Roman" w:cs="Times New Roman"/>
          <w:sz w:val="24"/>
          <w:szCs w:val="24"/>
        </w:rPr>
        <w:t xml:space="preserve">using </w:t>
      </w:r>
      <w:r w:rsidR="00EC65EC">
        <w:rPr>
          <w:rFonts w:ascii="Times New Roman" w:hAnsi="Times New Roman" w:cs="Times New Roman"/>
          <w:sz w:val="24"/>
          <w:szCs w:val="24"/>
        </w:rPr>
        <w:t xml:space="preserve">the </w:t>
      </w:r>
      <w:r w:rsidR="00EC65EC" w:rsidRPr="00EC65EC">
        <w:rPr>
          <w:rFonts w:ascii="Times New Roman" w:hAnsi="Times New Roman" w:cs="Times New Roman"/>
          <w:i/>
          <w:iCs/>
          <w:sz w:val="24"/>
          <w:szCs w:val="24"/>
        </w:rPr>
        <w:t>sf::</w:t>
      </w:r>
      <w:proofErr w:type="spellStart"/>
      <w:r w:rsidR="00EC65EC" w:rsidRPr="00EC65EC">
        <w:rPr>
          <w:rFonts w:ascii="Times New Roman" w:hAnsi="Times New Roman" w:cs="Times New Roman"/>
          <w:i/>
          <w:iCs/>
          <w:sz w:val="24"/>
          <w:szCs w:val="24"/>
        </w:rPr>
        <w:t>st</w:t>
      </w:r>
      <w:r w:rsidR="00EC65EC">
        <w:rPr>
          <w:rFonts w:ascii="Times New Roman" w:hAnsi="Times New Roman" w:cs="Times New Roman"/>
          <w:i/>
          <w:iCs/>
          <w:sz w:val="24"/>
          <w:szCs w:val="24"/>
        </w:rPr>
        <w:t>_</w:t>
      </w:r>
      <w:r w:rsidR="00EC65EC" w:rsidRPr="00EC65EC">
        <w:rPr>
          <w:rFonts w:ascii="Times New Roman" w:hAnsi="Times New Roman" w:cs="Times New Roman"/>
          <w:i/>
          <w:iCs/>
          <w:sz w:val="24"/>
          <w:szCs w:val="24"/>
        </w:rPr>
        <w:t>sample</w:t>
      </w:r>
      <w:proofErr w:type="spellEnd"/>
      <w:r w:rsidR="00EC65EC">
        <w:rPr>
          <w:rFonts w:ascii="Times New Roman" w:hAnsi="Times New Roman" w:cs="Times New Roman"/>
          <w:sz w:val="24"/>
          <w:szCs w:val="24"/>
        </w:rPr>
        <w:t xml:space="preserve"> </w:t>
      </w:r>
      <w:r w:rsidR="001A1289">
        <w:rPr>
          <w:rFonts w:ascii="Times New Roman" w:hAnsi="Times New Roman" w:cs="Times New Roman"/>
          <w:sz w:val="24"/>
          <w:szCs w:val="24"/>
        </w:rPr>
        <w:t>function</w:t>
      </w:r>
      <w:r w:rsidR="00B20966">
        <w:rPr>
          <w:rFonts w:ascii="Times New Roman" w:hAnsi="Times New Roman" w:cs="Times New Roman"/>
          <w:sz w:val="24"/>
          <w:szCs w:val="24"/>
        </w:rPr>
        <w:t xml:space="preserve">, </w:t>
      </w:r>
      <w:r w:rsidR="00EE75A4">
        <w:rPr>
          <w:rFonts w:ascii="Times New Roman" w:hAnsi="Times New Roman" w:cs="Times New Roman"/>
          <w:sz w:val="24"/>
          <w:szCs w:val="24"/>
        </w:rPr>
        <w:t xml:space="preserve">give each </w:t>
      </w:r>
      <w:r w:rsidR="00A61107">
        <w:rPr>
          <w:rFonts w:ascii="Times New Roman" w:hAnsi="Times New Roman" w:cs="Times New Roman"/>
          <w:sz w:val="24"/>
          <w:szCs w:val="24"/>
        </w:rPr>
        <w:t xml:space="preserve">sample </w:t>
      </w:r>
      <w:r w:rsidR="00EE75A4">
        <w:rPr>
          <w:rFonts w:ascii="Times New Roman" w:hAnsi="Times New Roman" w:cs="Times New Roman"/>
          <w:sz w:val="24"/>
          <w:szCs w:val="24"/>
        </w:rPr>
        <w:t xml:space="preserve">a unique identifier, </w:t>
      </w:r>
      <w:r w:rsidR="00B20966">
        <w:rPr>
          <w:rFonts w:ascii="Times New Roman" w:hAnsi="Times New Roman" w:cs="Times New Roman"/>
          <w:sz w:val="24"/>
          <w:szCs w:val="24"/>
        </w:rPr>
        <w:t>and then create a</w:t>
      </w:r>
      <w:r w:rsidR="006319B2">
        <w:rPr>
          <w:rFonts w:ascii="Times New Roman" w:hAnsi="Times New Roman" w:cs="Times New Roman"/>
          <w:sz w:val="24"/>
          <w:szCs w:val="24"/>
        </w:rPr>
        <w:t xml:space="preserve">n </w:t>
      </w:r>
      <w:r w:rsidR="003A3722">
        <w:rPr>
          <w:rFonts w:ascii="Times New Roman" w:hAnsi="Times New Roman" w:cs="Times New Roman"/>
          <w:sz w:val="24"/>
          <w:szCs w:val="24"/>
        </w:rPr>
        <w:t xml:space="preserve">interactive </w:t>
      </w:r>
      <w:r w:rsidR="00B20966">
        <w:rPr>
          <w:rFonts w:ascii="Times New Roman" w:hAnsi="Times New Roman" w:cs="Times New Roman"/>
          <w:sz w:val="24"/>
          <w:szCs w:val="24"/>
        </w:rPr>
        <w:t xml:space="preserve">map showing </w:t>
      </w:r>
      <w:r w:rsidR="003A3722">
        <w:rPr>
          <w:rFonts w:ascii="Times New Roman" w:hAnsi="Times New Roman" w:cs="Times New Roman"/>
          <w:sz w:val="24"/>
          <w:szCs w:val="24"/>
        </w:rPr>
        <w:t xml:space="preserve">preserve and sample point </w:t>
      </w:r>
      <w:r w:rsidR="00B20966">
        <w:rPr>
          <w:rFonts w:ascii="Times New Roman" w:hAnsi="Times New Roman" w:cs="Times New Roman"/>
          <w:sz w:val="24"/>
          <w:szCs w:val="24"/>
        </w:rPr>
        <w:t>locations</w:t>
      </w:r>
      <w:r w:rsidR="00C800DD">
        <w:rPr>
          <w:rFonts w:ascii="Times New Roman" w:hAnsi="Times New Roman" w:cs="Times New Roman"/>
          <w:sz w:val="24"/>
          <w:szCs w:val="24"/>
        </w:rPr>
        <w:t xml:space="preserve"> </w:t>
      </w:r>
      <w:r w:rsidR="006319B2">
        <w:rPr>
          <w:rFonts w:ascii="Times New Roman" w:hAnsi="Times New Roman" w:cs="Times New Roman"/>
          <w:sz w:val="24"/>
          <w:szCs w:val="24"/>
        </w:rPr>
        <w:t xml:space="preserve">using </w:t>
      </w:r>
      <w:r w:rsidR="006319B2" w:rsidRPr="006319B2">
        <w:rPr>
          <w:rFonts w:ascii="Times New Roman" w:hAnsi="Times New Roman" w:cs="Times New Roman"/>
          <w:i/>
          <w:iCs/>
          <w:sz w:val="24"/>
          <w:szCs w:val="24"/>
        </w:rPr>
        <w:t>leaflet</w:t>
      </w:r>
      <w:r w:rsidR="000648DB">
        <w:rPr>
          <w:rFonts w:ascii="Times New Roman" w:hAnsi="Times New Roman" w:cs="Times New Roman"/>
          <w:sz w:val="24"/>
          <w:szCs w:val="24"/>
        </w:rPr>
        <w:t xml:space="preserve"> (Figure 2) </w:t>
      </w:r>
      <w:r w:rsidR="006319B2" w:rsidRPr="006319B2">
        <w:rPr>
          <w:rFonts w:ascii="Times New Roman" w:hAnsi="Times New Roman" w:cs="Times New Roman"/>
          <w:sz w:val="24"/>
          <w:szCs w:val="24"/>
        </w:rPr>
        <w:fldChar w:fldCharType="begin"/>
      </w:r>
      <w:r w:rsidR="006319B2" w:rsidRPr="006319B2">
        <w:rPr>
          <w:rFonts w:ascii="Times New Roman" w:hAnsi="Times New Roman" w:cs="Times New Roman"/>
          <w:sz w:val="24"/>
          <w:szCs w:val="24"/>
        </w:rPr>
        <w:instrText xml:space="preserve"> ADDIN EN.CITE &lt;EndNote&gt;&lt;Cite&gt;&lt;Author&gt;Cheng&lt;/Author&gt;&lt;Year&gt;2022&lt;/Year&gt;&lt;RecNum&gt;4897&lt;/RecNum&gt;&lt;DisplayText&gt;(Cheng et al. 2022)&lt;/DisplayText&gt;&lt;record&gt;&lt;rec-number&gt;4897&lt;/rec-number&gt;&lt;foreign-keys&gt;&lt;key app="EN" db-id="przrz2xfys0et6es02qx0adprs59z2erxf5t" timestamp="1672973026"&gt;4897&lt;/key&gt;&lt;/foreign-keys&gt;&lt;ref-type name="Book"&gt;6&lt;/ref-type&gt;&lt;contributors&gt;&lt;authors&gt;&lt;author&gt;Cheng, J&lt;/author&gt;&lt;author&gt;Karambelkar, B&lt;/author&gt;&lt;author&gt;Xie, Y&lt;/author&gt;&lt;/authors&gt;&lt;/contributors&gt;&lt;titles&gt;&lt;title&gt;leaflet: Create Interactive Web Maps with the JavaScript &amp;apos;Leaflet&amp;apos; Library. R package version 2.1.1. https://CRAN.R-project.org/package=leaflet&lt;/title&gt;&lt;/titles&gt;&lt;dates&gt;&lt;year&gt;2022&lt;/year&gt;&lt;/dates&gt;&lt;urls&gt;&lt;/urls&gt;&lt;/record&gt;&lt;/Cite&gt;&lt;/EndNote&gt;</w:instrText>
      </w:r>
      <w:r w:rsidR="006319B2" w:rsidRPr="006319B2">
        <w:rPr>
          <w:rFonts w:ascii="Times New Roman" w:hAnsi="Times New Roman" w:cs="Times New Roman"/>
          <w:sz w:val="24"/>
          <w:szCs w:val="24"/>
        </w:rPr>
        <w:fldChar w:fldCharType="separate"/>
      </w:r>
      <w:r w:rsidR="006319B2" w:rsidRPr="006319B2">
        <w:rPr>
          <w:rFonts w:ascii="Times New Roman" w:hAnsi="Times New Roman" w:cs="Times New Roman"/>
          <w:noProof/>
          <w:sz w:val="24"/>
          <w:szCs w:val="24"/>
        </w:rPr>
        <w:t>(Cheng et al. 2022)</w:t>
      </w:r>
      <w:r w:rsidR="006319B2" w:rsidRPr="006319B2">
        <w:rPr>
          <w:rFonts w:ascii="Times New Roman" w:hAnsi="Times New Roman" w:cs="Times New Roman"/>
          <w:sz w:val="24"/>
          <w:szCs w:val="24"/>
        </w:rPr>
        <w:fldChar w:fldCharType="end"/>
      </w:r>
      <w:r w:rsidR="00B20966">
        <w:rPr>
          <w:rFonts w:ascii="Times New Roman" w:hAnsi="Times New Roman" w:cs="Times New Roman"/>
          <w:sz w:val="24"/>
          <w:szCs w:val="24"/>
        </w:rPr>
        <w:t xml:space="preserve">. </w:t>
      </w:r>
      <w:r w:rsidR="005E1331">
        <w:rPr>
          <w:rFonts w:ascii="Times New Roman" w:hAnsi="Times New Roman" w:cs="Times New Roman"/>
          <w:sz w:val="24"/>
          <w:szCs w:val="24"/>
        </w:rPr>
        <w:t>W</w:t>
      </w:r>
      <w:r w:rsidR="00EE75A4">
        <w:rPr>
          <w:rFonts w:ascii="Times New Roman" w:hAnsi="Times New Roman" w:cs="Times New Roman"/>
          <w:sz w:val="24"/>
          <w:szCs w:val="24"/>
        </w:rPr>
        <w:t xml:space="preserve">e then initialize GEE and submit a task to GEE that </w:t>
      </w:r>
      <w:r w:rsidR="002A1C94">
        <w:rPr>
          <w:rFonts w:ascii="Times New Roman" w:hAnsi="Times New Roman" w:cs="Times New Roman"/>
          <w:sz w:val="24"/>
          <w:szCs w:val="24"/>
        </w:rPr>
        <w:t xml:space="preserve">for each sample point </w:t>
      </w:r>
      <w:r w:rsidR="00EE75A4">
        <w:rPr>
          <w:rFonts w:ascii="Times New Roman" w:hAnsi="Times New Roman" w:cs="Times New Roman"/>
          <w:sz w:val="24"/>
          <w:szCs w:val="24"/>
        </w:rPr>
        <w:t xml:space="preserve">exports all </w:t>
      </w:r>
      <w:r w:rsidR="00EE75A4" w:rsidRPr="00663E07">
        <w:rPr>
          <w:rFonts w:ascii="Times New Roman" w:hAnsi="Times New Roman" w:cs="Times New Roman"/>
          <w:sz w:val="24"/>
          <w:szCs w:val="24"/>
        </w:rPr>
        <w:t xml:space="preserve">Landsat </w:t>
      </w:r>
      <w:r w:rsidR="005E1331">
        <w:rPr>
          <w:rFonts w:ascii="Times New Roman" w:hAnsi="Times New Roman" w:cs="Times New Roman"/>
          <w:sz w:val="24"/>
          <w:szCs w:val="24"/>
        </w:rPr>
        <w:t xml:space="preserve">5, 7, and 8 </w:t>
      </w:r>
      <w:r w:rsidR="002A1C94">
        <w:rPr>
          <w:rFonts w:ascii="Times New Roman" w:hAnsi="Times New Roman" w:cs="Times New Roman"/>
          <w:sz w:val="24"/>
          <w:szCs w:val="24"/>
        </w:rPr>
        <w:t xml:space="preserve">measurements </w:t>
      </w:r>
      <w:r w:rsidR="00EE75A4">
        <w:rPr>
          <w:rFonts w:ascii="Times New Roman" w:hAnsi="Times New Roman" w:cs="Times New Roman"/>
          <w:sz w:val="24"/>
          <w:szCs w:val="24"/>
        </w:rPr>
        <w:t xml:space="preserve">made </w:t>
      </w:r>
      <w:r w:rsidR="00EE75A4" w:rsidRPr="00663E07">
        <w:rPr>
          <w:rFonts w:ascii="Times New Roman" w:hAnsi="Times New Roman" w:cs="Times New Roman"/>
          <w:sz w:val="24"/>
          <w:szCs w:val="24"/>
        </w:rPr>
        <w:t>between day of year 152 (beginning of June) and 273 (end of September)</w:t>
      </w:r>
      <w:r w:rsidR="00EE75A4">
        <w:rPr>
          <w:rFonts w:ascii="Times New Roman" w:hAnsi="Times New Roman" w:cs="Times New Roman"/>
          <w:sz w:val="24"/>
          <w:szCs w:val="24"/>
        </w:rPr>
        <w:t xml:space="preserve"> from 1985 to 202</w:t>
      </w:r>
      <w:r w:rsidR="005E1331">
        <w:rPr>
          <w:rFonts w:ascii="Times New Roman" w:hAnsi="Times New Roman" w:cs="Times New Roman"/>
          <w:sz w:val="24"/>
          <w:szCs w:val="24"/>
        </w:rPr>
        <w:t>2.</w:t>
      </w:r>
      <w:r w:rsidR="003A027D">
        <w:rPr>
          <w:rFonts w:ascii="Times New Roman" w:hAnsi="Times New Roman" w:cs="Times New Roman"/>
          <w:sz w:val="24"/>
          <w:szCs w:val="24"/>
        </w:rPr>
        <w:t xml:space="preserve"> </w:t>
      </w:r>
      <w:r w:rsidR="00812BFC">
        <w:rPr>
          <w:rFonts w:ascii="Times New Roman" w:hAnsi="Times New Roman" w:cs="Times New Roman"/>
          <w:sz w:val="24"/>
          <w:szCs w:val="24"/>
        </w:rPr>
        <w:t>For expediency, this example exports data for three random sample points, which took ~11 minutes and yielded ~800 B of data</w:t>
      </w:r>
      <w:r w:rsidR="00A24318">
        <w:rPr>
          <w:rFonts w:ascii="Times New Roman" w:hAnsi="Times New Roman" w:cs="Times New Roman"/>
          <w:sz w:val="24"/>
          <w:szCs w:val="24"/>
        </w:rPr>
        <w:t xml:space="preserve"> written to a folder called “</w:t>
      </w:r>
      <w:proofErr w:type="spellStart"/>
      <w:r w:rsidR="00A24318">
        <w:rPr>
          <w:rFonts w:ascii="Times New Roman" w:hAnsi="Times New Roman" w:cs="Times New Roman"/>
          <w:sz w:val="24"/>
          <w:szCs w:val="24"/>
        </w:rPr>
        <w:t>earth_engine</w:t>
      </w:r>
      <w:proofErr w:type="spellEnd"/>
      <w:r w:rsidR="00A24318">
        <w:rPr>
          <w:rFonts w:ascii="Times New Roman" w:hAnsi="Times New Roman" w:cs="Times New Roman"/>
          <w:sz w:val="24"/>
          <w:szCs w:val="24"/>
        </w:rPr>
        <w:t xml:space="preserve">” on </w:t>
      </w:r>
      <w:ins w:id="29" w:author="Jakob Assmann" w:date="2023-01-12T12:35:00Z">
        <w:r w:rsidR="00BC36CE">
          <w:rPr>
            <w:rFonts w:ascii="Times New Roman" w:hAnsi="Times New Roman" w:cs="Times New Roman"/>
            <w:sz w:val="24"/>
            <w:szCs w:val="24"/>
          </w:rPr>
          <w:t xml:space="preserve">the user’s </w:t>
        </w:r>
      </w:ins>
      <w:r w:rsidR="00A24318">
        <w:rPr>
          <w:rFonts w:ascii="Times New Roman" w:hAnsi="Times New Roman" w:cs="Times New Roman"/>
          <w:sz w:val="24"/>
          <w:szCs w:val="24"/>
        </w:rPr>
        <w:t>Google Drive.</w:t>
      </w:r>
      <w:r w:rsidR="006D3841">
        <w:rPr>
          <w:rFonts w:ascii="Times New Roman" w:hAnsi="Times New Roman" w:cs="Times New Roman"/>
          <w:sz w:val="24"/>
          <w:szCs w:val="24"/>
        </w:rPr>
        <w:t xml:space="preserve"> </w:t>
      </w:r>
      <w:r w:rsidR="003E1579">
        <w:rPr>
          <w:rFonts w:ascii="Times New Roman" w:hAnsi="Times New Roman" w:cs="Times New Roman"/>
          <w:sz w:val="24"/>
          <w:szCs w:val="24"/>
        </w:rPr>
        <w:t xml:space="preserve">Exporting </w:t>
      </w:r>
      <w:r w:rsidR="008178C2">
        <w:rPr>
          <w:rFonts w:ascii="Times New Roman" w:hAnsi="Times New Roman" w:cs="Times New Roman"/>
          <w:sz w:val="24"/>
          <w:szCs w:val="24"/>
        </w:rPr>
        <w:t xml:space="preserve">four decades of summer Landsat data for </w:t>
      </w:r>
      <w:r w:rsidR="00D756F8">
        <w:rPr>
          <w:rFonts w:ascii="Times New Roman" w:hAnsi="Times New Roman" w:cs="Times New Roman"/>
          <w:sz w:val="24"/>
          <w:szCs w:val="24"/>
        </w:rPr>
        <w:t xml:space="preserve">100 sample </w:t>
      </w:r>
      <w:r w:rsidR="001676D6">
        <w:rPr>
          <w:rFonts w:ascii="Times New Roman" w:hAnsi="Times New Roman" w:cs="Times New Roman"/>
          <w:sz w:val="24"/>
          <w:szCs w:val="24"/>
        </w:rPr>
        <w:t xml:space="preserve">points </w:t>
      </w:r>
      <w:r w:rsidR="008178C2">
        <w:rPr>
          <w:rFonts w:ascii="Times New Roman" w:hAnsi="Times New Roman" w:cs="Times New Roman"/>
          <w:sz w:val="24"/>
          <w:szCs w:val="24"/>
        </w:rPr>
        <w:t>took ~</w:t>
      </w:r>
      <w:r w:rsidR="00D756F8">
        <w:rPr>
          <w:rFonts w:ascii="Times New Roman" w:hAnsi="Times New Roman" w:cs="Times New Roman"/>
          <w:sz w:val="24"/>
          <w:szCs w:val="24"/>
        </w:rPr>
        <w:t>6</w:t>
      </w:r>
      <w:r w:rsidR="008178C2">
        <w:rPr>
          <w:rFonts w:ascii="Times New Roman" w:hAnsi="Times New Roman" w:cs="Times New Roman"/>
          <w:sz w:val="24"/>
          <w:szCs w:val="24"/>
        </w:rPr>
        <w:t xml:space="preserve"> hours</w:t>
      </w:r>
      <w:r w:rsidR="00E139EB">
        <w:rPr>
          <w:rFonts w:ascii="Times New Roman" w:hAnsi="Times New Roman" w:cs="Times New Roman"/>
          <w:sz w:val="24"/>
          <w:szCs w:val="24"/>
        </w:rPr>
        <w:t xml:space="preserve"> and yielded ~28 MB of data, </w:t>
      </w:r>
      <w:r w:rsidR="001676D6">
        <w:rPr>
          <w:rFonts w:ascii="Times New Roman" w:hAnsi="Times New Roman" w:cs="Times New Roman"/>
          <w:sz w:val="24"/>
          <w:szCs w:val="24"/>
        </w:rPr>
        <w:t xml:space="preserve">while exporting data for 1,000 sample points took ~15 hours with four tasks running in parallel </w:t>
      </w:r>
      <w:r w:rsidR="00E139EB">
        <w:rPr>
          <w:rFonts w:ascii="Times New Roman" w:hAnsi="Times New Roman" w:cs="Times New Roman"/>
          <w:sz w:val="24"/>
          <w:szCs w:val="24"/>
        </w:rPr>
        <w:t>and yielded ~280 MB of data</w:t>
      </w:r>
      <w:r w:rsidR="001676D6">
        <w:rPr>
          <w:rFonts w:ascii="Times New Roman" w:hAnsi="Times New Roman" w:cs="Times New Roman"/>
          <w:sz w:val="24"/>
          <w:szCs w:val="24"/>
        </w:rPr>
        <w:t>.</w:t>
      </w:r>
      <w:r w:rsidR="00DA4F03">
        <w:rPr>
          <w:rFonts w:ascii="Times New Roman" w:hAnsi="Times New Roman" w:cs="Times New Roman"/>
          <w:sz w:val="24"/>
          <w:szCs w:val="24"/>
        </w:rPr>
        <w:t xml:space="preserve"> </w:t>
      </w:r>
      <w:r w:rsidR="00812BFC">
        <w:rPr>
          <w:rFonts w:ascii="Times New Roman" w:hAnsi="Times New Roman" w:cs="Times New Roman"/>
          <w:sz w:val="24"/>
          <w:szCs w:val="24"/>
        </w:rPr>
        <w:t xml:space="preserve">To facilitate subsequent parts of this example, we </w:t>
      </w:r>
      <w:r w:rsidR="00742E54">
        <w:rPr>
          <w:rFonts w:ascii="Times New Roman" w:hAnsi="Times New Roman" w:cs="Times New Roman"/>
          <w:sz w:val="24"/>
          <w:szCs w:val="24"/>
        </w:rPr>
        <w:t xml:space="preserve">include Landsat data for </w:t>
      </w:r>
      <w:r w:rsidR="00865F3D">
        <w:rPr>
          <w:rFonts w:ascii="Times New Roman" w:hAnsi="Times New Roman" w:cs="Times New Roman"/>
          <w:sz w:val="24"/>
          <w:szCs w:val="24"/>
        </w:rPr>
        <w:t xml:space="preserve">100 sample points </w:t>
      </w:r>
      <w:r w:rsidR="00742E54">
        <w:rPr>
          <w:rFonts w:ascii="Times New Roman" w:hAnsi="Times New Roman" w:cs="Times New Roman"/>
          <w:sz w:val="24"/>
          <w:szCs w:val="24"/>
        </w:rPr>
        <w:t xml:space="preserve">as a dataset </w:t>
      </w:r>
      <w:r w:rsidR="00812BFC">
        <w:rPr>
          <w:rFonts w:ascii="Times New Roman" w:hAnsi="Times New Roman" w:cs="Times New Roman"/>
          <w:sz w:val="24"/>
          <w:szCs w:val="24"/>
        </w:rPr>
        <w:t>(“</w:t>
      </w:r>
      <w:proofErr w:type="spellStart"/>
      <w:proofErr w:type="gramStart"/>
      <w:r w:rsidR="00812BFC">
        <w:rPr>
          <w:rFonts w:ascii="Times New Roman" w:hAnsi="Times New Roman" w:cs="Times New Roman"/>
          <w:sz w:val="24"/>
          <w:szCs w:val="24"/>
        </w:rPr>
        <w:t>noatak.dt</w:t>
      </w:r>
      <w:proofErr w:type="spellEnd"/>
      <w:proofErr w:type="gramEnd"/>
      <w:r w:rsidR="00812BFC">
        <w:rPr>
          <w:rFonts w:ascii="Times New Roman" w:hAnsi="Times New Roman" w:cs="Times New Roman"/>
          <w:sz w:val="24"/>
          <w:szCs w:val="24"/>
        </w:rPr>
        <w:t xml:space="preserve">”) </w:t>
      </w:r>
      <w:r w:rsidR="00742E54">
        <w:rPr>
          <w:rFonts w:ascii="Times New Roman" w:hAnsi="Times New Roman" w:cs="Times New Roman"/>
          <w:sz w:val="24"/>
          <w:szCs w:val="24"/>
        </w:rPr>
        <w:t xml:space="preserve">in </w:t>
      </w:r>
      <w:proofErr w:type="spellStart"/>
      <w:r w:rsidR="00742E54" w:rsidRPr="00742E54">
        <w:rPr>
          <w:rFonts w:ascii="Times New Roman" w:hAnsi="Times New Roman" w:cs="Times New Roman"/>
          <w:i/>
          <w:iCs/>
          <w:sz w:val="24"/>
          <w:szCs w:val="24"/>
        </w:rPr>
        <w:t>LandsatTS</w:t>
      </w:r>
      <w:proofErr w:type="spellEnd"/>
      <w:r w:rsidR="00812BFC">
        <w:rPr>
          <w:rFonts w:ascii="Times New Roman" w:hAnsi="Times New Roman" w:cs="Times New Roman"/>
          <w:sz w:val="24"/>
          <w:szCs w:val="24"/>
        </w:rPr>
        <w:t xml:space="preserve">. </w:t>
      </w:r>
      <w:r w:rsidR="00FE6C9C">
        <w:rPr>
          <w:rFonts w:ascii="Times New Roman" w:hAnsi="Times New Roman" w:cs="Times New Roman"/>
          <w:sz w:val="24"/>
          <w:szCs w:val="24"/>
        </w:rPr>
        <w:t>Data export p</w:t>
      </w:r>
      <w:r w:rsidR="00663E07" w:rsidRPr="00663E07">
        <w:rPr>
          <w:rFonts w:ascii="Times New Roman" w:hAnsi="Times New Roman" w:cs="Times New Roman"/>
          <w:sz w:val="24"/>
          <w:szCs w:val="24"/>
        </w:rPr>
        <w:t xml:space="preserve">rogress can be monitored using the GEE task manager in the web browser (https://code.earthengine.google.com/tasks) or </w:t>
      </w:r>
      <w:r w:rsidR="004334B1">
        <w:rPr>
          <w:rFonts w:ascii="Times New Roman" w:hAnsi="Times New Roman" w:cs="Times New Roman"/>
          <w:sz w:val="24"/>
          <w:szCs w:val="24"/>
        </w:rPr>
        <w:t xml:space="preserve">with </w:t>
      </w:r>
      <w:r w:rsidR="00663E07" w:rsidRPr="00663E07">
        <w:rPr>
          <w:rFonts w:ascii="Times New Roman" w:hAnsi="Times New Roman" w:cs="Times New Roman"/>
          <w:sz w:val="24"/>
          <w:szCs w:val="24"/>
        </w:rPr>
        <w:t xml:space="preserve">the R console using the </w:t>
      </w:r>
      <w:proofErr w:type="spellStart"/>
      <w:r w:rsidR="00663E07" w:rsidRPr="00663E07">
        <w:rPr>
          <w:rFonts w:ascii="Times New Roman" w:hAnsi="Times New Roman" w:cs="Times New Roman"/>
          <w:sz w:val="24"/>
          <w:szCs w:val="24"/>
        </w:rPr>
        <w:t>ee_</w:t>
      </w:r>
      <w:proofErr w:type="gramStart"/>
      <w:r w:rsidR="00663E07" w:rsidRPr="00663E07">
        <w:rPr>
          <w:rFonts w:ascii="Times New Roman" w:hAnsi="Times New Roman" w:cs="Times New Roman"/>
          <w:sz w:val="24"/>
          <w:szCs w:val="24"/>
        </w:rPr>
        <w:t>monitoring</w:t>
      </w:r>
      <w:proofErr w:type="spellEnd"/>
      <w:r w:rsidR="00663E07" w:rsidRPr="00663E07">
        <w:rPr>
          <w:rFonts w:ascii="Times New Roman" w:hAnsi="Times New Roman" w:cs="Times New Roman"/>
          <w:sz w:val="24"/>
          <w:szCs w:val="24"/>
        </w:rPr>
        <w:t>(</w:t>
      </w:r>
      <w:proofErr w:type="gramEnd"/>
      <w:r w:rsidR="00663E07" w:rsidRPr="00663E07">
        <w:rPr>
          <w:rFonts w:ascii="Times New Roman" w:hAnsi="Times New Roman" w:cs="Times New Roman"/>
          <w:sz w:val="24"/>
          <w:szCs w:val="24"/>
        </w:rPr>
        <w:t xml:space="preserve">) function provided by </w:t>
      </w:r>
      <w:proofErr w:type="spellStart"/>
      <w:r w:rsidR="00663E07" w:rsidRPr="001911DF">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w:t>
      </w:r>
      <w:r w:rsidR="008556D9">
        <w:rPr>
          <w:rFonts w:ascii="Times New Roman" w:hAnsi="Times New Roman" w:cs="Times New Roman"/>
          <w:sz w:val="24"/>
          <w:szCs w:val="24"/>
        </w:rPr>
        <w:t xml:space="preserve"> </w:t>
      </w:r>
      <w:r w:rsidR="00663E07" w:rsidRPr="00663E07">
        <w:rPr>
          <w:rFonts w:ascii="Times New Roman" w:hAnsi="Times New Roman" w:cs="Times New Roman"/>
          <w:sz w:val="24"/>
          <w:szCs w:val="24"/>
        </w:rPr>
        <w:t>The CSV file</w:t>
      </w:r>
      <w:r w:rsidR="004334B1">
        <w:rPr>
          <w:rFonts w:ascii="Times New Roman" w:hAnsi="Times New Roman" w:cs="Times New Roman"/>
          <w:sz w:val="24"/>
          <w:szCs w:val="24"/>
        </w:rPr>
        <w:t>(</w:t>
      </w:r>
      <w:r w:rsidR="00663E07" w:rsidRPr="00663E07">
        <w:rPr>
          <w:rFonts w:ascii="Times New Roman" w:hAnsi="Times New Roman" w:cs="Times New Roman"/>
          <w:sz w:val="24"/>
          <w:szCs w:val="24"/>
        </w:rPr>
        <w:t>s</w:t>
      </w:r>
      <w:r w:rsidR="004334B1">
        <w:rPr>
          <w:rFonts w:ascii="Times New Roman" w:hAnsi="Times New Roman" w:cs="Times New Roman"/>
          <w:sz w:val="24"/>
          <w:szCs w:val="24"/>
        </w:rPr>
        <w:t>)</w:t>
      </w:r>
      <w:r w:rsidR="00663E07" w:rsidRPr="00663E07">
        <w:rPr>
          <w:rFonts w:ascii="Times New Roman" w:hAnsi="Times New Roman" w:cs="Times New Roman"/>
          <w:sz w:val="24"/>
          <w:szCs w:val="24"/>
        </w:rPr>
        <w:t xml:space="preserve"> containing the raw exports need to be copied from </w:t>
      </w:r>
      <w:ins w:id="30" w:author="Jakob Assmann" w:date="2023-01-12T12:36:00Z">
        <w:r w:rsidR="00BC36CE">
          <w:rPr>
            <w:rFonts w:ascii="Times New Roman" w:hAnsi="Times New Roman" w:cs="Times New Roman"/>
            <w:sz w:val="24"/>
            <w:szCs w:val="24"/>
          </w:rPr>
          <w:t xml:space="preserve">the user’s </w:t>
        </w:r>
      </w:ins>
      <w:r w:rsidR="00663E07" w:rsidRPr="00663E07">
        <w:rPr>
          <w:rFonts w:ascii="Times New Roman" w:hAnsi="Times New Roman" w:cs="Times New Roman"/>
          <w:sz w:val="24"/>
          <w:szCs w:val="24"/>
        </w:rPr>
        <w:t xml:space="preserve">Google Drive to the local machine that will carry out the subsequent processing using </w:t>
      </w:r>
      <w:proofErr w:type="spellStart"/>
      <w:r w:rsidR="00D84020" w:rsidRPr="00D84020">
        <w:rPr>
          <w:rFonts w:ascii="Times New Roman" w:hAnsi="Times New Roman" w:cs="Times New Roman"/>
          <w:i/>
          <w:iCs/>
          <w:sz w:val="24"/>
          <w:szCs w:val="24"/>
        </w:rPr>
        <w:t>LandsatTS</w:t>
      </w:r>
      <w:proofErr w:type="spellEnd"/>
      <w:r w:rsidR="00663E07" w:rsidRPr="00663E07">
        <w:rPr>
          <w:rFonts w:ascii="Times New Roman" w:hAnsi="Times New Roman" w:cs="Times New Roman"/>
          <w:sz w:val="24"/>
          <w:szCs w:val="24"/>
        </w:rPr>
        <w:t xml:space="preserve">. The files can be copied manually or using the </w:t>
      </w:r>
      <w:proofErr w:type="spellStart"/>
      <w:r w:rsidR="00663E07" w:rsidRPr="00663E07">
        <w:rPr>
          <w:rFonts w:ascii="Times New Roman" w:hAnsi="Times New Roman" w:cs="Times New Roman"/>
          <w:sz w:val="24"/>
          <w:szCs w:val="24"/>
        </w:rPr>
        <w:t>ee_drive_to_</w:t>
      </w:r>
      <w:proofErr w:type="gramStart"/>
      <w:r w:rsidR="00663E07" w:rsidRPr="00663E07">
        <w:rPr>
          <w:rFonts w:ascii="Times New Roman" w:hAnsi="Times New Roman" w:cs="Times New Roman"/>
          <w:sz w:val="24"/>
          <w:szCs w:val="24"/>
        </w:rPr>
        <w:t>local</w:t>
      </w:r>
      <w:proofErr w:type="spellEnd"/>
      <w:r w:rsidR="00663E07" w:rsidRPr="00663E07">
        <w:rPr>
          <w:rFonts w:ascii="Times New Roman" w:hAnsi="Times New Roman" w:cs="Times New Roman"/>
          <w:sz w:val="24"/>
          <w:szCs w:val="24"/>
        </w:rPr>
        <w:t>(</w:t>
      </w:r>
      <w:proofErr w:type="gramEnd"/>
      <w:r w:rsidR="00663E07" w:rsidRPr="00663E07">
        <w:rPr>
          <w:rFonts w:ascii="Times New Roman" w:hAnsi="Times New Roman" w:cs="Times New Roman"/>
          <w:sz w:val="24"/>
          <w:szCs w:val="24"/>
        </w:rPr>
        <w:t xml:space="preserve">) function provided by </w:t>
      </w:r>
      <w:proofErr w:type="spellStart"/>
      <w:r w:rsidR="00663E07" w:rsidRPr="001A6C0B">
        <w:rPr>
          <w:rFonts w:ascii="Times New Roman" w:hAnsi="Times New Roman" w:cs="Times New Roman"/>
          <w:i/>
          <w:iCs/>
          <w:sz w:val="24"/>
          <w:szCs w:val="24"/>
        </w:rPr>
        <w:t>rgee</w:t>
      </w:r>
      <w:proofErr w:type="spellEnd"/>
      <w:r w:rsidR="00663E07" w:rsidRPr="00663E07">
        <w:rPr>
          <w:rFonts w:ascii="Times New Roman" w:hAnsi="Times New Roman" w:cs="Times New Roman"/>
          <w:sz w:val="24"/>
          <w:szCs w:val="24"/>
        </w:rPr>
        <w:t>. Once the records are available locally, they need to be cleaned and processed into vegetation index time series as detailed in the next section.</w:t>
      </w:r>
    </w:p>
    <w:p w14:paraId="1402975B" w14:textId="77777777" w:rsidR="00663E07" w:rsidRDefault="00663E07" w:rsidP="00663E07">
      <w:pPr>
        <w:pStyle w:val="NoSpacing"/>
        <w:rPr>
          <w:rFonts w:ascii="Times New Roman" w:hAnsi="Times New Roman" w:cs="Times New Roman"/>
          <w:sz w:val="24"/>
          <w:szCs w:val="24"/>
        </w:rPr>
      </w:pPr>
    </w:p>
    <w:p w14:paraId="1DA99C94" w14:textId="77777777" w:rsidR="006D4AB6" w:rsidRPr="002F458E" w:rsidRDefault="006D4AB6" w:rsidP="006D4AB6">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111B9D46" w14:textId="77777777" w:rsidR="00345705" w:rsidRPr="00345705" w:rsidRDefault="003D4104"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D4104">
        <w:rPr>
          <w:rFonts w:ascii="Consolas" w:hAnsi="Consolas" w:cs="Times New Roman"/>
          <w:sz w:val="20"/>
          <w:szCs w:val="20"/>
        </w:rPr>
        <w:t xml:space="preserve"> </w:t>
      </w:r>
      <w:r w:rsidR="00345705" w:rsidRPr="00345705">
        <w:rPr>
          <w:rFonts w:ascii="Consolas" w:hAnsi="Consolas" w:cs="Times New Roman"/>
          <w:sz w:val="20"/>
          <w:szCs w:val="20"/>
        </w:rPr>
        <w:t># Load required R packages</w:t>
      </w:r>
    </w:p>
    <w:p w14:paraId="6B6D3675"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345705">
        <w:rPr>
          <w:rFonts w:ascii="Consolas" w:hAnsi="Consolas" w:cs="Times New Roman"/>
          <w:sz w:val="20"/>
          <w:szCs w:val="20"/>
        </w:rPr>
        <w:t>require(</w:t>
      </w:r>
      <w:proofErr w:type="spellStart"/>
      <w:proofErr w:type="gramEnd"/>
      <w:r w:rsidRPr="00345705">
        <w:rPr>
          <w:rFonts w:ascii="Consolas" w:hAnsi="Consolas" w:cs="Times New Roman"/>
          <w:sz w:val="20"/>
          <w:szCs w:val="20"/>
        </w:rPr>
        <w:t>LandsatTS</w:t>
      </w:r>
      <w:proofErr w:type="spellEnd"/>
      <w:r w:rsidRPr="00345705">
        <w:rPr>
          <w:rFonts w:ascii="Consolas" w:hAnsi="Consolas" w:cs="Times New Roman"/>
          <w:sz w:val="20"/>
          <w:szCs w:val="20"/>
        </w:rPr>
        <w:t>)</w:t>
      </w:r>
    </w:p>
    <w:p w14:paraId="57CF10E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require(sf)</w:t>
      </w:r>
    </w:p>
    <w:p w14:paraId="3DC8450F"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rgee</w:t>
      </w:r>
      <w:proofErr w:type="spellEnd"/>
      <w:r w:rsidRPr="00345705">
        <w:rPr>
          <w:rFonts w:ascii="Consolas" w:hAnsi="Consolas" w:cs="Times New Roman"/>
          <w:sz w:val="20"/>
          <w:szCs w:val="20"/>
        </w:rPr>
        <w:t>)</w:t>
      </w:r>
    </w:p>
    <w:p w14:paraId="470E33C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proofErr w:type="spellStart"/>
      <w:r w:rsidRPr="00345705">
        <w:rPr>
          <w:rFonts w:ascii="Consolas" w:hAnsi="Consolas" w:cs="Times New Roman"/>
          <w:sz w:val="20"/>
          <w:szCs w:val="20"/>
        </w:rPr>
        <w:t>tidyverse</w:t>
      </w:r>
      <w:proofErr w:type="spellEnd"/>
      <w:r w:rsidRPr="00345705">
        <w:rPr>
          <w:rFonts w:ascii="Consolas" w:hAnsi="Consolas" w:cs="Times New Roman"/>
          <w:sz w:val="20"/>
          <w:szCs w:val="20"/>
        </w:rPr>
        <w:t>)</w:t>
      </w:r>
    </w:p>
    <w:p w14:paraId="06E63A22" w14:textId="37B91A76"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require(</w:t>
      </w:r>
      <w:r w:rsidR="00CF010A">
        <w:rPr>
          <w:rFonts w:ascii="Consolas" w:hAnsi="Consolas" w:cs="Times New Roman"/>
          <w:sz w:val="20"/>
          <w:szCs w:val="20"/>
        </w:rPr>
        <w:t>leaflet</w:t>
      </w:r>
      <w:r w:rsidRPr="00345705">
        <w:rPr>
          <w:rFonts w:ascii="Consolas" w:hAnsi="Consolas" w:cs="Times New Roman"/>
          <w:sz w:val="20"/>
          <w:szCs w:val="20"/>
        </w:rPr>
        <w:t>)</w:t>
      </w:r>
    </w:p>
    <w:p w14:paraId="4950EB17"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057A8C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Load the Noatak National Preserve simple feature polygon</w:t>
      </w:r>
    </w:p>
    <w:p w14:paraId="7DF372F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data(</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w:t>
      </w:r>
    </w:p>
    <w:p w14:paraId="7F8EA4A0"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E4E9D2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Create n random sample points within the Noatak National Preserve </w:t>
      </w:r>
    </w:p>
    <w:p w14:paraId="48F024A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&lt;- 3</w:t>
      </w:r>
    </w:p>
    <w:p w14:paraId="3FBB170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st_</w:t>
      </w:r>
      <w:proofErr w:type="gramStart"/>
      <w:r w:rsidRPr="00345705">
        <w:rPr>
          <w:rFonts w:ascii="Consolas" w:hAnsi="Consolas" w:cs="Times New Roman"/>
          <w:sz w:val="20"/>
          <w:szCs w:val="20"/>
        </w:rPr>
        <w:t>sample</w:t>
      </w:r>
      <w:proofErr w:type="spellEnd"/>
      <w:r w:rsidRPr="00345705">
        <w:rPr>
          <w:rFonts w:ascii="Consolas" w:hAnsi="Consolas" w:cs="Times New Roman"/>
          <w:sz w:val="20"/>
          <w:szCs w:val="20"/>
        </w:rPr>
        <w:t>(</w:t>
      </w:r>
      <w:proofErr w:type="gramEnd"/>
      <w:r w:rsidRPr="00345705">
        <w:rPr>
          <w:rFonts w:ascii="Consolas" w:hAnsi="Consolas" w:cs="Times New Roman"/>
          <w:sz w:val="20"/>
          <w:szCs w:val="20"/>
        </w:rPr>
        <w:t xml:space="preserve">x = </w:t>
      </w:r>
      <w:proofErr w:type="spellStart"/>
      <w:r w:rsidRPr="00345705">
        <w:rPr>
          <w:rFonts w:ascii="Consolas" w:hAnsi="Consolas" w:cs="Times New Roman"/>
          <w:sz w:val="20"/>
          <w:szCs w:val="20"/>
        </w:rPr>
        <w:t>noatak.sf</w:t>
      </w:r>
      <w:proofErr w:type="spellEnd"/>
      <w:r w:rsidRPr="00345705">
        <w:rPr>
          <w:rFonts w:ascii="Consolas" w:hAnsi="Consolas" w:cs="Times New Roman"/>
          <w:sz w:val="20"/>
          <w:szCs w:val="20"/>
        </w:rPr>
        <w:t xml:space="preserve">, size = </w:t>
      </w:r>
      <w:proofErr w:type="spellStart"/>
      <w:r w:rsidRPr="00345705">
        <w:rPr>
          <w:rFonts w:ascii="Consolas" w:hAnsi="Consolas" w:cs="Times New Roman"/>
          <w:sz w:val="20"/>
          <w:szCs w:val="20"/>
        </w:rPr>
        <w:t>n.pts</w:t>
      </w:r>
      <w:proofErr w:type="spellEnd"/>
      <w:r w:rsidRPr="00345705">
        <w:rPr>
          <w:rFonts w:ascii="Consolas" w:hAnsi="Consolas" w:cs="Times New Roman"/>
          <w:sz w:val="20"/>
          <w:szCs w:val="20"/>
        </w:rPr>
        <w:t xml:space="preserve">) %&gt;% </w:t>
      </w:r>
      <w:proofErr w:type="spellStart"/>
      <w:r w:rsidRPr="00345705">
        <w:rPr>
          <w:rFonts w:ascii="Consolas" w:hAnsi="Consolas" w:cs="Times New Roman"/>
          <w:sz w:val="20"/>
          <w:szCs w:val="20"/>
        </w:rPr>
        <w:t>st_sf</w:t>
      </w:r>
      <w:proofErr w:type="spellEnd"/>
      <w:r w:rsidRPr="00345705">
        <w:rPr>
          <w:rFonts w:ascii="Consolas" w:hAnsi="Consolas" w:cs="Times New Roman"/>
          <w:sz w:val="20"/>
          <w:szCs w:val="20"/>
        </w:rPr>
        <w:t>()</w:t>
      </w:r>
    </w:p>
    <w:p w14:paraId="07701548"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1ED308A"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Add unique identifier to each point</w:t>
      </w:r>
    </w:p>
    <w:p w14:paraId="336BFF9E" w14:textId="31BC5F23"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noatak.pts.sf$sample_id</w:t>
      </w:r>
      <w:proofErr w:type="spellEnd"/>
      <w:r w:rsidRPr="00345705">
        <w:rPr>
          <w:rFonts w:ascii="Consolas" w:hAnsi="Consolas" w:cs="Times New Roman"/>
          <w:sz w:val="20"/>
          <w:szCs w:val="20"/>
        </w:rPr>
        <w:t xml:space="preserve"> </w:t>
      </w:r>
      <w:commentRangeStart w:id="31"/>
      <w:ins w:id="32" w:author="Jakob Assmann" w:date="2023-01-12T12:47:00Z">
        <w:r w:rsidR="00285994">
          <w:rPr>
            <w:rFonts w:ascii="Consolas" w:hAnsi="Consolas" w:cs="Times New Roman"/>
            <w:sz w:val="20"/>
            <w:szCs w:val="20"/>
          </w:rPr>
          <w:t>&lt;-</w:t>
        </w:r>
        <w:commentRangeEnd w:id="31"/>
        <w:r w:rsidR="00285994">
          <w:rPr>
            <w:rStyle w:val="CommentReference"/>
          </w:rPr>
          <w:commentReference w:id="31"/>
        </w:r>
      </w:ins>
      <w:del w:id="33" w:author="Jakob Assmann" w:date="2023-01-12T12:47:00Z">
        <w:r w:rsidRPr="00345705" w:rsidDel="00285994">
          <w:rPr>
            <w:rFonts w:ascii="Consolas" w:hAnsi="Consolas" w:cs="Times New Roman"/>
            <w:sz w:val="20"/>
            <w:szCs w:val="20"/>
          </w:rPr>
          <w:delText>=</w:delText>
        </w:r>
      </w:del>
      <w:r w:rsidRPr="00345705">
        <w:rPr>
          <w:rFonts w:ascii="Consolas" w:hAnsi="Consolas" w:cs="Times New Roman"/>
          <w:sz w:val="20"/>
          <w:szCs w:val="20"/>
        </w:rPr>
        <w:t xml:space="preserve"> paste0('S_', </w:t>
      </w:r>
      <w:proofErr w:type="gramStart"/>
      <w:r w:rsidRPr="00345705">
        <w:rPr>
          <w:rFonts w:ascii="Consolas" w:hAnsi="Consolas" w:cs="Times New Roman"/>
          <w:sz w:val="20"/>
          <w:szCs w:val="20"/>
        </w:rPr>
        <w:t>1:n.pts</w:t>
      </w:r>
      <w:proofErr w:type="gramEnd"/>
      <w:r w:rsidRPr="00345705">
        <w:rPr>
          <w:rFonts w:ascii="Consolas" w:hAnsi="Consolas" w:cs="Times New Roman"/>
          <w:sz w:val="20"/>
          <w:szCs w:val="20"/>
        </w:rPr>
        <w:t>)</w:t>
      </w:r>
    </w:p>
    <w:p w14:paraId="513A1003" w14:textId="09E3FF00" w:rsid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ABA464B" w14:textId="6BE0B1E3" w:rsidR="00FC4D5F" w:rsidRPr="00345705" w:rsidRDefault="00FC4D5F"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Make </w:t>
      </w:r>
      <w:r w:rsidR="00C056A9">
        <w:rPr>
          <w:rFonts w:ascii="Consolas" w:hAnsi="Consolas" w:cs="Times New Roman"/>
          <w:sz w:val="20"/>
          <w:szCs w:val="20"/>
        </w:rPr>
        <w:t xml:space="preserve">a </w:t>
      </w:r>
      <w:r w:rsidRPr="00FC4D5F">
        <w:rPr>
          <w:rFonts w:ascii="Consolas" w:hAnsi="Consolas" w:cs="Times New Roman"/>
          <w:sz w:val="20"/>
          <w:szCs w:val="20"/>
        </w:rPr>
        <w:t>basic interactive map showing Noatak National Preserve and sample points</w:t>
      </w:r>
    </w:p>
    <w:p w14:paraId="37579ADD" w14:textId="77777777"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C4D5F">
        <w:rPr>
          <w:rFonts w:ascii="Consolas" w:hAnsi="Consolas" w:cs="Times New Roman"/>
          <w:sz w:val="20"/>
          <w:szCs w:val="20"/>
        </w:rPr>
        <w:t>leaflet(</w:t>
      </w:r>
      <w:proofErr w:type="gramEnd"/>
      <w:r w:rsidRPr="00FC4D5F">
        <w:rPr>
          <w:rFonts w:ascii="Consolas" w:hAnsi="Consolas" w:cs="Times New Roman"/>
          <w:sz w:val="20"/>
          <w:szCs w:val="20"/>
        </w:rPr>
        <w:t>) %&gt;%</w:t>
      </w:r>
    </w:p>
    <w:p w14:paraId="36DCE63B" w14:textId="77777777"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w:t>
      </w:r>
      <w:proofErr w:type="spellStart"/>
      <w:proofErr w:type="gramStart"/>
      <w:r w:rsidRPr="00FC4D5F">
        <w:rPr>
          <w:rFonts w:ascii="Consolas" w:hAnsi="Consolas" w:cs="Times New Roman"/>
          <w:sz w:val="20"/>
          <w:szCs w:val="20"/>
        </w:rPr>
        <w:t>addProviderTiles</w:t>
      </w:r>
      <w:proofErr w:type="spellEnd"/>
      <w:r w:rsidRPr="00FC4D5F">
        <w:rPr>
          <w:rFonts w:ascii="Consolas" w:hAnsi="Consolas" w:cs="Times New Roman"/>
          <w:sz w:val="20"/>
          <w:szCs w:val="20"/>
        </w:rPr>
        <w:t>(</w:t>
      </w:r>
      <w:proofErr w:type="gramEnd"/>
      <w:r w:rsidRPr="00FC4D5F">
        <w:rPr>
          <w:rFonts w:ascii="Consolas" w:hAnsi="Consolas" w:cs="Times New Roman"/>
          <w:sz w:val="20"/>
          <w:szCs w:val="20"/>
        </w:rPr>
        <w:t>'</w:t>
      </w:r>
      <w:proofErr w:type="spellStart"/>
      <w:r w:rsidRPr="00FC4D5F">
        <w:rPr>
          <w:rFonts w:ascii="Consolas" w:hAnsi="Consolas" w:cs="Times New Roman"/>
          <w:sz w:val="20"/>
          <w:szCs w:val="20"/>
        </w:rPr>
        <w:t>Esri.WorldImagery</w:t>
      </w:r>
      <w:proofErr w:type="spellEnd"/>
      <w:r w:rsidRPr="00FC4D5F">
        <w:rPr>
          <w:rFonts w:ascii="Consolas" w:hAnsi="Consolas" w:cs="Times New Roman"/>
          <w:sz w:val="20"/>
          <w:szCs w:val="20"/>
        </w:rPr>
        <w:t xml:space="preserve">') %&gt;% </w:t>
      </w:r>
    </w:p>
    <w:p w14:paraId="53792605" w14:textId="0BA87A0F"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lastRenderedPageBreak/>
        <w:t xml:space="preserve">  </w:t>
      </w:r>
      <w:proofErr w:type="spellStart"/>
      <w:proofErr w:type="gramStart"/>
      <w:r w:rsidRPr="00FC4D5F">
        <w:rPr>
          <w:rFonts w:ascii="Consolas" w:hAnsi="Consolas" w:cs="Times New Roman"/>
          <w:sz w:val="20"/>
          <w:szCs w:val="20"/>
        </w:rPr>
        <w:t>addCircleMarkers</w:t>
      </w:r>
      <w:proofErr w:type="spellEnd"/>
      <w:r w:rsidRPr="00FC4D5F">
        <w:rPr>
          <w:rFonts w:ascii="Consolas" w:hAnsi="Consolas" w:cs="Times New Roman"/>
          <w:sz w:val="20"/>
          <w:szCs w:val="20"/>
        </w:rPr>
        <w:t>(</w:t>
      </w:r>
      <w:proofErr w:type="gramEnd"/>
      <w:r w:rsidRPr="00FC4D5F">
        <w:rPr>
          <w:rFonts w:ascii="Consolas" w:hAnsi="Consolas" w:cs="Times New Roman"/>
          <w:sz w:val="20"/>
          <w:szCs w:val="20"/>
        </w:rPr>
        <w:t xml:space="preserve">data = </w:t>
      </w:r>
      <w:proofErr w:type="spellStart"/>
      <w:r w:rsidRPr="00FC4D5F">
        <w:rPr>
          <w:rFonts w:ascii="Consolas" w:hAnsi="Consolas" w:cs="Times New Roman"/>
          <w:sz w:val="20"/>
          <w:szCs w:val="20"/>
        </w:rPr>
        <w:t>noatak.</w:t>
      </w:r>
      <w:r w:rsidR="00647450">
        <w:rPr>
          <w:rFonts w:ascii="Consolas" w:hAnsi="Consolas" w:cs="Times New Roman"/>
          <w:sz w:val="20"/>
          <w:szCs w:val="20"/>
        </w:rPr>
        <w:t>pts</w:t>
      </w:r>
      <w:r w:rsidRPr="00FC4D5F">
        <w:rPr>
          <w:rFonts w:ascii="Consolas" w:hAnsi="Consolas" w:cs="Times New Roman"/>
          <w:sz w:val="20"/>
          <w:szCs w:val="20"/>
        </w:rPr>
        <w:t>.sf</w:t>
      </w:r>
      <w:proofErr w:type="spellEnd"/>
      <w:r w:rsidRPr="00FC4D5F">
        <w:rPr>
          <w:rFonts w:ascii="Consolas" w:hAnsi="Consolas" w:cs="Times New Roman"/>
          <w:sz w:val="20"/>
          <w:szCs w:val="20"/>
        </w:rPr>
        <w:t>, color = '</w:t>
      </w:r>
      <w:del w:id="34" w:author="Jakob Assmann" w:date="2023-01-12T13:11:00Z">
        <w:r w:rsidRPr="00FC4D5F" w:rsidDel="00A13D8E">
          <w:rPr>
            <w:rFonts w:ascii="Consolas" w:hAnsi="Consolas" w:cs="Times New Roman"/>
            <w:sz w:val="20"/>
            <w:szCs w:val="20"/>
          </w:rPr>
          <w:delText>black</w:delText>
        </w:r>
      </w:del>
      <w:ins w:id="35" w:author="Jakob Assmann" w:date="2023-01-12T13:11:00Z">
        <w:r w:rsidR="00A13D8E">
          <w:rPr>
            <w:rFonts w:ascii="Consolas" w:hAnsi="Consolas" w:cs="Times New Roman"/>
            <w:sz w:val="20"/>
            <w:szCs w:val="20"/>
          </w:rPr>
          <w:t>white</w:t>
        </w:r>
      </w:ins>
      <w:r w:rsidRPr="00FC4D5F">
        <w:rPr>
          <w:rFonts w:ascii="Consolas" w:hAnsi="Consolas" w:cs="Times New Roman"/>
          <w:sz w:val="20"/>
          <w:szCs w:val="20"/>
        </w:rPr>
        <w:t>', opacity = 0.9,</w:t>
      </w:r>
    </w:p>
    <w:p w14:paraId="69B47DAF" w14:textId="5BDEE993" w:rsidR="00FC4D5F" w:rsidRP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C4D5F">
        <w:rPr>
          <w:rFonts w:ascii="Consolas" w:hAnsi="Consolas" w:cs="Times New Roman"/>
          <w:sz w:val="20"/>
          <w:szCs w:val="20"/>
        </w:rPr>
        <w:t xml:space="preserve">                   </w:t>
      </w:r>
      <w:proofErr w:type="spellStart"/>
      <w:r w:rsidRPr="00FC4D5F">
        <w:rPr>
          <w:rFonts w:ascii="Consolas" w:hAnsi="Consolas" w:cs="Times New Roman"/>
          <w:sz w:val="20"/>
          <w:szCs w:val="20"/>
        </w:rPr>
        <w:t>fillColor</w:t>
      </w:r>
      <w:proofErr w:type="spellEnd"/>
      <w:r w:rsidRPr="00FC4D5F">
        <w:rPr>
          <w:rFonts w:ascii="Consolas" w:hAnsi="Consolas" w:cs="Times New Roman"/>
          <w:sz w:val="20"/>
          <w:szCs w:val="20"/>
        </w:rPr>
        <w:t xml:space="preserve"> = '</w:t>
      </w:r>
      <w:ins w:id="36" w:author="Jakob Assmann" w:date="2023-01-12T13:11:00Z">
        <w:r w:rsidR="00A13D8E">
          <w:rPr>
            <w:rFonts w:ascii="Consolas" w:hAnsi="Consolas" w:cs="Times New Roman"/>
            <w:sz w:val="20"/>
            <w:szCs w:val="20"/>
          </w:rPr>
          <w:t>fuchsia</w:t>
        </w:r>
      </w:ins>
      <w:del w:id="37" w:author="Jakob Assmann" w:date="2023-01-12T13:11:00Z">
        <w:r w:rsidRPr="00FC4D5F" w:rsidDel="00A13D8E">
          <w:rPr>
            <w:rFonts w:ascii="Consolas" w:hAnsi="Consolas" w:cs="Times New Roman"/>
            <w:sz w:val="20"/>
            <w:szCs w:val="20"/>
          </w:rPr>
          <w:delText>red</w:delText>
        </w:r>
      </w:del>
      <w:r w:rsidRPr="00FC4D5F">
        <w:rPr>
          <w:rFonts w:ascii="Consolas" w:hAnsi="Consolas" w:cs="Times New Roman"/>
          <w:sz w:val="20"/>
          <w:szCs w:val="20"/>
        </w:rPr>
        <w:t xml:space="preserve">', </w:t>
      </w:r>
      <w:proofErr w:type="spellStart"/>
      <w:r w:rsidRPr="00FC4D5F">
        <w:rPr>
          <w:rFonts w:ascii="Consolas" w:hAnsi="Consolas" w:cs="Times New Roman"/>
          <w:sz w:val="20"/>
          <w:szCs w:val="20"/>
        </w:rPr>
        <w:t>fillOpacity</w:t>
      </w:r>
      <w:proofErr w:type="spellEnd"/>
      <w:r w:rsidRPr="00FC4D5F">
        <w:rPr>
          <w:rFonts w:ascii="Consolas" w:hAnsi="Consolas" w:cs="Times New Roman"/>
          <w:sz w:val="20"/>
          <w:szCs w:val="20"/>
        </w:rPr>
        <w:t xml:space="preserve"> = 0.5, weight = 1, radius = </w:t>
      </w:r>
      <w:r w:rsidR="00BA0CC3">
        <w:rPr>
          <w:rFonts w:ascii="Consolas" w:hAnsi="Consolas" w:cs="Times New Roman"/>
          <w:sz w:val="20"/>
          <w:szCs w:val="20"/>
        </w:rPr>
        <w:t>5)</w:t>
      </w:r>
      <w:r w:rsidRPr="00FC4D5F">
        <w:rPr>
          <w:rFonts w:ascii="Consolas" w:hAnsi="Consolas" w:cs="Times New Roman"/>
          <w:sz w:val="20"/>
          <w:szCs w:val="20"/>
        </w:rPr>
        <w:t xml:space="preserve"> %&gt;% </w:t>
      </w:r>
    </w:p>
    <w:p w14:paraId="27348E85" w14:textId="3A0FAA20" w:rsidR="00A13D8E" w:rsidRPr="00A13D8E" w:rsidRDefault="00FC4D5F" w:rsidP="00A13D8E">
      <w:pPr>
        <w:pStyle w:val="NoSpacing"/>
        <w:pBdr>
          <w:top w:val="single" w:sz="4" w:space="1" w:color="auto"/>
          <w:left w:val="single" w:sz="4" w:space="4" w:color="auto"/>
          <w:bottom w:val="single" w:sz="4" w:space="1" w:color="auto"/>
          <w:right w:val="single" w:sz="4" w:space="4" w:color="auto"/>
        </w:pBdr>
        <w:shd w:val="pct12" w:color="auto" w:fill="auto"/>
        <w:rPr>
          <w:ins w:id="38" w:author="Jakob Assmann" w:date="2023-01-12T13:05:00Z"/>
          <w:rFonts w:ascii="Consolas" w:hAnsi="Consolas" w:cs="Times New Roman"/>
          <w:sz w:val="20"/>
          <w:szCs w:val="20"/>
        </w:rPr>
      </w:pPr>
      <w:r w:rsidRPr="00FC4D5F">
        <w:rPr>
          <w:rFonts w:ascii="Consolas" w:hAnsi="Consolas" w:cs="Times New Roman"/>
          <w:sz w:val="20"/>
          <w:szCs w:val="20"/>
        </w:rPr>
        <w:t xml:space="preserve">  </w:t>
      </w:r>
      <w:proofErr w:type="spellStart"/>
      <w:proofErr w:type="gramStart"/>
      <w:r w:rsidRPr="00FC4D5F">
        <w:rPr>
          <w:rFonts w:ascii="Consolas" w:hAnsi="Consolas" w:cs="Times New Roman"/>
          <w:sz w:val="20"/>
          <w:szCs w:val="20"/>
        </w:rPr>
        <w:t>addPolygons</w:t>
      </w:r>
      <w:proofErr w:type="spellEnd"/>
      <w:r w:rsidRPr="00FC4D5F">
        <w:rPr>
          <w:rFonts w:ascii="Consolas" w:hAnsi="Consolas" w:cs="Times New Roman"/>
          <w:sz w:val="20"/>
          <w:szCs w:val="20"/>
        </w:rPr>
        <w:t>(</w:t>
      </w:r>
      <w:proofErr w:type="gramEnd"/>
      <w:r w:rsidRPr="00FC4D5F">
        <w:rPr>
          <w:rFonts w:ascii="Consolas" w:hAnsi="Consolas" w:cs="Times New Roman"/>
          <w:sz w:val="20"/>
          <w:szCs w:val="20"/>
        </w:rPr>
        <w:t xml:space="preserve">data = </w:t>
      </w:r>
      <w:proofErr w:type="spellStart"/>
      <w:r w:rsidRPr="00FC4D5F">
        <w:rPr>
          <w:rFonts w:ascii="Consolas" w:hAnsi="Consolas" w:cs="Times New Roman"/>
          <w:sz w:val="20"/>
          <w:szCs w:val="20"/>
        </w:rPr>
        <w:t>noatak.sf</w:t>
      </w:r>
      <w:proofErr w:type="spellEnd"/>
      <w:r w:rsidRPr="00FC4D5F">
        <w:rPr>
          <w:rFonts w:ascii="Consolas" w:hAnsi="Consolas" w:cs="Times New Roman"/>
          <w:sz w:val="20"/>
          <w:szCs w:val="20"/>
        </w:rPr>
        <w:t>, color = '</w:t>
      </w:r>
      <w:del w:id="39" w:author="Jakob Assmann" w:date="2023-01-12T13:11:00Z">
        <w:r w:rsidRPr="00FC4D5F" w:rsidDel="00A13D8E">
          <w:rPr>
            <w:rFonts w:ascii="Consolas" w:hAnsi="Consolas" w:cs="Times New Roman"/>
            <w:sz w:val="20"/>
            <w:szCs w:val="20"/>
          </w:rPr>
          <w:delText>black</w:delText>
        </w:r>
      </w:del>
      <w:ins w:id="40" w:author="Jakob Assmann" w:date="2023-01-12T13:11:00Z">
        <w:r w:rsidR="00A13D8E">
          <w:rPr>
            <w:rFonts w:ascii="Consolas" w:hAnsi="Consolas" w:cs="Times New Roman"/>
            <w:sz w:val="20"/>
            <w:szCs w:val="20"/>
          </w:rPr>
          <w:t>white</w:t>
        </w:r>
      </w:ins>
      <w:r w:rsidRPr="00FC4D5F">
        <w:rPr>
          <w:rFonts w:ascii="Consolas" w:hAnsi="Consolas" w:cs="Times New Roman"/>
          <w:sz w:val="20"/>
          <w:szCs w:val="20"/>
        </w:rPr>
        <w:t>', weight = 3)</w:t>
      </w:r>
      <w:ins w:id="41" w:author="Jakob Assmann" w:date="2023-01-12T13:05:00Z">
        <w:r w:rsidR="00A13D8E" w:rsidRPr="00A13D8E">
          <w:t xml:space="preserve"> </w:t>
        </w:r>
        <w:r w:rsidR="00A13D8E" w:rsidRPr="00A13D8E">
          <w:rPr>
            <w:rFonts w:ascii="Consolas" w:hAnsi="Consolas" w:cs="Times New Roman"/>
            <w:sz w:val="20"/>
            <w:szCs w:val="20"/>
          </w:rPr>
          <w:t>%&gt;%</w:t>
        </w:r>
      </w:ins>
    </w:p>
    <w:p w14:paraId="4BCCAEE0" w14:textId="264C407C" w:rsidR="00FC4D5F" w:rsidRDefault="00A13D8E" w:rsidP="00A13D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ins w:id="42" w:author="Jakob Assmann" w:date="2023-01-12T13:05:00Z">
        <w:r w:rsidRPr="00A13D8E">
          <w:rPr>
            <w:rFonts w:ascii="Consolas" w:hAnsi="Consolas" w:cs="Times New Roman"/>
            <w:sz w:val="20"/>
            <w:szCs w:val="20"/>
          </w:rPr>
          <w:t xml:space="preserve">  </w:t>
        </w:r>
        <w:proofErr w:type="spellStart"/>
        <w:proofErr w:type="gramStart"/>
        <w:r w:rsidRPr="00A13D8E">
          <w:rPr>
            <w:rFonts w:ascii="Consolas" w:hAnsi="Consolas" w:cs="Times New Roman"/>
            <w:sz w:val="20"/>
            <w:szCs w:val="20"/>
          </w:rPr>
          <w:t>addScaleBar</w:t>
        </w:r>
        <w:proofErr w:type="spellEnd"/>
        <w:r w:rsidRPr="00A13D8E">
          <w:rPr>
            <w:rFonts w:ascii="Consolas" w:hAnsi="Consolas" w:cs="Times New Roman"/>
            <w:sz w:val="20"/>
            <w:szCs w:val="20"/>
          </w:rPr>
          <w:t>(</w:t>
        </w:r>
        <w:proofErr w:type="gramEnd"/>
        <w:r w:rsidRPr="00A13D8E">
          <w:rPr>
            <w:rFonts w:ascii="Consolas" w:hAnsi="Consolas" w:cs="Times New Roman"/>
            <w:sz w:val="20"/>
            <w:szCs w:val="20"/>
          </w:rPr>
          <w:t xml:space="preserve">options = </w:t>
        </w:r>
        <w:proofErr w:type="spellStart"/>
        <w:r w:rsidRPr="00A13D8E">
          <w:rPr>
            <w:rFonts w:ascii="Consolas" w:hAnsi="Consolas" w:cs="Times New Roman"/>
            <w:sz w:val="20"/>
            <w:szCs w:val="20"/>
          </w:rPr>
          <w:t>scaleBarOptions</w:t>
        </w:r>
        <w:proofErr w:type="spellEnd"/>
        <w:r w:rsidRPr="00A13D8E">
          <w:rPr>
            <w:rFonts w:ascii="Consolas" w:hAnsi="Consolas" w:cs="Times New Roman"/>
            <w:sz w:val="20"/>
            <w:szCs w:val="20"/>
          </w:rPr>
          <w:t>(imperial = F))</w:t>
        </w:r>
      </w:ins>
    </w:p>
    <w:p w14:paraId="3C8F62DF" w14:textId="77777777" w:rsidR="00FC4D5F" w:rsidRDefault="00FC4D5F" w:rsidP="00FC4D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7AD0986" w14:textId="093B8792"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Initialize Earth Engine</w:t>
      </w:r>
    </w:p>
    <w:p w14:paraId="3453267B"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ee_</w:t>
      </w:r>
      <w:proofErr w:type="gramStart"/>
      <w:r w:rsidRPr="00345705">
        <w:rPr>
          <w:rFonts w:ascii="Consolas" w:hAnsi="Consolas" w:cs="Times New Roman"/>
          <w:sz w:val="20"/>
          <w:szCs w:val="20"/>
        </w:rPr>
        <w:t>Initialize</w:t>
      </w:r>
      <w:proofErr w:type="spellEnd"/>
      <w:r w:rsidRPr="00345705">
        <w:rPr>
          <w:rFonts w:ascii="Consolas" w:hAnsi="Consolas" w:cs="Times New Roman"/>
          <w:sz w:val="20"/>
          <w:szCs w:val="20"/>
        </w:rPr>
        <w:t>(</w:t>
      </w:r>
      <w:proofErr w:type="gramEnd"/>
      <w:r w:rsidRPr="00345705">
        <w:rPr>
          <w:rFonts w:ascii="Consolas" w:hAnsi="Consolas" w:cs="Times New Roman"/>
          <w:sz w:val="20"/>
          <w:szCs w:val="20"/>
        </w:rPr>
        <w:t>)</w:t>
      </w:r>
    </w:p>
    <w:p w14:paraId="74F81D7D"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D90385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Extract a time-series of surface reflectance measurements for each Landsat pixel</w:t>
      </w:r>
    </w:p>
    <w:p w14:paraId="50CDA1FE"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345705">
        <w:rPr>
          <w:rFonts w:ascii="Consolas" w:hAnsi="Consolas" w:cs="Times New Roman"/>
          <w:sz w:val="20"/>
          <w:szCs w:val="20"/>
        </w:rPr>
        <w:t>task_list</w:t>
      </w:r>
      <w:proofErr w:type="spellEnd"/>
      <w:r w:rsidRPr="00345705">
        <w:rPr>
          <w:rFonts w:ascii="Consolas" w:hAnsi="Consolas" w:cs="Times New Roman"/>
          <w:sz w:val="20"/>
          <w:szCs w:val="20"/>
        </w:rPr>
        <w:t xml:space="preserve"> &lt;- </w:t>
      </w:r>
      <w:proofErr w:type="spellStart"/>
      <w:r w:rsidRPr="00345705">
        <w:rPr>
          <w:rFonts w:ascii="Consolas" w:hAnsi="Consolas" w:cs="Times New Roman"/>
          <w:sz w:val="20"/>
          <w:szCs w:val="20"/>
        </w:rPr>
        <w:t>lsat_export_</w:t>
      </w:r>
      <w:proofErr w:type="gramStart"/>
      <w:r w:rsidRPr="00345705">
        <w:rPr>
          <w:rFonts w:ascii="Consolas" w:hAnsi="Consolas" w:cs="Times New Roman"/>
          <w:sz w:val="20"/>
          <w:szCs w:val="20"/>
        </w:rPr>
        <w:t>ts</w:t>
      </w:r>
      <w:proofErr w:type="spellEnd"/>
      <w:r w:rsidRPr="00345705">
        <w:rPr>
          <w:rFonts w:ascii="Consolas" w:hAnsi="Consolas" w:cs="Times New Roman"/>
          <w:sz w:val="20"/>
          <w:szCs w:val="20"/>
        </w:rPr>
        <w:t>(</w:t>
      </w:r>
      <w:proofErr w:type="spellStart"/>
      <w:proofErr w:type="gramEnd"/>
      <w:r w:rsidRPr="00345705">
        <w:rPr>
          <w:rFonts w:ascii="Consolas" w:hAnsi="Consolas" w:cs="Times New Roman"/>
          <w:sz w:val="20"/>
          <w:szCs w:val="20"/>
        </w:rPr>
        <w:t>pixel_coords_sf</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pts.sf</w:t>
      </w:r>
      <w:proofErr w:type="spellEnd"/>
      <w:r w:rsidRPr="00345705">
        <w:rPr>
          <w:rFonts w:ascii="Consolas" w:hAnsi="Consolas" w:cs="Times New Roman"/>
          <w:sz w:val="20"/>
          <w:szCs w:val="20"/>
        </w:rPr>
        <w:t>,</w:t>
      </w:r>
    </w:p>
    <w:p w14:paraId="7BCC5F0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start_date</w:t>
      </w:r>
      <w:proofErr w:type="spellEnd"/>
      <w:r w:rsidRPr="00345705">
        <w:rPr>
          <w:rFonts w:ascii="Consolas" w:hAnsi="Consolas" w:cs="Times New Roman"/>
          <w:sz w:val="20"/>
          <w:szCs w:val="20"/>
        </w:rPr>
        <w:t xml:space="preserve"> = "1985-06-01", </w:t>
      </w:r>
    </w:p>
    <w:p w14:paraId="6A66232C"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end_date</w:t>
      </w:r>
      <w:proofErr w:type="spellEnd"/>
      <w:r w:rsidRPr="00345705">
        <w:rPr>
          <w:rFonts w:ascii="Consolas" w:hAnsi="Consolas" w:cs="Times New Roman"/>
          <w:sz w:val="20"/>
          <w:szCs w:val="20"/>
        </w:rPr>
        <w:t xml:space="preserve"> = "2022-09-30",</w:t>
      </w:r>
    </w:p>
    <w:p w14:paraId="6B603F99"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start_doy</w:t>
      </w:r>
      <w:proofErr w:type="spellEnd"/>
      <w:r w:rsidRPr="00345705">
        <w:rPr>
          <w:rFonts w:ascii="Consolas" w:hAnsi="Consolas" w:cs="Times New Roman"/>
          <w:sz w:val="20"/>
          <w:szCs w:val="20"/>
        </w:rPr>
        <w:t xml:space="preserve"> = 152, </w:t>
      </w:r>
    </w:p>
    <w:p w14:paraId="6674D102"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end_doy</w:t>
      </w:r>
      <w:proofErr w:type="spellEnd"/>
      <w:r w:rsidRPr="00345705">
        <w:rPr>
          <w:rFonts w:ascii="Consolas" w:hAnsi="Consolas" w:cs="Times New Roman"/>
          <w:sz w:val="20"/>
          <w:szCs w:val="20"/>
        </w:rPr>
        <w:t xml:space="preserve"> = 273,</w:t>
      </w:r>
    </w:p>
    <w:p w14:paraId="2A832074" w14:textId="77777777" w:rsidR="00345705" w:rsidRPr="00345705"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file_prefix</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noatak</w:t>
      </w:r>
      <w:proofErr w:type="spellEnd"/>
      <w:r w:rsidRPr="00345705">
        <w:rPr>
          <w:rFonts w:ascii="Consolas" w:hAnsi="Consolas" w:cs="Times New Roman"/>
          <w:sz w:val="20"/>
          <w:szCs w:val="20"/>
        </w:rPr>
        <w:t xml:space="preserve">', </w:t>
      </w:r>
    </w:p>
    <w:p w14:paraId="0EAF1905" w14:textId="0380DD1C" w:rsidR="003D4104" w:rsidRPr="003D4104" w:rsidRDefault="00345705" w:rsidP="00345705">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345705">
        <w:rPr>
          <w:rFonts w:ascii="Consolas" w:hAnsi="Consolas" w:cs="Times New Roman"/>
          <w:sz w:val="20"/>
          <w:szCs w:val="20"/>
        </w:rPr>
        <w:t xml:space="preserve">                            </w:t>
      </w:r>
      <w:proofErr w:type="spellStart"/>
      <w:r w:rsidRPr="00345705">
        <w:rPr>
          <w:rFonts w:ascii="Consolas" w:hAnsi="Consolas" w:cs="Times New Roman"/>
          <w:sz w:val="20"/>
          <w:szCs w:val="20"/>
        </w:rPr>
        <w:t>drive_export_dir</w:t>
      </w:r>
      <w:proofErr w:type="spellEnd"/>
      <w:r w:rsidRPr="00345705">
        <w:rPr>
          <w:rFonts w:ascii="Consolas" w:hAnsi="Consolas" w:cs="Times New Roman"/>
          <w:sz w:val="20"/>
          <w:szCs w:val="20"/>
        </w:rPr>
        <w:t xml:space="preserve"> = '</w:t>
      </w:r>
      <w:proofErr w:type="spellStart"/>
      <w:r w:rsidRPr="00345705">
        <w:rPr>
          <w:rFonts w:ascii="Consolas" w:hAnsi="Consolas" w:cs="Times New Roman"/>
          <w:sz w:val="20"/>
          <w:szCs w:val="20"/>
        </w:rPr>
        <w:t>earth_engine</w:t>
      </w:r>
      <w:proofErr w:type="spellEnd"/>
      <w:r w:rsidRPr="00345705">
        <w:rPr>
          <w:rFonts w:ascii="Consolas" w:hAnsi="Consolas" w:cs="Times New Roman"/>
          <w:sz w:val="20"/>
          <w:szCs w:val="20"/>
        </w:rPr>
        <w:t>')</w:t>
      </w:r>
    </w:p>
    <w:p w14:paraId="00214E95" w14:textId="79EEFE1E" w:rsidR="00731521" w:rsidRDefault="00731521" w:rsidP="00F751FB">
      <w:pPr>
        <w:pStyle w:val="NoSpacing"/>
        <w:rPr>
          <w:rFonts w:ascii="Times New Roman" w:hAnsi="Times New Roman" w:cs="Times New Roman"/>
          <w:sz w:val="24"/>
          <w:szCs w:val="24"/>
        </w:rPr>
      </w:pPr>
    </w:p>
    <w:p w14:paraId="3FFBBC23" w14:textId="3A57F93A" w:rsidR="00165BEF" w:rsidRDefault="00C056A9" w:rsidP="00F751F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0E921" wp14:editId="588C0582">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CBBA57" w14:textId="3940D64B" w:rsidR="00165BEF" w:rsidRDefault="00165BEF" w:rsidP="00F751FB">
      <w:pPr>
        <w:pStyle w:val="NoSpacing"/>
        <w:rPr>
          <w:rFonts w:ascii="Times New Roman" w:hAnsi="Times New Roman" w:cs="Times New Roman"/>
          <w:sz w:val="24"/>
          <w:szCs w:val="24"/>
        </w:rPr>
      </w:pPr>
      <w:commentRangeStart w:id="43"/>
      <w:r>
        <w:rPr>
          <w:rFonts w:ascii="Times New Roman" w:hAnsi="Times New Roman" w:cs="Times New Roman"/>
          <w:sz w:val="24"/>
          <w:szCs w:val="24"/>
        </w:rPr>
        <w:t xml:space="preserve">Figure 2. </w:t>
      </w:r>
      <w:commentRangeEnd w:id="43"/>
      <w:r w:rsidR="00285994">
        <w:rPr>
          <w:rStyle w:val="CommentReference"/>
        </w:rPr>
        <w:commentReference w:id="43"/>
      </w:r>
      <w:r w:rsidR="00C056A9">
        <w:rPr>
          <w:rFonts w:ascii="Times New Roman" w:hAnsi="Times New Roman" w:cs="Times New Roman"/>
          <w:sz w:val="24"/>
          <w:szCs w:val="24"/>
        </w:rPr>
        <w:t>Screenshot of a</w:t>
      </w:r>
      <w:r w:rsidR="00AD00AA">
        <w:rPr>
          <w:rFonts w:ascii="Times New Roman" w:hAnsi="Times New Roman" w:cs="Times New Roman"/>
          <w:sz w:val="24"/>
          <w:szCs w:val="24"/>
        </w:rPr>
        <w:t xml:space="preserve"> </w:t>
      </w:r>
      <w:r w:rsidR="00AD00AA" w:rsidRPr="00AD00AA">
        <w:rPr>
          <w:rFonts w:ascii="Times New Roman" w:hAnsi="Times New Roman" w:cs="Times New Roman"/>
          <w:i/>
          <w:iCs/>
          <w:sz w:val="24"/>
          <w:szCs w:val="24"/>
        </w:rPr>
        <w:t>leaflet</w:t>
      </w:r>
      <w:r w:rsidR="00AD00AA">
        <w:rPr>
          <w:rFonts w:ascii="Times New Roman" w:hAnsi="Times New Roman" w:cs="Times New Roman"/>
          <w:sz w:val="24"/>
          <w:szCs w:val="24"/>
        </w:rPr>
        <w:t xml:space="preserve"> </w:t>
      </w:r>
      <w:r w:rsidR="00C056A9">
        <w:rPr>
          <w:rFonts w:ascii="Times New Roman" w:hAnsi="Times New Roman" w:cs="Times New Roman"/>
          <w:sz w:val="24"/>
          <w:szCs w:val="24"/>
        </w:rPr>
        <w:t xml:space="preserve">interactive </w:t>
      </w:r>
      <w:r>
        <w:rPr>
          <w:rFonts w:ascii="Times New Roman" w:hAnsi="Times New Roman" w:cs="Times New Roman"/>
          <w:sz w:val="24"/>
          <w:szCs w:val="24"/>
        </w:rPr>
        <w:t xml:space="preserve">map showing </w:t>
      </w:r>
      <w:r w:rsidR="00527C78">
        <w:rPr>
          <w:rFonts w:ascii="Times New Roman" w:hAnsi="Times New Roman" w:cs="Times New Roman"/>
          <w:sz w:val="24"/>
          <w:szCs w:val="24"/>
        </w:rPr>
        <w:t>the</w:t>
      </w:r>
      <w:r w:rsidR="00C056A9">
        <w:rPr>
          <w:rFonts w:ascii="Times New Roman" w:hAnsi="Times New Roman" w:cs="Times New Roman"/>
          <w:sz w:val="24"/>
          <w:szCs w:val="24"/>
        </w:rPr>
        <w:t xml:space="preserve"> </w:t>
      </w:r>
      <w:r w:rsidR="00527C78">
        <w:rPr>
          <w:rFonts w:ascii="Times New Roman" w:hAnsi="Times New Roman" w:cs="Times New Roman"/>
          <w:sz w:val="24"/>
          <w:szCs w:val="24"/>
        </w:rPr>
        <w:t xml:space="preserve">Noatak National Preserve </w:t>
      </w:r>
      <w:r w:rsidR="00C056A9">
        <w:rPr>
          <w:rFonts w:ascii="Times New Roman" w:hAnsi="Times New Roman" w:cs="Times New Roman"/>
          <w:sz w:val="24"/>
          <w:szCs w:val="24"/>
        </w:rPr>
        <w:t xml:space="preserve">boundary </w:t>
      </w:r>
      <w:r w:rsidR="00D2446D">
        <w:rPr>
          <w:rFonts w:ascii="Times New Roman" w:hAnsi="Times New Roman" w:cs="Times New Roman"/>
          <w:sz w:val="24"/>
          <w:szCs w:val="24"/>
        </w:rPr>
        <w:t xml:space="preserve">in northern Alaska, USA, </w:t>
      </w:r>
      <w:r w:rsidR="00C056A9">
        <w:rPr>
          <w:rFonts w:ascii="Times New Roman" w:hAnsi="Times New Roman" w:cs="Times New Roman"/>
          <w:sz w:val="24"/>
          <w:szCs w:val="24"/>
        </w:rPr>
        <w:t xml:space="preserve">and 100 </w:t>
      </w:r>
      <w:r w:rsidR="00AD00AA">
        <w:rPr>
          <w:rFonts w:ascii="Times New Roman" w:hAnsi="Times New Roman" w:cs="Times New Roman"/>
          <w:sz w:val="24"/>
          <w:szCs w:val="24"/>
        </w:rPr>
        <w:t xml:space="preserve">random </w:t>
      </w:r>
      <w:r w:rsidR="00C056A9">
        <w:rPr>
          <w:rFonts w:ascii="Times New Roman" w:hAnsi="Times New Roman" w:cs="Times New Roman"/>
          <w:sz w:val="24"/>
          <w:szCs w:val="24"/>
        </w:rPr>
        <w:t xml:space="preserve">sample </w:t>
      </w:r>
      <w:r w:rsidR="00527C78">
        <w:rPr>
          <w:rFonts w:ascii="Times New Roman" w:hAnsi="Times New Roman" w:cs="Times New Roman"/>
          <w:sz w:val="24"/>
          <w:szCs w:val="24"/>
        </w:rPr>
        <w:t xml:space="preserve">points within the preserve. </w:t>
      </w:r>
      <w:r w:rsidR="00893D51">
        <w:rPr>
          <w:rFonts w:ascii="Times New Roman" w:hAnsi="Times New Roman" w:cs="Times New Roman"/>
          <w:sz w:val="24"/>
          <w:szCs w:val="24"/>
        </w:rPr>
        <w:t xml:space="preserve">Landsat time series data were extracted for each of these </w:t>
      </w:r>
      <w:r w:rsidR="00F1493D">
        <w:rPr>
          <w:rFonts w:ascii="Times New Roman" w:hAnsi="Times New Roman" w:cs="Times New Roman"/>
          <w:sz w:val="24"/>
          <w:szCs w:val="24"/>
        </w:rPr>
        <w:t>sample points</w:t>
      </w:r>
      <w:r w:rsidR="00893D51">
        <w:rPr>
          <w:rFonts w:ascii="Times New Roman" w:hAnsi="Times New Roman" w:cs="Times New Roman"/>
          <w:sz w:val="24"/>
          <w:szCs w:val="24"/>
        </w:rPr>
        <w:t xml:space="preserve">. </w:t>
      </w:r>
      <w:r>
        <w:rPr>
          <w:rFonts w:ascii="Times New Roman" w:hAnsi="Times New Roman" w:cs="Times New Roman"/>
          <w:sz w:val="24"/>
          <w:szCs w:val="24"/>
        </w:rPr>
        <w:t xml:space="preserve"> </w:t>
      </w:r>
      <w:r w:rsidR="00AD00AA">
        <w:rPr>
          <w:rFonts w:ascii="Times New Roman" w:hAnsi="Times New Roman" w:cs="Times New Roman"/>
          <w:sz w:val="24"/>
          <w:szCs w:val="24"/>
        </w:rPr>
        <w:t xml:space="preserve">Base map from ESRI World Imagery. </w:t>
      </w:r>
    </w:p>
    <w:p w14:paraId="424C9B76" w14:textId="77777777" w:rsidR="00165BEF" w:rsidRDefault="00165BEF" w:rsidP="00F751FB">
      <w:pPr>
        <w:pStyle w:val="NoSpacing"/>
        <w:rPr>
          <w:rFonts w:ascii="Times New Roman" w:hAnsi="Times New Roman" w:cs="Times New Roman"/>
          <w:sz w:val="24"/>
          <w:szCs w:val="24"/>
        </w:rPr>
      </w:pPr>
    </w:p>
    <w:p w14:paraId="02013074" w14:textId="57FAF96B" w:rsidR="003D7172" w:rsidRDefault="00AD0531" w:rsidP="00AD0531">
      <w:pPr>
        <w:pStyle w:val="Heading2"/>
      </w:pPr>
      <w:r>
        <w:lastRenderedPageBreak/>
        <w:t xml:space="preserve">Part 2: </w:t>
      </w:r>
      <w:r w:rsidR="00E43F0B">
        <w:t xml:space="preserve">Format, clean, and summarize Landsat data </w:t>
      </w:r>
      <w:bookmarkStart w:id="44" w:name="_Hlk121159795"/>
      <w:r w:rsidR="00E43F0B">
        <w:t>in preparation for analysis</w:t>
      </w:r>
      <w:bookmarkEnd w:id="44"/>
    </w:p>
    <w:p w14:paraId="5808640A" w14:textId="0E0A7B7C" w:rsidR="00992443" w:rsidRDefault="002911BF" w:rsidP="0094458F">
      <w:pPr>
        <w:pStyle w:val="NoSpacing"/>
        <w:rPr>
          <w:rFonts w:ascii="Times New Roman" w:hAnsi="Times New Roman" w:cs="Times New Roman"/>
          <w:sz w:val="24"/>
          <w:szCs w:val="24"/>
        </w:rPr>
      </w:pPr>
      <w:r>
        <w:rPr>
          <w:rFonts w:ascii="Times New Roman" w:hAnsi="Times New Roman" w:cs="Times New Roman"/>
          <w:sz w:val="24"/>
          <w:szCs w:val="24"/>
        </w:rPr>
        <w:t>W</w:t>
      </w:r>
      <w:r w:rsidR="00241C63">
        <w:rPr>
          <w:rFonts w:ascii="Times New Roman" w:hAnsi="Times New Roman" w:cs="Times New Roman"/>
          <w:sz w:val="24"/>
          <w:szCs w:val="24"/>
        </w:rPr>
        <w:t xml:space="preserve">e load the </w:t>
      </w:r>
      <w:r w:rsidR="0001684B">
        <w:rPr>
          <w:rFonts w:ascii="Times New Roman" w:hAnsi="Times New Roman" w:cs="Times New Roman"/>
          <w:sz w:val="24"/>
          <w:szCs w:val="24"/>
        </w:rPr>
        <w:t xml:space="preserve">Landsat data </w:t>
      </w:r>
      <w:r w:rsidR="00241C63">
        <w:rPr>
          <w:rFonts w:ascii="Times New Roman" w:hAnsi="Times New Roman" w:cs="Times New Roman"/>
          <w:sz w:val="24"/>
          <w:szCs w:val="24"/>
        </w:rPr>
        <w:t xml:space="preserve">into </w:t>
      </w:r>
      <w:r w:rsidR="00FC5166">
        <w:rPr>
          <w:rFonts w:ascii="Times New Roman" w:hAnsi="Times New Roman" w:cs="Times New Roman"/>
          <w:sz w:val="24"/>
          <w:szCs w:val="24"/>
        </w:rPr>
        <w:t>R</w:t>
      </w:r>
      <w:r w:rsidR="0076101B">
        <w:rPr>
          <w:rFonts w:ascii="Times New Roman" w:hAnsi="Times New Roman" w:cs="Times New Roman"/>
          <w:sz w:val="24"/>
          <w:szCs w:val="24"/>
        </w:rPr>
        <w:t xml:space="preserve">, format and clean the data, </w:t>
      </w:r>
      <w:r>
        <w:rPr>
          <w:rFonts w:ascii="Times New Roman" w:hAnsi="Times New Roman" w:cs="Times New Roman"/>
          <w:sz w:val="24"/>
          <w:szCs w:val="24"/>
        </w:rPr>
        <w:t xml:space="preserve">and then </w:t>
      </w:r>
      <w:r w:rsidR="005618F7">
        <w:rPr>
          <w:rFonts w:ascii="Times New Roman" w:hAnsi="Times New Roman" w:cs="Times New Roman"/>
          <w:sz w:val="24"/>
          <w:szCs w:val="24"/>
        </w:rPr>
        <w:t>examine data availability</w:t>
      </w:r>
      <w:r w:rsidR="0076101B">
        <w:rPr>
          <w:rFonts w:ascii="Times New Roman" w:hAnsi="Times New Roman" w:cs="Times New Roman"/>
          <w:sz w:val="24"/>
          <w:szCs w:val="24"/>
        </w:rPr>
        <w:t>.</w:t>
      </w:r>
      <w:r w:rsidR="0081272A">
        <w:rPr>
          <w:rFonts w:ascii="Times New Roman" w:hAnsi="Times New Roman" w:cs="Times New Roman"/>
          <w:sz w:val="24"/>
          <w:szCs w:val="24"/>
        </w:rPr>
        <w:t xml:space="preserve"> </w:t>
      </w:r>
      <w:r>
        <w:rPr>
          <w:rFonts w:ascii="Times New Roman" w:hAnsi="Times New Roman" w:cs="Times New Roman"/>
          <w:sz w:val="24"/>
          <w:szCs w:val="24"/>
        </w:rPr>
        <w:t xml:space="preserve">Here, </w:t>
      </w:r>
      <w:r w:rsidR="00C94650">
        <w:rPr>
          <w:rFonts w:ascii="Times New Roman" w:hAnsi="Times New Roman" w:cs="Times New Roman"/>
          <w:sz w:val="24"/>
          <w:szCs w:val="24"/>
        </w:rPr>
        <w:t xml:space="preserve">we provide Landsat data for the </w:t>
      </w:r>
      <w:r w:rsidR="008A2270">
        <w:rPr>
          <w:rFonts w:ascii="Times New Roman" w:hAnsi="Times New Roman" w:cs="Times New Roman"/>
          <w:sz w:val="24"/>
          <w:szCs w:val="24"/>
        </w:rPr>
        <w:t xml:space="preserve">100 sample points </w:t>
      </w:r>
      <w:r w:rsidR="00C94650">
        <w:rPr>
          <w:rFonts w:ascii="Times New Roman" w:hAnsi="Times New Roman" w:cs="Times New Roman"/>
          <w:sz w:val="24"/>
          <w:szCs w:val="24"/>
        </w:rPr>
        <w:t xml:space="preserve">as a dataset in </w:t>
      </w:r>
      <w:proofErr w:type="spellStart"/>
      <w:r w:rsidR="00C94650" w:rsidRPr="00C94650">
        <w:rPr>
          <w:rFonts w:ascii="Times New Roman" w:hAnsi="Times New Roman" w:cs="Times New Roman"/>
          <w:i/>
          <w:iCs/>
          <w:sz w:val="24"/>
          <w:szCs w:val="24"/>
        </w:rPr>
        <w:t>LandsatTS</w:t>
      </w:r>
      <w:proofErr w:type="spellEnd"/>
      <w:r w:rsidR="007E6AF4">
        <w:rPr>
          <w:rFonts w:ascii="Times New Roman" w:hAnsi="Times New Roman" w:cs="Times New Roman"/>
          <w:sz w:val="24"/>
          <w:szCs w:val="24"/>
        </w:rPr>
        <w:t xml:space="preserve">; however, the dataset alternatively could </w:t>
      </w:r>
      <w:r>
        <w:rPr>
          <w:rFonts w:ascii="Times New Roman" w:hAnsi="Times New Roman" w:cs="Times New Roman"/>
          <w:sz w:val="24"/>
          <w:szCs w:val="24"/>
        </w:rPr>
        <w:t xml:space="preserve">be </w:t>
      </w:r>
      <w:r w:rsidR="007E6AF4">
        <w:rPr>
          <w:rFonts w:ascii="Times New Roman" w:hAnsi="Times New Roman" w:cs="Times New Roman"/>
          <w:sz w:val="24"/>
          <w:szCs w:val="24"/>
        </w:rPr>
        <w:t xml:space="preserve">read into R as a </w:t>
      </w:r>
      <w:proofErr w:type="spellStart"/>
      <w:r w:rsidR="007E6AF4">
        <w:rPr>
          <w:rFonts w:ascii="Times New Roman" w:hAnsi="Times New Roman" w:cs="Times New Roman"/>
          <w:sz w:val="24"/>
          <w:szCs w:val="24"/>
        </w:rPr>
        <w:t>data.table</w:t>
      </w:r>
      <w:proofErr w:type="spellEnd"/>
      <w:r w:rsidR="007E6AF4">
        <w:rPr>
          <w:rFonts w:ascii="Times New Roman" w:hAnsi="Times New Roman" w:cs="Times New Roman"/>
          <w:sz w:val="24"/>
          <w:szCs w:val="24"/>
        </w:rPr>
        <w:t xml:space="preserve"> using the </w:t>
      </w:r>
      <w:proofErr w:type="spellStart"/>
      <w:r w:rsidR="007E6AF4" w:rsidRPr="007E6AF4">
        <w:rPr>
          <w:rFonts w:ascii="Times New Roman" w:hAnsi="Times New Roman" w:cs="Times New Roman"/>
          <w:i/>
          <w:iCs/>
          <w:sz w:val="24"/>
          <w:szCs w:val="24"/>
        </w:rPr>
        <w:t>fread</w:t>
      </w:r>
      <w:proofErr w:type="spellEnd"/>
      <w:r w:rsidR="007E6AF4" w:rsidRPr="007E6AF4">
        <w:rPr>
          <w:rFonts w:ascii="Times New Roman" w:hAnsi="Times New Roman" w:cs="Times New Roman"/>
          <w:i/>
          <w:iCs/>
          <w:sz w:val="24"/>
          <w:szCs w:val="24"/>
        </w:rPr>
        <w:t>()</w:t>
      </w:r>
      <w:r w:rsidR="007E6AF4">
        <w:rPr>
          <w:rFonts w:ascii="Times New Roman" w:hAnsi="Times New Roman" w:cs="Times New Roman"/>
          <w:sz w:val="24"/>
          <w:szCs w:val="24"/>
        </w:rPr>
        <w:t xml:space="preserve"> function from the </w:t>
      </w:r>
      <w:proofErr w:type="spellStart"/>
      <w:r w:rsidR="007E6AF4" w:rsidRPr="008A2270">
        <w:rPr>
          <w:rFonts w:ascii="Times New Roman" w:hAnsi="Times New Roman" w:cs="Times New Roman"/>
          <w:i/>
          <w:iCs/>
          <w:sz w:val="24"/>
          <w:szCs w:val="24"/>
        </w:rPr>
        <w:t>data.table</w:t>
      </w:r>
      <w:proofErr w:type="spellEnd"/>
      <w:r w:rsidR="007E6AF4">
        <w:rPr>
          <w:rFonts w:ascii="Times New Roman" w:hAnsi="Times New Roman" w:cs="Times New Roman"/>
          <w:sz w:val="24"/>
          <w:szCs w:val="24"/>
        </w:rPr>
        <w:t xml:space="preserve"> package </w:t>
      </w:r>
      <w:r w:rsidR="007E6AF4">
        <w:rPr>
          <w:rFonts w:ascii="Times New Roman" w:hAnsi="Times New Roman" w:cs="Times New Roman"/>
          <w:sz w:val="24"/>
          <w:szCs w:val="24"/>
        </w:rPr>
        <w:fldChar w:fldCharType="begin"/>
      </w:r>
      <w:r w:rsidR="007E6AF4">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7E6AF4">
        <w:rPr>
          <w:rFonts w:ascii="Times New Roman" w:hAnsi="Times New Roman" w:cs="Times New Roman"/>
          <w:sz w:val="24"/>
          <w:szCs w:val="24"/>
        </w:rPr>
        <w:fldChar w:fldCharType="separate"/>
      </w:r>
      <w:r w:rsidR="007E6AF4">
        <w:rPr>
          <w:rFonts w:ascii="Times New Roman" w:hAnsi="Times New Roman" w:cs="Times New Roman"/>
          <w:noProof/>
          <w:sz w:val="24"/>
          <w:szCs w:val="24"/>
        </w:rPr>
        <w:t>(Dowle and Srinivasan 2021)</w:t>
      </w:r>
      <w:r w:rsidR="007E6AF4">
        <w:rPr>
          <w:rFonts w:ascii="Times New Roman" w:hAnsi="Times New Roman" w:cs="Times New Roman"/>
          <w:sz w:val="24"/>
          <w:szCs w:val="24"/>
        </w:rPr>
        <w:fldChar w:fldCharType="end"/>
      </w:r>
      <w:r w:rsidR="007E6AF4">
        <w:rPr>
          <w:rFonts w:ascii="Times New Roman" w:hAnsi="Times New Roman" w:cs="Times New Roman"/>
          <w:sz w:val="24"/>
          <w:szCs w:val="24"/>
        </w:rPr>
        <w:t>.</w:t>
      </w:r>
      <w:r w:rsidR="005618F7">
        <w:rPr>
          <w:rFonts w:ascii="Times New Roman" w:hAnsi="Times New Roman" w:cs="Times New Roman"/>
          <w:sz w:val="24"/>
          <w:szCs w:val="24"/>
        </w:rPr>
        <w:t xml:space="preserve"> </w:t>
      </w:r>
      <w:r w:rsidR="0076101B">
        <w:rPr>
          <w:rFonts w:ascii="Times New Roman" w:hAnsi="Times New Roman" w:cs="Times New Roman"/>
          <w:sz w:val="24"/>
          <w:szCs w:val="24"/>
        </w:rPr>
        <w:t xml:space="preserve">Once loaded into R, we format the dataset for analysis using </w:t>
      </w:r>
      <w:proofErr w:type="spellStart"/>
      <w:r w:rsidR="0094458F" w:rsidRPr="002F458E">
        <w:rPr>
          <w:rFonts w:ascii="Times New Roman" w:hAnsi="Times New Roman" w:cs="Times New Roman"/>
          <w:i/>
          <w:iCs/>
          <w:sz w:val="24"/>
          <w:szCs w:val="24"/>
        </w:rPr>
        <w:t>lsat_</w:t>
      </w:r>
      <w:r w:rsidR="00A66F6B">
        <w:rPr>
          <w:rFonts w:ascii="Times New Roman" w:hAnsi="Times New Roman" w:cs="Times New Roman"/>
          <w:i/>
          <w:iCs/>
          <w:sz w:val="24"/>
          <w:szCs w:val="24"/>
        </w:rPr>
        <w:t>format_</w:t>
      </w:r>
      <w:proofErr w:type="gramStart"/>
      <w:r w:rsidR="00A66F6B">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4F6A7A">
        <w:rPr>
          <w:rFonts w:ascii="Times New Roman" w:hAnsi="Times New Roman" w:cs="Times New Roman"/>
          <w:sz w:val="24"/>
          <w:szCs w:val="24"/>
        </w:rPr>
        <w:t xml:space="preserve">, which </w:t>
      </w:r>
      <w:r w:rsidR="00A113CD">
        <w:rPr>
          <w:rFonts w:ascii="Times New Roman" w:hAnsi="Times New Roman" w:cs="Times New Roman"/>
          <w:sz w:val="24"/>
          <w:szCs w:val="24"/>
        </w:rPr>
        <w:t xml:space="preserve">formats column names and scales the band values, among other </w:t>
      </w:r>
      <w:r w:rsidR="006253AC">
        <w:rPr>
          <w:rFonts w:ascii="Times New Roman" w:hAnsi="Times New Roman" w:cs="Times New Roman"/>
          <w:sz w:val="24"/>
          <w:szCs w:val="24"/>
        </w:rPr>
        <w:t xml:space="preserve">necessary </w:t>
      </w:r>
      <w:r w:rsidR="00A113CD">
        <w:rPr>
          <w:rFonts w:ascii="Times New Roman" w:hAnsi="Times New Roman" w:cs="Times New Roman"/>
          <w:sz w:val="24"/>
          <w:szCs w:val="24"/>
        </w:rPr>
        <w:t xml:space="preserve">formatting. </w:t>
      </w:r>
      <w:r w:rsidR="0076101B">
        <w:rPr>
          <w:rFonts w:ascii="Times New Roman" w:hAnsi="Times New Roman" w:cs="Times New Roman"/>
          <w:sz w:val="24"/>
          <w:szCs w:val="24"/>
        </w:rPr>
        <w:t xml:space="preserve">We then </w:t>
      </w:r>
      <w:r w:rsidR="0094458F">
        <w:rPr>
          <w:rFonts w:ascii="Times New Roman" w:hAnsi="Times New Roman" w:cs="Times New Roman"/>
          <w:sz w:val="24"/>
          <w:szCs w:val="24"/>
        </w:rPr>
        <w:t>clean</w:t>
      </w:r>
      <w:r w:rsidR="0076101B">
        <w:rPr>
          <w:rFonts w:ascii="Times New Roman" w:hAnsi="Times New Roman" w:cs="Times New Roman"/>
          <w:sz w:val="24"/>
          <w:szCs w:val="24"/>
        </w:rPr>
        <w:t xml:space="preserve"> the dataset using </w:t>
      </w:r>
      <w:proofErr w:type="spellStart"/>
      <w:r w:rsidR="0094458F" w:rsidRPr="002F458E">
        <w:rPr>
          <w:rFonts w:ascii="Times New Roman" w:hAnsi="Times New Roman" w:cs="Times New Roman"/>
          <w:i/>
          <w:iCs/>
          <w:sz w:val="24"/>
          <w:szCs w:val="24"/>
        </w:rPr>
        <w:t>lsat_clean_</w:t>
      </w:r>
      <w:proofErr w:type="gramStart"/>
      <w:r w:rsidR="0094458F" w:rsidRPr="002F458E">
        <w:rPr>
          <w:rFonts w:ascii="Times New Roman" w:hAnsi="Times New Roman" w:cs="Times New Roman"/>
          <w:i/>
          <w:iCs/>
          <w:sz w:val="24"/>
          <w:szCs w:val="24"/>
        </w:rPr>
        <w:t>data</w:t>
      </w:r>
      <w:proofErr w:type="spellEnd"/>
      <w:r w:rsidR="0094458F" w:rsidRPr="002F458E">
        <w:rPr>
          <w:rFonts w:ascii="Times New Roman" w:hAnsi="Times New Roman" w:cs="Times New Roman"/>
          <w:i/>
          <w:iCs/>
          <w:sz w:val="24"/>
          <w:szCs w:val="24"/>
        </w:rPr>
        <w:t>(</w:t>
      </w:r>
      <w:proofErr w:type="gram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w:t>
      </w:r>
      <w:r w:rsidR="00EF6F4B">
        <w:rPr>
          <w:rFonts w:ascii="Times New Roman" w:hAnsi="Times New Roman" w:cs="Times New Roman"/>
          <w:sz w:val="24"/>
          <w:szCs w:val="24"/>
        </w:rPr>
        <w:t xml:space="preserve"> </w:t>
      </w:r>
      <w:r w:rsidR="00FC5166">
        <w:rPr>
          <w:rFonts w:ascii="Times New Roman" w:hAnsi="Times New Roman" w:cs="Times New Roman"/>
          <w:sz w:val="24"/>
          <w:szCs w:val="24"/>
        </w:rPr>
        <w:t>For the</w:t>
      </w:r>
      <w:r w:rsidR="005618F7">
        <w:rPr>
          <w:rFonts w:ascii="Times New Roman" w:hAnsi="Times New Roman" w:cs="Times New Roman"/>
          <w:sz w:val="24"/>
          <w:szCs w:val="24"/>
        </w:rPr>
        <w:t xml:space="preserve">se field sites, </w:t>
      </w:r>
      <w:proofErr w:type="spellStart"/>
      <w:r w:rsidR="00FC5166" w:rsidRPr="008A57B2">
        <w:rPr>
          <w:rFonts w:ascii="Times New Roman" w:hAnsi="Times New Roman" w:cs="Times New Roman"/>
          <w:i/>
          <w:iCs/>
          <w:sz w:val="24"/>
          <w:szCs w:val="24"/>
        </w:rPr>
        <w:t>lsat_clean_</w:t>
      </w:r>
      <w:proofErr w:type="gramStart"/>
      <w:r w:rsidR="00FC5166" w:rsidRPr="008A57B2">
        <w:rPr>
          <w:rFonts w:ascii="Times New Roman" w:hAnsi="Times New Roman" w:cs="Times New Roman"/>
          <w:i/>
          <w:iCs/>
          <w:sz w:val="24"/>
          <w:szCs w:val="24"/>
        </w:rPr>
        <w:t>data</w:t>
      </w:r>
      <w:proofErr w:type="spellEnd"/>
      <w:r w:rsidR="00FC5166" w:rsidRPr="008A57B2">
        <w:rPr>
          <w:rFonts w:ascii="Times New Roman" w:hAnsi="Times New Roman" w:cs="Times New Roman"/>
          <w:i/>
          <w:iCs/>
          <w:sz w:val="24"/>
          <w:szCs w:val="24"/>
        </w:rPr>
        <w:t>(</w:t>
      </w:r>
      <w:proofErr w:type="gram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6253AC" w:rsidRPr="006253AC">
        <w:rPr>
          <w:rFonts w:ascii="Times New Roman" w:hAnsi="Times New Roman" w:cs="Times New Roman"/>
          <w:sz w:val="24"/>
          <w:szCs w:val="24"/>
        </w:rPr>
        <w:t>78</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625 of 99</w:t>
      </w:r>
      <w:r w:rsidR="006253AC">
        <w:rPr>
          <w:rFonts w:ascii="Times New Roman" w:hAnsi="Times New Roman" w:cs="Times New Roman"/>
          <w:sz w:val="24"/>
          <w:szCs w:val="24"/>
        </w:rPr>
        <w:t>,</w:t>
      </w:r>
      <w:r w:rsidR="006253AC" w:rsidRPr="006253AC">
        <w:rPr>
          <w:rFonts w:ascii="Times New Roman" w:hAnsi="Times New Roman" w:cs="Times New Roman"/>
          <w:sz w:val="24"/>
          <w:szCs w:val="24"/>
        </w:rPr>
        <w:t>600 observations (78.94%)</w:t>
      </w:r>
      <w:r w:rsidR="006253AC">
        <w:rPr>
          <w:rFonts w:ascii="Times New Roman" w:hAnsi="Times New Roman" w:cs="Times New Roman"/>
          <w:sz w:val="24"/>
          <w:szCs w:val="24"/>
        </w:rPr>
        <w:t xml:space="preserve">, including one sample point located in water. </w:t>
      </w:r>
      <w:r w:rsidR="00FF200B">
        <w:rPr>
          <w:rFonts w:ascii="Times New Roman" w:hAnsi="Times New Roman" w:cs="Times New Roman"/>
          <w:sz w:val="24"/>
          <w:szCs w:val="24"/>
        </w:rPr>
        <w:t xml:space="preserve">We then check the </w:t>
      </w:r>
      <w:r w:rsidR="0055286D">
        <w:rPr>
          <w:rFonts w:ascii="Times New Roman" w:hAnsi="Times New Roman" w:cs="Times New Roman"/>
          <w:sz w:val="24"/>
          <w:szCs w:val="24"/>
        </w:rPr>
        <w:t xml:space="preserve">availability of </w:t>
      </w:r>
      <w:r w:rsidR="00FF200B">
        <w:rPr>
          <w:rFonts w:ascii="Times New Roman" w:hAnsi="Times New Roman" w:cs="Times New Roman"/>
          <w:sz w:val="24"/>
          <w:szCs w:val="24"/>
        </w:rPr>
        <w:t xml:space="preserve">clear-sky </w:t>
      </w:r>
      <w:r w:rsidR="0055286D">
        <w:rPr>
          <w:rFonts w:ascii="Times New Roman" w:hAnsi="Times New Roman" w:cs="Times New Roman"/>
          <w:sz w:val="24"/>
          <w:szCs w:val="24"/>
        </w:rPr>
        <w:t xml:space="preserve">Landsat observations for </w:t>
      </w:r>
      <w:r w:rsidR="00FF200B">
        <w:rPr>
          <w:rFonts w:ascii="Times New Roman" w:hAnsi="Times New Roman" w:cs="Times New Roman"/>
          <w:sz w:val="24"/>
          <w:szCs w:val="24"/>
        </w:rPr>
        <w:t xml:space="preserve">the remaining </w:t>
      </w:r>
      <w:r w:rsidR="006253AC">
        <w:rPr>
          <w:rFonts w:ascii="Times New Roman" w:hAnsi="Times New Roman" w:cs="Times New Roman"/>
          <w:sz w:val="24"/>
          <w:szCs w:val="24"/>
        </w:rPr>
        <w:t>99 sample points</w:t>
      </w:r>
      <w:r w:rsidR="00FF200B">
        <w:rPr>
          <w:rFonts w:ascii="Times New Roman" w:hAnsi="Times New Roman" w:cs="Times New Roman"/>
          <w:sz w:val="24"/>
          <w:szCs w:val="24"/>
        </w:rPr>
        <w:t xml:space="preserve"> </w:t>
      </w:r>
      <w:r w:rsidR="0055286D">
        <w:rPr>
          <w:rFonts w:ascii="Times New Roman" w:hAnsi="Times New Roman" w:cs="Times New Roman"/>
          <w:sz w:val="24"/>
          <w:szCs w:val="24"/>
        </w:rPr>
        <w:t xml:space="preserve">using </w:t>
      </w:r>
      <w:proofErr w:type="spellStart"/>
      <w:r w:rsidR="0055286D" w:rsidRPr="002F458E">
        <w:rPr>
          <w:rFonts w:ascii="Times New Roman" w:hAnsi="Times New Roman" w:cs="Times New Roman"/>
          <w:i/>
          <w:iCs/>
          <w:sz w:val="24"/>
          <w:szCs w:val="24"/>
        </w:rPr>
        <w:t>lsat_summarize_</w:t>
      </w:r>
      <w:proofErr w:type="gramStart"/>
      <w:r w:rsidR="0055286D" w:rsidRPr="002F458E">
        <w:rPr>
          <w:rFonts w:ascii="Times New Roman" w:hAnsi="Times New Roman" w:cs="Times New Roman"/>
          <w:i/>
          <w:iCs/>
          <w:sz w:val="24"/>
          <w:szCs w:val="24"/>
        </w:rPr>
        <w:t>data</w:t>
      </w:r>
      <w:proofErr w:type="spellEnd"/>
      <w:r w:rsidR="0055286D" w:rsidRPr="0055286D">
        <w:rPr>
          <w:rFonts w:ascii="Times New Roman" w:hAnsi="Times New Roman" w:cs="Times New Roman"/>
          <w:sz w:val="24"/>
          <w:szCs w:val="24"/>
        </w:rPr>
        <w:t>(</w:t>
      </w:r>
      <w:proofErr w:type="gram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w:t>
      </w:r>
      <w:r w:rsidR="00B0237C">
        <w:rPr>
          <w:rFonts w:ascii="Times New Roman" w:hAnsi="Times New Roman" w:cs="Times New Roman"/>
          <w:sz w:val="24"/>
          <w:szCs w:val="24"/>
        </w:rPr>
        <w:t xml:space="preserve">On average (± 1 SD), each </w:t>
      </w:r>
      <w:r w:rsidR="006253AC">
        <w:rPr>
          <w:rFonts w:ascii="Times New Roman" w:hAnsi="Times New Roman" w:cs="Times New Roman"/>
          <w:sz w:val="24"/>
          <w:szCs w:val="24"/>
        </w:rPr>
        <w:t>sample point had 212</w:t>
      </w:r>
      <w:r w:rsidR="00B0237C">
        <w:rPr>
          <w:rFonts w:ascii="Times New Roman" w:hAnsi="Times New Roman" w:cs="Times New Roman"/>
          <w:sz w:val="24"/>
          <w:szCs w:val="24"/>
        </w:rPr>
        <w:t>±</w:t>
      </w:r>
      <w:r w:rsidR="006253AC">
        <w:rPr>
          <w:rFonts w:ascii="Times New Roman" w:hAnsi="Times New Roman" w:cs="Times New Roman"/>
          <w:sz w:val="24"/>
          <w:szCs w:val="24"/>
        </w:rPr>
        <w:t>48</w:t>
      </w:r>
      <w:r w:rsidR="00B0237C">
        <w:rPr>
          <w:rFonts w:ascii="Times New Roman" w:hAnsi="Times New Roman" w:cs="Times New Roman"/>
          <w:sz w:val="24"/>
          <w:szCs w:val="24"/>
        </w:rPr>
        <w:t xml:space="preserve"> clear-sky observations </w:t>
      </w:r>
      <w:r w:rsidR="006253AC">
        <w:rPr>
          <w:rFonts w:ascii="Times New Roman" w:hAnsi="Times New Roman" w:cs="Times New Roman"/>
          <w:sz w:val="24"/>
          <w:szCs w:val="24"/>
        </w:rPr>
        <w:t xml:space="preserve">made between 1985 and 2022. </w:t>
      </w:r>
      <w:r w:rsidR="00B0237C">
        <w:rPr>
          <w:rFonts w:ascii="Times New Roman" w:hAnsi="Times New Roman" w:cs="Times New Roman"/>
          <w:sz w:val="24"/>
          <w:szCs w:val="24"/>
        </w:rPr>
        <w:t>T</w:t>
      </w:r>
      <w:r w:rsidR="0055286D">
        <w:rPr>
          <w:rFonts w:ascii="Times New Roman" w:hAnsi="Times New Roman" w:cs="Times New Roman"/>
          <w:sz w:val="24"/>
          <w:szCs w:val="24"/>
        </w:rPr>
        <w:t xml:space="preserve">he </w:t>
      </w:r>
      <w:r w:rsidR="00B0237C">
        <w:rPr>
          <w:rFonts w:ascii="Times New Roman" w:hAnsi="Times New Roman" w:cs="Times New Roman"/>
          <w:sz w:val="24"/>
          <w:szCs w:val="24"/>
        </w:rPr>
        <w:t xml:space="preserve">annual </w:t>
      </w:r>
      <w:r w:rsidR="00605B35">
        <w:rPr>
          <w:rFonts w:ascii="Times New Roman" w:hAnsi="Times New Roman" w:cs="Times New Roman"/>
          <w:sz w:val="24"/>
          <w:szCs w:val="24"/>
        </w:rPr>
        <w:t xml:space="preserve">number of observations </w:t>
      </w:r>
      <w:r w:rsidR="00B0237C">
        <w:rPr>
          <w:rFonts w:ascii="Times New Roman" w:hAnsi="Times New Roman" w:cs="Times New Roman"/>
          <w:sz w:val="24"/>
          <w:szCs w:val="24"/>
        </w:rPr>
        <w:t xml:space="preserve">is typically small </w:t>
      </w:r>
      <w:r w:rsidR="0055286D">
        <w:rPr>
          <w:rFonts w:ascii="Times New Roman" w:hAnsi="Times New Roman" w:cs="Times New Roman"/>
          <w:sz w:val="24"/>
          <w:szCs w:val="24"/>
        </w:rPr>
        <w:t>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 xml:space="preserve">as highlighted by the </w:t>
      </w:r>
      <w:r w:rsidR="003E3399">
        <w:rPr>
          <w:rFonts w:ascii="Times New Roman" w:hAnsi="Times New Roman" w:cs="Times New Roman"/>
          <w:sz w:val="24"/>
          <w:szCs w:val="24"/>
        </w:rPr>
        <w:t xml:space="preserve">figure </w:t>
      </w:r>
      <w:r w:rsidR="00605B35">
        <w:rPr>
          <w:rFonts w:ascii="Times New Roman" w:hAnsi="Times New Roman" w:cs="Times New Roman"/>
          <w:sz w:val="24"/>
          <w:szCs w:val="24"/>
        </w:rPr>
        <w:t>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5F824310"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sidR="005F1EF6">
        <w:rPr>
          <w:rFonts w:ascii="Times New Roman" w:hAnsi="Times New Roman" w:cs="Times New Roman"/>
          <w:sz w:val="24"/>
          <w:szCs w:val="24"/>
        </w:rPr>
        <w:t>Format, clean, and summarize Landsat data</w:t>
      </w:r>
      <w:r w:rsidR="005778D5" w:rsidRPr="005778D5">
        <w:t xml:space="preserve"> </w:t>
      </w:r>
      <w:r w:rsidR="005778D5" w:rsidRPr="005778D5">
        <w:rPr>
          <w:rFonts w:ascii="Times New Roman" w:hAnsi="Times New Roman" w:cs="Times New Roman"/>
          <w:sz w:val="24"/>
          <w:szCs w:val="24"/>
        </w:rPr>
        <w:t>in preparation for analysis</w:t>
      </w:r>
      <w:r w:rsidR="005778D5">
        <w:rPr>
          <w:rFonts w:ascii="Times New Roman" w:hAnsi="Times New Roman" w:cs="Times New Roman"/>
          <w:sz w:val="24"/>
          <w:szCs w:val="24"/>
        </w:rPr>
        <w:t xml:space="preserve"> </w:t>
      </w:r>
    </w:p>
    <w:p w14:paraId="311097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Load required R packages</w:t>
      </w:r>
    </w:p>
    <w:p w14:paraId="6DDA9460"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gramStart"/>
      <w:r w:rsidRPr="006253AC">
        <w:rPr>
          <w:rFonts w:ascii="Consolas" w:hAnsi="Consolas" w:cs="Times New Roman"/>
          <w:sz w:val="20"/>
          <w:szCs w:val="20"/>
          <w:lang w:val="en-GB"/>
        </w:rPr>
        <w:t>require(</w:t>
      </w:r>
      <w:proofErr w:type="spellStart"/>
      <w:proofErr w:type="gramEnd"/>
      <w:r w:rsidRPr="006253AC">
        <w:rPr>
          <w:rFonts w:ascii="Consolas" w:hAnsi="Consolas" w:cs="Times New Roman"/>
          <w:sz w:val="20"/>
          <w:szCs w:val="20"/>
          <w:lang w:val="en-GB"/>
        </w:rPr>
        <w:t>LandsatTS</w:t>
      </w:r>
      <w:proofErr w:type="spellEnd"/>
      <w:r w:rsidRPr="006253AC">
        <w:rPr>
          <w:rFonts w:ascii="Consolas" w:hAnsi="Consolas" w:cs="Times New Roman"/>
          <w:sz w:val="20"/>
          <w:szCs w:val="20"/>
          <w:lang w:val="en-GB"/>
        </w:rPr>
        <w:t>)</w:t>
      </w:r>
    </w:p>
    <w:p w14:paraId="757B0C66"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proofErr w:type="gramStart"/>
      <w:r w:rsidRPr="006253AC">
        <w:rPr>
          <w:rFonts w:ascii="Consolas" w:hAnsi="Consolas" w:cs="Times New Roman"/>
          <w:sz w:val="20"/>
          <w:szCs w:val="20"/>
          <w:lang w:val="en-GB"/>
        </w:rPr>
        <w:t>data.table</w:t>
      </w:r>
      <w:proofErr w:type="spellEnd"/>
      <w:proofErr w:type="gramEnd"/>
      <w:r w:rsidRPr="006253AC">
        <w:rPr>
          <w:rFonts w:ascii="Consolas" w:hAnsi="Consolas" w:cs="Times New Roman"/>
          <w:sz w:val="20"/>
          <w:szCs w:val="20"/>
          <w:lang w:val="en-GB"/>
        </w:rPr>
        <w:t>)</w:t>
      </w:r>
    </w:p>
    <w:p w14:paraId="0C97AA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tidyverse</w:t>
      </w:r>
      <w:proofErr w:type="spellEnd"/>
      <w:r w:rsidRPr="006253AC">
        <w:rPr>
          <w:rFonts w:ascii="Consolas" w:hAnsi="Consolas" w:cs="Times New Roman"/>
          <w:sz w:val="20"/>
          <w:szCs w:val="20"/>
          <w:lang w:val="en-GB"/>
        </w:rPr>
        <w:t>)</w:t>
      </w:r>
    </w:p>
    <w:p w14:paraId="31639E73"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require(sf)</w:t>
      </w:r>
    </w:p>
    <w:p w14:paraId="55C2609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require(leaflet)</w:t>
      </w:r>
    </w:p>
    <w:p w14:paraId="1CFF7CC2"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require(</w:t>
      </w:r>
      <w:proofErr w:type="spellStart"/>
      <w:r w:rsidRPr="006253AC">
        <w:rPr>
          <w:rFonts w:ascii="Consolas" w:hAnsi="Consolas" w:cs="Times New Roman"/>
          <w:sz w:val="20"/>
          <w:szCs w:val="20"/>
          <w:lang w:val="en-GB"/>
        </w:rPr>
        <w:t>mapview</w:t>
      </w:r>
      <w:proofErr w:type="spellEnd"/>
      <w:r w:rsidRPr="006253AC">
        <w:rPr>
          <w:rFonts w:ascii="Consolas" w:hAnsi="Consolas" w:cs="Times New Roman"/>
          <w:sz w:val="20"/>
          <w:szCs w:val="20"/>
          <w:lang w:val="en-GB"/>
        </w:rPr>
        <w:t>)</w:t>
      </w:r>
    </w:p>
    <w:p w14:paraId="1061EF6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1829FC7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xml:space="preserve"># Load Landsat data for Noatak sites, or read in file using </w:t>
      </w:r>
      <w:proofErr w:type="spellStart"/>
      <w:proofErr w:type="gramStart"/>
      <w:r w:rsidRPr="006253AC">
        <w:rPr>
          <w:rFonts w:ascii="Consolas" w:hAnsi="Consolas" w:cs="Times New Roman"/>
          <w:sz w:val="20"/>
          <w:szCs w:val="20"/>
          <w:lang w:val="en-GB"/>
        </w:rPr>
        <w:t>data.table</w:t>
      </w:r>
      <w:proofErr w:type="spellEnd"/>
      <w:r w:rsidRPr="006253AC">
        <w:rPr>
          <w:rFonts w:ascii="Consolas" w:hAnsi="Consolas" w:cs="Times New Roman"/>
          <w:sz w:val="20"/>
          <w:szCs w:val="20"/>
          <w:lang w:val="en-GB"/>
        </w:rPr>
        <w:t>::</w:t>
      </w:r>
      <w:proofErr w:type="spellStart"/>
      <w:proofErr w:type="gramEnd"/>
      <w:r w:rsidRPr="006253AC">
        <w:rPr>
          <w:rFonts w:ascii="Consolas" w:hAnsi="Consolas" w:cs="Times New Roman"/>
          <w:sz w:val="20"/>
          <w:szCs w:val="20"/>
          <w:lang w:val="en-GB"/>
        </w:rPr>
        <w:t>fread</w:t>
      </w:r>
      <w:proofErr w:type="spellEnd"/>
      <w:r w:rsidRPr="006253AC">
        <w:rPr>
          <w:rFonts w:ascii="Consolas" w:hAnsi="Consolas" w:cs="Times New Roman"/>
          <w:sz w:val="20"/>
          <w:szCs w:val="20"/>
          <w:lang w:val="en-GB"/>
        </w:rPr>
        <w:t xml:space="preserve">(). </w:t>
      </w:r>
    </w:p>
    <w:p w14:paraId="1DC8187C"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data(</w:t>
      </w: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w:t>
      </w:r>
    </w:p>
    <w:p w14:paraId="2060150E"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11482EB"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Format the exported data</w:t>
      </w:r>
    </w:p>
    <w:p w14:paraId="2AEF3A21"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lsat_format_data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3695C5C7"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AD1293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Clean the data by filtering out clouds, snow, water, etc.</w:t>
      </w:r>
    </w:p>
    <w:p w14:paraId="3526756D"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 xml:space="preserve"> &lt;- </w:t>
      </w:r>
      <w:proofErr w:type="spellStart"/>
      <w:r w:rsidRPr="006253AC">
        <w:rPr>
          <w:rFonts w:ascii="Consolas" w:hAnsi="Consolas" w:cs="Times New Roman"/>
          <w:sz w:val="20"/>
          <w:szCs w:val="20"/>
          <w:lang w:val="en-GB"/>
        </w:rPr>
        <w:t>lsat_clean_data</w:t>
      </w:r>
      <w:proofErr w:type="spellEnd"/>
      <w:r w:rsidRPr="006253AC">
        <w:rPr>
          <w:rFonts w:ascii="Consolas" w:hAnsi="Consolas" w:cs="Times New Roman"/>
          <w:sz w:val="20"/>
          <w:szCs w:val="20"/>
          <w:lang w:val="en-GB"/>
        </w:rPr>
        <w:t>(</w:t>
      </w:r>
      <w:proofErr w:type="spellStart"/>
      <w:r w:rsidRPr="006253AC">
        <w:rPr>
          <w:rFonts w:ascii="Consolas" w:hAnsi="Consolas" w:cs="Times New Roman"/>
          <w:sz w:val="20"/>
          <w:szCs w:val="20"/>
          <w:lang w:val="en-GB"/>
        </w:rPr>
        <w:t>noatak.dt</w:t>
      </w:r>
      <w:proofErr w:type="spellEnd"/>
      <w:r w:rsidRPr="006253AC">
        <w:rPr>
          <w:rFonts w:ascii="Consolas" w:hAnsi="Consolas" w:cs="Times New Roman"/>
          <w:sz w:val="20"/>
          <w:szCs w:val="20"/>
          <w:lang w:val="en-GB"/>
        </w:rPr>
        <w:t>)</w:t>
      </w:r>
    </w:p>
    <w:p w14:paraId="1F739FA8"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31C0A754" w14:textId="77777777" w:rsidR="006253AC" w:rsidRP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253AC">
        <w:rPr>
          <w:rFonts w:ascii="Consolas" w:hAnsi="Consolas" w:cs="Times New Roman"/>
          <w:sz w:val="20"/>
          <w:szCs w:val="20"/>
          <w:lang w:val="en-GB"/>
        </w:rPr>
        <w:t># Summarize the availability of Landsat data for each pixel</w:t>
      </w:r>
    </w:p>
    <w:p w14:paraId="4E27C2E7" w14:textId="48E45C44"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253AC">
        <w:rPr>
          <w:rFonts w:ascii="Consolas" w:hAnsi="Consolas" w:cs="Times New Roman"/>
          <w:sz w:val="20"/>
          <w:szCs w:val="20"/>
          <w:lang w:val="en-GB"/>
        </w:rPr>
        <w:t>lsat_summarize_data</w:t>
      </w:r>
      <w:proofErr w:type="spellEnd"/>
      <w:r w:rsidRPr="006253AC">
        <w:rPr>
          <w:rFonts w:ascii="Consolas" w:hAnsi="Consolas" w:cs="Times New Roman"/>
          <w:sz w:val="20"/>
          <w:szCs w:val="20"/>
          <w:lang w:val="en-GB"/>
        </w:rPr>
        <w:t>(</w:t>
      </w:r>
      <w:proofErr w:type="spellStart"/>
      <w:proofErr w:type="gramStart"/>
      <w:r w:rsidRPr="006253AC">
        <w:rPr>
          <w:rFonts w:ascii="Consolas" w:hAnsi="Consolas" w:cs="Times New Roman"/>
          <w:sz w:val="20"/>
          <w:szCs w:val="20"/>
          <w:lang w:val="en-GB"/>
        </w:rPr>
        <w:t>noatak.dt</w:t>
      </w:r>
      <w:proofErr w:type="spellEnd"/>
      <w:proofErr w:type="gramEnd"/>
      <w:r w:rsidRPr="006253AC">
        <w:rPr>
          <w:rFonts w:ascii="Consolas" w:hAnsi="Consolas" w:cs="Times New Roman"/>
          <w:sz w:val="20"/>
          <w:szCs w:val="20"/>
          <w:lang w:val="en-GB"/>
        </w:rPr>
        <w:t>)</w:t>
      </w:r>
    </w:p>
    <w:p w14:paraId="7BB4818E" w14:textId="0FE88E97" w:rsidR="006253AC"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7B2F98A" w14:textId="21D2D155" w:rsidR="006253AC" w:rsidRPr="005103C4" w:rsidRDefault="006253AC" w:rsidP="006253AC">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5103C4">
        <w:rPr>
          <w:rFonts w:ascii="Consolas" w:hAnsi="Consolas" w:cs="Times New Roman"/>
          <w:sz w:val="20"/>
          <w:szCs w:val="20"/>
          <w:lang w:val="en-GB"/>
        </w:rPr>
        <w:t xml:space="preserve"># Continue to </w:t>
      </w:r>
      <w:del w:id="45" w:author="Jakob Assmann" w:date="2023-01-12T13:21:00Z">
        <w:r w:rsidRPr="005103C4" w:rsidDel="005103C4">
          <w:rPr>
            <w:rFonts w:ascii="Consolas" w:hAnsi="Consolas" w:cs="Times New Roman"/>
            <w:sz w:val="20"/>
            <w:szCs w:val="20"/>
            <w:lang w:val="en-GB"/>
          </w:rPr>
          <w:delText>next c</w:delText>
        </w:r>
      </w:del>
      <w:ins w:id="46" w:author="Jakob Assmann" w:date="2023-01-12T13:21:00Z">
        <w:r w:rsidR="005103C4">
          <w:rPr>
            <w:rFonts w:ascii="Consolas" w:hAnsi="Consolas" w:cs="Times New Roman"/>
            <w:sz w:val="20"/>
            <w:szCs w:val="20"/>
            <w:lang w:val="en-GB"/>
          </w:rPr>
          <w:t>C</w:t>
        </w:r>
      </w:ins>
      <w:r w:rsidRPr="005103C4">
        <w:rPr>
          <w:rFonts w:ascii="Consolas" w:hAnsi="Consolas" w:cs="Times New Roman"/>
          <w:sz w:val="20"/>
          <w:szCs w:val="20"/>
          <w:lang w:val="en-GB"/>
        </w:rPr>
        <w:t xml:space="preserve">ode </w:t>
      </w:r>
      <w:del w:id="47" w:author="Jakob Assmann" w:date="2023-01-12T13:21:00Z">
        <w:r w:rsidRPr="005103C4" w:rsidDel="005103C4">
          <w:rPr>
            <w:rFonts w:ascii="Consolas" w:hAnsi="Consolas" w:cs="Times New Roman"/>
            <w:sz w:val="20"/>
            <w:szCs w:val="20"/>
            <w:lang w:val="en-GB"/>
          </w:rPr>
          <w:delText>b</w:delText>
        </w:r>
      </w:del>
      <w:ins w:id="48" w:author="Jakob Assmann" w:date="2023-01-12T13:21:00Z">
        <w:r w:rsidR="005103C4">
          <w:rPr>
            <w:rFonts w:ascii="Consolas" w:hAnsi="Consolas" w:cs="Times New Roman"/>
            <w:sz w:val="20"/>
            <w:szCs w:val="20"/>
            <w:lang w:val="en-GB"/>
          </w:rPr>
          <w:t>B</w:t>
        </w:r>
      </w:ins>
      <w:r w:rsidRPr="005103C4">
        <w:rPr>
          <w:rFonts w:ascii="Consolas" w:hAnsi="Consolas" w:cs="Times New Roman"/>
          <w:sz w:val="20"/>
          <w:szCs w:val="20"/>
          <w:lang w:val="en-GB"/>
        </w:rPr>
        <w:t>ox</w:t>
      </w:r>
      <w:ins w:id="49" w:author="Jakob Assmann" w:date="2023-01-12T13:21:00Z">
        <w:r w:rsidR="005103C4">
          <w:rPr>
            <w:rFonts w:ascii="Consolas" w:hAnsi="Consolas" w:cs="Times New Roman"/>
            <w:sz w:val="20"/>
            <w:szCs w:val="20"/>
            <w:lang w:val="en-GB"/>
          </w:rPr>
          <w:t xml:space="preserve"> 3</w:t>
        </w:r>
      </w:ins>
      <w:del w:id="50" w:author="Jakob Assmann" w:date="2023-01-12T13:21:00Z">
        <w:r w:rsidRPr="005103C4" w:rsidDel="005103C4">
          <w:rPr>
            <w:rFonts w:ascii="Consolas" w:hAnsi="Consolas" w:cs="Times New Roman"/>
            <w:sz w:val="20"/>
            <w:szCs w:val="20"/>
            <w:lang w:val="en-GB"/>
          </w:rPr>
          <w:delText>…</w:delText>
        </w:r>
      </w:del>
      <w:ins w:id="51" w:author="Jakob Assmann" w:date="2023-01-12T13:21:00Z">
        <w:r w:rsidR="005103C4">
          <w:rPr>
            <w:rFonts w:ascii="Consolas" w:hAnsi="Consolas" w:cs="Times New Roman"/>
            <w:sz w:val="20"/>
            <w:szCs w:val="20"/>
            <w:lang w:val="en-GB"/>
          </w:rPr>
          <w:t>...</w:t>
        </w:r>
      </w:ins>
    </w:p>
    <w:p w14:paraId="68ED6437" w14:textId="77777777" w:rsidR="00552762" w:rsidRDefault="00552762" w:rsidP="006E6ACB">
      <w:pPr>
        <w:pStyle w:val="NoSpacing"/>
        <w:rPr>
          <w:rFonts w:ascii="Times New Roman" w:hAnsi="Times New Roman" w:cs="Times New Roman"/>
          <w:sz w:val="24"/>
          <w:szCs w:val="24"/>
        </w:rPr>
      </w:pPr>
    </w:p>
    <w:p w14:paraId="5B2FEDD4" w14:textId="16475BA7" w:rsidR="006E6ACB" w:rsidRPr="00FE5824" w:rsidRDefault="00077DDD" w:rsidP="006E6AC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93C04D" wp14:editId="40871966">
            <wp:extent cx="5943600" cy="39624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9B8CB3F" w14:textId="0E6A11FD"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92443">
        <w:rPr>
          <w:rFonts w:ascii="Times New Roman" w:hAnsi="Times New Roman" w:cs="Times New Roman"/>
          <w:sz w:val="24"/>
          <w:szCs w:val="24"/>
        </w:rPr>
        <w:t>Annual 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992443">
        <w:rPr>
          <w:rFonts w:ascii="Times New Roman" w:hAnsi="Times New Roman" w:cs="Times New Roman"/>
          <w:sz w:val="24"/>
          <w:szCs w:val="24"/>
        </w:rPr>
        <w:t xml:space="preserve">summer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w:t>
      </w:r>
      <w:r w:rsidR="00992443">
        <w:rPr>
          <w:rFonts w:ascii="Times New Roman" w:hAnsi="Times New Roman" w:cs="Times New Roman"/>
          <w:sz w:val="24"/>
          <w:szCs w:val="24"/>
        </w:rPr>
        <w:t xml:space="preserve">summarized across </w:t>
      </w:r>
      <w:r w:rsidR="00077DDD">
        <w:rPr>
          <w:rFonts w:ascii="Times New Roman" w:hAnsi="Times New Roman" w:cs="Times New Roman"/>
          <w:sz w:val="24"/>
          <w:szCs w:val="24"/>
        </w:rPr>
        <w:t xml:space="preserve">sample points in the Noatak National Preserve </w:t>
      </w:r>
      <w:r w:rsidR="00992443">
        <w:rPr>
          <w:rFonts w:ascii="Times New Roman" w:hAnsi="Times New Roman" w:cs="Times New Roman"/>
          <w:sz w:val="24"/>
          <w:szCs w:val="24"/>
        </w:rPr>
        <w:t>a</w:t>
      </w:r>
      <w:r w:rsidR="00605B35" w:rsidRPr="00FE5824">
        <w:rPr>
          <w:rFonts w:ascii="Times New Roman" w:hAnsi="Times New Roman" w:cs="Times New Roman"/>
          <w:sz w:val="24"/>
          <w:szCs w:val="24"/>
        </w:rPr>
        <w:t>s returned by the</w:t>
      </w:r>
      <w:r w:rsidR="00CA68C8" w:rsidRPr="00FE5824">
        <w:rPr>
          <w:rFonts w:ascii="Times New Roman" w:hAnsi="Times New Roman" w:cs="Times New Roman"/>
          <w:sz w:val="24"/>
          <w:szCs w:val="24"/>
        </w:rPr>
        <w:t xml:space="preserve"> </w:t>
      </w:r>
      <w:r w:rsidR="00077DDD">
        <w:rPr>
          <w:rFonts w:ascii="Times New Roman" w:hAnsi="Times New Roman" w:cs="Times New Roman"/>
          <w:sz w:val="24"/>
          <w:szCs w:val="24"/>
        </w:rPr>
        <w:t xml:space="preserve">function </w:t>
      </w:r>
      <w:proofErr w:type="spellStart"/>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w:t>
      </w:r>
      <w:proofErr w:type="gramStart"/>
      <w:r w:rsidR="00605B35" w:rsidRPr="00FE5824">
        <w:rPr>
          <w:rFonts w:ascii="Times New Roman" w:hAnsi="Times New Roman" w:cs="Times New Roman"/>
          <w:i/>
          <w:iCs/>
          <w:sz w:val="24"/>
          <w:szCs w:val="24"/>
        </w:rPr>
        <w:t>data</w:t>
      </w:r>
      <w:proofErr w:type="spellEnd"/>
      <w:r w:rsidR="00605B35" w:rsidRPr="00FE5824">
        <w:rPr>
          <w:rFonts w:ascii="Times New Roman" w:hAnsi="Times New Roman" w:cs="Times New Roman"/>
          <w:i/>
          <w:iCs/>
          <w:sz w:val="24"/>
          <w:szCs w:val="24"/>
        </w:rPr>
        <w:t>(</w:t>
      </w:r>
      <w:proofErr w:type="gramEnd"/>
      <w:r w:rsidR="00605B35" w:rsidRPr="00FE5824">
        <w:rPr>
          <w:rFonts w:ascii="Times New Roman" w:hAnsi="Times New Roman" w:cs="Times New Roman"/>
          <w:i/>
          <w:iCs/>
          <w:sz w:val="24"/>
          <w:szCs w:val="24"/>
        </w:rPr>
        <w:t>)</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 xml:space="preserve">sample </w:t>
      </w:r>
      <w:r w:rsidR="00077DDD">
        <w:rPr>
          <w:rFonts w:ascii="Times New Roman" w:hAnsi="Times New Roman" w:cs="Times New Roman"/>
          <w:sz w:val="24"/>
          <w:szCs w:val="24"/>
        </w:rPr>
        <w:t>points</w:t>
      </w:r>
      <w:r w:rsidR="00DD538F" w:rsidRPr="00FE5824">
        <w:rPr>
          <w:rFonts w:ascii="Times New Roman" w:hAnsi="Times New Roman" w:cs="Times New Roman"/>
          <w:sz w:val="24"/>
          <w:szCs w:val="24"/>
        </w:rPr>
        <w:t xml:space="preserve">.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240BB125"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 xml:space="preserve">Part 3: </w:t>
      </w:r>
      <w:r w:rsidR="0000064D">
        <w:rPr>
          <w:rFonts w:ascii="Times New Roman" w:hAnsi="Times New Roman" w:cs="Times New Roman"/>
          <w:i/>
          <w:iCs/>
          <w:sz w:val="24"/>
          <w:szCs w:val="24"/>
        </w:rPr>
        <w:t>Generate cross-calibrated time series of annual maximum vegetation greenness</w:t>
      </w:r>
    </w:p>
    <w:p w14:paraId="667E608A" w14:textId="584147A3" w:rsidR="0001684B" w:rsidRDefault="00583415" w:rsidP="003A6063">
      <w:pPr>
        <w:pStyle w:val="NoSpacing"/>
        <w:rPr>
          <w:rFonts w:ascii="Times New Roman" w:hAnsi="Times New Roman" w:cs="Times New Roman"/>
          <w:sz w:val="24"/>
          <w:szCs w:val="24"/>
        </w:rPr>
      </w:pPr>
      <w:r w:rsidRPr="00583415">
        <w:rPr>
          <w:rFonts w:ascii="Times New Roman" w:hAnsi="Times New Roman" w:cs="Times New Roman"/>
          <w:sz w:val="24"/>
          <w:szCs w:val="24"/>
        </w:rPr>
        <w:t>To generate time series of annual maximum vegetation greenness</w:t>
      </w:r>
      <w:r>
        <w:rPr>
          <w:rFonts w:ascii="Times New Roman" w:hAnsi="Times New Roman" w:cs="Times New Roman"/>
          <w:sz w:val="24"/>
          <w:szCs w:val="24"/>
        </w:rPr>
        <w:t xml:space="preserve"> for each </w:t>
      </w:r>
      <w:r w:rsidR="0011007E">
        <w:rPr>
          <w:rFonts w:ascii="Times New Roman" w:hAnsi="Times New Roman" w:cs="Times New Roman"/>
          <w:sz w:val="24"/>
          <w:szCs w:val="24"/>
        </w:rPr>
        <w:t>sample point</w:t>
      </w:r>
      <w:r>
        <w:rPr>
          <w:rFonts w:ascii="Times New Roman" w:hAnsi="Times New Roman" w:cs="Times New Roman"/>
          <w:sz w:val="24"/>
          <w:szCs w:val="24"/>
        </w:rPr>
        <w:t>, we (1) compute NDVI, (2) cross-calibrate NDVI among Landsat sensors, and then (3) estimate annual maximum NDVI (</w:t>
      </w:r>
      <w:proofErr w:type="spellStart"/>
      <w:r>
        <w:rPr>
          <w:rFonts w:ascii="Times New Roman" w:hAnsi="Times New Roman" w:cs="Times New Roman"/>
          <w:sz w:val="24"/>
          <w:szCs w:val="24"/>
        </w:rPr>
        <w:t>NDVImax</w:t>
      </w:r>
      <w:proofErr w:type="spellEnd"/>
      <w:r>
        <w:rPr>
          <w:rFonts w:ascii="Times New Roman" w:hAnsi="Times New Roman" w:cs="Times New Roman"/>
          <w:sz w:val="24"/>
          <w:szCs w:val="24"/>
        </w:rPr>
        <w:t>)</w:t>
      </w:r>
      <w:r w:rsidR="005452AD">
        <w:rPr>
          <w:rFonts w:ascii="Times New Roman" w:hAnsi="Times New Roman" w:cs="Times New Roman"/>
          <w:sz w:val="24"/>
          <w:szCs w:val="24"/>
        </w:rPr>
        <w:t xml:space="preserve"> using phenological modeling. </w:t>
      </w:r>
      <w:r w:rsidR="00753C46">
        <w:rPr>
          <w:rFonts w:ascii="Times New Roman" w:hAnsi="Times New Roman" w:cs="Times New Roman"/>
          <w:sz w:val="24"/>
          <w:szCs w:val="24"/>
        </w:rPr>
        <w:t>Fi</w:t>
      </w:r>
      <w:r w:rsidR="005452AD">
        <w:rPr>
          <w:rFonts w:ascii="Times New Roman" w:hAnsi="Times New Roman" w:cs="Times New Roman"/>
          <w:sz w:val="24"/>
          <w:szCs w:val="24"/>
        </w:rPr>
        <w:t>rst</w:t>
      </w:r>
      <w:r w:rsidR="00753C46">
        <w:rPr>
          <w:rFonts w:ascii="Times New Roman" w:hAnsi="Times New Roman" w:cs="Times New Roman"/>
          <w:sz w:val="24"/>
          <w:szCs w:val="24"/>
        </w:rPr>
        <w:t xml:space="preserve">, we calculate NDVI using </w:t>
      </w:r>
      <w:proofErr w:type="spellStart"/>
      <w:r w:rsidR="00753C46" w:rsidRPr="00924DE1">
        <w:rPr>
          <w:rFonts w:ascii="Times New Roman" w:hAnsi="Times New Roman" w:cs="Times New Roman"/>
          <w:i/>
          <w:iCs/>
          <w:sz w:val="24"/>
          <w:szCs w:val="24"/>
        </w:rPr>
        <w:t>lsat_calc_spec</w:t>
      </w:r>
      <w:r w:rsidR="00753C46">
        <w:rPr>
          <w:rFonts w:ascii="Times New Roman" w:hAnsi="Times New Roman" w:cs="Times New Roman"/>
          <w:i/>
          <w:iCs/>
          <w:sz w:val="24"/>
          <w:szCs w:val="24"/>
        </w:rPr>
        <w:t>tral</w:t>
      </w:r>
      <w:r w:rsidR="00753C46" w:rsidRPr="00924DE1">
        <w:rPr>
          <w:rFonts w:ascii="Times New Roman" w:hAnsi="Times New Roman" w:cs="Times New Roman"/>
          <w:i/>
          <w:iCs/>
          <w:sz w:val="24"/>
          <w:szCs w:val="24"/>
        </w:rPr>
        <w:t>_</w:t>
      </w:r>
      <w:proofErr w:type="gramStart"/>
      <w:r w:rsidR="00753C46" w:rsidRPr="00924DE1">
        <w:rPr>
          <w:rFonts w:ascii="Times New Roman" w:hAnsi="Times New Roman" w:cs="Times New Roman"/>
          <w:i/>
          <w:iCs/>
          <w:sz w:val="24"/>
          <w:szCs w:val="24"/>
        </w:rPr>
        <w:t>index</w:t>
      </w:r>
      <w:proofErr w:type="spellEnd"/>
      <w:r w:rsidR="00753C46" w:rsidRPr="00924DE1">
        <w:rPr>
          <w:rFonts w:ascii="Times New Roman" w:hAnsi="Times New Roman" w:cs="Times New Roman"/>
          <w:i/>
          <w:iCs/>
          <w:sz w:val="24"/>
          <w:szCs w:val="24"/>
        </w:rPr>
        <w:t>(</w:t>
      </w:r>
      <w:proofErr w:type="gramEnd"/>
      <w:r w:rsidR="00753C46" w:rsidRPr="00924DE1">
        <w:rPr>
          <w:rFonts w:ascii="Times New Roman" w:hAnsi="Times New Roman" w:cs="Times New Roman"/>
          <w:i/>
          <w:iCs/>
          <w:sz w:val="24"/>
          <w:szCs w:val="24"/>
        </w:rPr>
        <w:t>)</w:t>
      </w:r>
      <w:r w:rsidR="005452AD">
        <w:rPr>
          <w:rFonts w:ascii="Times New Roman" w:hAnsi="Times New Roman" w:cs="Times New Roman"/>
          <w:sz w:val="24"/>
          <w:szCs w:val="24"/>
        </w:rPr>
        <w:t xml:space="preserve">, which supports calculating </w:t>
      </w:r>
      <w:r w:rsidR="00DC1D34">
        <w:rPr>
          <w:rFonts w:ascii="Times New Roman" w:hAnsi="Times New Roman" w:cs="Times New Roman"/>
          <w:sz w:val="24"/>
          <w:szCs w:val="24"/>
        </w:rPr>
        <w:t xml:space="preserve">a variety of </w:t>
      </w:r>
      <w:r w:rsidR="005452AD">
        <w:rPr>
          <w:rFonts w:ascii="Times New Roman" w:hAnsi="Times New Roman" w:cs="Times New Roman"/>
          <w:sz w:val="24"/>
          <w:szCs w:val="24"/>
        </w:rPr>
        <w:t>commonly used spectral indices.</w:t>
      </w:r>
      <w:r w:rsidR="00364DE9">
        <w:rPr>
          <w:rFonts w:ascii="Times New Roman" w:hAnsi="Times New Roman" w:cs="Times New Roman"/>
          <w:sz w:val="24"/>
          <w:szCs w:val="24"/>
        </w:rPr>
        <w:t xml:space="preserve"> T</w:t>
      </w:r>
      <w:r w:rsidR="005452AD">
        <w:rPr>
          <w:rFonts w:ascii="Times New Roman" w:hAnsi="Times New Roman" w:cs="Times New Roman"/>
          <w:sz w:val="24"/>
          <w:szCs w:val="24"/>
        </w:rPr>
        <w:t xml:space="preserve">here are systematic differences in NDVI among Landsat sensors, so next we calibrate NDVI from Landsat 5 TM and Landsat 8 OLI </w:t>
      </w:r>
      <w:r w:rsidR="00375C03">
        <w:rPr>
          <w:rFonts w:ascii="Times New Roman" w:hAnsi="Times New Roman" w:cs="Times New Roman"/>
          <w:sz w:val="24"/>
          <w:szCs w:val="24"/>
        </w:rPr>
        <w:t xml:space="preserve">to </w:t>
      </w:r>
      <w:r w:rsidR="005452AD">
        <w:rPr>
          <w:rFonts w:ascii="Times New Roman" w:hAnsi="Times New Roman" w:cs="Times New Roman"/>
          <w:sz w:val="24"/>
          <w:szCs w:val="24"/>
        </w:rPr>
        <w:t>match</w:t>
      </w:r>
      <w:r w:rsidR="00375C03">
        <w:rPr>
          <w:rFonts w:ascii="Times New Roman" w:hAnsi="Times New Roman" w:cs="Times New Roman"/>
          <w:sz w:val="24"/>
          <w:szCs w:val="24"/>
        </w:rPr>
        <w:t xml:space="preserve"> Landsat 7 ETM+</w:t>
      </w:r>
      <w:r w:rsidR="00A7684B">
        <w:rPr>
          <w:rFonts w:ascii="Times New Roman" w:hAnsi="Times New Roman" w:cs="Times New Roman"/>
          <w:sz w:val="24"/>
          <w:szCs w:val="24"/>
        </w:rPr>
        <w:t>, which has measurements that temporally overlap with the other two sensors. W</w:t>
      </w:r>
      <w:r w:rsidR="005452AD">
        <w:rPr>
          <w:rFonts w:ascii="Times New Roman" w:hAnsi="Times New Roman" w:cs="Times New Roman"/>
          <w:sz w:val="24"/>
          <w:szCs w:val="24"/>
        </w:rPr>
        <w:t xml:space="preserve">e </w:t>
      </w:r>
      <w:r w:rsidR="00A7684B">
        <w:rPr>
          <w:rFonts w:ascii="Times New Roman" w:hAnsi="Times New Roman" w:cs="Times New Roman"/>
          <w:sz w:val="24"/>
          <w:szCs w:val="24"/>
        </w:rPr>
        <w:t xml:space="preserve">cross-calibrate </w:t>
      </w:r>
      <w:r w:rsidR="005452AD">
        <w:rPr>
          <w:rFonts w:ascii="Times New Roman" w:hAnsi="Times New Roman" w:cs="Times New Roman"/>
          <w:sz w:val="24"/>
          <w:szCs w:val="24"/>
        </w:rPr>
        <w:t xml:space="preserve">NDVI </w:t>
      </w:r>
      <w:r w:rsidR="00A7684B">
        <w:rPr>
          <w:rFonts w:ascii="Times New Roman" w:hAnsi="Times New Roman" w:cs="Times New Roman"/>
          <w:sz w:val="24"/>
          <w:szCs w:val="24"/>
        </w:rPr>
        <w:t xml:space="preserve">among sensors using </w:t>
      </w:r>
      <w:proofErr w:type="spellStart"/>
      <w:r w:rsidR="00A7684B">
        <w:rPr>
          <w:rFonts w:ascii="Times New Roman" w:hAnsi="Times New Roman" w:cs="Times New Roman"/>
          <w:i/>
          <w:iCs/>
          <w:sz w:val="24"/>
          <w:szCs w:val="24"/>
        </w:rPr>
        <w:t>lsat_calibrate_</w:t>
      </w:r>
      <w:proofErr w:type="gramStart"/>
      <w:r w:rsidR="00A7684B">
        <w:rPr>
          <w:rFonts w:ascii="Times New Roman" w:hAnsi="Times New Roman" w:cs="Times New Roman"/>
          <w:i/>
          <w:iCs/>
          <w:sz w:val="24"/>
          <w:szCs w:val="24"/>
        </w:rPr>
        <w:t>poly</w:t>
      </w:r>
      <w:proofErr w:type="spellEnd"/>
      <w:r w:rsidR="00A7684B">
        <w:rPr>
          <w:rFonts w:ascii="Times New Roman" w:hAnsi="Times New Roman" w:cs="Times New Roman"/>
          <w:i/>
          <w:iCs/>
          <w:sz w:val="24"/>
          <w:szCs w:val="24"/>
        </w:rPr>
        <w:t>(</w:t>
      </w:r>
      <w:proofErr w:type="gramEnd"/>
      <w:r w:rsidR="00A7684B">
        <w:rPr>
          <w:rFonts w:ascii="Times New Roman" w:hAnsi="Times New Roman" w:cs="Times New Roman"/>
          <w:i/>
          <w:iCs/>
          <w:sz w:val="24"/>
          <w:szCs w:val="24"/>
        </w:rPr>
        <w:t xml:space="preserve">) </w:t>
      </w:r>
      <w:r w:rsidR="00A7684B">
        <w:rPr>
          <w:rFonts w:ascii="Times New Roman" w:hAnsi="Times New Roman" w:cs="Times New Roman"/>
          <w:sz w:val="24"/>
          <w:szCs w:val="24"/>
        </w:rPr>
        <w:t xml:space="preserve">to </w:t>
      </w:r>
      <w:r w:rsidR="00A7684B">
        <w:rPr>
          <w:rFonts w:ascii="Times New Roman" w:hAnsi="Times New Roman" w:cs="Times New Roman"/>
          <w:iCs/>
          <w:sz w:val="24"/>
          <w:szCs w:val="24"/>
        </w:rPr>
        <w:t>fit and apply polynomial regression models.</w:t>
      </w:r>
      <w:r w:rsidR="00FF2189">
        <w:rPr>
          <w:rFonts w:ascii="Times New Roman" w:hAnsi="Times New Roman" w:cs="Times New Roman"/>
          <w:iCs/>
          <w:sz w:val="24"/>
          <w:szCs w:val="24"/>
        </w:rPr>
        <w:t xml:space="preserve"> </w:t>
      </w:r>
      <w:r w:rsidR="000F793A">
        <w:rPr>
          <w:rFonts w:ascii="Times New Roman" w:hAnsi="Times New Roman" w:cs="Times New Roman"/>
          <w:sz w:val="24"/>
          <w:szCs w:val="24"/>
        </w:rPr>
        <w:t xml:space="preserve">As the number of </w:t>
      </w:r>
      <w:r w:rsidR="00F12CE1">
        <w:rPr>
          <w:rFonts w:ascii="Times New Roman" w:hAnsi="Times New Roman" w:cs="Times New Roman"/>
          <w:sz w:val="24"/>
          <w:szCs w:val="24"/>
        </w:rPr>
        <w:t xml:space="preserve">field sites </w:t>
      </w:r>
      <w:r w:rsidR="000F793A">
        <w:rPr>
          <w:rFonts w:ascii="Times New Roman" w:hAnsi="Times New Roman" w:cs="Times New Roman"/>
          <w:sz w:val="24"/>
          <w:szCs w:val="24"/>
        </w:rPr>
        <w:t xml:space="preserve">in </w:t>
      </w:r>
      <w:r w:rsidR="00675873">
        <w:rPr>
          <w:rFonts w:ascii="Times New Roman" w:hAnsi="Times New Roman" w:cs="Times New Roman"/>
          <w:sz w:val="24"/>
          <w:szCs w:val="24"/>
        </w:rPr>
        <w:t xml:space="preserve">this </w:t>
      </w:r>
      <w:r w:rsidR="000F793A">
        <w:rPr>
          <w:rFonts w:ascii="Times New Roman" w:hAnsi="Times New Roman" w:cs="Times New Roman"/>
          <w:sz w:val="24"/>
          <w:szCs w:val="24"/>
        </w:rPr>
        <w:t xml:space="preserve">dataset is </w:t>
      </w:r>
      <w:r w:rsidR="00F12CE1">
        <w:rPr>
          <w:rFonts w:ascii="Times New Roman" w:hAnsi="Times New Roman" w:cs="Times New Roman"/>
          <w:sz w:val="24"/>
          <w:szCs w:val="24"/>
        </w:rPr>
        <w:t xml:space="preserve">rather </w:t>
      </w:r>
      <w:r w:rsidR="00CB3897">
        <w:rPr>
          <w:rFonts w:ascii="Times New Roman" w:hAnsi="Times New Roman" w:cs="Times New Roman"/>
          <w:sz w:val="24"/>
          <w:szCs w:val="24"/>
        </w:rPr>
        <w:t xml:space="preserve">small, </w:t>
      </w:r>
      <w:r w:rsidR="000F793A">
        <w:rPr>
          <w:rFonts w:ascii="Times New Roman" w:hAnsi="Times New Roman" w:cs="Times New Roman"/>
          <w:sz w:val="24"/>
          <w:szCs w:val="24"/>
        </w:rPr>
        <w:t xml:space="preserve">we use </w:t>
      </w:r>
      <w:r w:rsidR="00CB3897">
        <w:rPr>
          <w:rFonts w:ascii="Times New Roman" w:hAnsi="Times New Roman" w:cs="Times New Roman"/>
          <w:sz w:val="24"/>
          <w:szCs w:val="24"/>
        </w:rPr>
        <w:t xml:space="preserve">a </w:t>
      </w:r>
      <w:r w:rsidR="00EC1406">
        <w:rPr>
          <w:rFonts w:ascii="Times New Roman" w:hAnsi="Times New Roman" w:cs="Times New Roman"/>
          <w:sz w:val="24"/>
          <w:szCs w:val="24"/>
        </w:rPr>
        <w:t xml:space="preserve">pre-processed </w:t>
      </w:r>
      <w:r w:rsidR="000F793A">
        <w:rPr>
          <w:rFonts w:ascii="Times New Roman" w:hAnsi="Times New Roman" w:cs="Times New Roman"/>
          <w:sz w:val="24"/>
          <w:szCs w:val="24"/>
        </w:rPr>
        <w:t xml:space="preserve">dataset of </w:t>
      </w:r>
      <w:r w:rsidR="00CB3897">
        <w:rPr>
          <w:rFonts w:ascii="Times New Roman" w:hAnsi="Times New Roman" w:cs="Times New Roman"/>
          <w:sz w:val="24"/>
          <w:szCs w:val="24"/>
        </w:rPr>
        <w:t xml:space="preserve">Landsat observations that were randomly sampled </w:t>
      </w:r>
      <w:r w:rsidR="00A22424">
        <w:rPr>
          <w:rFonts w:ascii="Times New Roman" w:hAnsi="Times New Roman" w:cs="Times New Roman"/>
          <w:sz w:val="24"/>
          <w:szCs w:val="24"/>
        </w:rPr>
        <w:t xml:space="preserve">from </w:t>
      </w:r>
      <w:r w:rsidR="00CB3897">
        <w:rPr>
          <w:rFonts w:ascii="Times New Roman" w:hAnsi="Times New Roman" w:cs="Times New Roman"/>
          <w:sz w:val="24"/>
          <w:szCs w:val="24"/>
        </w:rPr>
        <w:t xml:space="preserve">across northern </w:t>
      </w:r>
      <w:r w:rsidR="000F793A">
        <w:rPr>
          <w:rFonts w:ascii="Times New Roman" w:hAnsi="Times New Roman" w:cs="Times New Roman"/>
          <w:sz w:val="24"/>
          <w:szCs w:val="24"/>
        </w:rPr>
        <w:t>high</w:t>
      </w:r>
      <w:r w:rsidR="00CB3897">
        <w:rPr>
          <w:rFonts w:ascii="Times New Roman" w:hAnsi="Times New Roman" w:cs="Times New Roman"/>
          <w:sz w:val="24"/>
          <w:szCs w:val="24"/>
        </w:rPr>
        <w:t>-</w:t>
      </w:r>
      <w:r w:rsidR="000F793A">
        <w:rPr>
          <w:rFonts w:ascii="Times New Roman" w:hAnsi="Times New Roman" w:cs="Times New Roman"/>
          <w:sz w:val="24"/>
          <w:szCs w:val="24"/>
        </w:rPr>
        <w:t>latitude</w:t>
      </w:r>
      <w:r w:rsidR="00CB3897">
        <w:rPr>
          <w:rFonts w:ascii="Times New Roman" w:hAnsi="Times New Roman" w:cs="Times New Roman"/>
          <w:sz w:val="24"/>
          <w:szCs w:val="24"/>
        </w:rPr>
        <w:t>s</w:t>
      </w:r>
      <w:r w:rsidR="000F793A">
        <w:rPr>
          <w:rFonts w:ascii="Times New Roman" w:hAnsi="Times New Roman" w:cs="Times New Roman"/>
          <w:sz w:val="24"/>
          <w:szCs w:val="24"/>
        </w:rPr>
        <w:t xml:space="preserve"> </w:t>
      </w:r>
      <w:r w:rsidR="00A22424">
        <w:rPr>
          <w:rFonts w:ascii="Times New Roman" w:hAnsi="Times New Roman" w:cs="Times New Roman"/>
          <w:sz w:val="24"/>
          <w:szCs w:val="24"/>
        </w:rPr>
        <w:t xml:space="preserve">ecosystems </w:t>
      </w:r>
      <w:r w:rsidR="00CB3897">
        <w:rPr>
          <w:rFonts w:ascii="Times New Roman" w:hAnsi="Times New Roman" w:cs="Times New Roman"/>
          <w:sz w:val="24"/>
          <w:szCs w:val="24"/>
        </w:rPr>
        <w:t xml:space="preserve">and </w:t>
      </w:r>
      <w:r w:rsidR="00F12CE1">
        <w:rPr>
          <w:rFonts w:ascii="Times New Roman" w:hAnsi="Times New Roman" w:cs="Times New Roman"/>
          <w:sz w:val="24"/>
          <w:szCs w:val="24"/>
        </w:rPr>
        <w:t xml:space="preserve">are </w:t>
      </w:r>
      <w:r w:rsidR="00EC1406">
        <w:rPr>
          <w:rFonts w:ascii="Times New Roman" w:hAnsi="Times New Roman" w:cs="Times New Roman"/>
          <w:sz w:val="24"/>
          <w:szCs w:val="24"/>
        </w:rPr>
        <w:t>included</w:t>
      </w:r>
      <w:r w:rsidR="000F793A">
        <w:rPr>
          <w:rFonts w:ascii="Times New Roman" w:hAnsi="Times New Roman" w:cs="Times New Roman"/>
          <w:sz w:val="24"/>
          <w:szCs w:val="24"/>
        </w:rPr>
        <w:t xml:space="preserve"> </w:t>
      </w:r>
      <w:r w:rsidR="00FF2189">
        <w:rPr>
          <w:rFonts w:ascii="Times New Roman" w:hAnsi="Times New Roman" w:cs="Times New Roman"/>
          <w:sz w:val="24"/>
          <w:szCs w:val="24"/>
        </w:rPr>
        <w:t xml:space="preserve">for this purpose </w:t>
      </w:r>
      <w:r w:rsidR="000F793A">
        <w:rPr>
          <w:rFonts w:ascii="Times New Roman" w:hAnsi="Times New Roman" w:cs="Times New Roman"/>
          <w:sz w:val="24"/>
          <w:szCs w:val="24"/>
        </w:rPr>
        <w:t xml:space="preserve">with </w:t>
      </w:r>
      <w:proofErr w:type="spellStart"/>
      <w:r w:rsidR="00FC287F">
        <w:rPr>
          <w:rFonts w:ascii="Times New Roman" w:hAnsi="Times New Roman" w:cs="Times New Roman"/>
          <w:i/>
          <w:iCs/>
          <w:sz w:val="24"/>
          <w:szCs w:val="24"/>
        </w:rPr>
        <w:t>LandsatTS</w:t>
      </w:r>
      <w:proofErr w:type="spellEnd"/>
      <w:r w:rsidR="000F793A">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 xml:space="preserve">generates </w:t>
      </w:r>
      <w:r w:rsidR="00604930">
        <w:rPr>
          <w:rFonts w:ascii="Times New Roman" w:hAnsi="Times New Roman" w:cs="Times New Roman"/>
          <w:sz w:val="24"/>
          <w:szCs w:val="24"/>
        </w:rPr>
        <w:t xml:space="preserve">and returns </w:t>
      </w:r>
      <w:r w:rsidR="00695F3C">
        <w:rPr>
          <w:rFonts w:ascii="Times New Roman" w:hAnsi="Times New Roman" w:cs="Times New Roman"/>
          <w:sz w:val="24"/>
          <w:szCs w:val="24"/>
        </w:rPr>
        <w:t>a series of graphs (Figure 4) and tabular data (Table 3) that help with evaluating model performance</w:t>
      </w:r>
      <w:r w:rsidR="00604930">
        <w:rPr>
          <w:rFonts w:ascii="Times New Roman" w:hAnsi="Times New Roman" w:cs="Times New Roman"/>
          <w:sz w:val="24"/>
          <w:szCs w:val="24"/>
        </w:rPr>
        <w:t xml:space="preserve"> and can optionally be written to a user-specified directory.</w:t>
      </w:r>
      <w:r w:rsidR="00921933">
        <w:rPr>
          <w:rFonts w:ascii="Times New Roman" w:hAnsi="Times New Roman" w:cs="Times New Roman"/>
          <w:sz w:val="24"/>
          <w:szCs w:val="24"/>
        </w:rPr>
        <w:t xml:space="preserve"> </w:t>
      </w:r>
      <w:r w:rsidR="00695F3C">
        <w:rPr>
          <w:rFonts w:ascii="Times New Roman" w:hAnsi="Times New Roman" w:cs="Times New Roman"/>
          <w:sz w:val="24"/>
          <w:szCs w:val="24"/>
        </w:rPr>
        <w:t xml:space="preserve">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w:t>
      </w:r>
      <w:r w:rsidR="00EC0F30">
        <w:rPr>
          <w:rFonts w:ascii="Times New Roman" w:hAnsi="Times New Roman" w:cs="Times New Roman"/>
          <w:sz w:val="24"/>
          <w:szCs w:val="24"/>
        </w:rPr>
        <w:t xml:space="preserve">calibration </w:t>
      </w:r>
      <w:r w:rsidR="00863128">
        <w:rPr>
          <w:rFonts w:ascii="Times New Roman" w:hAnsi="Times New Roman" w:cs="Times New Roman"/>
          <w:sz w:val="24"/>
          <w:szCs w:val="24"/>
        </w:rPr>
        <w:t xml:space="preserve">visually (Figure 4) and statistically (Table 3) </w:t>
      </w:r>
      <w:r w:rsidR="00EC0F30">
        <w:rPr>
          <w:rFonts w:ascii="Times New Roman" w:hAnsi="Times New Roman" w:cs="Times New Roman"/>
          <w:sz w:val="24"/>
          <w:szCs w:val="24"/>
        </w:rPr>
        <w:t>reduced the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w:t>
      </w:r>
      <w:r w:rsidR="00143A07">
        <w:rPr>
          <w:rFonts w:ascii="Times New Roman" w:hAnsi="Times New Roman" w:cs="Times New Roman"/>
          <w:sz w:val="24"/>
          <w:szCs w:val="24"/>
        </w:rPr>
        <w:t>Landsat 7</w:t>
      </w:r>
      <w:r w:rsidR="00EC0F30">
        <w:rPr>
          <w:rFonts w:ascii="Times New Roman" w:hAnsi="Times New Roman" w:cs="Times New Roman"/>
          <w:sz w:val="24"/>
          <w:szCs w:val="24"/>
        </w:rPr>
        <w:t xml:space="preserve"> </w:t>
      </w:r>
      <w:r w:rsidR="00A22424">
        <w:rPr>
          <w:rFonts w:ascii="Times New Roman" w:hAnsi="Times New Roman" w:cs="Times New Roman"/>
          <w:sz w:val="24"/>
          <w:szCs w:val="24"/>
        </w:rPr>
        <w:t xml:space="preserve">NDVI </w:t>
      </w:r>
      <w:r w:rsidR="00143A07">
        <w:rPr>
          <w:rFonts w:ascii="Times New Roman" w:hAnsi="Times New Roman" w:cs="Times New Roman"/>
          <w:sz w:val="24"/>
          <w:szCs w:val="24"/>
        </w:rPr>
        <w:t xml:space="preserve">and Landsat 5 and 8 </w:t>
      </w:r>
      <w:r w:rsidR="00A22424">
        <w:rPr>
          <w:rFonts w:ascii="Times New Roman" w:hAnsi="Times New Roman" w:cs="Times New Roman"/>
          <w:sz w:val="24"/>
          <w:szCs w:val="24"/>
        </w:rPr>
        <w:t>NDVI</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w:t>
      </w:r>
    </w:p>
    <w:p w14:paraId="6E20E907" w14:textId="5577D92B" w:rsidR="00EC0F30" w:rsidRPr="006B0E2B" w:rsidRDefault="005D5455" w:rsidP="00826DD0">
      <w:pPr>
        <w:pStyle w:val="NoSpacing"/>
        <w:ind w:firstLine="720"/>
        <w:rPr>
          <w:rFonts w:ascii="Times New Roman" w:hAnsi="Times New Roman" w:cs="Times New Roman"/>
          <w:sz w:val="24"/>
          <w:szCs w:val="24"/>
        </w:rPr>
      </w:pPr>
      <w:r>
        <w:rPr>
          <w:rFonts w:ascii="Times New Roman" w:hAnsi="Times New Roman" w:cs="Times New Roman"/>
          <w:sz w:val="24"/>
          <w:szCs w:val="24"/>
        </w:rPr>
        <w:t>A</w:t>
      </w:r>
      <w:r w:rsidR="00F43EA9">
        <w:rPr>
          <w:rFonts w:ascii="Times New Roman" w:hAnsi="Times New Roman" w:cs="Times New Roman"/>
          <w:sz w:val="24"/>
          <w:szCs w:val="24"/>
        </w:rPr>
        <w:t xml:space="preserve">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proofErr w:type="spellStart"/>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proofErr w:type="spellEnd"/>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w:t>
      </w:r>
      <w:proofErr w:type="gramStart"/>
      <w:r w:rsidR="00B35AFF" w:rsidRPr="0088022B">
        <w:rPr>
          <w:rFonts w:ascii="Times New Roman" w:hAnsi="Times New Roman" w:cs="Times New Roman"/>
          <w:i/>
          <w:iCs/>
          <w:sz w:val="24"/>
          <w:szCs w:val="24"/>
        </w:rPr>
        <w:t>curves</w:t>
      </w:r>
      <w:proofErr w:type="spellEnd"/>
      <w:r w:rsidR="00B35AFF" w:rsidRPr="0088022B">
        <w:rPr>
          <w:rFonts w:ascii="Times New Roman" w:hAnsi="Times New Roman" w:cs="Times New Roman"/>
          <w:i/>
          <w:iCs/>
          <w:sz w:val="24"/>
          <w:szCs w:val="24"/>
        </w:rPr>
        <w:t>(</w:t>
      </w:r>
      <w:proofErr w:type="gram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w:t>
      </w:r>
      <w:r w:rsidR="00B35AFF">
        <w:rPr>
          <w:rFonts w:ascii="Times New Roman" w:hAnsi="Times New Roman" w:cs="Times New Roman"/>
          <w:sz w:val="24"/>
          <w:szCs w:val="24"/>
        </w:rPr>
        <w:lastRenderedPageBreak/>
        <w:t xml:space="preserve">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 </w:t>
      </w:r>
      <w:r>
        <w:rPr>
          <w:rFonts w:ascii="Times New Roman" w:hAnsi="Times New Roman" w:cs="Times New Roman"/>
          <w:sz w:val="24"/>
          <w:szCs w:val="24"/>
        </w:rPr>
        <w:t>7-</w:t>
      </w:r>
      <w:r w:rsidR="00455540">
        <w:rPr>
          <w:rFonts w:ascii="Times New Roman" w:hAnsi="Times New Roman" w:cs="Times New Roman"/>
          <w:sz w:val="24"/>
          <w:szCs w:val="24"/>
        </w:rPr>
        <w:t>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4025C8">
        <w:rPr>
          <w:rFonts w:ascii="Times New Roman" w:hAnsi="Times New Roman" w:cs="Times New Roman"/>
          <w:sz w:val="24"/>
          <w:szCs w:val="24"/>
        </w:rPr>
        <w:t xml:space="preserve">Phenological models were not fit for three sites </w:t>
      </w:r>
      <w:r w:rsidR="00174810">
        <w:rPr>
          <w:rFonts w:ascii="Times New Roman" w:hAnsi="Times New Roman" w:cs="Times New Roman"/>
          <w:sz w:val="24"/>
          <w:szCs w:val="24"/>
        </w:rPr>
        <w:t xml:space="preserve">that were minimally vegetated </w:t>
      </w:r>
      <w:r w:rsidR="00244606">
        <w:rPr>
          <w:rFonts w:ascii="Times New Roman" w:hAnsi="Times New Roman" w:cs="Times New Roman"/>
          <w:sz w:val="24"/>
          <w:szCs w:val="24"/>
        </w:rPr>
        <w:t>(</w:t>
      </w:r>
      <w:r w:rsidR="00174810">
        <w:rPr>
          <w:rFonts w:ascii="Times New Roman" w:hAnsi="Times New Roman" w:cs="Times New Roman"/>
          <w:sz w:val="24"/>
          <w:szCs w:val="24"/>
        </w:rPr>
        <w:t>NDVI &lt; 0.15</w:t>
      </w:r>
      <w:r w:rsidR="00244606">
        <w:rPr>
          <w:rFonts w:ascii="Times New Roman" w:hAnsi="Times New Roman" w:cs="Times New Roman"/>
          <w:sz w:val="24"/>
          <w:szCs w:val="24"/>
        </w:rPr>
        <w:t>) because it is challenging to extract a meaningful vegetation phenology signal under these conditions.</w:t>
      </w:r>
      <w:r w:rsidR="0038379C">
        <w:rPr>
          <w:rFonts w:ascii="Times New Roman" w:hAnsi="Times New Roman" w:cs="Times New Roman"/>
          <w:sz w:val="24"/>
          <w:szCs w:val="24"/>
        </w:rPr>
        <w:t xml:space="preserve"> </w:t>
      </w:r>
      <w:r w:rsidR="00244606">
        <w:rPr>
          <w:rFonts w:ascii="Times New Roman" w:hAnsi="Times New Roman" w:cs="Times New Roman"/>
          <w:sz w:val="24"/>
          <w:szCs w:val="24"/>
        </w:rPr>
        <w:t xml:space="preserve">After fitting phenological </w:t>
      </w:r>
      <w:r w:rsidR="006B0E2B">
        <w:rPr>
          <w:rFonts w:ascii="Times New Roman" w:hAnsi="Times New Roman" w:cs="Times New Roman"/>
          <w:sz w:val="24"/>
          <w:szCs w:val="24"/>
        </w:rPr>
        <w:t>model</w:t>
      </w:r>
      <w:r w:rsidR="00244606">
        <w:rPr>
          <w:rFonts w:ascii="Times New Roman" w:hAnsi="Times New Roman" w:cs="Times New Roman"/>
          <w:sz w:val="24"/>
          <w:szCs w:val="24"/>
        </w:rPr>
        <w:t>s for 22 field sites</w:t>
      </w:r>
      <w:r w:rsidR="006B0E2B">
        <w:rPr>
          <w:rFonts w:ascii="Times New Roman" w:hAnsi="Times New Roman" w:cs="Times New Roman"/>
          <w:sz w:val="24"/>
          <w:szCs w:val="24"/>
        </w:rPr>
        <w:t xml:space="preserve">, </w:t>
      </w:r>
      <w:r w:rsidR="00244606">
        <w:rPr>
          <w:rFonts w:ascii="Times New Roman" w:hAnsi="Times New Roman" w:cs="Times New Roman"/>
          <w:sz w:val="24"/>
          <w:szCs w:val="24"/>
        </w:rPr>
        <w:t xml:space="preserve">we then generated growing season </w:t>
      </w:r>
      <w:r w:rsidR="006B0E2B">
        <w:rPr>
          <w:rFonts w:ascii="Times New Roman" w:hAnsi="Times New Roman" w:cs="Times New Roman"/>
          <w:sz w:val="24"/>
          <w:szCs w:val="24"/>
        </w:rPr>
        <w:t>summary statistics</w:t>
      </w:r>
      <w:r w:rsidR="00244606">
        <w:rPr>
          <w:rFonts w:ascii="Times New Roman" w:hAnsi="Times New Roman" w:cs="Times New Roman"/>
          <w:sz w:val="24"/>
          <w:szCs w:val="24"/>
        </w:rPr>
        <w:t>,</w:t>
      </w:r>
      <w:r w:rsidR="006B0E2B">
        <w:rPr>
          <w:rFonts w:ascii="Times New Roman" w:hAnsi="Times New Roman" w:cs="Times New Roman"/>
          <w:sz w:val="24"/>
          <w:szCs w:val="24"/>
        </w:rPr>
        <w:t xml:space="preserve"> including estimate</w:t>
      </w:r>
      <w:r w:rsidR="00826DD0">
        <w:rPr>
          <w:rFonts w:ascii="Times New Roman" w:hAnsi="Times New Roman" w:cs="Times New Roman"/>
          <w:sz w:val="24"/>
          <w:szCs w:val="24"/>
        </w:rPr>
        <w:t>s of</w:t>
      </w:r>
      <w:r w:rsidR="006B0E2B">
        <w:rPr>
          <w:rFonts w:ascii="Times New Roman" w:hAnsi="Times New Roman" w:cs="Times New Roman"/>
          <w:sz w:val="24"/>
          <w:szCs w:val="24"/>
        </w:rPr>
        <w:t xml:space="preserve"> </w:t>
      </w:r>
      <w:proofErr w:type="spellStart"/>
      <w:r w:rsidR="006B0E2B">
        <w:rPr>
          <w:rFonts w:ascii="Times New Roman" w:hAnsi="Times New Roman" w:cs="Times New Roman"/>
          <w:sz w:val="24"/>
          <w:szCs w:val="24"/>
        </w:rPr>
        <w:t>NDVI</w:t>
      </w:r>
      <w:r w:rsidR="00455540" w:rsidRPr="00455540">
        <w:rPr>
          <w:rFonts w:ascii="Times New Roman" w:hAnsi="Times New Roman" w:cs="Times New Roman"/>
          <w:sz w:val="24"/>
          <w:szCs w:val="24"/>
          <w:vertAlign w:val="subscript"/>
        </w:rPr>
        <w:t>max</w:t>
      </w:r>
      <w:proofErr w:type="spellEnd"/>
      <w:r w:rsidR="00244606">
        <w:rPr>
          <w:rFonts w:ascii="Times New Roman" w:hAnsi="Times New Roman" w:cs="Times New Roman"/>
          <w:sz w:val="24"/>
          <w:szCs w:val="24"/>
        </w:rPr>
        <w:t xml:space="preserve">, </w:t>
      </w:r>
      <w:r w:rsidR="006B0E2B">
        <w:rPr>
          <w:rFonts w:ascii="Times New Roman" w:hAnsi="Times New Roman" w:cs="Times New Roman"/>
          <w:sz w:val="24"/>
          <w:szCs w:val="24"/>
        </w:rPr>
        <w:t xml:space="preserve">using </w:t>
      </w:r>
      <w:proofErr w:type="spellStart"/>
      <w:r w:rsidR="006B0E2B" w:rsidRPr="0088022B">
        <w:rPr>
          <w:rFonts w:ascii="Times New Roman" w:hAnsi="Times New Roman" w:cs="Times New Roman"/>
          <w:i/>
          <w:iCs/>
          <w:sz w:val="24"/>
          <w:szCs w:val="24"/>
        </w:rPr>
        <w:t>lsat_summarize_growing_</w:t>
      </w:r>
      <w:proofErr w:type="gramStart"/>
      <w:r w:rsidR="006B0E2B" w:rsidRPr="0088022B">
        <w:rPr>
          <w:rFonts w:ascii="Times New Roman" w:hAnsi="Times New Roman" w:cs="Times New Roman"/>
          <w:i/>
          <w:iCs/>
          <w:sz w:val="24"/>
          <w:szCs w:val="24"/>
        </w:rPr>
        <w:t>seasons</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w:t>
      </w:r>
      <w:proofErr w:type="gramStart"/>
      <w:r w:rsidR="006B0E2B" w:rsidRPr="0088022B">
        <w:rPr>
          <w:rFonts w:ascii="Times New Roman" w:hAnsi="Times New Roman" w:cs="Times New Roman"/>
          <w:i/>
          <w:iCs/>
          <w:sz w:val="24"/>
          <w:szCs w:val="24"/>
        </w:rPr>
        <w:t>max</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 xml:space="preserve">performance of modelled </w:t>
      </w:r>
      <w:proofErr w:type="spellStart"/>
      <w:r w:rsidR="00DC5435">
        <w:rPr>
          <w:rFonts w:ascii="Times New Roman" w:hAnsi="Times New Roman" w:cs="Times New Roman"/>
          <w:sz w:val="24"/>
          <w:szCs w:val="24"/>
        </w:rPr>
        <w:t>NDVI</w:t>
      </w:r>
      <w:r w:rsidR="00DF6832" w:rsidRPr="00DF6832">
        <w:rPr>
          <w:rFonts w:ascii="Times New Roman" w:hAnsi="Times New Roman" w:cs="Times New Roman"/>
          <w:sz w:val="24"/>
          <w:szCs w:val="24"/>
          <w:vertAlign w:val="subscript"/>
        </w:rPr>
        <w:t>max</w:t>
      </w:r>
      <w:proofErr w:type="spellEnd"/>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w:t>
      </w:r>
      <w:del w:id="52" w:author="Jakob Assmann" w:date="2023-01-12T13:19:00Z">
        <w:r w:rsidR="00DC3F02" w:rsidDel="005103C4">
          <w:rPr>
            <w:rFonts w:ascii="Times New Roman" w:hAnsi="Times New Roman" w:cs="Times New Roman"/>
            <w:sz w:val="24"/>
            <w:szCs w:val="24"/>
          </w:rPr>
          <w:delText xml:space="preserve">this </w:delText>
        </w:r>
        <w:r w:rsidR="00B80FD6" w:rsidDel="005103C4">
          <w:rPr>
            <w:rFonts w:ascii="Times New Roman" w:hAnsi="Times New Roman" w:cs="Times New Roman"/>
            <w:sz w:val="24"/>
            <w:szCs w:val="24"/>
          </w:rPr>
          <w:delText>ITEX</w:delText>
        </w:r>
      </w:del>
      <w:ins w:id="53" w:author="Jakob Assmann" w:date="2023-01-12T13:19:00Z">
        <w:r w:rsidR="005103C4">
          <w:rPr>
            <w:rFonts w:ascii="Times New Roman" w:hAnsi="Times New Roman" w:cs="Times New Roman"/>
            <w:sz w:val="24"/>
            <w:szCs w:val="24"/>
          </w:rPr>
          <w:t>the Noatak example</w:t>
        </w:r>
      </w:ins>
      <w:r w:rsidR="00B80FD6">
        <w:rPr>
          <w:rFonts w:ascii="Times New Roman" w:hAnsi="Times New Roman" w:cs="Times New Roman"/>
          <w:sz w:val="24"/>
          <w:szCs w:val="24"/>
        </w:rPr>
        <w:t xml:space="preserve"> dataset</w:t>
      </w:r>
      <w:r w:rsidR="00DC3F02">
        <w:rPr>
          <w:rFonts w:ascii="Times New Roman" w:hAnsi="Times New Roman" w:cs="Times New Roman"/>
          <w:sz w:val="24"/>
          <w:szCs w:val="24"/>
        </w:rPr>
        <w:t xml:space="preserve">,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 xml:space="preserve">estimates of </w:t>
      </w:r>
      <w:proofErr w:type="spellStart"/>
      <w:r w:rsidR="00DC3F02">
        <w:rPr>
          <w:rFonts w:ascii="Times New Roman" w:hAnsi="Times New Roman" w:cs="Times New Roman"/>
          <w:sz w:val="24"/>
          <w:szCs w:val="24"/>
        </w:rPr>
        <w:t>NDVI</w:t>
      </w:r>
      <w:r w:rsidR="00DC3F02" w:rsidRPr="00DC3F02">
        <w:rPr>
          <w:rFonts w:ascii="Times New Roman" w:hAnsi="Times New Roman" w:cs="Times New Roman"/>
          <w:sz w:val="24"/>
          <w:szCs w:val="24"/>
          <w:vertAlign w:val="subscript"/>
        </w:rPr>
        <w:t>max</w:t>
      </w:r>
      <w:proofErr w:type="spellEnd"/>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only one or two observations are available from a growing season (Figure 6), yet there were rarely such few observations during the period from 2000 to 202</w:t>
      </w:r>
      <w:r w:rsidR="00A90C1E">
        <w:rPr>
          <w:rFonts w:ascii="Times New Roman" w:hAnsi="Times New Roman" w:cs="Times New Roman"/>
          <w:sz w:val="24"/>
          <w:szCs w:val="24"/>
        </w:rPr>
        <w:t>1</w:t>
      </w:r>
      <w:r w:rsidR="005D0F3A">
        <w:rPr>
          <w:rFonts w:ascii="Times New Roman" w:hAnsi="Times New Roman" w:cs="Times New Roman"/>
          <w:sz w:val="24"/>
          <w:szCs w:val="24"/>
        </w:rPr>
        <w:t xml:space="preserve"> (Figure 3).</w:t>
      </w:r>
      <w:r w:rsidR="00826DD0">
        <w:rPr>
          <w:rFonts w:ascii="Times New Roman" w:hAnsi="Times New Roman" w:cs="Times New Roman"/>
          <w:sz w:val="24"/>
          <w:szCs w:val="24"/>
        </w:rPr>
        <w:t xml:space="preserve">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01F882CA" w14:textId="4C349F0A" w:rsidR="00583415" w:rsidRDefault="00F93A04"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2</w:t>
      </w:r>
    </w:p>
    <w:p w14:paraId="71E82DB8" w14:textId="77777777" w:rsidR="00583415" w:rsidRDefault="0058341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83DADD0"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Compute the Normalized Difference Vegetation Index (NDVI)</w:t>
      </w:r>
    </w:p>
    <w:p w14:paraId="7141F627" w14:textId="1F1C76D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lsat_calc_spectral_index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0A8D1E19"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C85629" w14:textId="08DF811C"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Cross-calibrate NDVI among sensors using polynomial regression</w:t>
      </w:r>
    </w:p>
    <w:p w14:paraId="3A9E3BC3" w14:textId="290958F4"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lsat_calibrate_poly</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
    <w:p w14:paraId="63676BA6"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band.or.si = '</w:t>
      </w:r>
      <w:proofErr w:type="spellStart"/>
      <w:r w:rsidRPr="00F93A04">
        <w:rPr>
          <w:rFonts w:ascii="Consolas" w:hAnsi="Consolas" w:cs="Times New Roman"/>
          <w:sz w:val="20"/>
          <w:szCs w:val="20"/>
        </w:rPr>
        <w:t>ndvi</w:t>
      </w:r>
      <w:proofErr w:type="spellEnd"/>
      <w:r w:rsidRPr="00F93A04">
        <w:rPr>
          <w:rFonts w:ascii="Consolas" w:hAnsi="Consolas" w:cs="Times New Roman"/>
          <w:sz w:val="20"/>
          <w:szCs w:val="20"/>
        </w:rPr>
        <w:t xml:space="preserve">', </w:t>
      </w:r>
    </w:p>
    <w:p w14:paraId="1199A7E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proofErr w:type="gramStart"/>
      <w:r w:rsidRPr="00F93A04">
        <w:rPr>
          <w:rFonts w:ascii="Consolas" w:hAnsi="Consolas" w:cs="Times New Roman"/>
          <w:sz w:val="20"/>
          <w:szCs w:val="20"/>
        </w:rPr>
        <w:t>train.with</w:t>
      </w:r>
      <w:proofErr w:type="gramEnd"/>
      <w:r w:rsidRPr="00F93A04">
        <w:rPr>
          <w:rFonts w:ascii="Consolas" w:hAnsi="Consolas" w:cs="Times New Roman"/>
          <w:sz w:val="20"/>
          <w:szCs w:val="20"/>
        </w:rPr>
        <w:t>.highlat.data</w:t>
      </w:r>
      <w:proofErr w:type="spellEnd"/>
      <w:r w:rsidRPr="00F93A04">
        <w:rPr>
          <w:rFonts w:ascii="Consolas" w:hAnsi="Consolas" w:cs="Times New Roman"/>
          <w:sz w:val="20"/>
          <w:szCs w:val="20"/>
        </w:rPr>
        <w:t xml:space="preserve"> = T, </w:t>
      </w:r>
    </w:p>
    <w:p w14:paraId="2D0AD945" w14:textId="74895833"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xml:space="preserve">                             </w:t>
      </w:r>
      <w:proofErr w:type="spellStart"/>
      <w:r w:rsidRPr="00F93A04">
        <w:rPr>
          <w:rFonts w:ascii="Consolas" w:hAnsi="Consolas" w:cs="Times New Roman"/>
          <w:sz w:val="20"/>
          <w:szCs w:val="20"/>
        </w:rPr>
        <w:t>overwrite.col</w:t>
      </w:r>
      <w:proofErr w:type="spellEnd"/>
      <w:r w:rsidRPr="00F93A04">
        <w:rPr>
          <w:rFonts w:ascii="Consolas" w:hAnsi="Consolas" w:cs="Times New Roman"/>
          <w:sz w:val="20"/>
          <w:szCs w:val="20"/>
        </w:rPr>
        <w:t xml:space="preserve"> = T)</w:t>
      </w:r>
    </w:p>
    <w:p w14:paraId="143DF49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3E8A4D5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Fit phenological models (cubic splines) to each time series</w:t>
      </w:r>
    </w:p>
    <w:p w14:paraId="5AC601FB" w14:textId="07F80575"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pheno</w:t>
      </w:r>
      <w:proofErr w:type="gramEnd"/>
      <w:r w:rsidR="00F93A04" w:rsidRPr="00F93A04">
        <w:rPr>
          <w:rFonts w:ascii="Consolas" w:hAnsi="Consolas" w:cs="Times New Roman"/>
          <w:sz w:val="20"/>
          <w:szCs w:val="20"/>
        </w:rPr>
        <w:t>.dt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lsat_fit_phenological_curves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7946F24A"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79A6160" w14:textId="7E9FBAB0"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Summarize growing season</w:t>
      </w:r>
      <w:r>
        <w:rPr>
          <w:rFonts w:ascii="Consolas" w:hAnsi="Consolas" w:cs="Times New Roman"/>
          <w:sz w:val="20"/>
          <w:szCs w:val="20"/>
        </w:rPr>
        <w:t xml:space="preserve"> characteristics</w:t>
      </w:r>
    </w:p>
    <w:p w14:paraId="08968675" w14:textId="5F1FD183" w:rsidR="00F93A04" w:rsidRP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.gs.dt</w:t>
      </w:r>
      <w:proofErr w:type="spellEnd"/>
      <w:proofErr w:type="gram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lsat_summarize_growing_seasons</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p>
    <w:p w14:paraId="11B0DD2C"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492189F8" w14:textId="77777777" w:rsidR="00F93A04" w:rsidRPr="00F93A04" w:rsidRDefault="00F93A04"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93A04">
        <w:rPr>
          <w:rFonts w:ascii="Consolas" w:hAnsi="Consolas" w:cs="Times New Roman"/>
          <w:sz w:val="20"/>
          <w:szCs w:val="20"/>
        </w:rPr>
        <w:t># Evaluate estimates of annual maximum NDVI</w:t>
      </w:r>
    </w:p>
    <w:p w14:paraId="4F5552D4" w14:textId="03C6AF08" w:rsidR="00F93A04" w:rsidRDefault="000E6C65"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F93A04" w:rsidRPr="00F93A04">
        <w:rPr>
          <w:rFonts w:ascii="Consolas" w:hAnsi="Consolas" w:cs="Times New Roman"/>
          <w:sz w:val="20"/>
          <w:szCs w:val="20"/>
        </w:rPr>
        <w:t>.gs.eval</w:t>
      </w:r>
      <w:proofErr w:type="gramEnd"/>
      <w:r w:rsidR="00F93A04" w:rsidRPr="00F93A04">
        <w:rPr>
          <w:rFonts w:ascii="Consolas" w:hAnsi="Consolas" w:cs="Times New Roman"/>
          <w:sz w:val="20"/>
          <w:szCs w:val="20"/>
        </w:rPr>
        <w:t>.dt</w:t>
      </w:r>
      <w:proofErr w:type="spellEnd"/>
      <w:r w:rsidR="00F93A04" w:rsidRPr="00F93A04">
        <w:rPr>
          <w:rFonts w:ascii="Consolas" w:hAnsi="Consolas" w:cs="Times New Roman"/>
          <w:sz w:val="20"/>
          <w:szCs w:val="20"/>
        </w:rPr>
        <w:t xml:space="preserve"> &lt;- </w:t>
      </w:r>
      <w:proofErr w:type="spellStart"/>
      <w:r w:rsidR="00F93A04" w:rsidRPr="00F93A04">
        <w:rPr>
          <w:rFonts w:ascii="Consolas" w:hAnsi="Consolas" w:cs="Times New Roman"/>
          <w:sz w:val="20"/>
          <w:szCs w:val="20"/>
        </w:rPr>
        <w:t>lsat_evaluate_phenological_max</w:t>
      </w:r>
      <w:proofErr w:type="spellEnd"/>
      <w:r w:rsidR="00F93A04" w:rsidRPr="00F93A04">
        <w:rPr>
          <w:rFonts w:ascii="Consolas" w:hAnsi="Consolas" w:cs="Times New Roman"/>
          <w:sz w:val="20"/>
          <w:szCs w:val="20"/>
        </w:rPr>
        <w:t>(</w:t>
      </w:r>
      <w:proofErr w:type="spellStart"/>
      <w:r>
        <w:rPr>
          <w:rFonts w:ascii="Consolas" w:hAnsi="Consolas" w:cs="Times New Roman"/>
          <w:sz w:val="20"/>
          <w:szCs w:val="20"/>
        </w:rPr>
        <w:t>noatak</w:t>
      </w:r>
      <w:r w:rsidR="00F93A04" w:rsidRPr="00F93A04">
        <w:rPr>
          <w:rFonts w:ascii="Consolas" w:hAnsi="Consolas" w:cs="Times New Roman"/>
          <w:sz w:val="20"/>
          <w:szCs w:val="20"/>
        </w:rPr>
        <w:t>.pheno.dt</w:t>
      </w:r>
      <w:proofErr w:type="spellEnd"/>
      <w:r w:rsidR="00F93A04" w:rsidRPr="00F93A04">
        <w:rPr>
          <w:rFonts w:ascii="Consolas" w:hAnsi="Consolas" w:cs="Times New Roman"/>
          <w:sz w:val="20"/>
          <w:szCs w:val="20"/>
        </w:rPr>
        <w:t>,</w:t>
      </w:r>
      <w:r w:rsidR="00DC5991">
        <w:rPr>
          <w:rFonts w:ascii="Consolas" w:hAnsi="Consolas" w:cs="Times New Roman"/>
          <w:sz w:val="20"/>
          <w:szCs w:val="20"/>
        </w:rPr>
        <w:t xml:space="preserve"> </w:t>
      </w:r>
      <w:proofErr w:type="spellStart"/>
      <w:r w:rsidR="00F93A04" w:rsidRPr="00F93A04">
        <w:rPr>
          <w:rFonts w:ascii="Consolas" w:hAnsi="Consolas" w:cs="Times New Roman"/>
          <w:sz w:val="20"/>
          <w:szCs w:val="20"/>
        </w:rPr>
        <w:t>si</w:t>
      </w:r>
      <w:proofErr w:type="spellEnd"/>
      <w:r w:rsidR="00F93A04" w:rsidRPr="00F93A04">
        <w:rPr>
          <w:rFonts w:ascii="Consolas" w:hAnsi="Consolas" w:cs="Times New Roman"/>
          <w:sz w:val="20"/>
          <w:szCs w:val="20"/>
        </w:rPr>
        <w:t xml:space="preserve"> = '</w:t>
      </w:r>
      <w:proofErr w:type="spellStart"/>
      <w:r w:rsidR="00F93A04" w:rsidRPr="00F93A04">
        <w:rPr>
          <w:rFonts w:ascii="Consolas" w:hAnsi="Consolas" w:cs="Times New Roman"/>
          <w:sz w:val="20"/>
          <w:szCs w:val="20"/>
        </w:rPr>
        <w:t>ndvi</w:t>
      </w:r>
      <w:proofErr w:type="spellEnd"/>
      <w:r w:rsidR="00F93A04" w:rsidRPr="00F93A04">
        <w:rPr>
          <w:rFonts w:ascii="Consolas" w:hAnsi="Consolas" w:cs="Times New Roman"/>
          <w:sz w:val="20"/>
          <w:szCs w:val="20"/>
        </w:rPr>
        <w:t>'</w:t>
      </w:r>
      <w:r w:rsidR="00DC5991">
        <w:rPr>
          <w:rFonts w:ascii="Consolas" w:hAnsi="Consolas" w:cs="Times New Roman"/>
          <w:sz w:val="20"/>
          <w:szCs w:val="20"/>
        </w:rPr>
        <w:t>)</w:t>
      </w:r>
    </w:p>
    <w:p w14:paraId="142C159D" w14:textId="4A66F3C3" w:rsidR="0046624E"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A25255" w14:textId="36EC6154" w:rsidR="0046624E" w:rsidRPr="00F93A04" w:rsidRDefault="0046624E" w:rsidP="00F93A04">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Continue to Code Box </w:t>
      </w:r>
      <w:r w:rsidR="00B05DAA">
        <w:rPr>
          <w:rFonts w:ascii="Consolas" w:hAnsi="Consolas" w:cs="Times New Roman"/>
          <w:sz w:val="20"/>
          <w:szCs w:val="20"/>
        </w:rPr>
        <w:t>4...</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39BC31B7" w:rsidR="00AF2E38" w:rsidRDefault="00964036" w:rsidP="000113B1">
      <w:pPr>
        <w:pStyle w:val="NoSpacing"/>
        <w:rPr>
          <w:rFonts w:ascii="Times New Roman" w:hAnsi="Times New Roman" w:cs="Times New Roman"/>
          <w:sz w:val="24"/>
          <w:szCs w:val="24"/>
          <w:highlight w:val="yellow"/>
        </w:rPr>
      </w:pPr>
      <w:r>
        <w:rPr>
          <w:noProof/>
        </w:rPr>
        <w:lastRenderedPageBreak/>
        <w:drawing>
          <wp:inline distT="0" distB="0" distL="0" distR="0" wp14:anchorId="08C4FD6A" wp14:editId="6E88E641">
            <wp:extent cx="5923722" cy="5552856"/>
            <wp:effectExtent l="0" t="0" r="127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433" cy="5553522"/>
                    </a:xfrm>
                    <a:prstGeom prst="rect">
                      <a:avLst/>
                    </a:prstGeom>
                    <a:noFill/>
                    <a:ln>
                      <a:noFill/>
                    </a:ln>
                  </pic:spPr>
                </pic:pic>
              </a:graphicData>
            </a:graphic>
          </wp:inline>
        </w:drawing>
      </w:r>
    </w:p>
    <w:p w14:paraId="7503A127" w14:textId="2A2447C9"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calibrated</w:t>
      </w:r>
      <w:r w:rsidR="00455CB4">
        <w:rPr>
          <w:rFonts w:ascii="Times New Roman" w:hAnsi="Times New Roman" w:cs="Times New Roman"/>
          <w:sz w:val="24"/>
          <w:szCs w:val="24"/>
        </w:rPr>
        <w:t xml:space="preserve"> </w:t>
      </w:r>
      <w:r w:rsidR="00964036">
        <w:rPr>
          <w:rFonts w:ascii="Times New Roman" w:hAnsi="Times New Roman" w:cs="Times New Roman"/>
          <w:sz w:val="24"/>
          <w:szCs w:val="24"/>
        </w:rPr>
        <w:t xml:space="preserve">using polynomial regression </w:t>
      </w:r>
      <w:r w:rsidR="00455CB4">
        <w:rPr>
          <w:rFonts w:ascii="Times New Roman" w:hAnsi="Times New Roman" w:cs="Times New Roman"/>
          <w:sz w:val="24"/>
          <w:szCs w:val="24"/>
        </w:rPr>
        <w:t>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54" w:name="_Hlk109812948"/>
      <w:del w:id="55" w:author="Jakob Assmann" w:date="2023-01-12T13:23:00Z">
        <w:r w:rsidR="00E64191" w:rsidDel="004311CE">
          <w:rPr>
            <w:rFonts w:ascii="Times New Roman" w:hAnsi="Times New Roman" w:cs="Times New Roman"/>
            <w:sz w:val="24"/>
            <w:szCs w:val="24"/>
          </w:rPr>
          <w:delText>where there were</w:delText>
        </w:r>
      </w:del>
      <w:ins w:id="56" w:author="Jakob Assmann" w:date="2023-01-12T13:23:00Z">
        <w:r w:rsidR="004311CE">
          <w:rPr>
            <w:rFonts w:ascii="Times New Roman" w:hAnsi="Times New Roman" w:cs="Times New Roman"/>
            <w:sz w:val="24"/>
            <w:szCs w:val="24"/>
          </w:rPr>
          <w:t>with</w:t>
        </w:r>
      </w:ins>
      <w:r w:rsidR="00E64191">
        <w:rPr>
          <w:rFonts w:ascii="Times New Roman" w:hAnsi="Times New Roman" w:cs="Times New Roman"/>
          <w:sz w:val="24"/>
          <w:szCs w:val="24"/>
        </w:rPr>
        <w:t xml:space="preserv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 xml:space="preserve">Landsat </w:t>
      </w:r>
      <w:bookmarkEnd w:id="54"/>
      <w:r w:rsidR="00964036">
        <w:rPr>
          <w:rFonts w:ascii="Times New Roman" w:hAnsi="Times New Roman" w:cs="Times New Roman"/>
          <w:sz w:val="24"/>
          <w:szCs w:val="24"/>
        </w:rPr>
        <w:t>sensors</w:t>
      </w:r>
      <w:r w:rsidR="00E64191">
        <w:rPr>
          <w:rFonts w:ascii="Times New Roman" w:hAnsi="Times New Roman" w:cs="Times New Roman"/>
          <w:sz w:val="24"/>
          <w:szCs w:val="24"/>
        </w:rPr>
        <w:t xml:space="preserve">. Orange 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964036">
        <w:rPr>
          <w:rFonts w:ascii="Times New Roman" w:hAnsi="Times New Roman" w:cs="Times New Roman"/>
          <w:sz w:val="24"/>
          <w:szCs w:val="24"/>
        </w:rPr>
        <w:t>C</w:t>
      </w:r>
      <w:r w:rsidR="0059250E">
        <w:rPr>
          <w:rFonts w:ascii="Times New Roman" w:hAnsi="Times New Roman" w:cs="Times New Roman"/>
          <w:sz w:val="24"/>
          <w:szCs w:val="24"/>
        </w:rPr>
        <w:t xml:space="preserve">ross-calibration substantially reduces biases </w:t>
      </w:r>
      <w:r w:rsidR="00511C14">
        <w:rPr>
          <w:rFonts w:ascii="Times New Roman" w:hAnsi="Times New Roman" w:cs="Times New Roman"/>
          <w:sz w:val="24"/>
          <w:szCs w:val="24"/>
        </w:rPr>
        <w:t>between sensors</w:t>
      </w:r>
      <w:r w:rsidR="00964036">
        <w:rPr>
          <w:rFonts w:ascii="Times New Roman" w:hAnsi="Times New Roman" w:cs="Times New Roman"/>
          <w:sz w:val="24"/>
          <w:szCs w:val="24"/>
        </w:rPr>
        <w:t>.</w:t>
      </w:r>
      <w:r w:rsidR="0059250E">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43F8C17A" w14:textId="31D0FE45" w:rsidR="000B1752"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w:t>
      </w:r>
      <w:r w:rsidR="005F58F9">
        <w:rPr>
          <w:rFonts w:ascii="Times New Roman" w:hAnsi="Times New Roman" w:cs="Times New Roman"/>
          <w:sz w:val="24"/>
          <w:szCs w:val="24"/>
        </w:rPr>
        <w:t>polynomial regression models</w:t>
      </w:r>
      <w:r w:rsidR="00744D59">
        <w:rPr>
          <w:rFonts w:ascii="Times New Roman" w:hAnsi="Times New Roman" w:cs="Times New Roman"/>
          <w:sz w:val="24"/>
          <w:szCs w:val="24"/>
        </w:rPr>
        <w:t xml:space="preserve">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5F58F9">
        <w:rPr>
          <w:rFonts w:ascii="Times New Roman" w:hAnsi="Times New Roman" w:cs="Times New Roman"/>
          <w:sz w:val="24"/>
          <w:szCs w:val="24"/>
        </w:rPr>
        <w:t xml:space="preserve">Each model was trained using 75% of available data selected at random and then cross-validated using the remaining 25% of data.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738"/>
        <w:gridCol w:w="688"/>
        <w:gridCol w:w="222"/>
        <w:gridCol w:w="737"/>
        <w:gridCol w:w="807"/>
        <w:gridCol w:w="807"/>
        <w:gridCol w:w="222"/>
        <w:gridCol w:w="621"/>
        <w:gridCol w:w="737"/>
        <w:gridCol w:w="1162"/>
        <w:gridCol w:w="807"/>
      </w:tblGrid>
      <w:tr w:rsidR="005F58F9" w:rsidRPr="000E0446" w14:paraId="662075E0" w14:textId="77777777" w:rsidTr="00FB32BB">
        <w:trPr>
          <w:trHeight w:val="300"/>
        </w:trPr>
        <w:tc>
          <w:tcPr>
            <w:tcW w:w="0" w:type="auto"/>
            <w:vMerge w:val="restart"/>
            <w:tcBorders>
              <w:top w:val="single" w:sz="4" w:space="0" w:color="auto"/>
              <w:bottom w:val="nil"/>
            </w:tcBorders>
            <w:noWrap/>
          </w:tcPr>
          <w:p w14:paraId="534D1DB0"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Satellite </w:t>
            </w:r>
          </w:p>
          <w:p w14:paraId="5078BEF4" w14:textId="77777777" w:rsidR="005F58F9" w:rsidRPr="000E0446" w:rsidRDefault="005F58F9" w:rsidP="00FB32BB">
            <w:pP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sensor</w:t>
            </w:r>
          </w:p>
        </w:tc>
        <w:tc>
          <w:tcPr>
            <w:tcW w:w="0" w:type="auto"/>
            <w:gridSpan w:val="2"/>
            <w:tcBorders>
              <w:top w:val="single" w:sz="4" w:space="0" w:color="auto"/>
              <w:bottom w:val="single" w:sz="4" w:space="0" w:color="auto"/>
            </w:tcBorders>
            <w:noWrap/>
            <w:vAlign w:val="center"/>
          </w:tcPr>
          <w:p w14:paraId="4342849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Number of sites</w:t>
            </w:r>
          </w:p>
        </w:tc>
        <w:tc>
          <w:tcPr>
            <w:tcW w:w="0" w:type="auto"/>
            <w:tcBorders>
              <w:top w:val="single" w:sz="4" w:space="0" w:color="auto"/>
              <w:bottom w:val="nil"/>
            </w:tcBorders>
            <w:vAlign w:val="center"/>
          </w:tcPr>
          <w:p w14:paraId="69E44DB2"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3"/>
            <w:tcBorders>
              <w:top w:val="single" w:sz="4" w:space="0" w:color="auto"/>
              <w:bottom w:val="single" w:sz="4" w:space="0" w:color="auto"/>
            </w:tcBorders>
            <w:noWrap/>
            <w:vAlign w:val="center"/>
          </w:tcPr>
          <w:p w14:paraId="76858725"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Original Data</w:t>
            </w:r>
          </w:p>
        </w:tc>
        <w:tc>
          <w:tcPr>
            <w:tcW w:w="0" w:type="auto"/>
            <w:tcBorders>
              <w:top w:val="single" w:sz="4" w:space="0" w:color="auto"/>
              <w:bottom w:val="nil"/>
            </w:tcBorders>
            <w:noWrap/>
            <w:vAlign w:val="center"/>
          </w:tcPr>
          <w:p w14:paraId="7B9E7C57"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gridSpan w:val="4"/>
            <w:tcBorders>
              <w:top w:val="single" w:sz="4" w:space="0" w:color="auto"/>
              <w:bottom w:val="single" w:sz="4" w:space="0" w:color="auto"/>
            </w:tcBorders>
            <w:vAlign w:val="center"/>
          </w:tcPr>
          <w:p w14:paraId="0A15170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Cross-Validated Error Metrics</w:t>
            </w:r>
          </w:p>
        </w:tc>
      </w:tr>
      <w:tr w:rsidR="005F58F9" w:rsidRPr="000E0446" w14:paraId="0A57E39B" w14:textId="77777777" w:rsidTr="00FB32BB">
        <w:trPr>
          <w:trHeight w:val="300"/>
        </w:trPr>
        <w:tc>
          <w:tcPr>
            <w:tcW w:w="0" w:type="auto"/>
            <w:vMerge/>
            <w:tcBorders>
              <w:top w:val="nil"/>
              <w:bottom w:val="single" w:sz="4" w:space="0" w:color="auto"/>
            </w:tcBorders>
            <w:noWrap/>
            <w:hideMark/>
          </w:tcPr>
          <w:p w14:paraId="0656FD87" w14:textId="77777777" w:rsidR="005F58F9" w:rsidRPr="000E0446" w:rsidRDefault="005F58F9" w:rsidP="00FB32BB">
            <w:pP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hideMark/>
          </w:tcPr>
          <w:p w14:paraId="5248CDC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Train</w:t>
            </w:r>
          </w:p>
        </w:tc>
        <w:tc>
          <w:tcPr>
            <w:tcW w:w="0" w:type="auto"/>
            <w:tcBorders>
              <w:top w:val="single" w:sz="4" w:space="0" w:color="auto"/>
              <w:bottom w:val="single" w:sz="4" w:space="0" w:color="auto"/>
            </w:tcBorders>
            <w:noWrap/>
            <w:vAlign w:val="center"/>
            <w:hideMark/>
          </w:tcPr>
          <w:p w14:paraId="4E0B2BC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Eval</w:t>
            </w:r>
            <w:r>
              <w:rPr>
                <w:rFonts w:ascii="Times New Roman" w:eastAsia="Times New Roman" w:hAnsi="Times New Roman" w:cs="Times New Roman"/>
                <w:b/>
                <w:bCs/>
                <w:color w:val="000000"/>
                <w:sz w:val="18"/>
                <w:szCs w:val="18"/>
              </w:rPr>
              <w:t>.</w:t>
            </w:r>
          </w:p>
        </w:tc>
        <w:tc>
          <w:tcPr>
            <w:tcW w:w="0" w:type="auto"/>
            <w:tcBorders>
              <w:top w:val="nil"/>
              <w:bottom w:val="single" w:sz="4" w:space="0" w:color="auto"/>
            </w:tcBorders>
            <w:vAlign w:val="center"/>
          </w:tcPr>
          <w:p w14:paraId="1D9C2F84"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noWrap/>
            <w:vAlign w:val="center"/>
          </w:tcPr>
          <w:p w14:paraId="0BD79ED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tcPr>
          <w:p w14:paraId="69F5674F"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6892D4D"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bias</w:t>
            </w:r>
          </w:p>
        </w:tc>
        <w:tc>
          <w:tcPr>
            <w:tcW w:w="0" w:type="auto"/>
            <w:tcBorders>
              <w:top w:val="single" w:sz="4" w:space="0" w:color="auto"/>
              <w:bottom w:val="single" w:sz="4" w:space="0" w:color="auto"/>
            </w:tcBorders>
            <w:noWrap/>
            <w:vAlign w:val="center"/>
          </w:tcPr>
          <w:p w14:paraId="579B9027"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05F6165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c>
          <w:tcPr>
            <w:tcW w:w="0" w:type="auto"/>
            <w:tcBorders>
              <w:top w:val="nil"/>
              <w:bottom w:val="single" w:sz="4" w:space="0" w:color="auto"/>
            </w:tcBorders>
            <w:noWrap/>
            <w:vAlign w:val="center"/>
          </w:tcPr>
          <w:p w14:paraId="4CC2D55A" w14:textId="77777777" w:rsidR="005F58F9" w:rsidRPr="000E0446" w:rsidRDefault="005F58F9" w:rsidP="00FB32BB">
            <w:pPr>
              <w:jc w:val="center"/>
              <w:rPr>
                <w:rFonts w:ascii="Times New Roman" w:eastAsia="Times New Roman" w:hAnsi="Times New Roman" w:cs="Times New Roman"/>
                <w:b/>
                <w:bCs/>
                <w:color w:val="000000"/>
                <w:sz w:val="18"/>
                <w:szCs w:val="18"/>
              </w:rPr>
            </w:pPr>
          </w:p>
        </w:tc>
        <w:tc>
          <w:tcPr>
            <w:tcW w:w="0" w:type="auto"/>
            <w:tcBorders>
              <w:top w:val="single" w:sz="4" w:space="0" w:color="auto"/>
              <w:bottom w:val="single" w:sz="4" w:space="0" w:color="auto"/>
            </w:tcBorders>
            <w:vAlign w:val="center"/>
          </w:tcPr>
          <w:p w14:paraId="697FB2D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w:t>
            </w:r>
            <w:r w:rsidRPr="000E0446">
              <w:rPr>
                <w:rFonts w:ascii="Times New Roman" w:eastAsia="Times New Roman" w:hAnsi="Times New Roman" w:cs="Times New Roman"/>
                <w:b/>
                <w:bCs/>
                <w:color w:val="000000"/>
                <w:sz w:val="18"/>
                <w:szCs w:val="18"/>
                <w:vertAlign w:val="superscript"/>
              </w:rPr>
              <w:t>2</w:t>
            </w:r>
          </w:p>
        </w:tc>
        <w:tc>
          <w:tcPr>
            <w:tcW w:w="0" w:type="auto"/>
            <w:tcBorders>
              <w:top w:val="single" w:sz="4" w:space="0" w:color="auto"/>
              <w:bottom w:val="single" w:sz="4" w:space="0" w:color="auto"/>
            </w:tcBorders>
            <w:noWrap/>
            <w:vAlign w:val="center"/>
            <w:hideMark/>
          </w:tcPr>
          <w:p w14:paraId="62FBBC96"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RMSE</w:t>
            </w:r>
          </w:p>
        </w:tc>
        <w:tc>
          <w:tcPr>
            <w:tcW w:w="0" w:type="auto"/>
            <w:tcBorders>
              <w:top w:val="single" w:sz="4" w:space="0" w:color="auto"/>
              <w:bottom w:val="single" w:sz="4" w:space="0" w:color="auto"/>
            </w:tcBorders>
            <w:noWrap/>
            <w:vAlign w:val="center"/>
            <w:hideMark/>
          </w:tcPr>
          <w:p w14:paraId="6E7EBD53"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 bias</w:t>
            </w:r>
          </w:p>
        </w:tc>
        <w:tc>
          <w:tcPr>
            <w:tcW w:w="0" w:type="auto"/>
            <w:tcBorders>
              <w:top w:val="single" w:sz="4" w:space="0" w:color="auto"/>
              <w:bottom w:val="single" w:sz="4" w:space="0" w:color="auto"/>
            </w:tcBorders>
            <w:noWrap/>
            <w:vAlign w:val="center"/>
            <w:hideMark/>
          </w:tcPr>
          <w:p w14:paraId="0F321C81"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Median</w:t>
            </w:r>
          </w:p>
          <w:p w14:paraId="107C4460" w14:textId="77777777" w:rsidR="005F58F9" w:rsidRPr="000E0446" w:rsidRDefault="005F58F9" w:rsidP="00FB32BB">
            <w:pPr>
              <w:jc w:val="center"/>
              <w:rPr>
                <w:rFonts w:ascii="Times New Roman" w:eastAsia="Times New Roman" w:hAnsi="Times New Roman" w:cs="Times New Roman"/>
                <w:b/>
                <w:bCs/>
                <w:color w:val="000000"/>
                <w:sz w:val="18"/>
                <w:szCs w:val="18"/>
              </w:rPr>
            </w:pPr>
            <w:r w:rsidRPr="000E0446">
              <w:rPr>
                <w:rFonts w:ascii="Times New Roman" w:eastAsia="Times New Roman" w:hAnsi="Times New Roman" w:cs="Times New Roman"/>
                <w:b/>
                <w:bCs/>
                <w:color w:val="000000"/>
                <w:sz w:val="18"/>
                <w:szCs w:val="18"/>
              </w:rPr>
              <w:t xml:space="preserve">% </w:t>
            </w:r>
            <w:proofErr w:type="gramStart"/>
            <w:r w:rsidRPr="000E0446">
              <w:rPr>
                <w:rFonts w:ascii="Times New Roman" w:eastAsia="Times New Roman" w:hAnsi="Times New Roman" w:cs="Times New Roman"/>
                <w:b/>
                <w:bCs/>
                <w:color w:val="000000"/>
                <w:sz w:val="18"/>
                <w:szCs w:val="18"/>
              </w:rPr>
              <w:t>bias</w:t>
            </w:r>
            <w:proofErr w:type="gramEnd"/>
          </w:p>
        </w:tc>
      </w:tr>
      <w:tr w:rsidR="005F58F9" w:rsidRPr="000E0446" w14:paraId="3FC3A391" w14:textId="77777777" w:rsidTr="00FB32BB">
        <w:trPr>
          <w:trHeight w:val="300"/>
        </w:trPr>
        <w:tc>
          <w:tcPr>
            <w:tcW w:w="0" w:type="auto"/>
            <w:tcBorders>
              <w:top w:val="single" w:sz="4" w:space="0" w:color="auto"/>
            </w:tcBorders>
            <w:noWrap/>
            <w:hideMark/>
          </w:tcPr>
          <w:p w14:paraId="68C364C8"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Landsat 5 TM</w:t>
            </w:r>
          </w:p>
        </w:tc>
        <w:tc>
          <w:tcPr>
            <w:tcW w:w="0" w:type="auto"/>
            <w:tcBorders>
              <w:top w:val="single" w:sz="4" w:space="0" w:color="auto"/>
            </w:tcBorders>
            <w:noWrap/>
            <w:vAlign w:val="center"/>
            <w:hideMark/>
          </w:tcPr>
          <w:p w14:paraId="2AFE44B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5237</w:t>
            </w:r>
          </w:p>
        </w:tc>
        <w:tc>
          <w:tcPr>
            <w:tcW w:w="0" w:type="auto"/>
            <w:tcBorders>
              <w:top w:val="single" w:sz="4" w:space="0" w:color="auto"/>
            </w:tcBorders>
            <w:noWrap/>
            <w:vAlign w:val="center"/>
            <w:hideMark/>
          </w:tcPr>
          <w:p w14:paraId="779E13B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1746</w:t>
            </w:r>
          </w:p>
        </w:tc>
        <w:tc>
          <w:tcPr>
            <w:tcW w:w="0" w:type="auto"/>
            <w:tcBorders>
              <w:top w:val="single" w:sz="4" w:space="0" w:color="auto"/>
            </w:tcBorders>
            <w:vAlign w:val="center"/>
          </w:tcPr>
          <w:p w14:paraId="06663B88"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noWrap/>
            <w:vAlign w:val="center"/>
          </w:tcPr>
          <w:p w14:paraId="1B0675C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0.052</w:t>
            </w:r>
          </w:p>
        </w:tc>
        <w:tc>
          <w:tcPr>
            <w:tcW w:w="0" w:type="auto"/>
            <w:tcBorders>
              <w:top w:val="single" w:sz="4" w:space="0" w:color="auto"/>
            </w:tcBorders>
            <w:noWrap/>
            <w:vAlign w:val="center"/>
          </w:tcPr>
          <w:p w14:paraId="61E1DF1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-0.04</w:t>
            </w:r>
          </w:p>
        </w:tc>
        <w:tc>
          <w:tcPr>
            <w:tcW w:w="0" w:type="auto"/>
            <w:tcBorders>
              <w:top w:val="single" w:sz="4" w:space="0" w:color="auto"/>
            </w:tcBorders>
            <w:noWrap/>
            <w:vAlign w:val="center"/>
          </w:tcPr>
          <w:p w14:paraId="31382FE0"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-6.1</w:t>
            </w:r>
          </w:p>
        </w:tc>
        <w:tc>
          <w:tcPr>
            <w:tcW w:w="0" w:type="auto"/>
            <w:tcBorders>
              <w:top w:val="single" w:sz="4" w:space="0" w:color="auto"/>
            </w:tcBorders>
            <w:noWrap/>
            <w:vAlign w:val="center"/>
          </w:tcPr>
          <w:p w14:paraId="539178E5"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tcBorders>
              <w:top w:val="single" w:sz="4" w:space="0" w:color="auto"/>
            </w:tcBorders>
            <w:vAlign w:val="center"/>
          </w:tcPr>
          <w:p w14:paraId="0ED7BED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0.974</w:t>
            </w:r>
          </w:p>
        </w:tc>
        <w:tc>
          <w:tcPr>
            <w:tcW w:w="0" w:type="auto"/>
            <w:tcBorders>
              <w:top w:val="single" w:sz="4" w:space="0" w:color="auto"/>
            </w:tcBorders>
            <w:noWrap/>
            <w:vAlign w:val="center"/>
            <w:hideMark/>
          </w:tcPr>
          <w:p w14:paraId="05C0E2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0.032</w:t>
            </w:r>
          </w:p>
        </w:tc>
        <w:tc>
          <w:tcPr>
            <w:tcW w:w="0" w:type="auto"/>
            <w:tcBorders>
              <w:top w:val="single" w:sz="4" w:space="0" w:color="auto"/>
            </w:tcBorders>
            <w:noWrap/>
            <w:vAlign w:val="center"/>
            <w:hideMark/>
          </w:tcPr>
          <w:p w14:paraId="53CA6C4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tcBorders>
              <w:top w:val="single" w:sz="4" w:space="0" w:color="auto"/>
            </w:tcBorders>
            <w:noWrap/>
            <w:vAlign w:val="center"/>
            <w:hideMark/>
          </w:tcPr>
          <w:p w14:paraId="17A8BF6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r w:rsidR="005F58F9" w:rsidRPr="000E0446" w14:paraId="1060D8E5" w14:textId="77777777" w:rsidTr="00FB32BB">
        <w:trPr>
          <w:trHeight w:val="300"/>
        </w:trPr>
        <w:tc>
          <w:tcPr>
            <w:tcW w:w="0" w:type="auto"/>
            <w:noWrap/>
            <w:hideMark/>
          </w:tcPr>
          <w:p w14:paraId="4F66C0A6" w14:textId="77777777" w:rsidR="005F58F9" w:rsidRPr="000E0446" w:rsidRDefault="005F58F9" w:rsidP="00FB32BB">
            <w:pP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lastRenderedPageBreak/>
              <w:t>Landsat 8 OLI</w:t>
            </w:r>
          </w:p>
        </w:tc>
        <w:tc>
          <w:tcPr>
            <w:tcW w:w="0" w:type="auto"/>
            <w:noWrap/>
            <w:vAlign w:val="center"/>
            <w:hideMark/>
          </w:tcPr>
          <w:p w14:paraId="33F98B61"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5927</w:t>
            </w:r>
          </w:p>
        </w:tc>
        <w:tc>
          <w:tcPr>
            <w:tcW w:w="0" w:type="auto"/>
            <w:noWrap/>
            <w:vAlign w:val="center"/>
            <w:hideMark/>
          </w:tcPr>
          <w:p w14:paraId="0764D15F"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1976</w:t>
            </w:r>
          </w:p>
        </w:tc>
        <w:tc>
          <w:tcPr>
            <w:tcW w:w="0" w:type="auto"/>
            <w:vAlign w:val="center"/>
          </w:tcPr>
          <w:p w14:paraId="41C0E7C7"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noWrap/>
            <w:vAlign w:val="center"/>
          </w:tcPr>
          <w:p w14:paraId="208894F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0.05</w:t>
            </w:r>
            <w:r>
              <w:rPr>
                <w:rFonts w:ascii="Times New Roman" w:eastAsia="Times New Roman" w:hAnsi="Times New Roman" w:cs="Times New Roman"/>
                <w:color w:val="000000"/>
                <w:sz w:val="18"/>
                <w:szCs w:val="18"/>
              </w:rPr>
              <w:t>0</w:t>
            </w:r>
          </w:p>
        </w:tc>
        <w:tc>
          <w:tcPr>
            <w:tcW w:w="0" w:type="auto"/>
            <w:noWrap/>
            <w:vAlign w:val="center"/>
          </w:tcPr>
          <w:p w14:paraId="32C768C6"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w:t>
            </w:r>
          </w:p>
        </w:tc>
        <w:tc>
          <w:tcPr>
            <w:tcW w:w="0" w:type="auto"/>
            <w:noWrap/>
            <w:vAlign w:val="center"/>
          </w:tcPr>
          <w:p w14:paraId="270B51BE"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4.9</w:t>
            </w:r>
          </w:p>
        </w:tc>
        <w:tc>
          <w:tcPr>
            <w:tcW w:w="0" w:type="auto"/>
            <w:noWrap/>
            <w:vAlign w:val="center"/>
          </w:tcPr>
          <w:p w14:paraId="784BA962" w14:textId="77777777" w:rsidR="005F58F9" w:rsidRPr="000E0446" w:rsidRDefault="005F58F9" w:rsidP="00FB32BB">
            <w:pPr>
              <w:jc w:val="center"/>
              <w:rPr>
                <w:rFonts w:ascii="Times New Roman" w:eastAsia="Times New Roman" w:hAnsi="Times New Roman" w:cs="Times New Roman"/>
                <w:color w:val="000000"/>
                <w:sz w:val="18"/>
                <w:szCs w:val="18"/>
              </w:rPr>
            </w:pPr>
          </w:p>
        </w:tc>
        <w:tc>
          <w:tcPr>
            <w:tcW w:w="0" w:type="auto"/>
            <w:vAlign w:val="center"/>
          </w:tcPr>
          <w:p w14:paraId="09ADF9C2"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0.965</w:t>
            </w:r>
          </w:p>
        </w:tc>
        <w:tc>
          <w:tcPr>
            <w:tcW w:w="0" w:type="auto"/>
            <w:noWrap/>
            <w:vAlign w:val="center"/>
            <w:hideMark/>
          </w:tcPr>
          <w:p w14:paraId="72534357"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0.035</w:t>
            </w:r>
          </w:p>
        </w:tc>
        <w:tc>
          <w:tcPr>
            <w:tcW w:w="0" w:type="auto"/>
            <w:noWrap/>
            <w:vAlign w:val="center"/>
            <w:hideMark/>
          </w:tcPr>
          <w:p w14:paraId="7F4B65D3"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&lt;0.01</w:t>
            </w:r>
          </w:p>
        </w:tc>
        <w:tc>
          <w:tcPr>
            <w:tcW w:w="0" w:type="auto"/>
            <w:noWrap/>
            <w:vAlign w:val="center"/>
            <w:hideMark/>
          </w:tcPr>
          <w:p w14:paraId="0A8E4E5C" w14:textId="77777777" w:rsidR="005F58F9" w:rsidRPr="000E0446" w:rsidRDefault="005F58F9" w:rsidP="00FB32BB">
            <w:pPr>
              <w:jc w:val="center"/>
              <w:rPr>
                <w:rFonts w:ascii="Times New Roman" w:eastAsia="Times New Roman" w:hAnsi="Times New Roman" w:cs="Times New Roman"/>
                <w:color w:val="000000"/>
                <w:sz w:val="18"/>
                <w:szCs w:val="18"/>
              </w:rPr>
            </w:pPr>
            <w:r w:rsidRPr="000E0446">
              <w:rPr>
                <w:rFonts w:ascii="Times New Roman" w:eastAsia="Times New Roman" w:hAnsi="Times New Roman" w:cs="Times New Roman"/>
                <w:color w:val="000000"/>
                <w:sz w:val="18"/>
                <w:szCs w:val="18"/>
              </w:rPr>
              <w:t>&lt;0.1</w:t>
            </w: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57835349" w:rsidR="005937E1"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F0E21" wp14:editId="3B766C81">
            <wp:extent cx="5943600"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940821E" w14:textId="7B3F582C"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w:t>
      </w:r>
      <w:r w:rsidR="00BD39A0">
        <w:rPr>
          <w:rFonts w:ascii="Times New Roman" w:hAnsi="Times New Roman" w:cs="Times New Roman"/>
          <w:sz w:val="24"/>
          <w:szCs w:val="24"/>
        </w:rPr>
        <w:t>sample points in the Noatak National Preserve</w:t>
      </w:r>
      <w:r w:rsidR="009861B2">
        <w:rPr>
          <w:rFonts w:ascii="Times New Roman" w:hAnsi="Times New Roman" w:cs="Times New Roman"/>
          <w:sz w:val="24"/>
          <w:szCs w:val="24"/>
        </w:rPr>
        <w:t>.</w:t>
      </w:r>
      <w:r w:rsidR="009229C9">
        <w:rPr>
          <w:rFonts w:ascii="Times New Roman" w:hAnsi="Times New Roman" w:cs="Times New Roman"/>
          <w:sz w:val="24"/>
          <w:szCs w:val="24"/>
        </w:rPr>
        <w:t xml:space="preserve"> </w:t>
      </w:r>
      <w:commentRangeStart w:id="57"/>
      <w:r w:rsidR="009229C9">
        <w:rPr>
          <w:rFonts w:ascii="Times New Roman" w:hAnsi="Times New Roman" w:cs="Times New Roman"/>
          <w:sz w:val="24"/>
          <w:szCs w:val="24"/>
        </w:rPr>
        <w:t xml:space="preserve">Each </w:t>
      </w:r>
      <w:r w:rsidR="00BD39A0">
        <w:rPr>
          <w:rFonts w:ascii="Times New Roman" w:hAnsi="Times New Roman" w:cs="Times New Roman"/>
          <w:sz w:val="24"/>
          <w:szCs w:val="24"/>
        </w:rPr>
        <w:t xml:space="preserve">dot </w:t>
      </w:r>
      <w:r w:rsidR="009229C9">
        <w:rPr>
          <w:rFonts w:ascii="Times New Roman" w:hAnsi="Times New Roman" w:cs="Times New Roman"/>
          <w:sz w:val="24"/>
          <w:szCs w:val="24"/>
        </w:rPr>
        <w:t xml:space="preserve">is an observation </w:t>
      </w:r>
      <w:del w:id="58" w:author="Jakob Assmann" w:date="2023-01-12T13:25:00Z">
        <w:r w:rsidR="009229C9" w:rsidDel="004311CE">
          <w:rPr>
            <w:rFonts w:ascii="Times New Roman" w:hAnsi="Times New Roman" w:cs="Times New Roman"/>
            <w:sz w:val="24"/>
            <w:szCs w:val="24"/>
          </w:rPr>
          <w:delText xml:space="preserve">sorted </w:delText>
        </w:r>
      </w:del>
      <w:ins w:id="59" w:author="Jakob Assmann" w:date="2023-01-12T13:25:00Z">
        <w:r w:rsidR="004311CE">
          <w:rPr>
            <w:rFonts w:ascii="Times New Roman" w:hAnsi="Times New Roman" w:cs="Times New Roman"/>
            <w:sz w:val="24"/>
            <w:szCs w:val="24"/>
          </w:rPr>
          <w:t>arranged</w:t>
        </w:r>
        <w:r w:rsidR="004311CE">
          <w:rPr>
            <w:rFonts w:ascii="Times New Roman" w:hAnsi="Times New Roman" w:cs="Times New Roman"/>
            <w:sz w:val="24"/>
            <w:szCs w:val="24"/>
          </w:rPr>
          <w:t xml:space="preserve"> </w:t>
        </w:r>
        <w:r w:rsidR="004311CE">
          <w:rPr>
            <w:rFonts w:ascii="Times New Roman" w:hAnsi="Times New Roman" w:cs="Times New Roman"/>
            <w:sz w:val="24"/>
            <w:szCs w:val="24"/>
          </w:rPr>
          <w:t xml:space="preserve">left-to-right </w:t>
        </w:r>
      </w:ins>
      <w:r w:rsidR="009229C9">
        <w:rPr>
          <w:rFonts w:ascii="Times New Roman" w:hAnsi="Times New Roman" w:cs="Times New Roman"/>
          <w:sz w:val="24"/>
          <w:szCs w:val="24"/>
        </w:rPr>
        <w:t>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 xml:space="preserve">year it was acquired </w:t>
      </w:r>
      <w:commentRangeEnd w:id="57"/>
      <w:r w:rsidR="004311CE">
        <w:rPr>
          <w:rStyle w:val="CommentReference"/>
        </w:rPr>
        <w:commentReference w:id="57"/>
      </w:r>
      <w:r w:rsidR="009229C9">
        <w:rPr>
          <w:rFonts w:ascii="Times New Roman" w:hAnsi="Times New Roman" w:cs="Times New Roman"/>
          <w:sz w:val="24"/>
          <w:szCs w:val="24"/>
        </w:rPr>
        <w:t>and colored by the year of acquisition</w:t>
      </w:r>
      <w:r w:rsidR="008A1604">
        <w:rPr>
          <w:rFonts w:ascii="Times New Roman" w:hAnsi="Times New Roman" w:cs="Times New Roman"/>
          <w:sz w:val="24"/>
          <w:szCs w:val="24"/>
        </w:rPr>
        <w:t xml:space="preserve"> ranging between 1985 and 202</w:t>
      </w:r>
      <w:r w:rsidR="00BD39A0">
        <w:rPr>
          <w:rFonts w:ascii="Times New Roman" w:hAnsi="Times New Roman" w:cs="Times New Roman"/>
          <w:sz w:val="24"/>
          <w:szCs w:val="24"/>
        </w:rPr>
        <w:t>2</w:t>
      </w:r>
      <w:r w:rsidR="009229C9">
        <w:rPr>
          <w:rFonts w:ascii="Times New Roman" w:hAnsi="Times New Roman" w:cs="Times New Roman"/>
          <w:sz w:val="24"/>
          <w:szCs w:val="24"/>
        </w:rPr>
        <w:t>.</w:t>
      </w:r>
      <w:r w:rsidR="00AB4762">
        <w:rPr>
          <w:rFonts w:ascii="Times New Roman" w:hAnsi="Times New Roman" w:cs="Times New Roman"/>
          <w:sz w:val="24"/>
          <w:szCs w:val="24"/>
        </w:rPr>
        <w:t xml:space="preserve"> Each </w:t>
      </w:r>
      <w:ins w:id="60" w:author="Jakob Assmann" w:date="2023-01-12T13:27:00Z">
        <w:r w:rsidR="004311CE">
          <w:rPr>
            <w:rFonts w:ascii="Times New Roman" w:hAnsi="Times New Roman" w:cs="Times New Roman"/>
            <w:sz w:val="24"/>
            <w:szCs w:val="24"/>
          </w:rPr>
          <w:t xml:space="preserve">line represents a </w:t>
        </w:r>
      </w:ins>
      <w:r w:rsidR="00AB4762">
        <w:rPr>
          <w:rFonts w:ascii="Times New Roman" w:hAnsi="Times New Roman" w:cs="Times New Roman"/>
          <w:sz w:val="24"/>
          <w:szCs w:val="24"/>
        </w:rPr>
        <w:t xml:space="preserve">phenological curve </w:t>
      </w:r>
      <w:ins w:id="61" w:author="Jakob Assmann" w:date="2023-01-12T13:27:00Z">
        <w:r w:rsidR="004311CE">
          <w:rPr>
            <w:rFonts w:ascii="Times New Roman" w:hAnsi="Times New Roman" w:cs="Times New Roman"/>
            <w:sz w:val="24"/>
            <w:szCs w:val="24"/>
          </w:rPr>
          <w:t xml:space="preserve">that </w:t>
        </w:r>
      </w:ins>
      <w:r w:rsidR="00AB4762">
        <w:rPr>
          <w:rFonts w:ascii="Times New Roman" w:hAnsi="Times New Roman" w:cs="Times New Roman"/>
          <w:sz w:val="24"/>
          <w:szCs w:val="24"/>
        </w:rPr>
        <w:t xml:space="preserve">was fit to observations pooled over a </w:t>
      </w:r>
      <w:r w:rsidR="00DA6ADC">
        <w:rPr>
          <w:rFonts w:ascii="Times New Roman" w:hAnsi="Times New Roman" w:cs="Times New Roman"/>
          <w:sz w:val="24"/>
          <w:szCs w:val="24"/>
        </w:rPr>
        <w:t>7</w:t>
      </w:r>
      <w:r w:rsidR="00AB4762">
        <w:rPr>
          <w:rFonts w:ascii="Times New Roman" w:hAnsi="Times New Roman" w:cs="Times New Roman"/>
          <w:sz w:val="24"/>
          <w:szCs w:val="24"/>
        </w:rPr>
        <w:t xml:space="preserve">-year window centered on </w:t>
      </w:r>
      <w:r w:rsidR="00B67086">
        <w:rPr>
          <w:rFonts w:ascii="Times New Roman" w:hAnsi="Times New Roman" w:cs="Times New Roman"/>
          <w:sz w:val="24"/>
          <w:szCs w:val="24"/>
        </w:rPr>
        <w:t xml:space="preserve">the </w:t>
      </w:r>
      <w:r w:rsidR="00AB4762">
        <w:rPr>
          <w:rFonts w:ascii="Times New Roman" w:hAnsi="Times New Roman" w:cs="Times New Roman"/>
          <w:sz w:val="24"/>
          <w:szCs w:val="24"/>
        </w:rPr>
        <w:t>focal year</w:t>
      </w:r>
      <w:r w:rsidR="00B67086">
        <w:rPr>
          <w:rFonts w:ascii="Times New Roman" w:hAnsi="Times New Roman" w:cs="Times New Roman"/>
          <w:sz w:val="24"/>
          <w:szCs w:val="24"/>
        </w:rPr>
        <w:t xml:space="preserve"> </w:t>
      </w:r>
      <w:del w:id="62" w:author="Jakob Assmann" w:date="2023-01-12T13:28:00Z">
        <w:r w:rsidR="00B67086" w:rsidDel="004311CE">
          <w:rPr>
            <w:rFonts w:ascii="Times New Roman" w:hAnsi="Times New Roman" w:cs="Times New Roman"/>
            <w:sz w:val="24"/>
            <w:szCs w:val="24"/>
          </w:rPr>
          <w:delText>and is colored by the focal year</w:delText>
        </w:r>
      </w:del>
      <w:ins w:id="63" w:author="Jakob Assmann" w:date="2023-01-12T13:28:00Z">
        <w:r w:rsidR="004311CE">
          <w:rPr>
            <w:rFonts w:ascii="Times New Roman" w:hAnsi="Times New Roman" w:cs="Times New Roman"/>
            <w:sz w:val="24"/>
            <w:szCs w:val="24"/>
          </w:rPr>
          <w:t>as indicated by the color of the line</w:t>
        </w:r>
      </w:ins>
      <w:r w:rsidR="00B67086">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286BD4F2" w:rsidR="006370FB" w:rsidRDefault="00BD39A0" w:rsidP="003A606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D51743" wp14:editId="640CCFFB">
            <wp:extent cx="5943600" cy="39624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8665F77" w14:textId="17E75FD5"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biased low when </w:t>
      </w:r>
      <w:ins w:id="64" w:author="Jakob Assmann" w:date="2023-01-12T13:29:00Z">
        <w:r w:rsidR="004311CE">
          <w:rPr>
            <w:rFonts w:ascii="Times New Roman" w:hAnsi="Times New Roman" w:cs="Times New Roman"/>
            <w:sz w:val="24"/>
            <w:szCs w:val="24"/>
          </w:rPr>
          <w:t xml:space="preserve">only a </w:t>
        </w:r>
      </w:ins>
      <w:r w:rsidR="005637EC">
        <w:rPr>
          <w:rFonts w:ascii="Times New Roman" w:hAnsi="Times New Roman" w:cs="Times New Roman"/>
          <w:sz w:val="24"/>
          <w:szCs w:val="24"/>
        </w:rPr>
        <w:t xml:space="preserve">few Landsat observations are available from a given growing season, whereas </w:t>
      </w:r>
      <w:proofErr w:type="spellStart"/>
      <w:r w:rsidR="005637EC">
        <w:rPr>
          <w:rFonts w:ascii="Times New Roman" w:hAnsi="Times New Roman" w:cs="Times New Roman"/>
          <w:sz w:val="24"/>
          <w:szCs w:val="24"/>
        </w:rPr>
        <w:t>phenologically</w:t>
      </w:r>
      <w:proofErr w:type="spellEnd"/>
      <w:r w:rsidR="005637EC">
        <w:rPr>
          <w:rFonts w:ascii="Times New Roman" w:hAnsi="Times New Roman" w:cs="Times New Roman"/>
          <w:sz w:val="24"/>
          <w:szCs w:val="24"/>
        </w:rPr>
        <w:t xml:space="preserve"> modeled estimates of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differ from observed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65"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w:t>
      </w:r>
      <w:proofErr w:type="gramStart"/>
      <w:r w:rsidR="00672880" w:rsidRPr="0085687E">
        <w:rPr>
          <w:rFonts w:ascii="Times New Roman" w:hAnsi="Times New Roman" w:cs="Times New Roman"/>
          <w:i/>
          <w:iCs/>
          <w:sz w:val="24"/>
          <w:szCs w:val="24"/>
        </w:rPr>
        <w:t>max</w:t>
      </w:r>
      <w:proofErr w:type="spellEnd"/>
      <w:r w:rsidR="00672880" w:rsidRPr="0085687E">
        <w:rPr>
          <w:rFonts w:ascii="Times New Roman" w:hAnsi="Times New Roman" w:cs="Times New Roman"/>
          <w:i/>
          <w:iCs/>
          <w:sz w:val="24"/>
          <w:szCs w:val="24"/>
        </w:rPr>
        <w:t>(</w:t>
      </w:r>
      <w:proofErr w:type="gramEnd"/>
      <w:r w:rsidR="00672880" w:rsidRPr="0085687E">
        <w:rPr>
          <w:rFonts w:ascii="Times New Roman" w:hAnsi="Times New Roman" w:cs="Times New Roman"/>
          <w:i/>
          <w:iCs/>
          <w:sz w:val="24"/>
          <w:szCs w:val="24"/>
        </w:rPr>
        <w:t xml:space="preserve">). </w:t>
      </w:r>
      <w:bookmarkEnd w:id="6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3F71AFCB" w:rsidR="00470475" w:rsidRPr="000D11A3" w:rsidRDefault="00C16839"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Finally, </w:t>
      </w:r>
      <w:r w:rsidR="000D11A3">
        <w:rPr>
          <w:rFonts w:ascii="Times New Roman" w:hAnsi="Times New Roman" w:cs="Times New Roman"/>
          <w:sz w:val="24"/>
          <w:szCs w:val="24"/>
        </w:rPr>
        <w:t xml:space="preserve">we evaluate </w:t>
      </w:r>
      <w:r>
        <w:rPr>
          <w:rFonts w:ascii="Times New Roman" w:hAnsi="Times New Roman" w:cs="Times New Roman"/>
          <w:sz w:val="24"/>
          <w:szCs w:val="24"/>
        </w:rPr>
        <w:t xml:space="preserve">the </w:t>
      </w:r>
      <w:r w:rsidR="000D11A3">
        <w:rPr>
          <w:rFonts w:ascii="Times New Roman" w:hAnsi="Times New Roman" w:cs="Times New Roman"/>
          <w:sz w:val="24"/>
          <w:szCs w:val="24"/>
        </w:rPr>
        <w:t xml:space="preserve">interannual </w:t>
      </w:r>
      <w:r>
        <w:rPr>
          <w:rFonts w:ascii="Times New Roman" w:hAnsi="Times New Roman" w:cs="Times New Roman"/>
          <w:sz w:val="24"/>
          <w:szCs w:val="24"/>
        </w:rPr>
        <w:t xml:space="preserve">trend in </w:t>
      </w:r>
      <w:proofErr w:type="spellStart"/>
      <w:r>
        <w:rPr>
          <w:rFonts w:ascii="Times New Roman" w:hAnsi="Times New Roman" w:cs="Times New Roman"/>
          <w:sz w:val="24"/>
          <w:szCs w:val="24"/>
        </w:rPr>
        <w:t>NDVI</w:t>
      </w:r>
      <w:r w:rsidR="00BB0B2E" w:rsidRPr="00BB0B2E">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w:t>
      </w:r>
      <w:r w:rsidR="000D11A3">
        <w:rPr>
          <w:rFonts w:ascii="Times New Roman" w:hAnsi="Times New Roman" w:cs="Times New Roman"/>
          <w:sz w:val="24"/>
          <w:szCs w:val="24"/>
        </w:rPr>
        <w:t>from 2000 to 20</w:t>
      </w:r>
      <w:r w:rsidR="00BD39A0">
        <w:rPr>
          <w:rFonts w:ascii="Times New Roman" w:hAnsi="Times New Roman" w:cs="Times New Roman"/>
          <w:sz w:val="24"/>
          <w:szCs w:val="24"/>
        </w:rPr>
        <w:t>2</w:t>
      </w:r>
      <w:r w:rsidR="00FD3FC0">
        <w:rPr>
          <w:rFonts w:ascii="Times New Roman" w:hAnsi="Times New Roman" w:cs="Times New Roman"/>
          <w:sz w:val="24"/>
          <w:szCs w:val="24"/>
        </w:rPr>
        <w:t>2</w:t>
      </w:r>
      <w:r w:rsidR="000D11A3">
        <w:rPr>
          <w:rFonts w:ascii="Times New Roman" w:hAnsi="Times New Roman" w:cs="Times New Roman"/>
          <w:sz w:val="24"/>
          <w:szCs w:val="24"/>
        </w:rPr>
        <w:t xml:space="preserve"> </w:t>
      </w:r>
      <w:r>
        <w:rPr>
          <w:rFonts w:ascii="Times New Roman" w:hAnsi="Times New Roman" w:cs="Times New Roman"/>
          <w:sz w:val="24"/>
          <w:szCs w:val="24"/>
        </w:rPr>
        <w:t xml:space="preserve">for each </w:t>
      </w:r>
      <w:r w:rsidR="00BD39A0">
        <w:rPr>
          <w:rFonts w:ascii="Times New Roman" w:hAnsi="Times New Roman" w:cs="Times New Roman"/>
          <w:sz w:val="24"/>
          <w:szCs w:val="24"/>
        </w:rPr>
        <w:t>sample point</w:t>
      </w:r>
      <w:r w:rsidR="000D11A3">
        <w:rPr>
          <w:rFonts w:ascii="Times New Roman" w:hAnsi="Times New Roman" w:cs="Times New Roman"/>
          <w:sz w:val="24"/>
          <w:szCs w:val="24"/>
        </w:rPr>
        <w:t xml:space="preserve">. We calculate temporal trends </w:t>
      </w:r>
      <w:r>
        <w:rPr>
          <w:rFonts w:ascii="Times New Roman" w:hAnsi="Times New Roman" w:cs="Times New Roman"/>
          <w:sz w:val="24"/>
          <w:szCs w:val="24"/>
        </w:rPr>
        <w:t xml:space="preserve">using </w:t>
      </w:r>
      <w:r w:rsidR="000D11A3">
        <w:rPr>
          <w:rFonts w:ascii="Times New Roman" w:hAnsi="Times New Roman" w:cs="Times New Roman"/>
          <w:sz w:val="24"/>
          <w:szCs w:val="24"/>
        </w:rPr>
        <w:t xml:space="preserve">the </w:t>
      </w:r>
      <w:proofErr w:type="spellStart"/>
      <w:r w:rsidRPr="00BB0B2E">
        <w:rPr>
          <w:rFonts w:ascii="Times New Roman" w:hAnsi="Times New Roman" w:cs="Times New Roman"/>
          <w:i/>
          <w:iCs/>
          <w:sz w:val="24"/>
          <w:szCs w:val="24"/>
        </w:rPr>
        <w:t>lsat_calc_</w:t>
      </w:r>
      <w:proofErr w:type="gramStart"/>
      <w:r w:rsidRPr="00BB0B2E">
        <w:rPr>
          <w:rFonts w:ascii="Times New Roman" w:hAnsi="Times New Roman" w:cs="Times New Roman"/>
          <w:i/>
          <w:iCs/>
          <w:sz w:val="24"/>
          <w:szCs w:val="24"/>
        </w:rPr>
        <w:t>trend</w:t>
      </w:r>
      <w:proofErr w:type="spellEnd"/>
      <w:r w:rsidRPr="00BB0B2E">
        <w:rPr>
          <w:rFonts w:ascii="Times New Roman" w:hAnsi="Times New Roman" w:cs="Times New Roman"/>
          <w:i/>
          <w:iCs/>
          <w:sz w:val="24"/>
          <w:szCs w:val="24"/>
        </w:rPr>
        <w:t>(</w:t>
      </w:r>
      <w:proofErr w:type="gramEnd"/>
      <w:r w:rsidRPr="00BB0B2E">
        <w:rPr>
          <w:rFonts w:ascii="Times New Roman" w:hAnsi="Times New Roman" w:cs="Times New Roman"/>
          <w:i/>
          <w:iCs/>
          <w:sz w:val="24"/>
          <w:szCs w:val="24"/>
        </w:rPr>
        <w:t>)</w:t>
      </w:r>
      <w:r>
        <w:rPr>
          <w:rFonts w:ascii="Times New Roman" w:hAnsi="Times New Roman" w:cs="Times New Roman"/>
          <w:sz w:val="24"/>
          <w:szCs w:val="24"/>
        </w:rPr>
        <w:t xml:space="preserve"> function</w:t>
      </w:r>
      <w:r w:rsidR="000D11A3">
        <w:rPr>
          <w:rFonts w:ascii="Times New Roman" w:hAnsi="Times New Roman" w:cs="Times New Roman"/>
          <w:sz w:val="24"/>
          <w:szCs w:val="24"/>
        </w:rPr>
        <w:t xml:space="preserve"> that implements and summarizes non-parametric trend assessments</w:t>
      </w:r>
      <w:r w:rsidR="00C47E18">
        <w:rPr>
          <w:rFonts w:ascii="Times New Roman" w:hAnsi="Times New Roman" w:cs="Times New Roman"/>
          <w:sz w:val="24"/>
          <w:szCs w:val="24"/>
        </w:rPr>
        <w:t xml:space="preserve"> (Table 4)</w:t>
      </w:r>
      <w:r w:rsidR="000D11A3">
        <w:rPr>
          <w:rFonts w:ascii="Times New Roman" w:hAnsi="Times New Roman" w:cs="Times New Roman"/>
          <w:sz w:val="24"/>
          <w:szCs w:val="24"/>
        </w:rPr>
        <w:t>.</w:t>
      </w:r>
      <w:r w:rsidR="00DC3EC0">
        <w:rPr>
          <w:rFonts w:ascii="Times New Roman" w:hAnsi="Times New Roman" w:cs="Times New Roman"/>
          <w:sz w:val="24"/>
          <w:szCs w:val="24"/>
        </w:rPr>
        <w:t xml:space="preserve"> </w:t>
      </w:r>
      <w:r>
        <w:rPr>
          <w:rFonts w:ascii="Times New Roman" w:hAnsi="Times New Roman" w:cs="Times New Roman"/>
          <w:sz w:val="24"/>
          <w:szCs w:val="24"/>
        </w:rPr>
        <w:t>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w:t>
      </w:r>
      <w:r w:rsidR="00BD39A0">
        <w:rPr>
          <w:rFonts w:ascii="Times New Roman" w:hAnsi="Times New Roman" w:cs="Times New Roman"/>
          <w:sz w:val="24"/>
          <w:szCs w:val="24"/>
        </w:rPr>
        <w:t>2</w:t>
      </w:r>
      <w:r>
        <w:rPr>
          <w:rFonts w:ascii="Times New Roman" w:hAnsi="Times New Roman" w:cs="Times New Roman"/>
          <w:sz w:val="24"/>
          <w:szCs w:val="24"/>
        </w:rPr>
        <w:t xml:space="preserve">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w:t>
      </w:r>
      <w:r w:rsidR="00D74D98">
        <w:rPr>
          <w:rFonts w:ascii="Times New Roman" w:hAnsi="Times New Roman" w:cs="Times New Roman"/>
          <w:sz w:val="24"/>
          <w:szCs w:val="24"/>
        </w:rPr>
        <w:t xml:space="preserve">We then create a histogram of recent </w:t>
      </w:r>
      <w:proofErr w:type="spellStart"/>
      <w:r w:rsidR="00D74D98">
        <w:rPr>
          <w:rFonts w:ascii="Times New Roman" w:hAnsi="Times New Roman" w:cs="Times New Roman"/>
          <w:sz w:val="24"/>
          <w:szCs w:val="24"/>
        </w:rPr>
        <w:t>NDVI</w:t>
      </w:r>
      <w:r w:rsidR="00D74D98" w:rsidRPr="00D74D98">
        <w:rPr>
          <w:rFonts w:ascii="Times New Roman" w:hAnsi="Times New Roman" w:cs="Times New Roman"/>
          <w:sz w:val="24"/>
          <w:szCs w:val="24"/>
          <w:vertAlign w:val="subscript"/>
        </w:rPr>
        <w:t>max</w:t>
      </w:r>
      <w:proofErr w:type="spellEnd"/>
      <w:r w:rsidR="00D74D98">
        <w:rPr>
          <w:rFonts w:ascii="Times New Roman" w:hAnsi="Times New Roman" w:cs="Times New Roman"/>
          <w:sz w:val="24"/>
          <w:szCs w:val="24"/>
        </w:rPr>
        <w:t xml:space="preserve"> trends using </w:t>
      </w:r>
      <w:proofErr w:type="spellStart"/>
      <w:r w:rsidR="00D74D98" w:rsidRPr="00D74D98">
        <w:rPr>
          <w:rFonts w:ascii="Times New Roman" w:hAnsi="Times New Roman" w:cs="Times New Roman"/>
          <w:i/>
          <w:iCs/>
          <w:sz w:val="24"/>
          <w:szCs w:val="24"/>
        </w:rPr>
        <w:t>lsat_plot_trend_</w:t>
      </w:r>
      <w:proofErr w:type="gramStart"/>
      <w:r w:rsidR="00D74D98" w:rsidRPr="00D74D98">
        <w:rPr>
          <w:rFonts w:ascii="Times New Roman" w:hAnsi="Times New Roman" w:cs="Times New Roman"/>
          <w:i/>
          <w:iCs/>
          <w:sz w:val="24"/>
          <w:szCs w:val="24"/>
        </w:rPr>
        <w:t>hist</w:t>
      </w:r>
      <w:proofErr w:type="spellEnd"/>
      <w:r w:rsidR="00D74D98">
        <w:rPr>
          <w:rFonts w:ascii="Times New Roman" w:hAnsi="Times New Roman" w:cs="Times New Roman"/>
          <w:i/>
          <w:iCs/>
          <w:sz w:val="24"/>
          <w:szCs w:val="24"/>
        </w:rPr>
        <w:t>(</w:t>
      </w:r>
      <w:proofErr w:type="gramEnd"/>
      <w:r w:rsidR="00D74D98">
        <w:rPr>
          <w:rFonts w:ascii="Times New Roman" w:hAnsi="Times New Roman" w:cs="Times New Roman"/>
          <w:i/>
          <w:iCs/>
          <w:sz w:val="24"/>
          <w:szCs w:val="24"/>
        </w:rPr>
        <w:t>)</w:t>
      </w:r>
      <w:r w:rsidR="00EA7798">
        <w:rPr>
          <w:rFonts w:ascii="Times New Roman" w:hAnsi="Times New Roman" w:cs="Times New Roman"/>
          <w:i/>
          <w:iCs/>
          <w:sz w:val="24"/>
          <w:szCs w:val="24"/>
        </w:rPr>
        <w:t xml:space="preserve"> </w:t>
      </w:r>
      <w:r w:rsidR="00D74D98">
        <w:rPr>
          <w:rFonts w:ascii="Times New Roman" w:hAnsi="Times New Roman" w:cs="Times New Roman"/>
          <w:sz w:val="24"/>
          <w:szCs w:val="24"/>
        </w:rPr>
        <w:t>(</w:t>
      </w:r>
      <w:r>
        <w:rPr>
          <w:rFonts w:ascii="Times New Roman" w:hAnsi="Times New Roman" w:cs="Times New Roman"/>
          <w:sz w:val="24"/>
          <w:szCs w:val="24"/>
        </w:rPr>
        <w:t>Figure 7</w:t>
      </w:r>
      <w:r w:rsidR="00D74D98">
        <w:rPr>
          <w:rFonts w:ascii="Times New Roman" w:hAnsi="Times New Roman" w:cs="Times New Roman"/>
          <w:sz w:val="24"/>
          <w:szCs w:val="24"/>
        </w:rPr>
        <w:t>)</w:t>
      </w:r>
      <w:r w:rsidR="00EA7798">
        <w:rPr>
          <w:rFonts w:ascii="Times New Roman" w:hAnsi="Times New Roman" w:cs="Times New Roman"/>
          <w:sz w:val="24"/>
          <w:szCs w:val="24"/>
        </w:rPr>
        <w:t xml:space="preserve"> and also create an interactive map showing the trend at each sample point (Figure 8)</w:t>
      </w:r>
      <w:r w:rsidR="00A34F7B">
        <w:rPr>
          <w:rFonts w:ascii="Times New Roman" w:hAnsi="Times New Roman" w:cs="Times New Roman"/>
          <w:sz w:val="24"/>
          <w:szCs w:val="24"/>
        </w:rPr>
        <w:t xml:space="preserve">. </w:t>
      </w:r>
      <w:r w:rsidR="00046368">
        <w:rPr>
          <w:rFonts w:ascii="Times New Roman" w:hAnsi="Times New Roman" w:cs="Times New Roman"/>
          <w:sz w:val="24"/>
          <w:szCs w:val="24"/>
        </w:rPr>
        <w:t xml:space="preserve">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BD39A0">
        <w:rPr>
          <w:rFonts w:ascii="Times New Roman" w:hAnsi="Times New Roman" w:cs="Times New Roman"/>
          <w:sz w:val="24"/>
          <w:szCs w:val="24"/>
        </w:rPr>
        <w:t>greening</w:t>
      </w:r>
      <w:r w:rsidR="00470475" w:rsidRPr="00BB0B2E">
        <w:rPr>
          <w:rFonts w:ascii="Times New Roman" w:hAnsi="Times New Roman" w:cs="Times New Roman"/>
          <w:sz w:val="24"/>
          <w:szCs w:val="24"/>
        </w:rPr>
        <w:t xml:space="preserve">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65076DF8"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 xml:space="preserve">Box 4: Analyze </w:t>
      </w:r>
      <w:r w:rsidR="00B34FAE">
        <w:rPr>
          <w:rFonts w:ascii="Times New Roman" w:hAnsi="Times New Roman" w:cs="Times New Roman"/>
          <w:sz w:val="24"/>
          <w:szCs w:val="24"/>
        </w:rPr>
        <w:t xml:space="preserve">and visualize </w:t>
      </w:r>
      <w:r w:rsidR="00470475" w:rsidRPr="00BB0B2E">
        <w:rPr>
          <w:rFonts w:ascii="Times New Roman" w:hAnsi="Times New Roman" w:cs="Times New Roman"/>
          <w:sz w:val="24"/>
          <w:szCs w:val="24"/>
        </w:rPr>
        <w:t>vegetation greenness time series</w:t>
      </w:r>
    </w:p>
    <w:p w14:paraId="2129F904" w14:textId="77C38241" w:rsidR="000B4516" w:rsidRDefault="00D20DFE"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 continuing from Code Box 3</w:t>
      </w:r>
    </w:p>
    <w:p w14:paraId="2268E72F" w14:textId="77777777" w:rsidR="00F86874" w:rsidRDefault="00F86874"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1FAC7D2F"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r w:rsidR="00F86874">
        <w:rPr>
          <w:rFonts w:ascii="Consolas" w:hAnsi="Consolas" w:cs="Times New Roman"/>
          <w:sz w:val="20"/>
          <w:szCs w:val="20"/>
        </w:rPr>
        <w:t xml:space="preserve">annual </w:t>
      </w:r>
      <w:proofErr w:type="spellStart"/>
      <w:r w:rsidRPr="00BB0B2E">
        <w:rPr>
          <w:rFonts w:ascii="Consolas" w:hAnsi="Consolas" w:cs="Times New Roman"/>
          <w:sz w:val="20"/>
          <w:szCs w:val="20"/>
        </w:rPr>
        <w:t>NDVImax</w:t>
      </w:r>
      <w:proofErr w:type="spellEnd"/>
      <w:r w:rsidR="00F86874">
        <w:rPr>
          <w:rFonts w:ascii="Consolas" w:hAnsi="Consolas" w:cs="Times New Roman"/>
          <w:sz w:val="20"/>
          <w:szCs w:val="20"/>
        </w:rPr>
        <w:t xml:space="preserve"> for each </w:t>
      </w:r>
      <w:r w:rsidR="00213388">
        <w:rPr>
          <w:rFonts w:ascii="Consolas" w:hAnsi="Consolas" w:cs="Times New Roman"/>
          <w:sz w:val="20"/>
          <w:szCs w:val="20"/>
        </w:rPr>
        <w:t>sample point</w:t>
      </w:r>
    </w:p>
    <w:p w14:paraId="72C6093E" w14:textId="3B1804CB" w:rsidR="003A6063" w:rsidRDefault="00200E9A"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Pr>
          <w:rFonts w:ascii="Consolas" w:hAnsi="Consolas" w:cs="Times New Roman"/>
          <w:sz w:val="20"/>
          <w:szCs w:val="20"/>
        </w:rPr>
        <w:t>noatak</w:t>
      </w:r>
      <w:r w:rsidR="003A6063" w:rsidRPr="00AA2D22">
        <w:rPr>
          <w:rFonts w:ascii="Consolas" w:hAnsi="Consolas" w:cs="Times New Roman"/>
          <w:sz w:val="20"/>
          <w:szCs w:val="20"/>
        </w:rPr>
        <w:t>.trend</w:t>
      </w:r>
      <w:proofErr w:type="gramEnd"/>
      <w:r w:rsidR="003A6063" w:rsidRPr="00AA2D22">
        <w:rPr>
          <w:rFonts w:ascii="Consolas" w:hAnsi="Consolas" w:cs="Times New Roman"/>
          <w:sz w:val="20"/>
          <w:szCs w:val="20"/>
        </w:rPr>
        <w:t>.dt</w:t>
      </w:r>
      <w:proofErr w:type="spellEnd"/>
      <w:r w:rsidR="003A6063" w:rsidRPr="00AA2D22">
        <w:rPr>
          <w:rFonts w:ascii="Consolas" w:hAnsi="Consolas" w:cs="Times New Roman"/>
          <w:sz w:val="20"/>
          <w:szCs w:val="20"/>
        </w:rPr>
        <w:t xml:space="preserve"> &lt;- </w:t>
      </w:r>
      <w:proofErr w:type="spellStart"/>
      <w:r w:rsidR="003A6063" w:rsidRPr="00AA2D22">
        <w:rPr>
          <w:rFonts w:ascii="Consolas" w:hAnsi="Consolas" w:cs="Times New Roman"/>
          <w:sz w:val="20"/>
          <w:szCs w:val="20"/>
        </w:rPr>
        <w:t>lsat_calc_trend</w:t>
      </w:r>
      <w:proofErr w:type="spellEnd"/>
      <w:r w:rsidR="003A6063" w:rsidRPr="00AA2D22">
        <w:rPr>
          <w:rFonts w:ascii="Consolas" w:hAnsi="Consolas" w:cs="Times New Roman"/>
          <w:sz w:val="20"/>
          <w:szCs w:val="20"/>
        </w:rPr>
        <w:t>(</w:t>
      </w:r>
      <w:proofErr w:type="spellStart"/>
      <w:r>
        <w:rPr>
          <w:rFonts w:ascii="Consolas" w:hAnsi="Consolas" w:cs="Times New Roman"/>
          <w:sz w:val="20"/>
          <w:szCs w:val="20"/>
        </w:rPr>
        <w:t>noatak</w:t>
      </w:r>
      <w:r w:rsidR="003A6063" w:rsidRPr="00AA2D22">
        <w:rPr>
          <w:rFonts w:ascii="Consolas" w:hAnsi="Consolas" w:cs="Times New Roman"/>
          <w:sz w:val="20"/>
          <w:szCs w:val="20"/>
        </w:rPr>
        <w:t>.gs.dt</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si</w:t>
      </w:r>
      <w:proofErr w:type="spellEnd"/>
      <w:r w:rsidR="003A6063" w:rsidRPr="00AA2D22">
        <w:rPr>
          <w:rFonts w:ascii="Consolas" w:hAnsi="Consolas" w:cs="Times New Roman"/>
          <w:sz w:val="20"/>
          <w:szCs w:val="20"/>
        </w:rPr>
        <w:t xml:space="preserve"> = '</w:t>
      </w:r>
      <w:proofErr w:type="spellStart"/>
      <w:r w:rsidR="003A6063" w:rsidRPr="00AA2D22">
        <w:rPr>
          <w:rFonts w:ascii="Consolas" w:hAnsi="Consolas" w:cs="Times New Roman"/>
          <w:sz w:val="20"/>
          <w:szCs w:val="20"/>
        </w:rPr>
        <w:t>ndvi.max</w:t>
      </w:r>
      <w:proofErr w:type="spellEnd"/>
      <w:r w:rsidR="003A6063" w:rsidRPr="00AA2D22">
        <w:rPr>
          <w:rFonts w:ascii="Consolas" w:hAnsi="Consolas" w:cs="Times New Roman"/>
          <w:sz w:val="20"/>
          <w:szCs w:val="20"/>
        </w:rPr>
        <w:t xml:space="preserve">', </w:t>
      </w:r>
      <w:proofErr w:type="spellStart"/>
      <w:r w:rsidR="003A6063"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003A6063" w:rsidRPr="00AA2D22">
        <w:rPr>
          <w:rFonts w:ascii="Consolas" w:hAnsi="Consolas" w:cs="Times New Roman"/>
          <w:sz w:val="20"/>
          <w:szCs w:val="20"/>
        </w:rPr>
        <w:t>=</w:t>
      </w:r>
      <w:r w:rsidR="00BB2B7A">
        <w:rPr>
          <w:rFonts w:ascii="Consolas" w:hAnsi="Consolas" w:cs="Times New Roman"/>
          <w:sz w:val="20"/>
          <w:szCs w:val="20"/>
        </w:rPr>
        <w:t xml:space="preserve"> </w:t>
      </w:r>
      <w:r w:rsidR="003A6063" w:rsidRPr="00AA2D22">
        <w:rPr>
          <w:rFonts w:ascii="Consolas" w:hAnsi="Consolas" w:cs="Times New Roman"/>
          <w:sz w:val="20"/>
          <w:szCs w:val="20"/>
        </w:rPr>
        <w:t>2000:202</w:t>
      </w:r>
      <w:r>
        <w:rPr>
          <w:rFonts w:ascii="Consolas" w:hAnsi="Consolas" w:cs="Times New Roman"/>
          <w:sz w:val="20"/>
          <w:szCs w:val="20"/>
        </w:rPr>
        <w:t>2</w:t>
      </w:r>
      <w:r w:rsidR="003A6063" w:rsidRPr="00AA2D22">
        <w:rPr>
          <w:rFonts w:ascii="Consolas" w:hAnsi="Consolas" w:cs="Times New Roman"/>
          <w:sz w:val="20"/>
          <w:szCs w:val="20"/>
        </w:rPr>
        <w:t>)</w:t>
      </w:r>
    </w:p>
    <w:p w14:paraId="237CA2F5" w14:textId="3CB0B9A8" w:rsidR="0025527E" w:rsidRDefault="0025527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29F111C" w14:textId="3ABCFEF7" w:rsidR="0025527E" w:rsidRP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5527E">
        <w:rPr>
          <w:rFonts w:ascii="Consolas" w:hAnsi="Consolas" w:cs="Times New Roman"/>
          <w:sz w:val="20"/>
          <w:szCs w:val="20"/>
        </w:rPr>
        <w:t># Plot</w:t>
      </w:r>
      <w:del w:id="66" w:author="Jakob Assmann" w:date="2023-01-12T13:31:00Z">
        <w:r w:rsidRPr="0025527E" w:rsidDel="004311CE">
          <w:rPr>
            <w:rFonts w:ascii="Consolas" w:hAnsi="Consolas" w:cs="Times New Roman"/>
            <w:sz w:val="20"/>
            <w:szCs w:val="20"/>
          </w:rPr>
          <w:delText>s</w:delText>
        </w:r>
      </w:del>
      <w:r w:rsidRPr="0025527E">
        <w:rPr>
          <w:rFonts w:ascii="Consolas" w:hAnsi="Consolas" w:cs="Times New Roman"/>
          <w:sz w:val="20"/>
          <w:szCs w:val="20"/>
        </w:rPr>
        <w:t xml:space="preserve"> histogram of trends across </w:t>
      </w:r>
      <w:r>
        <w:rPr>
          <w:rFonts w:ascii="Consolas" w:hAnsi="Consolas" w:cs="Times New Roman"/>
          <w:sz w:val="20"/>
          <w:szCs w:val="20"/>
        </w:rPr>
        <w:t>sample points</w:t>
      </w:r>
    </w:p>
    <w:p w14:paraId="62CF41B6" w14:textId="766E2060" w:rsidR="0025527E" w:rsidRDefault="0025527E"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25527E">
        <w:rPr>
          <w:rFonts w:ascii="Consolas" w:hAnsi="Consolas" w:cs="Times New Roman"/>
          <w:sz w:val="20"/>
          <w:szCs w:val="20"/>
        </w:rPr>
        <w:t>lsat_plot_trend_</w:t>
      </w:r>
      <w:proofErr w:type="gramStart"/>
      <w:r w:rsidRPr="0025527E">
        <w:rPr>
          <w:rFonts w:ascii="Consolas" w:hAnsi="Consolas" w:cs="Times New Roman"/>
          <w:sz w:val="20"/>
          <w:szCs w:val="20"/>
        </w:rPr>
        <w:t>hist</w:t>
      </w:r>
      <w:proofErr w:type="spellEnd"/>
      <w:r w:rsidRPr="0025527E">
        <w:rPr>
          <w:rFonts w:ascii="Consolas" w:hAnsi="Consolas" w:cs="Times New Roman"/>
          <w:sz w:val="20"/>
          <w:szCs w:val="20"/>
        </w:rPr>
        <w:t>(</w:t>
      </w:r>
      <w:proofErr w:type="spellStart"/>
      <w:proofErr w:type="gramEnd"/>
      <w:r w:rsidRPr="0025527E">
        <w:rPr>
          <w:rFonts w:ascii="Consolas" w:hAnsi="Consolas" w:cs="Times New Roman"/>
          <w:sz w:val="20"/>
          <w:szCs w:val="20"/>
        </w:rPr>
        <w:t>noatak.trend.dt</w:t>
      </w:r>
      <w:proofErr w:type="spellEnd"/>
      <w:r w:rsidRPr="0025527E">
        <w:rPr>
          <w:rFonts w:ascii="Consolas" w:hAnsi="Consolas" w:cs="Times New Roman"/>
          <w:sz w:val="20"/>
          <w:szCs w:val="20"/>
        </w:rPr>
        <w:t xml:space="preserve">, </w:t>
      </w:r>
      <w:proofErr w:type="spellStart"/>
      <w:r w:rsidRPr="0025527E">
        <w:rPr>
          <w:rFonts w:ascii="Consolas" w:hAnsi="Consolas" w:cs="Times New Roman"/>
          <w:sz w:val="20"/>
          <w:szCs w:val="20"/>
        </w:rPr>
        <w:t>xlim</w:t>
      </w:r>
      <w:proofErr w:type="spellEnd"/>
      <w:r w:rsidRPr="0025527E">
        <w:rPr>
          <w:rFonts w:ascii="Consolas" w:hAnsi="Consolas" w:cs="Times New Roman"/>
          <w:sz w:val="20"/>
          <w:szCs w:val="20"/>
        </w:rPr>
        <w:t xml:space="preserve"> = c(-21,21))</w:t>
      </w:r>
    </w:p>
    <w:p w14:paraId="79DD0193" w14:textId="2BE1B273" w:rsidR="00745CB9" w:rsidRDefault="00745CB9"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C87A1CC" w14:textId="008FACD3" w:rsidR="00F02120" w:rsidRDefault="00F02120" w:rsidP="0025527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lastRenderedPageBreak/>
        <w:t># Create an interactive map showing NDVI trends</w:t>
      </w:r>
    </w:p>
    <w:p w14:paraId="518B871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02120">
        <w:rPr>
          <w:rFonts w:ascii="Consolas" w:hAnsi="Consolas" w:cs="Times New Roman"/>
          <w:sz w:val="20"/>
          <w:szCs w:val="20"/>
        </w:rPr>
        <w:t>colors.dt</w:t>
      </w:r>
      <w:proofErr w:type="spellEnd"/>
      <w:proofErr w:type="gram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data.table</w:t>
      </w:r>
      <w:proofErr w:type="spellEnd"/>
      <w:r w:rsidRPr="00F02120">
        <w:rPr>
          <w:rFonts w:ascii="Consolas" w:hAnsi="Consolas" w:cs="Times New Roman"/>
          <w:sz w:val="20"/>
          <w:szCs w:val="20"/>
        </w:rPr>
        <w:t>(trend.cat = c("</w:t>
      </w:r>
      <w:proofErr w:type="spellStart"/>
      <w:r w:rsidRPr="00F02120">
        <w:rPr>
          <w:rFonts w:ascii="Consolas" w:hAnsi="Consolas" w:cs="Times New Roman"/>
          <w:sz w:val="20"/>
          <w:szCs w:val="20"/>
        </w:rPr>
        <w:t>greening","no_trend","browning</w:t>
      </w:r>
      <w:proofErr w:type="spellEnd"/>
      <w:r w:rsidRPr="00F02120">
        <w:rPr>
          <w:rFonts w:ascii="Consolas" w:hAnsi="Consolas" w:cs="Times New Roman"/>
          <w:sz w:val="20"/>
          <w:szCs w:val="20"/>
        </w:rPr>
        <w:t xml:space="preserve">"), </w:t>
      </w:r>
    </w:p>
    <w:p w14:paraId="70CA7F21" w14:textId="38864278"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ins w:id="67" w:author="Jakob Assmann" w:date="2023-01-12T13:31:00Z">
        <w:r w:rsidR="004311CE">
          <w:rPr>
            <w:rFonts w:ascii="Consolas" w:hAnsi="Consolas" w:cs="Times New Roman"/>
            <w:sz w:val="20"/>
            <w:szCs w:val="20"/>
          </w:rPr>
          <w:t xml:space="preserve">   </w:t>
        </w:r>
      </w:ins>
      <w:proofErr w:type="spellStart"/>
      <w:proofErr w:type="gramStart"/>
      <w:r w:rsidRPr="00F02120">
        <w:rPr>
          <w:rFonts w:ascii="Consolas" w:hAnsi="Consolas" w:cs="Times New Roman"/>
          <w:sz w:val="20"/>
          <w:szCs w:val="20"/>
        </w:rPr>
        <w:t>trend.color</w:t>
      </w:r>
      <w:proofErr w:type="spellEnd"/>
      <w:proofErr w:type="gramEnd"/>
      <w:r w:rsidRPr="00F02120">
        <w:rPr>
          <w:rFonts w:ascii="Consolas" w:hAnsi="Consolas" w:cs="Times New Roman"/>
          <w:sz w:val="20"/>
          <w:szCs w:val="20"/>
        </w:rPr>
        <w:t xml:space="preserve"> = c("</w:t>
      </w:r>
      <w:proofErr w:type="spellStart"/>
      <w:r w:rsidRPr="00F02120">
        <w:rPr>
          <w:rFonts w:ascii="Consolas" w:hAnsi="Consolas" w:cs="Times New Roman"/>
          <w:sz w:val="20"/>
          <w:szCs w:val="20"/>
        </w:rPr>
        <w:t>green","white","brown</w:t>
      </w:r>
      <w:proofErr w:type="spellEnd"/>
      <w:r w:rsidRPr="00F02120">
        <w:rPr>
          <w:rFonts w:ascii="Consolas" w:hAnsi="Consolas" w:cs="Times New Roman"/>
          <w:sz w:val="20"/>
          <w:szCs w:val="20"/>
        </w:rPr>
        <w:t>"))</w:t>
      </w:r>
    </w:p>
    <w:p w14:paraId="237C05E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7FB64EE"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F02120">
        <w:rPr>
          <w:rFonts w:ascii="Consolas" w:hAnsi="Consolas" w:cs="Times New Roman"/>
          <w:sz w:val="20"/>
          <w:szCs w:val="20"/>
        </w:rPr>
        <w:t>noatak.trend</w:t>
      </w:r>
      <w:proofErr w:type="gramEnd"/>
      <w:r w:rsidRPr="00F02120">
        <w:rPr>
          <w:rFonts w:ascii="Consolas" w:hAnsi="Consolas" w:cs="Times New Roman"/>
          <w:sz w:val="20"/>
          <w:szCs w:val="20"/>
        </w:rPr>
        <w:t>.dt</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noatak.trend.dt</w:t>
      </w:r>
      <w:proofErr w:type="spellEnd"/>
      <w:r w:rsidRPr="00F02120">
        <w:rPr>
          <w:rFonts w:ascii="Consolas" w:hAnsi="Consolas" w:cs="Times New Roman"/>
          <w:sz w:val="20"/>
          <w:szCs w:val="20"/>
        </w:rPr>
        <w:t>[</w:t>
      </w:r>
      <w:proofErr w:type="spellStart"/>
      <w:r w:rsidRPr="00F02120">
        <w:rPr>
          <w:rFonts w:ascii="Consolas" w:hAnsi="Consolas" w:cs="Times New Roman"/>
          <w:sz w:val="20"/>
          <w:szCs w:val="20"/>
        </w:rPr>
        <w:t>colors.dt</w:t>
      </w:r>
      <w:proofErr w:type="spellEnd"/>
      <w:r w:rsidRPr="00F02120">
        <w:rPr>
          <w:rFonts w:ascii="Consolas" w:hAnsi="Consolas" w:cs="Times New Roman"/>
          <w:sz w:val="20"/>
          <w:szCs w:val="20"/>
        </w:rPr>
        <w:t>, on = 'trend.cat']</w:t>
      </w:r>
    </w:p>
    <w:p w14:paraId="325BDB8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09016E1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&lt;- </w:t>
      </w:r>
      <w:proofErr w:type="spellStart"/>
      <w:r w:rsidRPr="00F02120">
        <w:rPr>
          <w:rFonts w:ascii="Consolas" w:hAnsi="Consolas" w:cs="Times New Roman"/>
          <w:sz w:val="20"/>
          <w:szCs w:val="20"/>
        </w:rPr>
        <w:t>st_as_</w:t>
      </w:r>
      <w:proofErr w:type="gramStart"/>
      <w:r w:rsidRPr="00F02120">
        <w:rPr>
          <w:rFonts w:ascii="Consolas" w:hAnsi="Consolas" w:cs="Times New Roman"/>
          <w:sz w:val="20"/>
          <w:szCs w:val="20"/>
        </w:rPr>
        <w:t>sf</w:t>
      </w:r>
      <w:proofErr w:type="spellEnd"/>
      <w:r w:rsidRPr="00F02120">
        <w:rPr>
          <w:rFonts w:ascii="Consolas" w:hAnsi="Consolas" w:cs="Times New Roman"/>
          <w:sz w:val="20"/>
          <w:szCs w:val="20"/>
        </w:rPr>
        <w:t>(</w:t>
      </w:r>
      <w:proofErr w:type="spellStart"/>
      <w:proofErr w:type="gramEnd"/>
      <w:r w:rsidRPr="00F02120">
        <w:rPr>
          <w:rFonts w:ascii="Consolas" w:hAnsi="Consolas" w:cs="Times New Roman"/>
          <w:sz w:val="20"/>
          <w:szCs w:val="20"/>
        </w:rPr>
        <w:t>noatak.trend.dt</w:t>
      </w:r>
      <w:proofErr w:type="spellEnd"/>
      <w:r w:rsidRPr="00F02120">
        <w:rPr>
          <w:rFonts w:ascii="Consolas" w:hAnsi="Consolas" w:cs="Times New Roman"/>
          <w:sz w:val="20"/>
          <w:szCs w:val="20"/>
        </w:rPr>
        <w:t xml:space="preserve">, </w:t>
      </w:r>
    </w:p>
    <w:p w14:paraId="16E903A2"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B76CFE">
        <w:rPr>
          <w:rFonts w:ascii="Consolas" w:hAnsi="Consolas" w:cs="Times New Roman"/>
          <w:sz w:val="20"/>
          <w:szCs w:val="20"/>
        </w:rPr>
        <w:t>coords</w:t>
      </w:r>
      <w:proofErr w:type="spellEnd"/>
      <w:proofErr w:type="gramEnd"/>
      <w:r w:rsidRPr="00B76CFE">
        <w:rPr>
          <w:rFonts w:ascii="Consolas" w:hAnsi="Consolas" w:cs="Times New Roman"/>
          <w:sz w:val="20"/>
          <w:szCs w:val="20"/>
        </w:rPr>
        <w:t xml:space="preserve"> = c("longitude", "latitude"), </w:t>
      </w:r>
    </w:p>
    <w:p w14:paraId="043D15D4"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76CFE">
        <w:rPr>
          <w:rFonts w:ascii="Consolas" w:hAnsi="Consolas" w:cs="Times New Roman"/>
          <w:sz w:val="20"/>
          <w:szCs w:val="20"/>
        </w:rPr>
        <w:t xml:space="preserve">                            </w:t>
      </w:r>
      <w:proofErr w:type="gramStart"/>
      <w:r w:rsidRPr="00B76CFE">
        <w:rPr>
          <w:rFonts w:ascii="Consolas" w:hAnsi="Consolas" w:cs="Times New Roman"/>
          <w:sz w:val="20"/>
          <w:szCs w:val="20"/>
        </w:rPr>
        <w:t>crs</w:t>
      </w:r>
      <w:proofErr w:type="gramEnd"/>
      <w:r w:rsidRPr="00B76CFE">
        <w:rPr>
          <w:rFonts w:ascii="Consolas" w:hAnsi="Consolas" w:cs="Times New Roman"/>
          <w:sz w:val="20"/>
          <w:szCs w:val="20"/>
        </w:rPr>
        <w:t xml:space="preserve"> = 4326)</w:t>
      </w:r>
    </w:p>
    <w:p w14:paraId="367B0D6E" w14:textId="77777777" w:rsidR="00F02120" w:rsidRPr="00B76CFE"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9BEFD45"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gramStart"/>
      <w:r w:rsidRPr="00F02120">
        <w:rPr>
          <w:rFonts w:ascii="Consolas" w:hAnsi="Consolas" w:cs="Times New Roman"/>
          <w:sz w:val="20"/>
          <w:szCs w:val="20"/>
        </w:rPr>
        <w:t>leaflet(</w:t>
      </w:r>
      <w:proofErr w:type="gramEnd"/>
      <w:r w:rsidRPr="00F02120">
        <w:rPr>
          <w:rFonts w:ascii="Consolas" w:hAnsi="Consolas" w:cs="Times New Roman"/>
          <w:sz w:val="20"/>
          <w:szCs w:val="20"/>
        </w:rPr>
        <w:t xml:space="preserve">) %&gt;% </w:t>
      </w:r>
    </w:p>
    <w:p w14:paraId="1F06FE6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addProviderTiles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w:t>
      </w:r>
      <w:proofErr w:type="spellStart"/>
      <w:r w:rsidRPr="00F02120">
        <w:rPr>
          <w:rFonts w:ascii="Consolas" w:hAnsi="Consolas" w:cs="Times New Roman"/>
          <w:sz w:val="20"/>
          <w:szCs w:val="20"/>
        </w:rPr>
        <w:t>Esri.WorldImagery</w:t>
      </w:r>
      <w:proofErr w:type="spellEnd"/>
      <w:r w:rsidRPr="00F02120">
        <w:rPr>
          <w:rFonts w:ascii="Consolas" w:hAnsi="Consolas" w:cs="Times New Roman"/>
          <w:sz w:val="20"/>
          <w:szCs w:val="20"/>
        </w:rPr>
        <w:t>') %&gt;%</w:t>
      </w:r>
    </w:p>
    <w:p w14:paraId="6A5ABA6A"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addPolylines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noatak.sf</w:t>
      </w:r>
      <w:proofErr w:type="spellEnd"/>
      <w:r w:rsidRPr="00F02120">
        <w:rPr>
          <w:rFonts w:ascii="Consolas" w:hAnsi="Consolas" w:cs="Times New Roman"/>
          <w:sz w:val="20"/>
          <w:szCs w:val="20"/>
        </w:rPr>
        <w:t xml:space="preserve">, color = 'black', weight = 3) %&gt;% </w:t>
      </w:r>
    </w:p>
    <w:p w14:paraId="7D5F02B6"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addCircleMarkers</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 xml:space="preserve">data = </w:t>
      </w:r>
      <w:proofErr w:type="spellStart"/>
      <w:r w:rsidRPr="00F02120">
        <w:rPr>
          <w:rFonts w:ascii="Consolas" w:hAnsi="Consolas" w:cs="Times New Roman"/>
          <w:sz w:val="20"/>
          <w:szCs w:val="20"/>
        </w:rPr>
        <w:t>noatak.trend.sf</w:t>
      </w:r>
      <w:proofErr w:type="spellEnd"/>
      <w:r w:rsidRPr="00F02120">
        <w:rPr>
          <w:rFonts w:ascii="Consolas" w:hAnsi="Consolas" w:cs="Times New Roman"/>
          <w:sz w:val="20"/>
          <w:szCs w:val="20"/>
        </w:rPr>
        <w:t xml:space="preserve">, </w:t>
      </w:r>
    </w:p>
    <w:p w14:paraId="40F80CAF"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 = 'black',</w:t>
      </w:r>
    </w:p>
    <w:p w14:paraId="070B6620"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weight = 1,</w:t>
      </w:r>
    </w:p>
    <w:p w14:paraId="5B599737"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0.9,</w:t>
      </w:r>
    </w:p>
    <w:p w14:paraId="170AFEA9"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fillColor</w:t>
      </w:r>
      <w:proofErr w:type="spellEnd"/>
      <w:r w:rsidRPr="00F02120">
        <w:rPr>
          <w:rFonts w:ascii="Consolas" w:hAnsi="Consolas" w:cs="Times New Roman"/>
          <w:sz w:val="20"/>
          <w:szCs w:val="20"/>
        </w:rPr>
        <w:t xml:space="preserve"> = ~</w:t>
      </w:r>
      <w:proofErr w:type="spellStart"/>
      <w:proofErr w:type="gramStart"/>
      <w:r w:rsidRPr="00F02120">
        <w:rPr>
          <w:rFonts w:ascii="Consolas" w:hAnsi="Consolas" w:cs="Times New Roman"/>
          <w:sz w:val="20"/>
          <w:szCs w:val="20"/>
        </w:rPr>
        <w:t>trend.color</w:t>
      </w:r>
      <w:proofErr w:type="spellEnd"/>
      <w:proofErr w:type="gramEnd"/>
      <w:r w:rsidRPr="00F02120">
        <w:rPr>
          <w:rFonts w:ascii="Consolas" w:hAnsi="Consolas" w:cs="Times New Roman"/>
          <w:sz w:val="20"/>
          <w:szCs w:val="20"/>
        </w:rPr>
        <w:t>,</w:t>
      </w:r>
    </w:p>
    <w:p w14:paraId="1BD85F8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r w:rsidRPr="00F02120">
        <w:rPr>
          <w:rFonts w:ascii="Consolas" w:hAnsi="Consolas" w:cs="Times New Roman"/>
          <w:sz w:val="20"/>
          <w:szCs w:val="20"/>
        </w:rPr>
        <w:t>fillOpacity</w:t>
      </w:r>
      <w:proofErr w:type="spellEnd"/>
      <w:r w:rsidRPr="00F02120">
        <w:rPr>
          <w:rFonts w:ascii="Consolas" w:hAnsi="Consolas" w:cs="Times New Roman"/>
          <w:sz w:val="20"/>
          <w:szCs w:val="20"/>
        </w:rPr>
        <w:t xml:space="preserve"> = 0.5,</w:t>
      </w:r>
    </w:p>
    <w:p w14:paraId="56D5987B" w14:textId="0DFFD209" w:rsid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radius = ~sqrt(abs(</w:t>
      </w:r>
      <w:proofErr w:type="spellStart"/>
      <w:proofErr w:type="gramStart"/>
      <w:r w:rsidRPr="00F02120">
        <w:rPr>
          <w:rFonts w:ascii="Consolas" w:hAnsi="Consolas" w:cs="Times New Roman"/>
          <w:sz w:val="20"/>
          <w:szCs w:val="20"/>
        </w:rPr>
        <w:t>total.change</w:t>
      </w:r>
      <w:proofErr w:type="gramEnd"/>
      <w:r w:rsidRPr="00F02120">
        <w:rPr>
          <w:rFonts w:ascii="Consolas" w:hAnsi="Consolas" w:cs="Times New Roman"/>
          <w:sz w:val="20"/>
          <w:szCs w:val="20"/>
        </w:rPr>
        <w:t>.pcnt</w:t>
      </w:r>
      <w:proofErr w:type="spellEnd"/>
      <w:r w:rsidRPr="00F02120">
        <w:rPr>
          <w:rFonts w:ascii="Consolas" w:hAnsi="Consolas" w:cs="Times New Roman"/>
          <w:sz w:val="20"/>
          <w:szCs w:val="20"/>
        </w:rPr>
        <w:t>))*3) %&gt;%</w:t>
      </w:r>
    </w:p>
    <w:p w14:paraId="5DD1DC9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setView</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-160, 68, zoom = 7) %&gt;%</w:t>
      </w:r>
    </w:p>
    <w:p w14:paraId="5B4789BD"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w:t>
      </w:r>
      <w:proofErr w:type="spellStart"/>
      <w:proofErr w:type="gramStart"/>
      <w:r w:rsidRPr="00F02120">
        <w:rPr>
          <w:rFonts w:ascii="Consolas" w:hAnsi="Consolas" w:cs="Times New Roman"/>
          <w:sz w:val="20"/>
          <w:szCs w:val="20"/>
        </w:rPr>
        <w:t>addLegend</w:t>
      </w:r>
      <w:proofErr w:type="spellEnd"/>
      <w:r w:rsidRPr="00F02120">
        <w:rPr>
          <w:rFonts w:ascii="Consolas" w:hAnsi="Consolas" w:cs="Times New Roman"/>
          <w:sz w:val="20"/>
          <w:szCs w:val="20"/>
        </w:rPr>
        <w:t>(</w:t>
      </w:r>
      <w:proofErr w:type="gramEnd"/>
      <w:r w:rsidRPr="00F02120">
        <w:rPr>
          <w:rFonts w:ascii="Consolas" w:hAnsi="Consolas" w:cs="Times New Roman"/>
          <w:sz w:val="20"/>
          <w:szCs w:val="20"/>
        </w:rPr>
        <w:t>'</w:t>
      </w:r>
      <w:proofErr w:type="spellStart"/>
      <w:r w:rsidRPr="00F02120">
        <w:rPr>
          <w:rFonts w:ascii="Consolas" w:hAnsi="Consolas" w:cs="Times New Roman"/>
          <w:sz w:val="20"/>
          <w:szCs w:val="20"/>
        </w:rPr>
        <w:t>bottomright</w:t>
      </w:r>
      <w:proofErr w:type="spellEnd"/>
      <w:r w:rsidRPr="00F02120">
        <w:rPr>
          <w:rFonts w:ascii="Consolas" w:hAnsi="Consolas" w:cs="Times New Roman"/>
          <w:sz w:val="20"/>
          <w:szCs w:val="20"/>
        </w:rPr>
        <w:t xml:space="preserve">', </w:t>
      </w:r>
    </w:p>
    <w:p w14:paraId="627BF671"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colors = </w:t>
      </w:r>
      <w:proofErr w:type="spellStart"/>
      <w:proofErr w:type="gramStart"/>
      <w:r w:rsidRPr="00F02120">
        <w:rPr>
          <w:rFonts w:ascii="Consolas" w:hAnsi="Consolas" w:cs="Times New Roman"/>
          <w:sz w:val="20"/>
          <w:szCs w:val="20"/>
        </w:rPr>
        <w:t>colors.dt</w:t>
      </w:r>
      <w:proofErr w:type="gramEnd"/>
      <w:r w:rsidRPr="00F02120">
        <w:rPr>
          <w:rFonts w:ascii="Consolas" w:hAnsi="Consolas" w:cs="Times New Roman"/>
          <w:sz w:val="20"/>
          <w:szCs w:val="20"/>
        </w:rPr>
        <w:t>$trend.color</w:t>
      </w:r>
      <w:proofErr w:type="spellEnd"/>
      <w:r w:rsidRPr="00F02120">
        <w:rPr>
          <w:rFonts w:ascii="Consolas" w:hAnsi="Consolas" w:cs="Times New Roman"/>
          <w:sz w:val="20"/>
          <w:szCs w:val="20"/>
        </w:rPr>
        <w:t xml:space="preserve">, </w:t>
      </w:r>
    </w:p>
    <w:p w14:paraId="48AA44A3" w14:textId="77777777" w:rsidR="00F02120" w:rsidRPr="00DA172F"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fr-CH"/>
        </w:rPr>
      </w:pPr>
      <w:r w:rsidRPr="00F02120">
        <w:rPr>
          <w:rFonts w:ascii="Consolas" w:hAnsi="Consolas" w:cs="Times New Roman"/>
          <w:sz w:val="20"/>
          <w:szCs w:val="20"/>
        </w:rPr>
        <w:t xml:space="preserve">            </w:t>
      </w:r>
      <w:proofErr w:type="gramStart"/>
      <w:r w:rsidRPr="00DA172F">
        <w:rPr>
          <w:rFonts w:ascii="Consolas" w:hAnsi="Consolas" w:cs="Times New Roman"/>
          <w:sz w:val="20"/>
          <w:szCs w:val="20"/>
          <w:lang w:val="fr-CH"/>
        </w:rPr>
        <w:t>labels</w:t>
      </w:r>
      <w:proofErr w:type="gramEnd"/>
      <w:r w:rsidRPr="00DA172F">
        <w:rPr>
          <w:rFonts w:ascii="Consolas" w:hAnsi="Consolas" w:cs="Times New Roman"/>
          <w:sz w:val="20"/>
          <w:szCs w:val="20"/>
          <w:lang w:val="fr-CH"/>
        </w:rPr>
        <w:t xml:space="preserve"> = colors.dt$trend.cat,</w:t>
      </w:r>
    </w:p>
    <w:p w14:paraId="4717F728" w14:textId="77777777" w:rsidR="00F02120" w:rsidRPr="00F02120"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DA172F">
        <w:rPr>
          <w:rFonts w:ascii="Consolas" w:hAnsi="Consolas" w:cs="Times New Roman"/>
          <w:sz w:val="20"/>
          <w:szCs w:val="20"/>
          <w:lang w:val="fr-CH"/>
        </w:rPr>
        <w:t xml:space="preserve">            </w:t>
      </w:r>
      <w:r w:rsidRPr="00F02120">
        <w:rPr>
          <w:rFonts w:ascii="Consolas" w:hAnsi="Consolas" w:cs="Times New Roman"/>
          <w:sz w:val="20"/>
          <w:szCs w:val="20"/>
        </w:rPr>
        <w:t>title = '</w:t>
      </w:r>
      <w:proofErr w:type="spellStart"/>
      <w:r w:rsidRPr="00F02120">
        <w:rPr>
          <w:rFonts w:ascii="Consolas" w:hAnsi="Consolas" w:cs="Times New Roman"/>
          <w:sz w:val="20"/>
          <w:szCs w:val="20"/>
        </w:rPr>
        <w:t>NDVImax</w:t>
      </w:r>
      <w:proofErr w:type="spellEnd"/>
      <w:r w:rsidRPr="00F02120">
        <w:rPr>
          <w:rFonts w:ascii="Consolas" w:hAnsi="Consolas" w:cs="Times New Roman"/>
          <w:sz w:val="20"/>
          <w:szCs w:val="20"/>
        </w:rPr>
        <w:t xml:space="preserve"> trend',</w:t>
      </w:r>
    </w:p>
    <w:p w14:paraId="02032705" w14:textId="7D71A07B" w:rsidR="00745CB9" w:rsidRPr="00AA2D22" w:rsidRDefault="00F02120" w:rsidP="00F02120">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F02120">
        <w:rPr>
          <w:rFonts w:ascii="Consolas" w:hAnsi="Consolas" w:cs="Times New Roman"/>
          <w:sz w:val="20"/>
          <w:szCs w:val="20"/>
        </w:rPr>
        <w:t xml:space="preserve">            opacity = 1)</w:t>
      </w:r>
    </w:p>
    <w:p w14:paraId="325D7AAC" w14:textId="07F750BB"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ins w:id="68" w:author="Jakob Assmann" w:date="2023-01-12T14:10:00Z"/>
          <w:rFonts w:ascii="Consolas" w:hAnsi="Consolas" w:cs="Times New Roman"/>
          <w:sz w:val="20"/>
          <w:szCs w:val="20"/>
        </w:rPr>
      </w:pPr>
    </w:p>
    <w:p w14:paraId="35E0BD1F" w14:textId="13F72410" w:rsidR="00B76CFE" w:rsidRDefault="00B76CFE"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ins w:id="69" w:author="Jakob Assmann" w:date="2023-01-12T14:10:00Z">
        <w:r>
          <w:rPr>
            <w:rFonts w:ascii="Consolas" w:hAnsi="Consolas" w:cs="Times New Roman"/>
            <w:sz w:val="20"/>
            <w:szCs w:val="20"/>
          </w:rPr>
          <w:t># End of code examples</w:t>
        </w:r>
      </w:ins>
    </w:p>
    <w:p w14:paraId="22BC8E75" w14:textId="5F559BE6" w:rsidR="00046368" w:rsidRDefault="00046368" w:rsidP="008A44EA">
      <w:pPr>
        <w:pStyle w:val="NoSpacing"/>
        <w:rPr>
          <w:rFonts w:ascii="Consolas" w:hAnsi="Consolas" w:cs="Times New Roman"/>
          <w:sz w:val="24"/>
          <w:szCs w:val="24"/>
        </w:rPr>
      </w:pPr>
    </w:p>
    <w:p w14:paraId="2926F38C" w14:textId="46CB55FB" w:rsidR="00A34F7B" w:rsidRPr="00A34F7B" w:rsidRDefault="00A34F7B" w:rsidP="008A44EA">
      <w:pPr>
        <w:pStyle w:val="NoSpacing"/>
        <w:rPr>
          <w:rFonts w:ascii="Times New Roman" w:hAnsi="Times New Roman" w:cs="Times New Roman"/>
          <w:sz w:val="24"/>
          <w:szCs w:val="24"/>
        </w:rPr>
      </w:pPr>
      <w:r w:rsidRPr="00A34F7B">
        <w:rPr>
          <w:rFonts w:ascii="Times New Roman" w:hAnsi="Times New Roman" w:cs="Times New Roman"/>
          <w:sz w:val="24"/>
          <w:szCs w:val="24"/>
        </w:rPr>
        <w:t>Table 4.</w:t>
      </w:r>
      <w:r w:rsidR="00FB2366">
        <w:rPr>
          <w:rFonts w:ascii="Times New Roman" w:hAnsi="Times New Roman" w:cs="Times New Roman"/>
          <w:sz w:val="24"/>
          <w:szCs w:val="24"/>
        </w:rPr>
        <w:t xml:space="preserve"> Abridged summary of </w:t>
      </w:r>
      <w:proofErr w:type="spellStart"/>
      <w:r w:rsidR="00FB2366">
        <w:rPr>
          <w:rFonts w:ascii="Times New Roman" w:hAnsi="Times New Roman" w:cs="Times New Roman"/>
          <w:sz w:val="24"/>
          <w:szCs w:val="24"/>
        </w:rPr>
        <w:t>NDVI</w:t>
      </w:r>
      <w:r w:rsidR="00FB2366" w:rsidRPr="00FB2366">
        <w:rPr>
          <w:rFonts w:ascii="Times New Roman" w:hAnsi="Times New Roman" w:cs="Times New Roman"/>
          <w:sz w:val="24"/>
          <w:szCs w:val="24"/>
          <w:vertAlign w:val="subscript"/>
        </w:rPr>
        <w:t>max</w:t>
      </w:r>
      <w:proofErr w:type="spellEnd"/>
      <w:r w:rsidR="00FB2366">
        <w:rPr>
          <w:rFonts w:ascii="Times New Roman" w:hAnsi="Times New Roman" w:cs="Times New Roman"/>
          <w:sz w:val="24"/>
          <w:szCs w:val="24"/>
        </w:rPr>
        <w:t xml:space="preserve"> trends from 2000 to 2022 for each sample point</w:t>
      </w:r>
      <w:ins w:id="70" w:author="Jakob Assmann" w:date="2023-01-12T13:35:00Z">
        <w:r w:rsidR="009B2B90">
          <w:rPr>
            <w:rFonts w:ascii="Times New Roman" w:hAnsi="Times New Roman" w:cs="Times New Roman"/>
            <w:sz w:val="24"/>
            <w:szCs w:val="24"/>
          </w:rPr>
          <w:t xml:space="preserve"> (Sample ID)</w:t>
        </w:r>
      </w:ins>
      <w:r w:rsidR="00FB2366">
        <w:rPr>
          <w:rFonts w:ascii="Times New Roman" w:hAnsi="Times New Roman" w:cs="Times New Roman"/>
          <w:sz w:val="24"/>
          <w:szCs w:val="24"/>
        </w:rPr>
        <w:t xml:space="preserve"> as generated using </w:t>
      </w:r>
      <w:r w:rsidR="004745AF">
        <w:rPr>
          <w:rFonts w:ascii="Times New Roman" w:hAnsi="Times New Roman" w:cs="Times New Roman"/>
          <w:sz w:val="24"/>
          <w:szCs w:val="24"/>
        </w:rPr>
        <w:t xml:space="preserve">the </w:t>
      </w:r>
      <w:r w:rsidR="00FB2366">
        <w:rPr>
          <w:rFonts w:ascii="Times New Roman" w:hAnsi="Times New Roman" w:cs="Times New Roman"/>
          <w:sz w:val="24"/>
          <w:szCs w:val="24"/>
        </w:rPr>
        <w:t xml:space="preserve">function </w:t>
      </w:r>
      <w:proofErr w:type="spellStart"/>
      <w:r w:rsidR="00FB2366" w:rsidRPr="00FB2366">
        <w:rPr>
          <w:rFonts w:ascii="Times New Roman" w:hAnsi="Times New Roman" w:cs="Times New Roman"/>
          <w:i/>
          <w:iCs/>
          <w:sz w:val="24"/>
          <w:szCs w:val="24"/>
        </w:rPr>
        <w:t>lsat_calc_</w:t>
      </w:r>
      <w:proofErr w:type="gramStart"/>
      <w:r w:rsidR="00FB2366" w:rsidRPr="00FB2366">
        <w:rPr>
          <w:rFonts w:ascii="Times New Roman" w:hAnsi="Times New Roman" w:cs="Times New Roman"/>
          <w:i/>
          <w:iCs/>
          <w:sz w:val="24"/>
          <w:szCs w:val="24"/>
        </w:rPr>
        <w:t>trend</w:t>
      </w:r>
      <w:proofErr w:type="spellEnd"/>
      <w:r w:rsidR="00FB2366">
        <w:rPr>
          <w:rFonts w:ascii="Times New Roman" w:hAnsi="Times New Roman" w:cs="Times New Roman"/>
          <w:i/>
          <w:iCs/>
          <w:sz w:val="24"/>
          <w:szCs w:val="24"/>
        </w:rPr>
        <w:t>(</w:t>
      </w:r>
      <w:proofErr w:type="gramEnd"/>
      <w:r w:rsidR="00FB2366">
        <w:rPr>
          <w:rFonts w:ascii="Times New Roman" w:hAnsi="Times New Roman" w:cs="Times New Roman"/>
          <w:i/>
          <w:iCs/>
          <w:sz w:val="24"/>
          <w:szCs w:val="24"/>
        </w:rPr>
        <w:t>)</w:t>
      </w:r>
      <w:r w:rsidR="00FB2366">
        <w:rPr>
          <w:rFonts w:ascii="Times New Roman" w:hAnsi="Times New Roman" w:cs="Times New Roman"/>
          <w:sz w:val="24"/>
          <w:szCs w:val="24"/>
        </w:rPr>
        <w:t>.</w:t>
      </w:r>
      <w:moveToRangeStart w:id="71" w:author="Jakob Assmann" w:date="2023-01-12T14:13:00Z" w:name="move124425248"/>
      <w:moveTo w:id="72" w:author="Jakob Assmann" w:date="2023-01-12T14:13:00Z">
        <w:del w:id="73" w:author="Jakob Assmann" w:date="2023-01-12T14:17:00Z">
          <w:r w:rsidR="00B76CFE" w:rsidDel="005F3B41">
            <w:rPr>
              <w:rFonts w:ascii="Times New Roman" w:hAnsi="Times New Roman" w:cs="Times New Roman"/>
              <w:sz w:val="24"/>
              <w:szCs w:val="24"/>
            </w:rPr>
            <w:delText>Changes</w:delText>
          </w:r>
        </w:del>
      </w:moveTo>
      <w:ins w:id="74" w:author="Jakob Assmann" w:date="2023-01-12T14:17:00Z">
        <w:r w:rsidR="005F3B41">
          <w:rPr>
            <w:rFonts w:ascii="Times New Roman" w:hAnsi="Times New Roman" w:cs="Times New Roman"/>
            <w:sz w:val="24"/>
            <w:szCs w:val="24"/>
          </w:rPr>
          <w:t>Trends</w:t>
        </w:r>
      </w:ins>
      <w:moveTo w:id="75" w:author="Jakob Assmann" w:date="2023-01-12T14:13:00Z">
        <w:r w:rsidR="00B76CFE">
          <w:rPr>
            <w:rFonts w:ascii="Times New Roman" w:hAnsi="Times New Roman" w:cs="Times New Roman"/>
            <w:sz w:val="24"/>
            <w:szCs w:val="24"/>
          </w:rPr>
          <w:t xml:space="preserve"> were assessed for each sample point by removing temporal autocorrelation and then applying a Mann-Kendall trend test</w:t>
        </w:r>
      </w:moveTo>
      <w:ins w:id="76" w:author="Jakob Assmann" w:date="2023-01-12T14:17:00Z">
        <w:r w:rsidR="00B76CFE">
          <w:rPr>
            <w:rFonts w:ascii="Times New Roman" w:hAnsi="Times New Roman" w:cs="Times New Roman"/>
            <w:sz w:val="24"/>
            <w:szCs w:val="24"/>
          </w:rPr>
          <w:t xml:space="preserve"> (tau statistic and p-value provided)</w:t>
        </w:r>
      </w:ins>
      <w:moveTo w:id="77" w:author="Jakob Assmann" w:date="2023-01-12T14:13:00Z">
        <w:r w:rsidR="00B76CFE">
          <w:rPr>
            <w:rFonts w:ascii="Times New Roman" w:hAnsi="Times New Roman" w:cs="Times New Roman"/>
            <w:sz w:val="24"/>
            <w:szCs w:val="24"/>
          </w:rPr>
          <w:t>.</w:t>
        </w:r>
      </w:moveTo>
      <w:ins w:id="78" w:author="Jakob Assmann" w:date="2023-01-12T14:16:00Z">
        <w:r w:rsidR="00B76CFE">
          <w:rPr>
            <w:rFonts w:ascii="Times New Roman" w:hAnsi="Times New Roman" w:cs="Times New Roman"/>
            <w:sz w:val="24"/>
            <w:szCs w:val="24"/>
          </w:rPr>
          <w:t xml:space="preserve"> Slopes were calculated using the</w:t>
        </w:r>
      </w:ins>
      <w:moveTo w:id="79" w:author="Jakob Assmann" w:date="2023-01-12T14:13:00Z">
        <w:del w:id="80" w:author="Jakob Assmann" w:date="2023-01-12T14:16:00Z">
          <w:r w:rsidR="00B76CFE" w:rsidDel="00B76CFE">
            <w:rPr>
              <w:rFonts w:ascii="Times New Roman" w:hAnsi="Times New Roman" w:cs="Times New Roman"/>
              <w:sz w:val="24"/>
              <w:szCs w:val="24"/>
            </w:rPr>
            <w:delText xml:space="preserve"> </w:delText>
          </w:r>
        </w:del>
      </w:moveTo>
      <w:moveToRangeEnd w:id="71"/>
      <w:ins w:id="81" w:author="Jakob Assmann" w:date="2023-01-12T14:17:00Z">
        <w:r w:rsidR="00B76CFE">
          <w:rPr>
            <w:rFonts w:ascii="Times New Roman" w:hAnsi="Times New Roman" w:cs="Times New Roman"/>
            <w:sz w:val="24"/>
            <w:szCs w:val="24"/>
          </w:rPr>
          <w:t xml:space="preserve"> T</w:t>
        </w:r>
      </w:ins>
      <w:ins w:id="82" w:author="Jakob Assmann" w:date="2023-01-12T13:36:00Z">
        <w:r w:rsidR="009B2B90">
          <w:rPr>
            <w:rFonts w:ascii="Times New Roman" w:hAnsi="Times New Roman" w:cs="Times New Roman"/>
            <w:sz w:val="24"/>
            <w:szCs w:val="24"/>
          </w:rPr>
          <w:t>heil-</w:t>
        </w:r>
      </w:ins>
      <w:ins w:id="83" w:author="Jakob Assmann" w:date="2023-01-12T14:07:00Z">
        <w:r w:rsidR="00B76CFE">
          <w:rPr>
            <w:rFonts w:ascii="Times New Roman" w:hAnsi="Times New Roman" w:cs="Times New Roman"/>
            <w:sz w:val="24"/>
            <w:szCs w:val="24"/>
          </w:rPr>
          <w:t>S</w:t>
        </w:r>
      </w:ins>
      <w:ins w:id="84" w:author="Jakob Assmann" w:date="2023-01-12T13:36:00Z">
        <w:r w:rsidR="009B2B90">
          <w:rPr>
            <w:rFonts w:ascii="Times New Roman" w:hAnsi="Times New Roman" w:cs="Times New Roman"/>
            <w:sz w:val="24"/>
            <w:szCs w:val="24"/>
          </w:rPr>
          <w:t>en slope estimator</w:t>
        </w:r>
      </w:ins>
      <w:ins w:id="85" w:author="Jakob Assmann" w:date="2023-01-12T14:08:00Z">
        <w:r w:rsidR="00B76CFE">
          <w:rPr>
            <w:rFonts w:ascii="Times New Roman" w:hAnsi="Times New Roman" w:cs="Times New Roman"/>
            <w:sz w:val="24"/>
            <w:szCs w:val="24"/>
          </w:rPr>
          <w:t>s</w:t>
        </w:r>
      </w:ins>
      <w:ins w:id="86" w:author="Jakob Assmann" w:date="2023-01-12T14:17:00Z">
        <w:r w:rsidR="00B76CFE">
          <w:rPr>
            <w:rFonts w:ascii="Times New Roman" w:hAnsi="Times New Roman" w:cs="Times New Roman"/>
            <w:sz w:val="24"/>
            <w:szCs w:val="24"/>
          </w:rPr>
          <w:t>.</w:t>
        </w:r>
      </w:ins>
      <w:del w:id="87" w:author="Jakob Assmann" w:date="2023-01-12T14:09:00Z">
        <w:r w:rsidR="00FB2366" w:rsidDel="00B76CFE">
          <w:rPr>
            <w:rFonts w:ascii="Times New Roman" w:hAnsi="Times New Roman" w:cs="Times New Roman"/>
            <w:sz w:val="24"/>
            <w:szCs w:val="24"/>
          </w:rPr>
          <w:delText xml:space="preserve"> </w:delText>
        </w:r>
      </w:del>
      <w:r w:rsidR="00FB2366">
        <w:rPr>
          <w:rFonts w:ascii="Times New Roman" w:hAnsi="Times New Roman" w:cs="Times New Roman"/>
          <w:sz w:val="24"/>
          <w:szCs w:val="24"/>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1032"/>
        <w:gridCol w:w="891"/>
        <w:gridCol w:w="1007"/>
        <w:gridCol w:w="396"/>
        <w:gridCol w:w="861"/>
        <w:gridCol w:w="926"/>
        <w:gridCol w:w="681"/>
        <w:gridCol w:w="796"/>
        <w:gridCol w:w="1212"/>
        <w:gridCol w:w="1556"/>
      </w:tblGrid>
      <w:tr w:rsidR="00B426D3" w:rsidRPr="00B426D3" w14:paraId="23A25791" w14:textId="77777777" w:rsidTr="00C40806">
        <w:trPr>
          <w:trHeight w:val="300"/>
        </w:trPr>
        <w:tc>
          <w:tcPr>
            <w:tcW w:w="0" w:type="auto"/>
            <w:tcBorders>
              <w:top w:val="single" w:sz="4" w:space="0" w:color="auto"/>
              <w:bottom w:val="single" w:sz="4" w:space="0" w:color="auto"/>
            </w:tcBorders>
            <w:shd w:val="clear" w:color="auto" w:fill="auto"/>
            <w:noWrap/>
            <w:vAlign w:val="center"/>
            <w:hideMark/>
          </w:tcPr>
          <w:p w14:paraId="5828BB19" w14:textId="77777777" w:rsidR="00B426D3" w:rsidRPr="00B426D3" w:rsidRDefault="00B426D3" w:rsidP="00B426D3">
            <w:pPr>
              <w:spacing w:after="0" w:line="240" w:lineRule="auto"/>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Sample ID</w:t>
            </w:r>
          </w:p>
        </w:tc>
        <w:tc>
          <w:tcPr>
            <w:tcW w:w="0" w:type="auto"/>
            <w:tcBorders>
              <w:top w:val="single" w:sz="4" w:space="0" w:color="auto"/>
              <w:bottom w:val="single" w:sz="4" w:space="0" w:color="auto"/>
            </w:tcBorders>
            <w:shd w:val="clear" w:color="auto" w:fill="auto"/>
            <w:noWrap/>
            <w:vAlign w:val="center"/>
            <w:hideMark/>
          </w:tcPr>
          <w:p w14:paraId="2D9EA46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Latitude</w:t>
            </w:r>
          </w:p>
        </w:tc>
        <w:tc>
          <w:tcPr>
            <w:tcW w:w="0" w:type="auto"/>
            <w:tcBorders>
              <w:top w:val="single" w:sz="4" w:space="0" w:color="auto"/>
              <w:bottom w:val="single" w:sz="4" w:space="0" w:color="auto"/>
            </w:tcBorders>
            <w:shd w:val="clear" w:color="auto" w:fill="auto"/>
            <w:noWrap/>
            <w:vAlign w:val="center"/>
            <w:hideMark/>
          </w:tcPr>
          <w:p w14:paraId="3A158943"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Longitude</w:t>
            </w:r>
          </w:p>
        </w:tc>
        <w:tc>
          <w:tcPr>
            <w:tcW w:w="0" w:type="auto"/>
            <w:tcBorders>
              <w:top w:val="single" w:sz="4" w:space="0" w:color="auto"/>
              <w:bottom w:val="single" w:sz="4" w:space="0" w:color="auto"/>
            </w:tcBorders>
            <w:shd w:val="clear" w:color="auto" w:fill="auto"/>
            <w:noWrap/>
            <w:vAlign w:val="center"/>
            <w:hideMark/>
          </w:tcPr>
          <w:p w14:paraId="673FAF9F"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N</w:t>
            </w:r>
          </w:p>
        </w:tc>
        <w:tc>
          <w:tcPr>
            <w:tcW w:w="0" w:type="auto"/>
            <w:tcBorders>
              <w:top w:val="single" w:sz="4" w:space="0" w:color="auto"/>
              <w:bottom w:val="single" w:sz="4" w:space="0" w:color="auto"/>
            </w:tcBorders>
            <w:shd w:val="clear" w:color="auto" w:fill="auto"/>
            <w:noWrap/>
            <w:vAlign w:val="center"/>
            <w:hideMark/>
          </w:tcPr>
          <w:p w14:paraId="11415044"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Slope</w:t>
            </w:r>
          </w:p>
        </w:tc>
        <w:tc>
          <w:tcPr>
            <w:tcW w:w="0" w:type="auto"/>
            <w:tcBorders>
              <w:top w:val="single" w:sz="4" w:space="0" w:color="auto"/>
              <w:bottom w:val="single" w:sz="4" w:space="0" w:color="auto"/>
            </w:tcBorders>
            <w:shd w:val="clear" w:color="auto" w:fill="auto"/>
            <w:noWrap/>
            <w:vAlign w:val="center"/>
            <w:hideMark/>
          </w:tcPr>
          <w:p w14:paraId="11B0EA97"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Intercept</w:t>
            </w:r>
          </w:p>
        </w:tc>
        <w:tc>
          <w:tcPr>
            <w:tcW w:w="0" w:type="auto"/>
            <w:tcBorders>
              <w:top w:val="single" w:sz="4" w:space="0" w:color="auto"/>
              <w:bottom w:val="single" w:sz="4" w:space="0" w:color="auto"/>
            </w:tcBorders>
            <w:shd w:val="clear" w:color="auto" w:fill="auto"/>
            <w:noWrap/>
            <w:vAlign w:val="center"/>
            <w:hideMark/>
          </w:tcPr>
          <w:p w14:paraId="4B246AF0"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Tau</w:t>
            </w:r>
          </w:p>
        </w:tc>
        <w:tc>
          <w:tcPr>
            <w:tcW w:w="0" w:type="auto"/>
            <w:tcBorders>
              <w:top w:val="single" w:sz="4" w:space="0" w:color="auto"/>
              <w:bottom w:val="single" w:sz="4" w:space="0" w:color="auto"/>
            </w:tcBorders>
            <w:shd w:val="clear" w:color="auto" w:fill="auto"/>
            <w:noWrap/>
            <w:vAlign w:val="center"/>
            <w:hideMark/>
          </w:tcPr>
          <w:p w14:paraId="4F2748F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P-value</w:t>
            </w:r>
          </w:p>
        </w:tc>
        <w:tc>
          <w:tcPr>
            <w:tcW w:w="0" w:type="auto"/>
            <w:tcBorders>
              <w:top w:val="single" w:sz="4" w:space="0" w:color="auto"/>
              <w:bottom w:val="single" w:sz="4" w:space="0" w:color="auto"/>
            </w:tcBorders>
            <w:shd w:val="clear" w:color="auto" w:fill="auto"/>
            <w:noWrap/>
            <w:vAlign w:val="center"/>
            <w:hideMark/>
          </w:tcPr>
          <w:p w14:paraId="3127D68C"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w:t>
            </w:r>
          </w:p>
        </w:tc>
        <w:tc>
          <w:tcPr>
            <w:tcW w:w="0" w:type="auto"/>
            <w:tcBorders>
              <w:top w:val="single" w:sz="4" w:space="0" w:color="auto"/>
              <w:bottom w:val="single" w:sz="4" w:space="0" w:color="auto"/>
            </w:tcBorders>
            <w:shd w:val="clear" w:color="auto" w:fill="auto"/>
            <w:noWrap/>
            <w:vAlign w:val="center"/>
            <w:hideMark/>
          </w:tcPr>
          <w:p w14:paraId="605E7B05" w14:textId="77777777" w:rsidR="00B426D3" w:rsidRPr="00B426D3" w:rsidRDefault="00B426D3" w:rsidP="00B426D3">
            <w:pPr>
              <w:spacing w:after="0" w:line="240" w:lineRule="auto"/>
              <w:jc w:val="center"/>
              <w:rPr>
                <w:rFonts w:ascii="Times New Roman" w:eastAsia="Times New Roman" w:hAnsi="Times New Roman" w:cs="Times New Roman"/>
                <w:b/>
                <w:bCs/>
                <w:color w:val="000000"/>
                <w:sz w:val="18"/>
                <w:szCs w:val="18"/>
                <w:lang w:eastAsia="en-US"/>
              </w:rPr>
            </w:pPr>
            <w:r w:rsidRPr="00B426D3">
              <w:rPr>
                <w:rFonts w:ascii="Times New Roman" w:eastAsia="Times New Roman" w:hAnsi="Times New Roman" w:cs="Times New Roman"/>
                <w:b/>
                <w:bCs/>
                <w:color w:val="000000"/>
                <w:sz w:val="18"/>
                <w:szCs w:val="18"/>
                <w:lang w:eastAsia="en-US"/>
              </w:rPr>
              <w:t>Total change (%)</w:t>
            </w:r>
          </w:p>
        </w:tc>
      </w:tr>
      <w:tr w:rsidR="00B426D3" w:rsidRPr="00B426D3" w14:paraId="0E62158E" w14:textId="77777777" w:rsidTr="00C40806">
        <w:trPr>
          <w:trHeight w:val="300"/>
        </w:trPr>
        <w:tc>
          <w:tcPr>
            <w:tcW w:w="0" w:type="auto"/>
            <w:tcBorders>
              <w:top w:val="single" w:sz="4" w:space="0" w:color="auto"/>
            </w:tcBorders>
            <w:shd w:val="clear" w:color="auto" w:fill="auto"/>
            <w:noWrap/>
            <w:vAlign w:val="center"/>
            <w:hideMark/>
          </w:tcPr>
          <w:p w14:paraId="26062CF8"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w:t>
            </w:r>
          </w:p>
        </w:tc>
        <w:tc>
          <w:tcPr>
            <w:tcW w:w="0" w:type="auto"/>
            <w:tcBorders>
              <w:top w:val="single" w:sz="4" w:space="0" w:color="auto"/>
            </w:tcBorders>
            <w:shd w:val="clear" w:color="auto" w:fill="auto"/>
            <w:noWrap/>
            <w:vAlign w:val="center"/>
            <w:hideMark/>
          </w:tcPr>
          <w:p w14:paraId="55F7F1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67.70765</w:t>
            </w:r>
          </w:p>
        </w:tc>
        <w:tc>
          <w:tcPr>
            <w:tcW w:w="0" w:type="auto"/>
            <w:tcBorders>
              <w:top w:val="single" w:sz="4" w:space="0" w:color="auto"/>
            </w:tcBorders>
            <w:shd w:val="clear" w:color="auto" w:fill="auto"/>
            <w:noWrap/>
            <w:vAlign w:val="center"/>
            <w:hideMark/>
          </w:tcPr>
          <w:p w14:paraId="23E63F3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-157.404</w:t>
            </w:r>
          </w:p>
        </w:tc>
        <w:tc>
          <w:tcPr>
            <w:tcW w:w="0" w:type="auto"/>
            <w:tcBorders>
              <w:top w:val="single" w:sz="4" w:space="0" w:color="auto"/>
            </w:tcBorders>
            <w:shd w:val="clear" w:color="auto" w:fill="auto"/>
            <w:noWrap/>
            <w:vAlign w:val="center"/>
            <w:hideMark/>
          </w:tcPr>
          <w:p w14:paraId="5314A24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tcBorders>
              <w:top w:val="single" w:sz="4" w:space="0" w:color="auto"/>
            </w:tcBorders>
            <w:shd w:val="clear" w:color="auto" w:fill="auto"/>
            <w:noWrap/>
            <w:vAlign w:val="center"/>
            <w:hideMark/>
          </w:tcPr>
          <w:p w14:paraId="59A29AE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0.00109</w:t>
            </w:r>
          </w:p>
        </w:tc>
        <w:tc>
          <w:tcPr>
            <w:tcW w:w="0" w:type="auto"/>
            <w:tcBorders>
              <w:top w:val="single" w:sz="4" w:space="0" w:color="auto"/>
            </w:tcBorders>
            <w:shd w:val="clear" w:color="auto" w:fill="auto"/>
            <w:noWrap/>
            <w:vAlign w:val="center"/>
            <w:hideMark/>
          </w:tcPr>
          <w:p w14:paraId="4E1DFF6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tcBorders>
              <w:top w:val="single" w:sz="4" w:space="0" w:color="auto"/>
            </w:tcBorders>
            <w:shd w:val="clear" w:color="auto" w:fill="auto"/>
            <w:noWrap/>
            <w:vAlign w:val="center"/>
            <w:hideMark/>
          </w:tcPr>
          <w:p w14:paraId="6FDB6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0.181</w:t>
            </w:r>
          </w:p>
        </w:tc>
        <w:tc>
          <w:tcPr>
            <w:tcW w:w="0" w:type="auto"/>
            <w:tcBorders>
              <w:top w:val="single" w:sz="4" w:space="0" w:color="auto"/>
            </w:tcBorders>
            <w:shd w:val="clear" w:color="auto" w:fill="auto"/>
            <w:noWrap/>
            <w:vAlign w:val="center"/>
            <w:hideMark/>
          </w:tcPr>
          <w:p w14:paraId="4F06D7D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0.2639</w:t>
            </w:r>
          </w:p>
        </w:tc>
        <w:tc>
          <w:tcPr>
            <w:tcW w:w="0" w:type="auto"/>
            <w:tcBorders>
              <w:top w:val="single" w:sz="4" w:space="0" w:color="auto"/>
            </w:tcBorders>
            <w:shd w:val="clear" w:color="auto" w:fill="auto"/>
            <w:noWrap/>
            <w:vAlign w:val="center"/>
            <w:hideMark/>
          </w:tcPr>
          <w:p w14:paraId="5493817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tcBorders>
              <w:top w:val="single" w:sz="4" w:space="0" w:color="auto"/>
            </w:tcBorders>
            <w:shd w:val="clear" w:color="auto" w:fill="auto"/>
            <w:noWrap/>
            <w:vAlign w:val="center"/>
            <w:hideMark/>
          </w:tcPr>
          <w:p w14:paraId="39DA7FB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r w:rsidR="00B426D3" w:rsidRPr="00B426D3" w14:paraId="12536180" w14:textId="77777777" w:rsidTr="00C40806">
        <w:trPr>
          <w:trHeight w:val="300"/>
        </w:trPr>
        <w:tc>
          <w:tcPr>
            <w:tcW w:w="0" w:type="auto"/>
            <w:shd w:val="clear" w:color="auto" w:fill="auto"/>
            <w:noWrap/>
            <w:vAlign w:val="center"/>
            <w:hideMark/>
          </w:tcPr>
          <w:p w14:paraId="63E1910C"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S_10</w:t>
            </w:r>
          </w:p>
        </w:tc>
        <w:tc>
          <w:tcPr>
            <w:tcW w:w="0" w:type="auto"/>
            <w:shd w:val="clear" w:color="auto" w:fill="auto"/>
            <w:noWrap/>
            <w:vAlign w:val="center"/>
            <w:hideMark/>
          </w:tcPr>
          <w:p w14:paraId="5F86567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68.23443</w:t>
            </w:r>
          </w:p>
        </w:tc>
        <w:tc>
          <w:tcPr>
            <w:tcW w:w="0" w:type="auto"/>
            <w:shd w:val="clear" w:color="auto" w:fill="auto"/>
            <w:noWrap/>
            <w:vAlign w:val="center"/>
            <w:hideMark/>
          </w:tcPr>
          <w:p w14:paraId="3FB1178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-158.416</w:t>
            </w:r>
          </w:p>
        </w:tc>
        <w:tc>
          <w:tcPr>
            <w:tcW w:w="0" w:type="auto"/>
            <w:shd w:val="clear" w:color="auto" w:fill="auto"/>
            <w:noWrap/>
            <w:vAlign w:val="center"/>
            <w:hideMark/>
          </w:tcPr>
          <w:p w14:paraId="07DFBA1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CF37C8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0.00127</w:t>
            </w:r>
          </w:p>
        </w:tc>
        <w:tc>
          <w:tcPr>
            <w:tcW w:w="0" w:type="auto"/>
            <w:shd w:val="clear" w:color="auto" w:fill="auto"/>
            <w:noWrap/>
            <w:vAlign w:val="center"/>
            <w:hideMark/>
          </w:tcPr>
          <w:p w14:paraId="13FCC4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0.6144</w:t>
            </w:r>
          </w:p>
        </w:tc>
        <w:tc>
          <w:tcPr>
            <w:tcW w:w="0" w:type="auto"/>
            <w:shd w:val="clear" w:color="auto" w:fill="auto"/>
            <w:noWrap/>
            <w:vAlign w:val="center"/>
            <w:hideMark/>
          </w:tcPr>
          <w:p w14:paraId="630DEF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0.091</w:t>
            </w:r>
          </w:p>
        </w:tc>
        <w:tc>
          <w:tcPr>
            <w:tcW w:w="0" w:type="auto"/>
            <w:shd w:val="clear" w:color="auto" w:fill="auto"/>
            <w:noWrap/>
            <w:vAlign w:val="center"/>
            <w:hideMark/>
          </w:tcPr>
          <w:p w14:paraId="289A9F0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0.5728</w:t>
            </w:r>
          </w:p>
        </w:tc>
        <w:tc>
          <w:tcPr>
            <w:tcW w:w="0" w:type="auto"/>
            <w:shd w:val="clear" w:color="auto" w:fill="auto"/>
            <w:noWrap/>
            <w:vAlign w:val="center"/>
            <w:hideMark/>
          </w:tcPr>
          <w:p w14:paraId="4ED3763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0.029</w:t>
            </w:r>
          </w:p>
        </w:tc>
        <w:tc>
          <w:tcPr>
            <w:tcW w:w="0" w:type="auto"/>
            <w:shd w:val="clear" w:color="auto" w:fill="auto"/>
            <w:noWrap/>
            <w:vAlign w:val="center"/>
            <w:hideMark/>
          </w:tcPr>
          <w:p w14:paraId="216A9E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4.7</w:t>
            </w:r>
          </w:p>
        </w:tc>
      </w:tr>
      <w:tr w:rsidR="00B426D3" w:rsidRPr="00B426D3" w14:paraId="73889AE1" w14:textId="77777777" w:rsidTr="00C40806">
        <w:trPr>
          <w:trHeight w:val="300"/>
        </w:trPr>
        <w:tc>
          <w:tcPr>
            <w:tcW w:w="0" w:type="auto"/>
            <w:shd w:val="clear" w:color="auto" w:fill="auto"/>
            <w:noWrap/>
            <w:vAlign w:val="center"/>
            <w:hideMark/>
          </w:tcPr>
          <w:p w14:paraId="23D0200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S_11</w:t>
            </w:r>
          </w:p>
        </w:tc>
        <w:tc>
          <w:tcPr>
            <w:tcW w:w="0" w:type="auto"/>
            <w:shd w:val="clear" w:color="auto" w:fill="auto"/>
            <w:noWrap/>
            <w:vAlign w:val="center"/>
            <w:hideMark/>
          </w:tcPr>
          <w:p w14:paraId="02696CB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67.8104</w:t>
            </w:r>
          </w:p>
        </w:tc>
        <w:tc>
          <w:tcPr>
            <w:tcW w:w="0" w:type="auto"/>
            <w:shd w:val="clear" w:color="auto" w:fill="auto"/>
            <w:noWrap/>
            <w:vAlign w:val="center"/>
            <w:hideMark/>
          </w:tcPr>
          <w:p w14:paraId="217B3BA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-157.097</w:t>
            </w:r>
          </w:p>
        </w:tc>
        <w:tc>
          <w:tcPr>
            <w:tcW w:w="0" w:type="auto"/>
            <w:shd w:val="clear" w:color="auto" w:fill="auto"/>
            <w:noWrap/>
            <w:vAlign w:val="center"/>
            <w:hideMark/>
          </w:tcPr>
          <w:p w14:paraId="0FAB895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21</w:t>
            </w:r>
          </w:p>
        </w:tc>
        <w:tc>
          <w:tcPr>
            <w:tcW w:w="0" w:type="auto"/>
            <w:shd w:val="clear" w:color="auto" w:fill="auto"/>
            <w:noWrap/>
            <w:vAlign w:val="center"/>
            <w:hideMark/>
          </w:tcPr>
          <w:p w14:paraId="42C00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0.0017</w:t>
            </w:r>
          </w:p>
        </w:tc>
        <w:tc>
          <w:tcPr>
            <w:tcW w:w="0" w:type="auto"/>
            <w:shd w:val="clear" w:color="auto" w:fill="auto"/>
            <w:noWrap/>
            <w:vAlign w:val="center"/>
            <w:hideMark/>
          </w:tcPr>
          <w:p w14:paraId="5CBE5B7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0.6366</w:t>
            </w:r>
          </w:p>
        </w:tc>
        <w:tc>
          <w:tcPr>
            <w:tcW w:w="0" w:type="auto"/>
            <w:shd w:val="clear" w:color="auto" w:fill="auto"/>
            <w:noWrap/>
            <w:vAlign w:val="center"/>
            <w:hideMark/>
          </w:tcPr>
          <w:p w14:paraId="0DC6AD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0.105</w:t>
            </w:r>
          </w:p>
        </w:tc>
        <w:tc>
          <w:tcPr>
            <w:tcW w:w="0" w:type="auto"/>
            <w:shd w:val="clear" w:color="auto" w:fill="auto"/>
            <w:noWrap/>
            <w:vAlign w:val="center"/>
            <w:hideMark/>
          </w:tcPr>
          <w:p w14:paraId="19F181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0.5376</w:t>
            </w:r>
          </w:p>
        </w:tc>
        <w:tc>
          <w:tcPr>
            <w:tcW w:w="0" w:type="auto"/>
            <w:shd w:val="clear" w:color="auto" w:fill="auto"/>
            <w:noWrap/>
            <w:vAlign w:val="center"/>
            <w:hideMark/>
          </w:tcPr>
          <w:p w14:paraId="60F2071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0.039</w:t>
            </w:r>
          </w:p>
        </w:tc>
        <w:tc>
          <w:tcPr>
            <w:tcW w:w="0" w:type="auto"/>
            <w:shd w:val="clear" w:color="auto" w:fill="auto"/>
            <w:noWrap/>
            <w:vAlign w:val="center"/>
            <w:hideMark/>
          </w:tcPr>
          <w:p w14:paraId="40074FA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6.1</w:t>
            </w:r>
          </w:p>
        </w:tc>
      </w:tr>
      <w:tr w:rsidR="00B426D3" w:rsidRPr="00B426D3" w14:paraId="5A5C94F8" w14:textId="77777777" w:rsidTr="00C40806">
        <w:trPr>
          <w:trHeight w:val="300"/>
        </w:trPr>
        <w:tc>
          <w:tcPr>
            <w:tcW w:w="0" w:type="auto"/>
            <w:shd w:val="clear" w:color="auto" w:fill="auto"/>
            <w:noWrap/>
            <w:vAlign w:val="center"/>
            <w:hideMark/>
          </w:tcPr>
          <w:p w14:paraId="5AAA8D51"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S_12</w:t>
            </w:r>
          </w:p>
        </w:tc>
        <w:tc>
          <w:tcPr>
            <w:tcW w:w="0" w:type="auto"/>
            <w:shd w:val="clear" w:color="auto" w:fill="auto"/>
            <w:noWrap/>
            <w:vAlign w:val="center"/>
            <w:hideMark/>
          </w:tcPr>
          <w:p w14:paraId="5BFC45B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67.81419</w:t>
            </w:r>
          </w:p>
        </w:tc>
        <w:tc>
          <w:tcPr>
            <w:tcW w:w="0" w:type="auto"/>
            <w:shd w:val="clear" w:color="auto" w:fill="auto"/>
            <w:noWrap/>
            <w:vAlign w:val="center"/>
            <w:hideMark/>
          </w:tcPr>
          <w:p w14:paraId="780AC5B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-160.017</w:t>
            </w:r>
          </w:p>
        </w:tc>
        <w:tc>
          <w:tcPr>
            <w:tcW w:w="0" w:type="auto"/>
            <w:shd w:val="clear" w:color="auto" w:fill="auto"/>
            <w:noWrap/>
            <w:vAlign w:val="center"/>
            <w:hideMark/>
          </w:tcPr>
          <w:p w14:paraId="505091B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DF3F4C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0.00155</w:t>
            </w:r>
          </w:p>
        </w:tc>
        <w:tc>
          <w:tcPr>
            <w:tcW w:w="0" w:type="auto"/>
            <w:shd w:val="clear" w:color="auto" w:fill="auto"/>
            <w:noWrap/>
            <w:vAlign w:val="center"/>
            <w:hideMark/>
          </w:tcPr>
          <w:p w14:paraId="530226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0.6943</w:t>
            </w:r>
          </w:p>
        </w:tc>
        <w:tc>
          <w:tcPr>
            <w:tcW w:w="0" w:type="auto"/>
            <w:shd w:val="clear" w:color="auto" w:fill="auto"/>
            <w:noWrap/>
            <w:vAlign w:val="center"/>
            <w:hideMark/>
          </w:tcPr>
          <w:p w14:paraId="147C629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0.108</w:t>
            </w:r>
          </w:p>
        </w:tc>
        <w:tc>
          <w:tcPr>
            <w:tcW w:w="0" w:type="auto"/>
            <w:shd w:val="clear" w:color="auto" w:fill="auto"/>
            <w:noWrap/>
            <w:vAlign w:val="center"/>
            <w:hideMark/>
          </w:tcPr>
          <w:p w14:paraId="02DE84E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0.4986</w:t>
            </w:r>
          </w:p>
        </w:tc>
        <w:tc>
          <w:tcPr>
            <w:tcW w:w="0" w:type="auto"/>
            <w:shd w:val="clear" w:color="auto" w:fill="auto"/>
            <w:noWrap/>
            <w:vAlign w:val="center"/>
            <w:hideMark/>
          </w:tcPr>
          <w:p w14:paraId="2D9D9A8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0.036</w:t>
            </w:r>
          </w:p>
        </w:tc>
        <w:tc>
          <w:tcPr>
            <w:tcW w:w="0" w:type="auto"/>
            <w:shd w:val="clear" w:color="auto" w:fill="auto"/>
            <w:noWrap/>
            <w:vAlign w:val="center"/>
            <w:hideMark/>
          </w:tcPr>
          <w:p w14:paraId="123D727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5.2</w:t>
            </w:r>
          </w:p>
        </w:tc>
      </w:tr>
      <w:tr w:rsidR="00B426D3" w:rsidRPr="00B426D3" w14:paraId="36E1C67B" w14:textId="77777777" w:rsidTr="00C40806">
        <w:trPr>
          <w:trHeight w:val="300"/>
        </w:trPr>
        <w:tc>
          <w:tcPr>
            <w:tcW w:w="0" w:type="auto"/>
            <w:shd w:val="clear" w:color="auto" w:fill="auto"/>
            <w:noWrap/>
            <w:vAlign w:val="center"/>
            <w:hideMark/>
          </w:tcPr>
          <w:p w14:paraId="2CCBDD37"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S_13</w:t>
            </w:r>
          </w:p>
        </w:tc>
        <w:tc>
          <w:tcPr>
            <w:tcW w:w="0" w:type="auto"/>
            <w:shd w:val="clear" w:color="auto" w:fill="auto"/>
            <w:noWrap/>
            <w:vAlign w:val="center"/>
            <w:hideMark/>
          </w:tcPr>
          <w:p w14:paraId="23F248C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68.12915</w:t>
            </w:r>
          </w:p>
        </w:tc>
        <w:tc>
          <w:tcPr>
            <w:tcW w:w="0" w:type="auto"/>
            <w:shd w:val="clear" w:color="auto" w:fill="auto"/>
            <w:noWrap/>
            <w:vAlign w:val="center"/>
            <w:hideMark/>
          </w:tcPr>
          <w:p w14:paraId="20DE73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-161.226</w:t>
            </w:r>
          </w:p>
        </w:tc>
        <w:tc>
          <w:tcPr>
            <w:tcW w:w="0" w:type="auto"/>
            <w:shd w:val="clear" w:color="auto" w:fill="auto"/>
            <w:noWrap/>
            <w:vAlign w:val="center"/>
            <w:hideMark/>
          </w:tcPr>
          <w:p w14:paraId="1100D4D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7F29E9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0.00209</w:t>
            </w:r>
          </w:p>
        </w:tc>
        <w:tc>
          <w:tcPr>
            <w:tcW w:w="0" w:type="auto"/>
            <w:shd w:val="clear" w:color="auto" w:fill="auto"/>
            <w:noWrap/>
            <w:vAlign w:val="center"/>
            <w:hideMark/>
          </w:tcPr>
          <w:p w14:paraId="61BBC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0.5268</w:t>
            </w:r>
          </w:p>
        </w:tc>
        <w:tc>
          <w:tcPr>
            <w:tcW w:w="0" w:type="auto"/>
            <w:shd w:val="clear" w:color="auto" w:fill="auto"/>
            <w:noWrap/>
            <w:vAlign w:val="center"/>
            <w:hideMark/>
          </w:tcPr>
          <w:p w14:paraId="7C5BEA7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6D3E2B2C"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50B18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0.048</w:t>
            </w:r>
          </w:p>
        </w:tc>
        <w:tc>
          <w:tcPr>
            <w:tcW w:w="0" w:type="auto"/>
            <w:shd w:val="clear" w:color="auto" w:fill="auto"/>
            <w:noWrap/>
            <w:vAlign w:val="center"/>
            <w:hideMark/>
          </w:tcPr>
          <w:p w14:paraId="15B0B37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9.1</w:t>
            </w:r>
          </w:p>
        </w:tc>
      </w:tr>
      <w:tr w:rsidR="00B426D3" w:rsidRPr="00B426D3" w14:paraId="3F752ABE" w14:textId="77777777" w:rsidTr="00C40806">
        <w:trPr>
          <w:trHeight w:val="300"/>
        </w:trPr>
        <w:tc>
          <w:tcPr>
            <w:tcW w:w="0" w:type="auto"/>
            <w:shd w:val="clear" w:color="auto" w:fill="auto"/>
            <w:noWrap/>
            <w:vAlign w:val="center"/>
            <w:hideMark/>
          </w:tcPr>
          <w:p w14:paraId="0E8825E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S_14</w:t>
            </w:r>
          </w:p>
        </w:tc>
        <w:tc>
          <w:tcPr>
            <w:tcW w:w="0" w:type="auto"/>
            <w:shd w:val="clear" w:color="auto" w:fill="auto"/>
            <w:noWrap/>
            <w:vAlign w:val="center"/>
            <w:hideMark/>
          </w:tcPr>
          <w:p w14:paraId="1822611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68.26632</w:t>
            </w:r>
          </w:p>
        </w:tc>
        <w:tc>
          <w:tcPr>
            <w:tcW w:w="0" w:type="auto"/>
            <w:shd w:val="clear" w:color="auto" w:fill="auto"/>
            <w:noWrap/>
            <w:vAlign w:val="center"/>
            <w:hideMark/>
          </w:tcPr>
          <w:p w14:paraId="79F2765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-157.32</w:t>
            </w:r>
          </w:p>
        </w:tc>
        <w:tc>
          <w:tcPr>
            <w:tcW w:w="0" w:type="auto"/>
            <w:shd w:val="clear" w:color="auto" w:fill="auto"/>
            <w:noWrap/>
            <w:vAlign w:val="center"/>
            <w:hideMark/>
          </w:tcPr>
          <w:p w14:paraId="65B36F3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2FBDF85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0.00067</w:t>
            </w:r>
          </w:p>
        </w:tc>
        <w:tc>
          <w:tcPr>
            <w:tcW w:w="0" w:type="auto"/>
            <w:shd w:val="clear" w:color="auto" w:fill="auto"/>
            <w:noWrap/>
            <w:vAlign w:val="center"/>
            <w:hideMark/>
          </w:tcPr>
          <w:p w14:paraId="25EC919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0.2369</w:t>
            </w:r>
          </w:p>
        </w:tc>
        <w:tc>
          <w:tcPr>
            <w:tcW w:w="0" w:type="auto"/>
            <w:shd w:val="clear" w:color="auto" w:fill="auto"/>
            <w:noWrap/>
            <w:vAlign w:val="center"/>
            <w:hideMark/>
          </w:tcPr>
          <w:p w14:paraId="7F996CD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0.403</w:t>
            </w:r>
          </w:p>
        </w:tc>
        <w:tc>
          <w:tcPr>
            <w:tcW w:w="0" w:type="auto"/>
            <w:shd w:val="clear" w:color="auto" w:fill="auto"/>
            <w:noWrap/>
            <w:vAlign w:val="center"/>
            <w:hideMark/>
          </w:tcPr>
          <w:p w14:paraId="3BF0AB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0.0095</w:t>
            </w:r>
          </w:p>
        </w:tc>
        <w:tc>
          <w:tcPr>
            <w:tcW w:w="0" w:type="auto"/>
            <w:shd w:val="clear" w:color="auto" w:fill="auto"/>
            <w:noWrap/>
            <w:vAlign w:val="center"/>
            <w:hideMark/>
          </w:tcPr>
          <w:p w14:paraId="1AFE865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0.015</w:t>
            </w:r>
          </w:p>
        </w:tc>
        <w:tc>
          <w:tcPr>
            <w:tcW w:w="0" w:type="auto"/>
            <w:shd w:val="clear" w:color="auto" w:fill="auto"/>
            <w:noWrap/>
            <w:vAlign w:val="center"/>
            <w:hideMark/>
          </w:tcPr>
          <w:p w14:paraId="3173B86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6.3</w:t>
            </w:r>
          </w:p>
        </w:tc>
      </w:tr>
      <w:tr w:rsidR="00B426D3" w:rsidRPr="00B426D3" w14:paraId="6F023431" w14:textId="77777777" w:rsidTr="00C40806">
        <w:trPr>
          <w:trHeight w:val="300"/>
        </w:trPr>
        <w:tc>
          <w:tcPr>
            <w:tcW w:w="0" w:type="auto"/>
            <w:shd w:val="clear" w:color="auto" w:fill="auto"/>
            <w:noWrap/>
            <w:vAlign w:val="center"/>
            <w:hideMark/>
          </w:tcPr>
          <w:p w14:paraId="0CF59C2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S_15</w:t>
            </w:r>
          </w:p>
        </w:tc>
        <w:tc>
          <w:tcPr>
            <w:tcW w:w="0" w:type="auto"/>
            <w:shd w:val="clear" w:color="auto" w:fill="auto"/>
            <w:noWrap/>
            <w:vAlign w:val="center"/>
            <w:hideMark/>
          </w:tcPr>
          <w:p w14:paraId="4573876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67.87087</w:t>
            </w:r>
          </w:p>
        </w:tc>
        <w:tc>
          <w:tcPr>
            <w:tcW w:w="0" w:type="auto"/>
            <w:shd w:val="clear" w:color="auto" w:fill="auto"/>
            <w:noWrap/>
            <w:vAlign w:val="center"/>
            <w:hideMark/>
          </w:tcPr>
          <w:p w14:paraId="7C1EB6C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-156.911</w:t>
            </w:r>
          </w:p>
        </w:tc>
        <w:tc>
          <w:tcPr>
            <w:tcW w:w="0" w:type="auto"/>
            <w:shd w:val="clear" w:color="auto" w:fill="auto"/>
            <w:noWrap/>
            <w:vAlign w:val="center"/>
            <w:hideMark/>
          </w:tcPr>
          <w:p w14:paraId="41572F9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22</w:t>
            </w:r>
          </w:p>
        </w:tc>
        <w:tc>
          <w:tcPr>
            <w:tcW w:w="0" w:type="auto"/>
            <w:shd w:val="clear" w:color="auto" w:fill="auto"/>
            <w:noWrap/>
            <w:vAlign w:val="center"/>
            <w:hideMark/>
          </w:tcPr>
          <w:p w14:paraId="48C95CF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0.00073</w:t>
            </w:r>
          </w:p>
        </w:tc>
        <w:tc>
          <w:tcPr>
            <w:tcW w:w="0" w:type="auto"/>
            <w:shd w:val="clear" w:color="auto" w:fill="auto"/>
            <w:noWrap/>
            <w:vAlign w:val="center"/>
            <w:hideMark/>
          </w:tcPr>
          <w:p w14:paraId="70014B6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0.6307</w:t>
            </w:r>
          </w:p>
        </w:tc>
        <w:tc>
          <w:tcPr>
            <w:tcW w:w="0" w:type="auto"/>
            <w:shd w:val="clear" w:color="auto" w:fill="auto"/>
            <w:noWrap/>
            <w:vAlign w:val="center"/>
            <w:hideMark/>
          </w:tcPr>
          <w:p w14:paraId="7CB65AB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0.01</w:t>
            </w:r>
          </w:p>
        </w:tc>
        <w:tc>
          <w:tcPr>
            <w:tcW w:w="0" w:type="auto"/>
            <w:shd w:val="clear" w:color="auto" w:fill="auto"/>
            <w:noWrap/>
            <w:vAlign w:val="center"/>
            <w:hideMark/>
          </w:tcPr>
          <w:p w14:paraId="7AC26C5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0.9759</w:t>
            </w:r>
          </w:p>
        </w:tc>
        <w:tc>
          <w:tcPr>
            <w:tcW w:w="0" w:type="auto"/>
            <w:shd w:val="clear" w:color="auto" w:fill="auto"/>
            <w:noWrap/>
            <w:vAlign w:val="center"/>
            <w:hideMark/>
          </w:tcPr>
          <w:p w14:paraId="0FC3A51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0.017</w:t>
            </w:r>
          </w:p>
        </w:tc>
        <w:tc>
          <w:tcPr>
            <w:tcW w:w="0" w:type="auto"/>
            <w:shd w:val="clear" w:color="auto" w:fill="auto"/>
            <w:noWrap/>
            <w:vAlign w:val="center"/>
            <w:hideMark/>
          </w:tcPr>
          <w:p w14:paraId="5FA2437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0819C860" w14:textId="77777777" w:rsidTr="00C40806">
        <w:trPr>
          <w:trHeight w:val="300"/>
        </w:trPr>
        <w:tc>
          <w:tcPr>
            <w:tcW w:w="0" w:type="auto"/>
            <w:shd w:val="clear" w:color="auto" w:fill="auto"/>
            <w:noWrap/>
            <w:vAlign w:val="center"/>
            <w:hideMark/>
          </w:tcPr>
          <w:p w14:paraId="42993C74"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S_16</w:t>
            </w:r>
          </w:p>
        </w:tc>
        <w:tc>
          <w:tcPr>
            <w:tcW w:w="0" w:type="auto"/>
            <w:shd w:val="clear" w:color="auto" w:fill="auto"/>
            <w:noWrap/>
            <w:vAlign w:val="center"/>
            <w:hideMark/>
          </w:tcPr>
          <w:p w14:paraId="0BB10356"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68.18229</w:t>
            </w:r>
          </w:p>
        </w:tc>
        <w:tc>
          <w:tcPr>
            <w:tcW w:w="0" w:type="auto"/>
            <w:shd w:val="clear" w:color="auto" w:fill="auto"/>
            <w:noWrap/>
            <w:vAlign w:val="center"/>
            <w:hideMark/>
          </w:tcPr>
          <w:p w14:paraId="20D9C1E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-156.824</w:t>
            </w:r>
          </w:p>
        </w:tc>
        <w:tc>
          <w:tcPr>
            <w:tcW w:w="0" w:type="auto"/>
            <w:shd w:val="clear" w:color="auto" w:fill="auto"/>
            <w:noWrap/>
            <w:vAlign w:val="center"/>
            <w:hideMark/>
          </w:tcPr>
          <w:p w14:paraId="5CEF7AB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6A440EE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0.00048</w:t>
            </w:r>
          </w:p>
        </w:tc>
        <w:tc>
          <w:tcPr>
            <w:tcW w:w="0" w:type="auto"/>
            <w:shd w:val="clear" w:color="auto" w:fill="auto"/>
            <w:noWrap/>
            <w:vAlign w:val="center"/>
            <w:hideMark/>
          </w:tcPr>
          <w:p w14:paraId="4FFDA6B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0.6445</w:t>
            </w:r>
          </w:p>
        </w:tc>
        <w:tc>
          <w:tcPr>
            <w:tcW w:w="0" w:type="auto"/>
            <w:shd w:val="clear" w:color="auto" w:fill="auto"/>
            <w:noWrap/>
            <w:vAlign w:val="center"/>
            <w:hideMark/>
          </w:tcPr>
          <w:p w14:paraId="50F2782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0.065</w:t>
            </w:r>
          </w:p>
        </w:tc>
        <w:tc>
          <w:tcPr>
            <w:tcW w:w="0" w:type="auto"/>
            <w:shd w:val="clear" w:color="auto" w:fill="auto"/>
            <w:noWrap/>
            <w:vAlign w:val="center"/>
            <w:hideMark/>
          </w:tcPr>
          <w:p w14:paraId="00F9362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0.693</w:t>
            </w:r>
          </w:p>
        </w:tc>
        <w:tc>
          <w:tcPr>
            <w:tcW w:w="0" w:type="auto"/>
            <w:shd w:val="clear" w:color="auto" w:fill="auto"/>
            <w:noWrap/>
            <w:vAlign w:val="center"/>
            <w:hideMark/>
          </w:tcPr>
          <w:p w14:paraId="73A068C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0.011</w:t>
            </w:r>
          </w:p>
        </w:tc>
        <w:tc>
          <w:tcPr>
            <w:tcW w:w="0" w:type="auto"/>
            <w:shd w:val="clear" w:color="auto" w:fill="auto"/>
            <w:noWrap/>
            <w:vAlign w:val="center"/>
            <w:hideMark/>
          </w:tcPr>
          <w:p w14:paraId="6BDFE9D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1.7</w:t>
            </w:r>
          </w:p>
        </w:tc>
      </w:tr>
      <w:tr w:rsidR="00B426D3" w:rsidRPr="00B426D3" w14:paraId="3F341127" w14:textId="77777777" w:rsidTr="00C40806">
        <w:trPr>
          <w:trHeight w:val="300"/>
        </w:trPr>
        <w:tc>
          <w:tcPr>
            <w:tcW w:w="0" w:type="auto"/>
            <w:shd w:val="clear" w:color="auto" w:fill="auto"/>
            <w:noWrap/>
            <w:vAlign w:val="center"/>
            <w:hideMark/>
          </w:tcPr>
          <w:p w14:paraId="6028CF6F"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S_17</w:t>
            </w:r>
          </w:p>
        </w:tc>
        <w:tc>
          <w:tcPr>
            <w:tcW w:w="0" w:type="auto"/>
            <w:shd w:val="clear" w:color="auto" w:fill="auto"/>
            <w:noWrap/>
            <w:vAlign w:val="center"/>
            <w:hideMark/>
          </w:tcPr>
          <w:p w14:paraId="18AAB6E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67.64494</w:t>
            </w:r>
          </w:p>
        </w:tc>
        <w:tc>
          <w:tcPr>
            <w:tcW w:w="0" w:type="auto"/>
            <w:shd w:val="clear" w:color="auto" w:fill="auto"/>
            <w:noWrap/>
            <w:vAlign w:val="center"/>
            <w:hideMark/>
          </w:tcPr>
          <w:p w14:paraId="6836C29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-158.002</w:t>
            </w:r>
          </w:p>
        </w:tc>
        <w:tc>
          <w:tcPr>
            <w:tcW w:w="0" w:type="auto"/>
            <w:shd w:val="clear" w:color="auto" w:fill="auto"/>
            <w:noWrap/>
            <w:vAlign w:val="center"/>
            <w:hideMark/>
          </w:tcPr>
          <w:p w14:paraId="17D4B19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55ADBC4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0.00314</w:t>
            </w:r>
          </w:p>
        </w:tc>
        <w:tc>
          <w:tcPr>
            <w:tcW w:w="0" w:type="auto"/>
            <w:shd w:val="clear" w:color="auto" w:fill="auto"/>
            <w:noWrap/>
            <w:vAlign w:val="center"/>
            <w:hideMark/>
          </w:tcPr>
          <w:p w14:paraId="051DDCF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0.6726</w:t>
            </w:r>
          </w:p>
        </w:tc>
        <w:tc>
          <w:tcPr>
            <w:tcW w:w="0" w:type="auto"/>
            <w:shd w:val="clear" w:color="auto" w:fill="auto"/>
            <w:noWrap/>
            <w:vAlign w:val="center"/>
            <w:hideMark/>
          </w:tcPr>
          <w:p w14:paraId="65B3E24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0.541</w:t>
            </w:r>
          </w:p>
        </w:tc>
        <w:tc>
          <w:tcPr>
            <w:tcW w:w="0" w:type="auto"/>
            <w:shd w:val="clear" w:color="auto" w:fill="auto"/>
            <w:noWrap/>
            <w:vAlign w:val="center"/>
            <w:hideMark/>
          </w:tcPr>
          <w:p w14:paraId="40FB9342"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0E4D14E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0.072</w:t>
            </w:r>
          </w:p>
        </w:tc>
        <w:tc>
          <w:tcPr>
            <w:tcW w:w="0" w:type="auto"/>
            <w:shd w:val="clear" w:color="auto" w:fill="auto"/>
            <w:noWrap/>
            <w:vAlign w:val="center"/>
            <w:hideMark/>
          </w:tcPr>
          <w:p w14:paraId="3E28D304"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10.7</w:t>
            </w:r>
          </w:p>
        </w:tc>
      </w:tr>
      <w:tr w:rsidR="00B426D3" w:rsidRPr="00B426D3" w14:paraId="4DCC2024" w14:textId="77777777" w:rsidTr="00C40806">
        <w:trPr>
          <w:trHeight w:val="300"/>
        </w:trPr>
        <w:tc>
          <w:tcPr>
            <w:tcW w:w="0" w:type="auto"/>
            <w:shd w:val="clear" w:color="auto" w:fill="auto"/>
            <w:noWrap/>
            <w:vAlign w:val="center"/>
            <w:hideMark/>
          </w:tcPr>
          <w:p w14:paraId="4B82D0B2"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S_18</w:t>
            </w:r>
          </w:p>
        </w:tc>
        <w:tc>
          <w:tcPr>
            <w:tcW w:w="0" w:type="auto"/>
            <w:shd w:val="clear" w:color="auto" w:fill="auto"/>
            <w:noWrap/>
            <w:vAlign w:val="center"/>
            <w:hideMark/>
          </w:tcPr>
          <w:p w14:paraId="748D1A1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67.94227</w:t>
            </w:r>
          </w:p>
        </w:tc>
        <w:tc>
          <w:tcPr>
            <w:tcW w:w="0" w:type="auto"/>
            <w:shd w:val="clear" w:color="auto" w:fill="auto"/>
            <w:noWrap/>
            <w:vAlign w:val="center"/>
            <w:hideMark/>
          </w:tcPr>
          <w:p w14:paraId="642F1E53"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-161.809</w:t>
            </w:r>
          </w:p>
        </w:tc>
        <w:tc>
          <w:tcPr>
            <w:tcW w:w="0" w:type="auto"/>
            <w:shd w:val="clear" w:color="auto" w:fill="auto"/>
            <w:noWrap/>
            <w:vAlign w:val="center"/>
            <w:hideMark/>
          </w:tcPr>
          <w:p w14:paraId="7EAB500F"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0D2B3D99"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-0.00086</w:t>
            </w:r>
          </w:p>
        </w:tc>
        <w:tc>
          <w:tcPr>
            <w:tcW w:w="0" w:type="auto"/>
            <w:shd w:val="clear" w:color="auto" w:fill="auto"/>
            <w:noWrap/>
            <w:vAlign w:val="center"/>
            <w:hideMark/>
          </w:tcPr>
          <w:p w14:paraId="4EE6CAA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0.7419</w:t>
            </w:r>
          </w:p>
        </w:tc>
        <w:tc>
          <w:tcPr>
            <w:tcW w:w="0" w:type="auto"/>
            <w:shd w:val="clear" w:color="auto" w:fill="auto"/>
            <w:noWrap/>
            <w:vAlign w:val="center"/>
            <w:hideMark/>
          </w:tcPr>
          <w:p w14:paraId="06F9721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-0.152</w:t>
            </w:r>
          </w:p>
        </w:tc>
        <w:tc>
          <w:tcPr>
            <w:tcW w:w="0" w:type="auto"/>
            <w:shd w:val="clear" w:color="auto" w:fill="auto"/>
            <w:noWrap/>
            <w:vAlign w:val="center"/>
            <w:hideMark/>
          </w:tcPr>
          <w:p w14:paraId="2A9A94C7"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0.3377</w:t>
            </w:r>
          </w:p>
        </w:tc>
        <w:tc>
          <w:tcPr>
            <w:tcW w:w="0" w:type="auto"/>
            <w:shd w:val="clear" w:color="auto" w:fill="auto"/>
            <w:noWrap/>
            <w:vAlign w:val="center"/>
            <w:hideMark/>
          </w:tcPr>
          <w:p w14:paraId="074A6785" w14:textId="1D5C11AF"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w:t>
            </w:r>
            <w:r w:rsidR="005D2BDA">
              <w:rPr>
                <w:rFonts w:ascii="Times New Roman" w:eastAsiaTheme="minorHAnsi" w:hAnsi="Times New Roman" w:cs="Times New Roman"/>
                <w:sz w:val="18"/>
                <w:szCs w:val="18"/>
                <w:lang w:eastAsia="en-US"/>
              </w:rPr>
              <w:t>0</w:t>
            </w:r>
          </w:p>
        </w:tc>
        <w:tc>
          <w:tcPr>
            <w:tcW w:w="0" w:type="auto"/>
            <w:shd w:val="clear" w:color="auto" w:fill="auto"/>
            <w:noWrap/>
            <w:vAlign w:val="center"/>
            <w:hideMark/>
          </w:tcPr>
          <w:p w14:paraId="4C7208E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-2.7</w:t>
            </w:r>
          </w:p>
        </w:tc>
      </w:tr>
      <w:tr w:rsidR="00B426D3" w:rsidRPr="00B426D3" w14:paraId="519F44EF" w14:textId="77777777" w:rsidTr="00C40806">
        <w:trPr>
          <w:trHeight w:val="300"/>
        </w:trPr>
        <w:tc>
          <w:tcPr>
            <w:tcW w:w="0" w:type="auto"/>
            <w:shd w:val="clear" w:color="auto" w:fill="auto"/>
            <w:noWrap/>
            <w:vAlign w:val="center"/>
            <w:hideMark/>
          </w:tcPr>
          <w:p w14:paraId="2AF9F4F3" w14:textId="77777777" w:rsidR="00B426D3" w:rsidRPr="00B426D3" w:rsidRDefault="00B426D3" w:rsidP="00B426D3">
            <w:pPr>
              <w:spacing w:after="0" w:line="240" w:lineRule="auto"/>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S_19</w:t>
            </w:r>
          </w:p>
        </w:tc>
        <w:tc>
          <w:tcPr>
            <w:tcW w:w="0" w:type="auto"/>
            <w:shd w:val="clear" w:color="auto" w:fill="auto"/>
            <w:noWrap/>
            <w:vAlign w:val="center"/>
            <w:hideMark/>
          </w:tcPr>
          <w:p w14:paraId="5236C905"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67.76848</w:t>
            </w:r>
          </w:p>
        </w:tc>
        <w:tc>
          <w:tcPr>
            <w:tcW w:w="0" w:type="auto"/>
            <w:shd w:val="clear" w:color="auto" w:fill="auto"/>
            <w:noWrap/>
            <w:vAlign w:val="center"/>
            <w:hideMark/>
          </w:tcPr>
          <w:p w14:paraId="1ACAAE3E"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-162.447</w:t>
            </w:r>
          </w:p>
        </w:tc>
        <w:tc>
          <w:tcPr>
            <w:tcW w:w="0" w:type="auto"/>
            <w:shd w:val="clear" w:color="auto" w:fill="auto"/>
            <w:noWrap/>
            <w:vAlign w:val="center"/>
            <w:hideMark/>
          </w:tcPr>
          <w:p w14:paraId="6C8B49CD"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23</w:t>
            </w:r>
          </w:p>
        </w:tc>
        <w:tc>
          <w:tcPr>
            <w:tcW w:w="0" w:type="auto"/>
            <w:shd w:val="clear" w:color="auto" w:fill="auto"/>
            <w:noWrap/>
            <w:vAlign w:val="center"/>
            <w:hideMark/>
          </w:tcPr>
          <w:p w14:paraId="369B300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0.00623</w:t>
            </w:r>
          </w:p>
        </w:tc>
        <w:tc>
          <w:tcPr>
            <w:tcW w:w="0" w:type="auto"/>
            <w:shd w:val="clear" w:color="auto" w:fill="auto"/>
            <w:noWrap/>
            <w:vAlign w:val="center"/>
            <w:hideMark/>
          </w:tcPr>
          <w:p w14:paraId="7A8EBF21"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0.5918</w:t>
            </w:r>
          </w:p>
        </w:tc>
        <w:tc>
          <w:tcPr>
            <w:tcW w:w="0" w:type="auto"/>
            <w:shd w:val="clear" w:color="auto" w:fill="auto"/>
            <w:noWrap/>
            <w:vAlign w:val="center"/>
            <w:hideMark/>
          </w:tcPr>
          <w:p w14:paraId="51474A7A"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0.784</w:t>
            </w:r>
          </w:p>
        </w:tc>
        <w:tc>
          <w:tcPr>
            <w:tcW w:w="0" w:type="auto"/>
            <w:shd w:val="clear" w:color="auto" w:fill="auto"/>
            <w:noWrap/>
            <w:vAlign w:val="center"/>
            <w:hideMark/>
          </w:tcPr>
          <w:p w14:paraId="3700FCF8"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imes New Roman" w:hAnsi="Times New Roman" w:cs="Times New Roman"/>
                <w:color w:val="000000"/>
                <w:sz w:val="18"/>
                <w:szCs w:val="18"/>
                <w:lang w:eastAsia="en-US"/>
              </w:rPr>
              <w:t>&lt; 0.001</w:t>
            </w:r>
          </w:p>
        </w:tc>
        <w:tc>
          <w:tcPr>
            <w:tcW w:w="0" w:type="auto"/>
            <w:shd w:val="clear" w:color="auto" w:fill="auto"/>
            <w:noWrap/>
            <w:vAlign w:val="center"/>
            <w:hideMark/>
          </w:tcPr>
          <w:p w14:paraId="3BF576FB"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0.025</w:t>
            </w:r>
          </w:p>
        </w:tc>
        <w:tc>
          <w:tcPr>
            <w:tcW w:w="0" w:type="auto"/>
            <w:shd w:val="clear" w:color="auto" w:fill="auto"/>
            <w:noWrap/>
            <w:vAlign w:val="center"/>
            <w:hideMark/>
          </w:tcPr>
          <w:p w14:paraId="52E26090" w14:textId="77777777" w:rsidR="00B426D3" w:rsidRPr="00B426D3" w:rsidRDefault="00B426D3" w:rsidP="00B426D3">
            <w:pPr>
              <w:spacing w:after="0" w:line="240" w:lineRule="auto"/>
              <w:jc w:val="center"/>
              <w:rPr>
                <w:rFonts w:ascii="Times New Roman" w:eastAsia="Times New Roman" w:hAnsi="Times New Roman" w:cs="Times New Roman"/>
                <w:color w:val="000000"/>
                <w:sz w:val="18"/>
                <w:szCs w:val="18"/>
                <w:lang w:eastAsia="en-US"/>
              </w:rPr>
            </w:pPr>
            <w:r w:rsidRPr="00B426D3">
              <w:rPr>
                <w:rFonts w:ascii="Times New Roman" w:eastAsiaTheme="minorHAnsi" w:hAnsi="Times New Roman" w:cs="Times New Roman"/>
                <w:sz w:val="18"/>
                <w:szCs w:val="18"/>
                <w:lang w:eastAsia="en-US"/>
              </w:rPr>
              <w:t>4.2</w:t>
            </w:r>
          </w:p>
        </w:tc>
      </w:tr>
    </w:tbl>
    <w:p w14:paraId="00610D3B" w14:textId="300B1B9E" w:rsidR="00A34F7B" w:rsidRDefault="00A34F7B" w:rsidP="008A44EA">
      <w:pPr>
        <w:pStyle w:val="NoSpacing"/>
        <w:rPr>
          <w:rFonts w:ascii="Consolas" w:hAnsi="Consolas" w:cs="Times New Roman"/>
          <w:sz w:val="24"/>
          <w:szCs w:val="24"/>
        </w:rPr>
      </w:pPr>
    </w:p>
    <w:p w14:paraId="352F4C93" w14:textId="77777777" w:rsidR="00A34F7B" w:rsidRDefault="00A34F7B" w:rsidP="008A44EA">
      <w:pPr>
        <w:pStyle w:val="NoSpacing"/>
        <w:rPr>
          <w:rFonts w:ascii="Consolas" w:hAnsi="Consolas" w:cs="Times New Roman"/>
          <w:sz w:val="24"/>
          <w:szCs w:val="24"/>
        </w:rPr>
      </w:pPr>
    </w:p>
    <w:p w14:paraId="7F5A0B60" w14:textId="0BB2FCDB" w:rsidR="00046368" w:rsidRDefault="00BD39A0" w:rsidP="008A44EA">
      <w:pPr>
        <w:pStyle w:val="NoSpacing"/>
        <w:rPr>
          <w:rFonts w:ascii="Consolas" w:hAnsi="Consolas" w:cs="Times New Roman"/>
          <w:sz w:val="24"/>
          <w:szCs w:val="24"/>
        </w:rPr>
      </w:pPr>
      <w:r>
        <w:rPr>
          <w:rFonts w:ascii="Consolas" w:hAnsi="Consolas" w:cs="Times New Roman"/>
          <w:noProof/>
          <w:sz w:val="24"/>
          <w:szCs w:val="24"/>
        </w:rPr>
        <w:lastRenderedPageBreak/>
        <w:drawing>
          <wp:inline distT="0" distB="0" distL="0" distR="0" wp14:anchorId="6C9B1A40" wp14:editId="14894BBC">
            <wp:extent cx="5943600" cy="3962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D910684" w14:textId="2E9BB5EA" w:rsidR="00046368" w:rsidRDefault="00046368" w:rsidP="008A44EA">
      <w:pPr>
        <w:pStyle w:val="NoSpacing"/>
        <w:rPr>
          <w:rFonts w:ascii="Consolas" w:hAnsi="Consolas" w:cs="Times New Roman"/>
          <w:sz w:val="24"/>
          <w:szCs w:val="24"/>
        </w:rPr>
      </w:pPr>
    </w:p>
    <w:p w14:paraId="676BD8A4" w14:textId="2BA92BFB"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w:t>
      </w:r>
      <w:r w:rsidR="00BD39A0">
        <w:rPr>
          <w:rFonts w:ascii="Times New Roman" w:hAnsi="Times New Roman" w:cs="Times New Roman"/>
          <w:sz w:val="24"/>
          <w:szCs w:val="24"/>
        </w:rPr>
        <w:t>2</w:t>
      </w:r>
      <w:r>
        <w:rPr>
          <w:rFonts w:ascii="Times New Roman" w:hAnsi="Times New Roman" w:cs="Times New Roman"/>
          <w:sz w:val="24"/>
          <w:szCs w:val="24"/>
        </w:rPr>
        <w:t xml:space="preserve"> among </w:t>
      </w:r>
      <w:r w:rsidR="00BD39A0">
        <w:rPr>
          <w:rFonts w:ascii="Times New Roman" w:hAnsi="Times New Roman" w:cs="Times New Roman"/>
          <w:sz w:val="24"/>
          <w:szCs w:val="24"/>
        </w:rPr>
        <w:t>sample points across the Noatak National Preserve</w:t>
      </w:r>
      <w:r w:rsidR="005900E1">
        <w:rPr>
          <w:rFonts w:ascii="Times New Roman" w:hAnsi="Times New Roman" w:cs="Times New Roman"/>
          <w:sz w:val="24"/>
          <w:szCs w:val="24"/>
        </w:rPr>
        <w:t xml:space="preserve">. </w:t>
      </w:r>
      <w:moveFromRangeStart w:id="88" w:author="Jakob Assmann" w:date="2023-01-12T14:13:00Z" w:name="move124425248"/>
      <w:moveFrom w:id="89" w:author="Jakob Assmann" w:date="2023-01-12T14:13:00Z">
        <w:r w:rsidR="005900E1" w:rsidDel="00B76CFE">
          <w:rPr>
            <w:rFonts w:ascii="Times New Roman" w:hAnsi="Times New Roman" w:cs="Times New Roman"/>
            <w:sz w:val="24"/>
            <w:szCs w:val="24"/>
          </w:rPr>
          <w:t xml:space="preserve">Changes </w:t>
        </w:r>
        <w:r w:rsidR="00674838" w:rsidDel="00B76CFE">
          <w:rPr>
            <w:rFonts w:ascii="Times New Roman" w:hAnsi="Times New Roman" w:cs="Times New Roman"/>
            <w:sz w:val="24"/>
            <w:szCs w:val="24"/>
          </w:rPr>
          <w:t xml:space="preserve">were assessed for each </w:t>
        </w:r>
        <w:r w:rsidR="003079C9" w:rsidDel="00B76CFE">
          <w:rPr>
            <w:rFonts w:ascii="Times New Roman" w:hAnsi="Times New Roman" w:cs="Times New Roman"/>
            <w:sz w:val="24"/>
            <w:szCs w:val="24"/>
          </w:rPr>
          <w:t xml:space="preserve">sample point </w:t>
        </w:r>
        <w:r w:rsidR="00674838" w:rsidDel="00B76CFE">
          <w:rPr>
            <w:rFonts w:ascii="Times New Roman" w:hAnsi="Times New Roman" w:cs="Times New Roman"/>
            <w:sz w:val="24"/>
            <w:szCs w:val="24"/>
          </w:rPr>
          <w:t>by removing temporal autocorrelation and then applying a Mann-Kendall trend test</w:t>
        </w:r>
        <w:r w:rsidR="003079C9" w:rsidDel="00B76CFE">
          <w:rPr>
            <w:rFonts w:ascii="Times New Roman" w:hAnsi="Times New Roman" w:cs="Times New Roman"/>
            <w:sz w:val="24"/>
            <w:szCs w:val="24"/>
          </w:rPr>
          <w:t xml:space="preserve">. </w:t>
        </w:r>
      </w:moveFrom>
      <w:moveFromRangeEnd w:id="88"/>
      <w:ins w:id="90" w:author="Jakob Assmann" w:date="2023-01-12T14:18:00Z">
        <w:r w:rsidR="005F3B41">
          <w:rPr>
            <w:rFonts w:ascii="Times New Roman" w:hAnsi="Times New Roman" w:cs="Times New Roman"/>
            <w:sz w:val="24"/>
            <w:szCs w:val="24"/>
          </w:rPr>
          <w:t xml:space="preserve">Relative changes in percent </w:t>
        </w:r>
      </w:ins>
      <w:ins w:id="91" w:author="Jakob Assmann" w:date="2023-01-12T14:35:00Z">
        <w:r w:rsidR="001A1A5B">
          <w:rPr>
            <w:rFonts w:ascii="Times New Roman" w:hAnsi="Times New Roman" w:cs="Times New Roman"/>
            <w:sz w:val="24"/>
            <w:szCs w:val="24"/>
          </w:rPr>
          <w:t>are</w:t>
        </w:r>
      </w:ins>
      <w:ins w:id="92" w:author="Jakob Assmann" w:date="2023-01-12T14:18:00Z">
        <w:r w:rsidR="005F3B41">
          <w:rPr>
            <w:rFonts w:ascii="Times New Roman" w:hAnsi="Times New Roman" w:cs="Times New Roman"/>
            <w:sz w:val="24"/>
            <w:szCs w:val="24"/>
          </w:rPr>
          <w:t xml:space="preserve"> calculated based on the</w:t>
        </w:r>
      </w:ins>
      <w:ins w:id="93" w:author="Jakob Assmann" w:date="2023-01-12T14:20:00Z">
        <w:r w:rsidR="005F3B41">
          <w:rPr>
            <w:rFonts w:ascii="Times New Roman" w:hAnsi="Times New Roman" w:cs="Times New Roman"/>
            <w:sz w:val="24"/>
            <w:szCs w:val="24"/>
          </w:rPr>
          <w:t xml:space="preserve"> Theil-Sen</w:t>
        </w:r>
      </w:ins>
      <w:ins w:id="94" w:author="Jakob Assmann" w:date="2023-01-12T14:18:00Z">
        <w:r w:rsidR="005F3B41">
          <w:rPr>
            <w:rFonts w:ascii="Times New Roman" w:hAnsi="Times New Roman" w:cs="Times New Roman"/>
            <w:sz w:val="24"/>
            <w:szCs w:val="24"/>
          </w:rPr>
          <w:t xml:space="preserve"> slope</w:t>
        </w:r>
      </w:ins>
      <w:ins w:id="95" w:author="Jakob Assmann" w:date="2023-01-12T14:35:00Z">
        <w:r w:rsidR="001A1A5B">
          <w:rPr>
            <w:rFonts w:ascii="Times New Roman" w:hAnsi="Times New Roman" w:cs="Times New Roman"/>
            <w:sz w:val="24"/>
            <w:szCs w:val="24"/>
          </w:rPr>
          <w:t xml:space="preserve"> and intercept</w:t>
        </w:r>
      </w:ins>
      <w:ins w:id="96" w:author="Jakob Assmann" w:date="2023-01-12T14:18:00Z">
        <w:r w:rsidR="005F3B41">
          <w:rPr>
            <w:rFonts w:ascii="Times New Roman" w:hAnsi="Times New Roman" w:cs="Times New Roman"/>
            <w:sz w:val="24"/>
            <w:szCs w:val="24"/>
          </w:rPr>
          <w:t xml:space="preserve"> estimates</w:t>
        </w:r>
      </w:ins>
      <w:ins w:id="97" w:author="Jakob Assmann" w:date="2023-01-12T14:35:00Z">
        <w:r w:rsidR="001A1A5B">
          <w:rPr>
            <w:rFonts w:ascii="Times New Roman" w:hAnsi="Times New Roman" w:cs="Times New Roman"/>
            <w:sz w:val="24"/>
            <w:szCs w:val="24"/>
          </w:rPr>
          <w:t xml:space="preserve"> (Table 4).</w:t>
        </w:r>
      </w:ins>
      <w:ins w:id="98" w:author="Jakob Assmann" w:date="2023-01-12T14:20:00Z">
        <w:r w:rsidR="005F3B41">
          <w:rPr>
            <w:rFonts w:ascii="Times New Roman" w:hAnsi="Times New Roman" w:cs="Times New Roman"/>
            <w:sz w:val="24"/>
            <w:szCs w:val="24"/>
          </w:rPr>
          <w:t xml:space="preserve"> </w:t>
        </w:r>
      </w:ins>
      <w:ins w:id="99" w:author="Jakob Assmann" w:date="2023-01-12T14:18:00Z">
        <w:r w:rsidR="005F3B41">
          <w:rPr>
            <w:rFonts w:ascii="Times New Roman" w:hAnsi="Times New Roman" w:cs="Times New Roman"/>
            <w:sz w:val="24"/>
            <w:szCs w:val="24"/>
          </w:rPr>
          <w:t xml:space="preserve"> </w:t>
        </w:r>
      </w:ins>
    </w:p>
    <w:p w14:paraId="3F4E742E" w14:textId="494EA5D6" w:rsidR="009A61ED" w:rsidRDefault="009A61ED" w:rsidP="00674838">
      <w:pPr>
        <w:pStyle w:val="NoSpacing"/>
        <w:rPr>
          <w:rFonts w:ascii="Times New Roman" w:hAnsi="Times New Roman" w:cs="Times New Roman"/>
          <w:sz w:val="24"/>
          <w:szCs w:val="24"/>
        </w:rPr>
      </w:pPr>
    </w:p>
    <w:p w14:paraId="693CE62B" w14:textId="636A507A" w:rsidR="00286E96" w:rsidRDefault="00B07E9F" w:rsidP="00674838">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D63749" wp14:editId="3D461FCD">
            <wp:extent cx="5943600" cy="3353519"/>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rotWithShape="1">
                    <a:blip r:embed="rId19">
                      <a:extLst>
                        <a:ext uri="{28A0092B-C50C-407E-A947-70E740481C1C}">
                          <a14:useLocalDpi xmlns:a14="http://schemas.microsoft.com/office/drawing/2010/main" val="0"/>
                        </a:ext>
                      </a:extLst>
                    </a:blip>
                    <a:srcRect t="24770"/>
                    <a:stretch/>
                  </pic:blipFill>
                  <pic:spPr bwMode="auto">
                    <a:xfrm>
                      <a:off x="0" y="0"/>
                      <a:ext cx="5943600" cy="3353519"/>
                    </a:xfrm>
                    <a:prstGeom prst="rect">
                      <a:avLst/>
                    </a:prstGeom>
                    <a:ln>
                      <a:noFill/>
                    </a:ln>
                    <a:extLst>
                      <a:ext uri="{53640926-AAD7-44D8-BBD7-CCE9431645EC}">
                        <a14:shadowObscured xmlns:a14="http://schemas.microsoft.com/office/drawing/2010/main"/>
                      </a:ext>
                    </a:extLst>
                  </pic:spPr>
                </pic:pic>
              </a:graphicData>
            </a:graphic>
          </wp:inline>
        </w:drawing>
      </w:r>
    </w:p>
    <w:p w14:paraId="43E027AD" w14:textId="2CD964B9" w:rsidR="00B07E9F" w:rsidRDefault="00B07E9F" w:rsidP="00B07E9F">
      <w:pPr>
        <w:pStyle w:val="NoSpacing"/>
        <w:rPr>
          <w:rFonts w:ascii="Times New Roman" w:hAnsi="Times New Roman" w:cs="Times New Roman"/>
          <w:sz w:val="24"/>
          <w:szCs w:val="24"/>
        </w:rPr>
      </w:pPr>
      <w:commentRangeStart w:id="100"/>
      <w:r>
        <w:rPr>
          <w:rFonts w:ascii="Times New Roman" w:hAnsi="Times New Roman" w:cs="Times New Roman"/>
          <w:sz w:val="24"/>
          <w:szCs w:val="24"/>
        </w:rPr>
        <w:t xml:space="preserve">Figure 8. </w:t>
      </w:r>
      <w:commentRangeEnd w:id="100"/>
      <w:r w:rsidR="001A1A5B">
        <w:rPr>
          <w:rStyle w:val="CommentReference"/>
        </w:rPr>
        <w:commentReference w:id="100"/>
      </w:r>
      <w:r>
        <w:rPr>
          <w:rFonts w:ascii="Times New Roman" w:hAnsi="Times New Roman" w:cs="Times New Roman"/>
          <w:sz w:val="24"/>
          <w:szCs w:val="24"/>
        </w:rPr>
        <w:t xml:space="preserve">Screenshot of a </w:t>
      </w:r>
      <w:r w:rsidRPr="00AD00AA">
        <w:rPr>
          <w:rFonts w:ascii="Times New Roman" w:hAnsi="Times New Roman" w:cs="Times New Roman"/>
          <w:i/>
          <w:iCs/>
          <w:sz w:val="24"/>
          <w:szCs w:val="24"/>
        </w:rPr>
        <w:t>leaflet</w:t>
      </w:r>
      <w:r>
        <w:rPr>
          <w:rFonts w:ascii="Times New Roman" w:hAnsi="Times New Roman" w:cs="Times New Roman"/>
          <w:sz w:val="24"/>
          <w:szCs w:val="24"/>
        </w:rPr>
        <w:t xml:space="preserve"> interactive map showing the trends in </w:t>
      </w:r>
      <w:proofErr w:type="spellStart"/>
      <w:r>
        <w:rPr>
          <w:rFonts w:ascii="Times New Roman" w:hAnsi="Times New Roman" w:cs="Times New Roman"/>
          <w:sz w:val="24"/>
          <w:szCs w:val="24"/>
        </w:rPr>
        <w:t>NDVI</w:t>
      </w:r>
      <w:r w:rsidRPr="00B07E9F">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2022 for sample points in the Noatak National Preserve. Base map from ESRI World Imagery. </w:t>
      </w:r>
    </w:p>
    <w:p w14:paraId="700D5535" w14:textId="77777777" w:rsidR="00B07E9F" w:rsidRDefault="00B07E9F" w:rsidP="00674838">
      <w:pPr>
        <w:pStyle w:val="NoSpacing"/>
        <w:rPr>
          <w:rFonts w:ascii="Times New Roman" w:hAnsi="Times New Roman" w:cs="Times New Roman"/>
          <w:sz w:val="24"/>
          <w:szCs w:val="24"/>
        </w:rPr>
      </w:pPr>
    </w:p>
    <w:p w14:paraId="23DCD976" w14:textId="68C0D65C"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 xml:space="preserve">Results </w:t>
      </w:r>
      <w:r w:rsidR="000F157C">
        <w:rPr>
          <w:rFonts w:ascii="Times New Roman" w:hAnsi="Times New Roman" w:cs="Times New Roman"/>
          <w:i/>
          <w:iCs/>
          <w:sz w:val="24"/>
          <w:szCs w:val="24"/>
        </w:rPr>
        <w:t xml:space="preserve">and interpretation of the </w:t>
      </w:r>
      <w:r w:rsidRPr="00444959">
        <w:rPr>
          <w:rFonts w:ascii="Times New Roman" w:hAnsi="Times New Roman" w:cs="Times New Roman"/>
          <w:i/>
          <w:iCs/>
          <w:sz w:val="24"/>
          <w:szCs w:val="24"/>
        </w:rPr>
        <w:t xml:space="preserve">example </w:t>
      </w:r>
      <w:r w:rsidR="00AC7369">
        <w:rPr>
          <w:rFonts w:ascii="Times New Roman" w:hAnsi="Times New Roman" w:cs="Times New Roman"/>
          <w:i/>
          <w:iCs/>
          <w:sz w:val="24"/>
          <w:szCs w:val="24"/>
        </w:rPr>
        <w:t>analysis</w:t>
      </w:r>
    </w:p>
    <w:p w14:paraId="58025F1E" w14:textId="42DFC848" w:rsidR="004522AE" w:rsidRDefault="004A673D" w:rsidP="00316739">
      <w:pPr>
        <w:pStyle w:val="NoSpacing"/>
        <w:rPr>
          <w:rFonts w:ascii="Times New Roman" w:hAnsi="Times New Roman" w:cs="Times New Roman"/>
          <w:sz w:val="24"/>
          <w:szCs w:val="24"/>
        </w:rPr>
      </w:pPr>
      <w:r>
        <w:rPr>
          <w:rFonts w:ascii="Times New Roman" w:hAnsi="Times New Roman" w:cs="Times New Roman"/>
          <w:sz w:val="24"/>
          <w:szCs w:val="24"/>
        </w:rPr>
        <w:t>Our analysis showed a</w:t>
      </w:r>
      <w:r w:rsidR="00105262">
        <w:rPr>
          <w:rFonts w:ascii="Times New Roman" w:hAnsi="Times New Roman" w:cs="Times New Roman"/>
          <w:sz w:val="24"/>
          <w:szCs w:val="24"/>
        </w:rPr>
        <w:t xml:space="preserve">nnual maximum vegetation greenness (i.e., </w:t>
      </w:r>
      <w:proofErr w:type="spellStart"/>
      <w:r w:rsidR="00105262">
        <w:rPr>
          <w:rFonts w:ascii="Times New Roman" w:hAnsi="Times New Roman" w:cs="Times New Roman"/>
          <w:sz w:val="24"/>
          <w:szCs w:val="24"/>
        </w:rPr>
        <w:t>NDVI</w:t>
      </w:r>
      <w:r w:rsidR="00105262" w:rsidRPr="00105262">
        <w:rPr>
          <w:rFonts w:ascii="Times New Roman" w:hAnsi="Times New Roman" w:cs="Times New Roman"/>
          <w:sz w:val="24"/>
          <w:szCs w:val="24"/>
          <w:vertAlign w:val="subscript"/>
        </w:rPr>
        <w:t>max</w:t>
      </w:r>
      <w:proofErr w:type="spellEnd"/>
      <w:r w:rsidR="00105262">
        <w:rPr>
          <w:rFonts w:ascii="Times New Roman" w:hAnsi="Times New Roman" w:cs="Times New Roman"/>
          <w:sz w:val="24"/>
          <w:szCs w:val="24"/>
        </w:rPr>
        <w:t xml:space="preserve">) increased </w:t>
      </w:r>
      <w:r w:rsidR="00B63933">
        <w:rPr>
          <w:rFonts w:ascii="Times New Roman" w:hAnsi="Times New Roman" w:cs="Times New Roman"/>
          <w:sz w:val="24"/>
          <w:szCs w:val="24"/>
        </w:rPr>
        <w:t>5.5</w:t>
      </w:r>
      <w:r>
        <w:rPr>
          <w:rFonts w:ascii="Times New Roman" w:hAnsi="Times New Roman" w:cs="Times New Roman"/>
          <w:sz w:val="24"/>
          <w:szCs w:val="24"/>
        </w:rPr>
        <w:t xml:space="preserve"> ± </w:t>
      </w:r>
      <w:r w:rsidR="00B63933">
        <w:rPr>
          <w:rFonts w:ascii="Times New Roman" w:hAnsi="Times New Roman" w:cs="Times New Roman"/>
          <w:sz w:val="24"/>
          <w:szCs w:val="24"/>
        </w:rPr>
        <w:t>10.8</w:t>
      </w:r>
      <w:r>
        <w:rPr>
          <w:rFonts w:ascii="Times New Roman" w:hAnsi="Times New Roman" w:cs="Times New Roman"/>
          <w:sz w:val="24"/>
          <w:szCs w:val="24"/>
        </w:rPr>
        <w:t xml:space="preserve">% </w:t>
      </w:r>
      <w:r w:rsidR="003141F9">
        <w:rPr>
          <w:rFonts w:ascii="Times New Roman" w:hAnsi="Times New Roman" w:cs="Times New Roman"/>
          <w:sz w:val="24"/>
          <w:szCs w:val="24"/>
        </w:rPr>
        <w:t xml:space="preserve">(mean ± 1 SD) </w:t>
      </w:r>
      <w:r w:rsidR="00985941">
        <w:rPr>
          <w:rFonts w:ascii="Times New Roman" w:hAnsi="Times New Roman" w:cs="Times New Roman"/>
          <w:sz w:val="24"/>
          <w:szCs w:val="24"/>
        </w:rPr>
        <w:t>from 2000 to 202</w:t>
      </w:r>
      <w:r w:rsidR="00CC09A1">
        <w:rPr>
          <w:rFonts w:ascii="Times New Roman" w:hAnsi="Times New Roman" w:cs="Times New Roman"/>
          <w:sz w:val="24"/>
          <w:szCs w:val="24"/>
        </w:rPr>
        <w:t>2</w:t>
      </w:r>
      <w:r w:rsidR="00727872">
        <w:rPr>
          <w:rFonts w:ascii="Times New Roman" w:hAnsi="Times New Roman" w:cs="Times New Roman"/>
          <w:sz w:val="24"/>
          <w:szCs w:val="24"/>
        </w:rPr>
        <w:t xml:space="preserve"> across sample points in the Noatak National Preserve</w:t>
      </w:r>
      <w:r w:rsidR="003141F9">
        <w:rPr>
          <w:rFonts w:ascii="Times New Roman" w:hAnsi="Times New Roman" w:cs="Times New Roman"/>
          <w:sz w:val="24"/>
          <w:szCs w:val="24"/>
        </w:rPr>
        <w:t xml:space="preserve"> (Figure 7)</w:t>
      </w:r>
      <w:r w:rsidR="00C9033D">
        <w:rPr>
          <w:rFonts w:ascii="Times New Roman" w:hAnsi="Times New Roman" w:cs="Times New Roman"/>
          <w:sz w:val="24"/>
          <w:szCs w:val="24"/>
        </w:rPr>
        <w:t xml:space="preserve">. </w:t>
      </w:r>
      <w:r w:rsidR="00EE5818">
        <w:rPr>
          <w:rFonts w:ascii="Times New Roman" w:hAnsi="Times New Roman" w:cs="Times New Roman"/>
          <w:sz w:val="24"/>
          <w:szCs w:val="24"/>
        </w:rPr>
        <w:t xml:space="preserve">During these years, vegetation greenness increased by at least 10% at 20% of sample points. </w:t>
      </w:r>
      <w:r>
        <w:rPr>
          <w:rFonts w:ascii="Times New Roman" w:hAnsi="Times New Roman" w:cs="Times New Roman"/>
          <w:sz w:val="24"/>
          <w:szCs w:val="24"/>
        </w:rPr>
        <w:t xml:space="preserve">Vegetation greenness systematically (α = 0.10) increased at </w:t>
      </w:r>
      <w:r w:rsidR="002229FA">
        <w:rPr>
          <w:rFonts w:ascii="Times New Roman" w:hAnsi="Times New Roman" w:cs="Times New Roman"/>
          <w:sz w:val="24"/>
          <w:szCs w:val="24"/>
        </w:rPr>
        <w:t>3</w:t>
      </w:r>
      <w:r w:rsidR="00E27403">
        <w:rPr>
          <w:rFonts w:ascii="Times New Roman" w:hAnsi="Times New Roman" w:cs="Times New Roman"/>
          <w:sz w:val="24"/>
          <w:szCs w:val="24"/>
        </w:rPr>
        <w:t>2</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decreased at </w:t>
      </w:r>
      <w:r w:rsidR="00E27403">
        <w:rPr>
          <w:rFonts w:ascii="Times New Roman" w:hAnsi="Times New Roman" w:cs="Times New Roman"/>
          <w:sz w:val="24"/>
          <w:szCs w:val="24"/>
        </w:rPr>
        <w:t>1</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Pr>
          <w:rFonts w:ascii="Times New Roman" w:hAnsi="Times New Roman" w:cs="Times New Roman"/>
          <w:sz w:val="24"/>
          <w:szCs w:val="24"/>
        </w:rPr>
        <w:t xml:space="preserve">, and exhibited no systematic change at the remaining </w:t>
      </w:r>
      <w:r w:rsidR="002229FA">
        <w:rPr>
          <w:rFonts w:ascii="Times New Roman" w:hAnsi="Times New Roman" w:cs="Times New Roman"/>
          <w:sz w:val="24"/>
          <w:szCs w:val="24"/>
        </w:rPr>
        <w:t>6</w:t>
      </w:r>
      <w:r w:rsidR="00E27403">
        <w:rPr>
          <w:rFonts w:ascii="Times New Roman" w:hAnsi="Times New Roman" w:cs="Times New Roman"/>
          <w:sz w:val="24"/>
          <w:szCs w:val="24"/>
        </w:rPr>
        <w:t>7</w:t>
      </w:r>
      <w:r>
        <w:rPr>
          <w:rFonts w:ascii="Times New Roman" w:hAnsi="Times New Roman" w:cs="Times New Roman"/>
          <w:sz w:val="24"/>
          <w:szCs w:val="24"/>
        </w:rPr>
        <w:t xml:space="preserve">% of </w:t>
      </w:r>
      <w:r w:rsidR="002229FA">
        <w:rPr>
          <w:rFonts w:ascii="Times New Roman" w:hAnsi="Times New Roman" w:cs="Times New Roman"/>
          <w:sz w:val="24"/>
          <w:szCs w:val="24"/>
        </w:rPr>
        <w:t>sample points.</w:t>
      </w:r>
      <w:r w:rsidR="00316739">
        <w:rPr>
          <w:rFonts w:ascii="Times New Roman" w:hAnsi="Times New Roman" w:cs="Times New Roman"/>
          <w:sz w:val="24"/>
          <w:szCs w:val="24"/>
        </w:rPr>
        <w:t xml:space="preserve"> </w:t>
      </w:r>
      <w:r w:rsidR="009B2B1F">
        <w:rPr>
          <w:rFonts w:ascii="Times New Roman" w:hAnsi="Times New Roman" w:cs="Times New Roman"/>
          <w:sz w:val="24"/>
          <w:szCs w:val="24"/>
        </w:rPr>
        <w:t>Greening was especially prevalent in western parts of the preserve, as well as along in the northern foothills of the Brooks Range (Figure 8).</w:t>
      </w:r>
      <w:r w:rsidR="00A37EAD">
        <w:rPr>
          <w:rFonts w:ascii="Times New Roman" w:hAnsi="Times New Roman" w:cs="Times New Roman"/>
          <w:sz w:val="24"/>
          <w:szCs w:val="24"/>
        </w:rPr>
        <w:t xml:space="preserve"> </w:t>
      </w:r>
    </w:p>
    <w:p w14:paraId="243EDEF2" w14:textId="55BA3BA8" w:rsidR="00354950" w:rsidRDefault="000D5E08" w:rsidP="009B1CE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These </w:t>
      </w:r>
      <w:r w:rsidR="00A02272">
        <w:rPr>
          <w:rFonts w:ascii="Times New Roman" w:hAnsi="Times New Roman" w:cs="Times New Roman"/>
          <w:sz w:val="24"/>
          <w:szCs w:val="24"/>
        </w:rPr>
        <w:t xml:space="preserve">remotely sensed </w:t>
      </w:r>
      <w:r>
        <w:rPr>
          <w:rFonts w:ascii="Times New Roman" w:hAnsi="Times New Roman" w:cs="Times New Roman"/>
          <w:sz w:val="24"/>
          <w:szCs w:val="24"/>
        </w:rPr>
        <w:t>changes suggest tundra productivity and biomass increased in recent decades across large parts of the Noatak National Preserve.</w:t>
      </w:r>
      <w:r w:rsidR="00FF79D4">
        <w:rPr>
          <w:rFonts w:ascii="Times New Roman" w:hAnsi="Times New Roman" w:cs="Times New Roman"/>
          <w:sz w:val="24"/>
          <w:szCs w:val="24"/>
        </w:rPr>
        <w:t xml:space="preserve"> </w:t>
      </w:r>
      <w:r w:rsidR="00A02272">
        <w:rPr>
          <w:rFonts w:ascii="Times New Roman" w:hAnsi="Times New Roman" w:cs="Times New Roman"/>
          <w:sz w:val="24"/>
          <w:szCs w:val="24"/>
        </w:rPr>
        <w:t xml:space="preserve">These changes are </w:t>
      </w:r>
      <w:r w:rsidR="00FC4B9A">
        <w:rPr>
          <w:rFonts w:ascii="Times New Roman" w:hAnsi="Times New Roman" w:cs="Times New Roman"/>
          <w:sz w:val="24"/>
          <w:szCs w:val="24"/>
        </w:rPr>
        <w:t xml:space="preserve">consistent with </w:t>
      </w:r>
      <w:r w:rsidR="00A02272">
        <w:rPr>
          <w:rFonts w:ascii="Times New Roman" w:hAnsi="Times New Roman" w:cs="Times New Roman"/>
          <w:sz w:val="24"/>
          <w:szCs w:val="24"/>
        </w:rPr>
        <w:t>observed</w:t>
      </w:r>
      <w:r w:rsidR="00FC4B9A">
        <w:rPr>
          <w:rFonts w:ascii="Times New Roman" w:hAnsi="Times New Roman" w:cs="Times New Roman"/>
          <w:sz w:val="24"/>
          <w:szCs w:val="24"/>
        </w:rPr>
        <w:t xml:space="preserve"> </w:t>
      </w:r>
      <w:r w:rsidR="004B6CEE">
        <w:rPr>
          <w:rFonts w:ascii="Times New Roman" w:hAnsi="Times New Roman" w:cs="Times New Roman"/>
          <w:sz w:val="24"/>
          <w:szCs w:val="24"/>
        </w:rPr>
        <w:t xml:space="preserve">warming-induced </w:t>
      </w:r>
      <w:r w:rsidR="00FC4B9A">
        <w:rPr>
          <w:rFonts w:ascii="Times New Roman" w:hAnsi="Times New Roman" w:cs="Times New Roman"/>
          <w:sz w:val="24"/>
          <w:szCs w:val="24"/>
        </w:rPr>
        <w:t>expansion of trees and tall shrubs</w:t>
      </w:r>
      <w:r w:rsidR="00A02272">
        <w:rPr>
          <w:rFonts w:ascii="Times New Roman" w:hAnsi="Times New Roman" w:cs="Times New Roman"/>
          <w:sz w:val="24"/>
          <w:szCs w:val="24"/>
        </w:rPr>
        <w:t xml:space="preserve"> </w:t>
      </w:r>
      <w:r w:rsidR="000330E5">
        <w:rPr>
          <w:rFonts w:ascii="Times New Roman" w:hAnsi="Times New Roman" w:cs="Times New Roman"/>
          <w:sz w:val="24"/>
          <w:szCs w:val="24"/>
        </w:rPr>
        <w:t xml:space="preserve">in </w:t>
      </w:r>
      <w:r w:rsidR="00A02272">
        <w:rPr>
          <w:rFonts w:ascii="Times New Roman" w:hAnsi="Times New Roman" w:cs="Times New Roman"/>
          <w:sz w:val="24"/>
          <w:szCs w:val="24"/>
        </w:rPr>
        <w:t xml:space="preserve">the preserve </w: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 </w:instrText>
      </w:r>
      <w:r w:rsidR="00A02272">
        <w:rPr>
          <w:rFonts w:ascii="Times New Roman" w:hAnsi="Times New Roman" w:cs="Times New Roman"/>
          <w:sz w:val="24"/>
          <w:szCs w:val="24"/>
        </w:rPr>
        <w:fldChar w:fldCharType="begin">
          <w:fldData xml:space="preserve">PEVuZE5vdGU+PENpdGU+PEF1dGhvcj5EaWFsPC9BdXRob3I+PFllYXI+MjAyMjwvWWVhcj48UmVj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</w:fldData>
        </w:fldChar>
      </w:r>
      <w:r w:rsidR="00A02272">
        <w:rPr>
          <w:rFonts w:ascii="Times New Roman" w:hAnsi="Times New Roman" w:cs="Times New Roman"/>
          <w:sz w:val="24"/>
          <w:szCs w:val="24"/>
        </w:rPr>
        <w:instrText xml:space="preserve"> ADDIN EN.CITE.DATA </w:instrText>
      </w:r>
      <w:r w:rsidR="00A02272">
        <w:rPr>
          <w:rFonts w:ascii="Times New Roman" w:hAnsi="Times New Roman" w:cs="Times New Roman"/>
          <w:sz w:val="24"/>
          <w:szCs w:val="24"/>
        </w:rPr>
      </w:r>
      <w:r w:rsidR="00A02272">
        <w:rPr>
          <w:rFonts w:ascii="Times New Roman" w:hAnsi="Times New Roman" w:cs="Times New Roman"/>
          <w:sz w:val="24"/>
          <w:szCs w:val="24"/>
        </w:rPr>
        <w:fldChar w:fldCharType="end"/>
      </w:r>
      <w:r w:rsidR="00A02272">
        <w:rPr>
          <w:rFonts w:ascii="Times New Roman" w:hAnsi="Times New Roman" w:cs="Times New Roman"/>
          <w:sz w:val="24"/>
          <w:szCs w:val="24"/>
        </w:rPr>
      </w:r>
      <w:r w:rsidR="00A02272">
        <w:rPr>
          <w:rFonts w:ascii="Times New Roman" w:hAnsi="Times New Roman" w:cs="Times New Roman"/>
          <w:sz w:val="24"/>
          <w:szCs w:val="24"/>
        </w:rPr>
        <w:fldChar w:fldCharType="separate"/>
      </w:r>
      <w:r w:rsidR="00A02272">
        <w:rPr>
          <w:rFonts w:ascii="Times New Roman" w:hAnsi="Times New Roman" w:cs="Times New Roman"/>
          <w:noProof/>
          <w:sz w:val="24"/>
          <w:szCs w:val="24"/>
        </w:rPr>
        <w:t>(Tape et al. 2006, Terskaia et al. 2020, Dial et al. 2022)</w:t>
      </w:r>
      <w:r w:rsidR="00A02272">
        <w:rPr>
          <w:rFonts w:ascii="Times New Roman" w:hAnsi="Times New Roman" w:cs="Times New Roman"/>
          <w:sz w:val="24"/>
          <w:szCs w:val="24"/>
        </w:rPr>
        <w:fldChar w:fldCharType="end"/>
      </w:r>
      <w:r w:rsidR="00477FFB">
        <w:rPr>
          <w:rFonts w:ascii="Times New Roman" w:hAnsi="Times New Roman" w:cs="Times New Roman"/>
          <w:sz w:val="24"/>
          <w:szCs w:val="24"/>
        </w:rPr>
        <w:t xml:space="preserve">, as well as with </w:t>
      </w:r>
      <w:r w:rsidR="000F157C">
        <w:rPr>
          <w:rFonts w:ascii="Times New Roman" w:hAnsi="Times New Roman" w:cs="Times New Roman"/>
          <w:sz w:val="24"/>
          <w:szCs w:val="24"/>
        </w:rPr>
        <w:t>rising</w:t>
      </w:r>
      <w:r w:rsidR="00477FFB">
        <w:rPr>
          <w:rFonts w:ascii="Times New Roman" w:hAnsi="Times New Roman" w:cs="Times New Roman"/>
          <w:sz w:val="24"/>
          <w:szCs w:val="24"/>
        </w:rPr>
        <w:t xml:space="preserve"> summer temperatures increasing </w:t>
      </w:r>
      <w:r w:rsidR="003753BB">
        <w:rPr>
          <w:rFonts w:ascii="Times New Roman" w:hAnsi="Times New Roman" w:cs="Times New Roman"/>
          <w:sz w:val="24"/>
          <w:szCs w:val="24"/>
        </w:rPr>
        <w:t xml:space="preserve">the </w:t>
      </w:r>
      <w:r w:rsidR="00477FFB">
        <w:rPr>
          <w:rFonts w:ascii="Times New Roman" w:hAnsi="Times New Roman" w:cs="Times New Roman"/>
          <w:sz w:val="24"/>
          <w:szCs w:val="24"/>
        </w:rPr>
        <w:t>productivity of existing vegetation</w:t>
      </w:r>
      <w:r w:rsidR="003753BB">
        <w:rPr>
          <w:rFonts w:ascii="Times New Roman" w:hAnsi="Times New Roman" w:cs="Times New Roman"/>
          <w:sz w:val="24"/>
          <w:szCs w:val="24"/>
        </w:rPr>
        <w:t xml:space="preserve"> in </w:t>
      </w:r>
      <w:r w:rsidR="00176E84">
        <w:rPr>
          <w:rFonts w:ascii="Times New Roman" w:hAnsi="Times New Roman" w:cs="Times New Roman"/>
          <w:sz w:val="24"/>
          <w:szCs w:val="24"/>
        </w:rPr>
        <w:t xml:space="preserve">this </w:t>
      </w:r>
      <w:r w:rsidR="003753BB">
        <w:rPr>
          <w:rFonts w:ascii="Times New Roman" w:hAnsi="Times New Roman" w:cs="Times New Roman"/>
          <w:sz w:val="24"/>
          <w:szCs w:val="24"/>
        </w:rPr>
        <w:t>cold tundra environment</w:t>
      </w:r>
      <w:r w:rsidR="00176E84">
        <w:rPr>
          <w:rFonts w:ascii="Times New Roman" w:hAnsi="Times New Roman" w:cs="Times New Roman"/>
          <w:sz w:val="24"/>
          <w:szCs w:val="24"/>
        </w:rPr>
        <w:t xml:space="preserve"> </w:t>
      </w:r>
      <w:r w:rsidR="00176E8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 </w:instrText>
      </w:r>
      <w:r w:rsidR="00FB0C54">
        <w:rPr>
          <w:rFonts w:ascii="Times New Roman" w:hAnsi="Times New Roman" w:cs="Times New Roman"/>
          <w:sz w:val="24"/>
          <w:szCs w:val="24"/>
        </w:rPr>
        <w:fldChar w:fldCharType="begin">
          <w:fldData xml:space="preserve">PEVuZE5vdGU+PENpdGU+PEF1dGhvcj5CZXJuZXI8L0F1dGhvcj48WWVhcj4yMDIwPC9ZZWFyPjxS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</w:fldData>
        </w:fldChar>
      </w:r>
      <w:r w:rsidR="00FB0C54">
        <w:rPr>
          <w:rFonts w:ascii="Times New Roman" w:hAnsi="Times New Roman" w:cs="Times New Roman"/>
          <w:sz w:val="24"/>
          <w:szCs w:val="24"/>
        </w:rPr>
        <w:instrText xml:space="preserve"> ADDIN EN.CITE.DATA </w:instrText>
      </w:r>
      <w:r w:rsidR="00FB0C54">
        <w:rPr>
          <w:rFonts w:ascii="Times New Roman" w:hAnsi="Times New Roman" w:cs="Times New Roman"/>
          <w:sz w:val="24"/>
          <w:szCs w:val="24"/>
        </w:rPr>
      </w:r>
      <w:r w:rsidR="00FB0C54">
        <w:rPr>
          <w:rFonts w:ascii="Times New Roman" w:hAnsi="Times New Roman" w:cs="Times New Roman"/>
          <w:sz w:val="24"/>
          <w:szCs w:val="24"/>
        </w:rPr>
        <w:fldChar w:fldCharType="end"/>
      </w:r>
      <w:r w:rsidR="00176E84">
        <w:rPr>
          <w:rFonts w:ascii="Times New Roman" w:hAnsi="Times New Roman" w:cs="Times New Roman"/>
          <w:sz w:val="24"/>
          <w:szCs w:val="24"/>
        </w:rPr>
      </w:r>
      <w:r w:rsidR="00176E84">
        <w:rPr>
          <w:rFonts w:ascii="Times New Roman" w:hAnsi="Times New Roman" w:cs="Times New Roman"/>
          <w:sz w:val="24"/>
          <w:szCs w:val="24"/>
        </w:rPr>
        <w:fldChar w:fldCharType="separate"/>
      </w:r>
      <w:r w:rsidR="00FB0C54">
        <w:rPr>
          <w:rFonts w:ascii="Times New Roman" w:hAnsi="Times New Roman" w:cs="Times New Roman"/>
          <w:noProof/>
          <w:sz w:val="24"/>
          <w:szCs w:val="24"/>
        </w:rPr>
        <w:t>(Suarez et al. 1999, Berner et al. 2020, Dial et al. 2022)</w:t>
      </w:r>
      <w:r w:rsidR="00176E84">
        <w:rPr>
          <w:rFonts w:ascii="Times New Roman" w:hAnsi="Times New Roman" w:cs="Times New Roman"/>
          <w:sz w:val="24"/>
          <w:szCs w:val="24"/>
        </w:rPr>
        <w:fldChar w:fldCharType="end"/>
      </w:r>
      <w:r w:rsidR="00477FFB">
        <w:rPr>
          <w:rFonts w:ascii="Times New Roman" w:hAnsi="Times New Roman" w:cs="Times New Roman"/>
          <w:sz w:val="24"/>
          <w:szCs w:val="24"/>
        </w:rPr>
        <w:t>.</w:t>
      </w:r>
      <w:r w:rsidR="004522AE">
        <w:rPr>
          <w:rFonts w:ascii="Times New Roman" w:hAnsi="Times New Roman" w:cs="Times New Roman"/>
          <w:sz w:val="24"/>
          <w:szCs w:val="24"/>
        </w:rPr>
        <w:t xml:space="preserve"> </w:t>
      </w:r>
      <w:r w:rsidR="00293859">
        <w:rPr>
          <w:rFonts w:ascii="Times New Roman" w:hAnsi="Times New Roman" w:cs="Times New Roman"/>
          <w:sz w:val="24"/>
          <w:szCs w:val="24"/>
        </w:rPr>
        <w:t>Th</w:t>
      </w:r>
      <w:r w:rsidR="0047227E">
        <w:rPr>
          <w:rFonts w:ascii="Times New Roman" w:hAnsi="Times New Roman" w:cs="Times New Roman"/>
          <w:sz w:val="24"/>
          <w:szCs w:val="24"/>
        </w:rPr>
        <w:t xml:space="preserve">is preserve </w:t>
      </w:r>
      <w:r w:rsidR="00293859">
        <w:rPr>
          <w:rFonts w:ascii="Times New Roman" w:hAnsi="Times New Roman" w:cs="Times New Roman"/>
          <w:sz w:val="24"/>
          <w:szCs w:val="24"/>
        </w:rPr>
        <w:t>is also one of the most fire-prone regions in the Arctic and</w:t>
      </w:r>
      <w:r w:rsidR="00B917EF">
        <w:rPr>
          <w:rFonts w:ascii="Times New Roman" w:hAnsi="Times New Roman" w:cs="Times New Roman"/>
          <w:sz w:val="24"/>
          <w:szCs w:val="24"/>
        </w:rPr>
        <w:t xml:space="preserve"> observed greening trends could partially be related to historical fires </w:t>
      </w:r>
      <w:r w:rsidR="009B1CE1">
        <w:rPr>
          <w:rFonts w:ascii="Times New Roman" w:hAnsi="Times New Roman" w:cs="Times New Roman"/>
          <w:sz w:val="24"/>
          <w:szCs w:val="24"/>
        </w:rPr>
        <w:t>causing</w:t>
      </w:r>
      <w:r w:rsidR="00B917EF">
        <w:rPr>
          <w:rFonts w:ascii="Times New Roman" w:hAnsi="Times New Roman" w:cs="Times New Roman"/>
          <w:sz w:val="24"/>
          <w:szCs w:val="24"/>
        </w:rPr>
        <w:t xml:space="preserve"> near-surface permafrost thaw, nutrient release, and subsequent shrub proliferation </w:t>
      </w:r>
      <w:r w:rsidR="00B917EF">
        <w:rPr>
          <w:rFonts w:ascii="Times New Roman" w:hAnsi="Times New Roman" w:cs="Times New Roman"/>
          <w:sz w:val="24"/>
          <w:szCs w:val="24"/>
        </w:rPr>
        <w:fldChar w:fldCharType="begin"/>
      </w:r>
      <w:r w:rsidR="00B917EF">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B917EF">
        <w:rPr>
          <w:rFonts w:ascii="Times New Roman" w:hAnsi="Times New Roman" w:cs="Times New Roman" w:hint="eastAsia"/>
          <w:sz w:val="24"/>
          <w:szCs w:val="24"/>
        </w:rPr>
        <w:instrText>lliams, A Park&lt;/author&gt;&lt;author&gt;Andreu</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Hayles, Laia&lt;/author&gt;&lt;author&gt;D</w:instrText>
      </w:r>
      <w:r w:rsidR="00B917EF">
        <w:rPr>
          <w:rFonts w:ascii="Times New Roman" w:hAnsi="Times New Roman" w:cs="Times New Roman" w:hint="eastAsia"/>
          <w:sz w:val="24"/>
          <w:szCs w:val="24"/>
        </w:rPr>
        <w:instrText>’</w:instrText>
      </w:r>
      <w:r w:rsidR="00B917EF">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B917EF">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B917EF">
        <w:rPr>
          <w:rFonts w:ascii="Times New Roman" w:hAnsi="Times New Roman" w:cs="Times New Roman"/>
          <w:sz w:val="24"/>
          <w:szCs w:val="24"/>
        </w:rPr>
        <w:fldChar w:fldCharType="separate"/>
      </w:r>
      <w:r w:rsidR="00B917EF">
        <w:rPr>
          <w:rFonts w:ascii="Times New Roman" w:hAnsi="Times New Roman" w:cs="Times New Roman"/>
          <w:noProof/>
          <w:sz w:val="24"/>
          <w:szCs w:val="24"/>
        </w:rPr>
        <w:t>(Gaglioti et al. 2021)</w:t>
      </w:r>
      <w:r w:rsidR="00B917EF">
        <w:rPr>
          <w:rFonts w:ascii="Times New Roman" w:hAnsi="Times New Roman" w:cs="Times New Roman"/>
          <w:sz w:val="24"/>
          <w:szCs w:val="24"/>
        </w:rPr>
        <w:fldChar w:fldCharType="end"/>
      </w:r>
      <w:r w:rsidR="00B917EF">
        <w:rPr>
          <w:rFonts w:ascii="Times New Roman" w:hAnsi="Times New Roman" w:cs="Times New Roman"/>
          <w:sz w:val="24"/>
          <w:szCs w:val="24"/>
        </w:rPr>
        <w:t>.</w:t>
      </w:r>
      <w:r w:rsidR="009B1CE1">
        <w:rPr>
          <w:rFonts w:ascii="Times New Roman" w:hAnsi="Times New Roman" w:cs="Times New Roman"/>
          <w:sz w:val="24"/>
          <w:szCs w:val="24"/>
        </w:rPr>
        <w:t xml:space="preserve"> </w:t>
      </w:r>
      <w:r w:rsidR="00293859">
        <w:rPr>
          <w:rFonts w:ascii="Times New Roman" w:hAnsi="Times New Roman" w:cs="Times New Roman"/>
          <w:sz w:val="24"/>
          <w:szCs w:val="24"/>
        </w:rPr>
        <w:t>G</w:t>
      </w:r>
      <w:r w:rsidR="0001498E">
        <w:rPr>
          <w:rFonts w:ascii="Times New Roman" w:hAnsi="Times New Roman" w:cs="Times New Roman"/>
          <w:sz w:val="24"/>
          <w:szCs w:val="24"/>
        </w:rPr>
        <w:t xml:space="preserve">reening in the preserve </w:t>
      </w:r>
      <w:r w:rsidR="00293859">
        <w:rPr>
          <w:rFonts w:ascii="Times New Roman" w:hAnsi="Times New Roman" w:cs="Times New Roman"/>
          <w:sz w:val="24"/>
          <w:szCs w:val="24"/>
        </w:rPr>
        <w:t xml:space="preserve">generally </w:t>
      </w:r>
      <w:r w:rsidR="0001498E">
        <w:rPr>
          <w:rFonts w:ascii="Times New Roman" w:hAnsi="Times New Roman" w:cs="Times New Roman"/>
          <w:sz w:val="24"/>
          <w:szCs w:val="24"/>
        </w:rPr>
        <w:t xml:space="preserve">mirrors changes that have been observed more broadly across the Arctic tundra biome, though greening was more prevalent in the preserve </w:t>
      </w:r>
      <w:r w:rsidR="0047227E">
        <w:rPr>
          <w:rFonts w:ascii="Times New Roman" w:hAnsi="Times New Roman" w:cs="Times New Roman"/>
          <w:sz w:val="24"/>
          <w:szCs w:val="24"/>
        </w:rPr>
        <w:t xml:space="preserve">than </w:t>
      </w:r>
      <w:r w:rsidR="005D0139">
        <w:rPr>
          <w:rFonts w:ascii="Times New Roman" w:hAnsi="Times New Roman" w:cs="Times New Roman"/>
          <w:sz w:val="24"/>
          <w:szCs w:val="24"/>
        </w:rPr>
        <w:t xml:space="preserve">the broader Arctic </w:t>
      </w:r>
      <w:r w:rsidR="0001498E">
        <w:rPr>
          <w:rFonts w:ascii="Times New Roman" w:hAnsi="Times New Roman" w:cs="Times New Roman"/>
          <w:sz w:val="24"/>
          <w:szCs w:val="24"/>
        </w:rPr>
        <w:t>(3</w:t>
      </w:r>
      <w:r w:rsidR="00AD2CDA">
        <w:rPr>
          <w:rFonts w:ascii="Times New Roman" w:hAnsi="Times New Roman" w:cs="Times New Roman"/>
          <w:sz w:val="24"/>
          <w:szCs w:val="24"/>
        </w:rPr>
        <w:t>2</w:t>
      </w:r>
      <w:r w:rsidR="0001498E">
        <w:rPr>
          <w:rFonts w:ascii="Times New Roman" w:hAnsi="Times New Roman" w:cs="Times New Roman"/>
          <w:sz w:val="24"/>
          <w:szCs w:val="24"/>
        </w:rPr>
        <w:t>% vs 27%</w:t>
      </w:r>
      <w:r w:rsidR="00F30307">
        <w:rPr>
          <w:rFonts w:ascii="Times New Roman" w:hAnsi="Times New Roman" w:cs="Times New Roman"/>
          <w:sz w:val="24"/>
          <w:szCs w:val="24"/>
        </w:rPr>
        <w:t xml:space="preserve"> of sample points</w:t>
      </w:r>
      <w:r w:rsidR="0001498E">
        <w:rPr>
          <w:rFonts w:ascii="Times New Roman" w:hAnsi="Times New Roman" w:cs="Times New Roman"/>
          <w:sz w:val="24"/>
          <w:szCs w:val="24"/>
        </w:rPr>
        <w:t>)</w:t>
      </w:r>
      <w:r w:rsidR="00A22811">
        <w:rPr>
          <w:rFonts w:ascii="Times New Roman" w:hAnsi="Times New Roman" w:cs="Times New Roman"/>
          <w:sz w:val="24"/>
          <w:szCs w:val="24"/>
        </w:rPr>
        <w:t xml:space="preserve"> </w: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 </w:instrText>
      </w:r>
      <w:r w:rsidR="00A22811">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A22811">
        <w:rPr>
          <w:rFonts w:ascii="Times New Roman" w:hAnsi="Times New Roman" w:cs="Times New Roman"/>
          <w:sz w:val="24"/>
          <w:szCs w:val="24"/>
        </w:rPr>
        <w:instrText xml:space="preserve"> ADDIN EN.CITE.DATA </w:instrText>
      </w:r>
      <w:r w:rsidR="00A22811">
        <w:rPr>
          <w:rFonts w:ascii="Times New Roman" w:hAnsi="Times New Roman" w:cs="Times New Roman"/>
          <w:sz w:val="24"/>
          <w:szCs w:val="24"/>
        </w:rPr>
      </w:r>
      <w:r w:rsidR="00A22811">
        <w:rPr>
          <w:rFonts w:ascii="Times New Roman" w:hAnsi="Times New Roman" w:cs="Times New Roman"/>
          <w:sz w:val="24"/>
          <w:szCs w:val="24"/>
        </w:rPr>
        <w:fldChar w:fldCharType="end"/>
      </w:r>
      <w:r w:rsidR="00A22811">
        <w:rPr>
          <w:rFonts w:ascii="Times New Roman" w:hAnsi="Times New Roman" w:cs="Times New Roman"/>
          <w:sz w:val="24"/>
          <w:szCs w:val="24"/>
        </w:rPr>
      </w:r>
      <w:r w:rsidR="00A22811">
        <w:rPr>
          <w:rFonts w:ascii="Times New Roman" w:hAnsi="Times New Roman" w:cs="Times New Roman"/>
          <w:sz w:val="24"/>
          <w:szCs w:val="24"/>
        </w:rPr>
        <w:fldChar w:fldCharType="separate"/>
      </w:r>
      <w:r w:rsidR="00A22811">
        <w:rPr>
          <w:rFonts w:ascii="Times New Roman" w:hAnsi="Times New Roman" w:cs="Times New Roman"/>
          <w:noProof/>
          <w:sz w:val="24"/>
          <w:szCs w:val="24"/>
        </w:rPr>
        <w:t>(Berner et al. 2020, Mekonnen et al. 2021)</w:t>
      </w:r>
      <w:r w:rsidR="00A22811">
        <w:rPr>
          <w:rFonts w:ascii="Times New Roman" w:hAnsi="Times New Roman" w:cs="Times New Roman"/>
          <w:sz w:val="24"/>
          <w:szCs w:val="24"/>
        </w:rPr>
        <w:fldChar w:fldCharType="end"/>
      </w:r>
      <w:r w:rsidR="005D0139">
        <w:rPr>
          <w:rFonts w:ascii="Times New Roman" w:hAnsi="Times New Roman" w:cs="Times New Roman"/>
          <w:sz w:val="24"/>
          <w:szCs w:val="24"/>
        </w:rPr>
        <w:t>.</w:t>
      </w:r>
      <w:r w:rsidR="001B7A32">
        <w:rPr>
          <w:rFonts w:ascii="Times New Roman" w:hAnsi="Times New Roman" w:cs="Times New Roman"/>
          <w:sz w:val="24"/>
          <w:szCs w:val="24"/>
        </w:rPr>
        <w:t xml:space="preserve"> </w:t>
      </w:r>
    </w:p>
    <w:p w14:paraId="25617FB2" w14:textId="511D2EA4" w:rsidR="00DD40D1" w:rsidRDefault="00A041E9" w:rsidP="00DD40D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This example analysis was based on </w:t>
      </w:r>
      <w:r w:rsidR="00DD40D1">
        <w:rPr>
          <w:rFonts w:ascii="Times New Roman" w:hAnsi="Times New Roman" w:cs="Times New Roman"/>
          <w:sz w:val="24"/>
          <w:szCs w:val="24"/>
        </w:rPr>
        <w:t xml:space="preserve">Landsat data from 100 random sample points, yet nearly </w:t>
      </w:r>
      <w:r w:rsidR="00316739">
        <w:rPr>
          <w:rFonts w:ascii="Times New Roman" w:hAnsi="Times New Roman" w:cs="Times New Roman"/>
          <w:sz w:val="24"/>
          <w:szCs w:val="24"/>
        </w:rPr>
        <w:t xml:space="preserve">identical results were obtained when </w:t>
      </w:r>
      <w:r w:rsidR="00DD40D1">
        <w:rPr>
          <w:rFonts w:ascii="Times New Roman" w:hAnsi="Times New Roman" w:cs="Times New Roman"/>
          <w:sz w:val="24"/>
          <w:szCs w:val="24"/>
        </w:rPr>
        <w:t xml:space="preserve">the </w:t>
      </w:r>
      <w:r w:rsidR="00316739">
        <w:rPr>
          <w:rFonts w:ascii="Times New Roman" w:hAnsi="Times New Roman" w:cs="Times New Roman"/>
          <w:sz w:val="24"/>
          <w:szCs w:val="24"/>
        </w:rPr>
        <w:t>analysis was performed using 1,000 sample points</w:t>
      </w:r>
      <w:r w:rsidR="00DD40D1">
        <w:rPr>
          <w:rFonts w:ascii="Times New Roman" w:hAnsi="Times New Roman" w:cs="Times New Roman"/>
          <w:sz w:val="24"/>
          <w:szCs w:val="24"/>
        </w:rPr>
        <w:t>. F</w:t>
      </w:r>
      <w:r w:rsidR="000D5E08">
        <w:rPr>
          <w:rFonts w:ascii="Times New Roman" w:hAnsi="Times New Roman" w:cs="Times New Roman"/>
          <w:sz w:val="24"/>
          <w:szCs w:val="24"/>
        </w:rPr>
        <w:t xml:space="preserve">urther insight into recent ecological changes could </w:t>
      </w:r>
      <w:r w:rsidR="005C0EE1">
        <w:rPr>
          <w:rFonts w:ascii="Times New Roman" w:hAnsi="Times New Roman" w:cs="Times New Roman"/>
          <w:sz w:val="24"/>
          <w:szCs w:val="24"/>
        </w:rPr>
        <w:t xml:space="preserve">be </w:t>
      </w:r>
      <w:r w:rsidR="000D5E08">
        <w:rPr>
          <w:rFonts w:ascii="Times New Roman" w:hAnsi="Times New Roman" w:cs="Times New Roman"/>
          <w:sz w:val="24"/>
          <w:szCs w:val="24"/>
        </w:rPr>
        <w:t xml:space="preserve">garnered using a higher sample density with samples stratified by land cover type, </w:t>
      </w:r>
      <w:r w:rsidR="0047227E">
        <w:rPr>
          <w:rFonts w:ascii="Times New Roman" w:hAnsi="Times New Roman" w:cs="Times New Roman"/>
          <w:sz w:val="24"/>
          <w:szCs w:val="24"/>
        </w:rPr>
        <w:t>ecological land unit</w:t>
      </w:r>
      <w:r w:rsidR="000D5E08">
        <w:rPr>
          <w:rFonts w:ascii="Times New Roman" w:hAnsi="Times New Roman" w:cs="Times New Roman"/>
          <w:sz w:val="24"/>
          <w:szCs w:val="24"/>
        </w:rPr>
        <w:t xml:space="preserve">, management unit, or </w:t>
      </w:r>
      <w:r w:rsidR="000D5E08">
        <w:rPr>
          <w:rFonts w:ascii="Times New Roman" w:hAnsi="Times New Roman" w:cs="Times New Roman"/>
          <w:sz w:val="24"/>
          <w:szCs w:val="24"/>
        </w:rPr>
        <w:lastRenderedPageBreak/>
        <w:t>other factors</w:t>
      </w:r>
      <w:r w:rsidR="00D543CB">
        <w:rPr>
          <w:rFonts w:ascii="Times New Roman" w:hAnsi="Times New Roman" w:cs="Times New Roman"/>
          <w:sz w:val="24"/>
          <w:szCs w:val="24"/>
        </w:rPr>
        <w:t xml:space="preserve"> </w: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 </w:instrText>
      </w:r>
      <w:r w:rsidR="00D543CB">
        <w:rPr>
          <w:rFonts w:ascii="Times New Roman" w:hAnsi="Times New Roman" w:cs="Times New Roman"/>
          <w:sz w:val="24"/>
          <w:szCs w:val="24"/>
        </w:rPr>
        <w:fldChar w:fldCharType="begin">
          <w:fldData xml:space="preserve">PEVuZE5vdGU+PENpdGU+PEF1dGhvcj5HYWdsaW90aTwvQXV0aG9yPjxZZWFyPjIwMjE8L1llYXI+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</w:fldData>
        </w:fldChar>
      </w:r>
      <w:r w:rsidR="00D543CB">
        <w:rPr>
          <w:rFonts w:ascii="Times New Roman" w:hAnsi="Times New Roman" w:cs="Times New Roman"/>
          <w:sz w:val="24"/>
          <w:szCs w:val="24"/>
        </w:rPr>
        <w:instrText xml:space="preserve"> ADDIN EN.CITE.DATA </w:instrText>
      </w:r>
      <w:r w:rsidR="00D543CB">
        <w:rPr>
          <w:rFonts w:ascii="Times New Roman" w:hAnsi="Times New Roman" w:cs="Times New Roman"/>
          <w:sz w:val="24"/>
          <w:szCs w:val="24"/>
        </w:rPr>
      </w:r>
      <w:r w:rsidR="00D543CB">
        <w:rPr>
          <w:rFonts w:ascii="Times New Roman" w:hAnsi="Times New Roman" w:cs="Times New Roman"/>
          <w:sz w:val="24"/>
          <w:szCs w:val="24"/>
        </w:rPr>
        <w:fldChar w:fldCharType="end"/>
      </w:r>
      <w:r w:rsidR="00D543CB">
        <w:rPr>
          <w:rFonts w:ascii="Times New Roman" w:hAnsi="Times New Roman" w:cs="Times New Roman"/>
          <w:sz w:val="24"/>
          <w:szCs w:val="24"/>
        </w:rPr>
      </w:r>
      <w:r w:rsidR="00D543CB">
        <w:rPr>
          <w:rFonts w:ascii="Times New Roman" w:hAnsi="Times New Roman" w:cs="Times New Roman"/>
          <w:sz w:val="24"/>
          <w:szCs w:val="24"/>
        </w:rPr>
        <w:fldChar w:fldCharType="separate"/>
      </w:r>
      <w:r w:rsidR="00D543CB">
        <w:rPr>
          <w:rFonts w:ascii="Times New Roman" w:hAnsi="Times New Roman" w:cs="Times New Roman"/>
          <w:noProof/>
          <w:sz w:val="24"/>
          <w:szCs w:val="24"/>
        </w:rPr>
        <w:t>(e.g., Gaglioti et al. 2021, Berner and Goetz 2022)</w:t>
      </w:r>
      <w:r w:rsidR="00D543CB">
        <w:rPr>
          <w:rFonts w:ascii="Times New Roman" w:hAnsi="Times New Roman" w:cs="Times New Roman"/>
          <w:sz w:val="24"/>
          <w:szCs w:val="24"/>
        </w:rPr>
        <w:fldChar w:fldCharType="end"/>
      </w:r>
      <w:r w:rsidR="00DD40D1">
        <w:rPr>
          <w:rFonts w:ascii="Times New Roman" w:hAnsi="Times New Roman" w:cs="Times New Roman"/>
          <w:sz w:val="24"/>
          <w:szCs w:val="24"/>
        </w:rPr>
        <w:t xml:space="preserve">. Nevertheless, </w:t>
      </w:r>
      <w:r w:rsidR="0062153F">
        <w:rPr>
          <w:rFonts w:ascii="Times New Roman" w:hAnsi="Times New Roman" w:cs="Times New Roman"/>
          <w:sz w:val="24"/>
          <w:szCs w:val="24"/>
        </w:rPr>
        <w:t xml:space="preserve">Landsat data from </w:t>
      </w:r>
      <w:r w:rsidR="00DD40D1">
        <w:rPr>
          <w:rFonts w:ascii="Times New Roman" w:hAnsi="Times New Roman" w:cs="Times New Roman"/>
          <w:sz w:val="24"/>
          <w:szCs w:val="24"/>
        </w:rPr>
        <w:t xml:space="preserve">even a relatively small random sample (n = 100) enabled robust inference about recent ecological changes that occurred over the past two decades within one of the most remote protected areas in the United States.  </w:t>
      </w:r>
    </w:p>
    <w:p w14:paraId="1C3520EE" w14:textId="6A07C235" w:rsidR="000D5E08" w:rsidRDefault="00DC6A59" w:rsidP="000D5E08">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D5E08">
        <w:rPr>
          <w:rFonts w:ascii="Times New Roman" w:hAnsi="Times New Roman" w:cs="Times New Roman"/>
          <w:sz w:val="24"/>
          <w:szCs w:val="24"/>
        </w:rPr>
        <w:t xml:space="preserve"> </w:t>
      </w: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is publicly available through a GitHub code repository. Users will need to have installed the R software environment on their computer.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is operating system agnostic and can be installed from within R using the </w:t>
      </w:r>
      <w:proofErr w:type="spellStart"/>
      <w:r w:rsidRPr="0010487C">
        <w:rPr>
          <w:rFonts w:ascii="Times New Roman" w:hAnsi="Times New Roman" w:cs="Times New Roman"/>
          <w:i/>
          <w:iCs/>
          <w:sz w:val="24"/>
          <w:szCs w:val="24"/>
        </w:rPr>
        <w:t>install_</w:t>
      </w:r>
      <w:proofErr w:type="gramStart"/>
      <w:r w:rsidRPr="0010487C">
        <w:rPr>
          <w:rFonts w:ascii="Times New Roman" w:hAnsi="Times New Roman" w:cs="Times New Roman"/>
          <w:i/>
          <w:iCs/>
          <w:sz w:val="24"/>
          <w:szCs w:val="24"/>
        </w:rPr>
        <w:t>github</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function from the </w:t>
      </w:r>
      <w:proofErr w:type="spellStart"/>
      <w:r w:rsidRPr="0010487C">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4D5FA26E"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004A7790">
        <w:rPr>
          <w:rFonts w:ascii="Consolas" w:eastAsia="Times New Roman" w:hAnsi="Consolas" w:cs="Courier New"/>
          <w:color w:val="24292F"/>
          <w:sz w:val="20"/>
          <w:szCs w:val="20"/>
          <w:lang w:eastAsia="en-US"/>
        </w:rPr>
        <w:t>LandsatTS</w:t>
      </w:r>
      <w:proofErr w:type="spellEnd"/>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itself is exclusively written in R code, no additional software is required. </w:t>
      </w:r>
    </w:p>
    <w:p w14:paraId="35495B94" w14:textId="77777777" w:rsidR="00E50EEE"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E50EEE">
        <w:rPr>
          <w:rFonts w:ascii="Times New Roman" w:hAnsi="Times New Roman" w:cs="Times New Roman"/>
          <w:sz w:val="24"/>
          <w:szCs w:val="24"/>
        </w:rPr>
        <w:tab/>
      </w:r>
      <w:r>
        <w:rPr>
          <w:rFonts w:ascii="Times New Roman" w:hAnsi="Times New Roman" w:cs="Times New Roman"/>
          <w:sz w:val="24"/>
          <w:szCs w:val="24"/>
        </w:rPr>
        <w:t xml:space="preserve">To use the data extraction and preparation functions, users will need an account on GEE, and to have installed and configured the </w:t>
      </w:r>
      <w:proofErr w:type="spellStart"/>
      <w:r w:rsidRPr="00132CED">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to access GEE from R. Please see the GEE (</w:t>
      </w:r>
      <w:hyperlink r:id="rId20"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hyperlink r:id="rId21"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respectively. </w:t>
      </w:r>
    </w:p>
    <w:p w14:paraId="1028E4F9" w14:textId="2C19A6A7" w:rsidR="007E75AB" w:rsidRDefault="007E75AB" w:rsidP="00E50EE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dplyr</w:t>
      </w:r>
      <w:proofErr w:type="spellEnd"/>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ggpubr</w:t>
      </w:r>
      <w:proofErr w:type="spellEnd"/>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rPr>
        <w:t>magrittr</w:t>
      </w:r>
      <w:proofErr w:type="spellEnd"/>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mapview</w:t>
      </w:r>
      <w:proofErr w:type="spellEnd"/>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R.utils</w:t>
      </w:r>
      <w:proofErr w:type="spellEnd"/>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Pr>
          <w:rFonts w:ascii="Times New Roman" w:hAnsi="Times New Roman" w:cs="Times New Roman"/>
          <w:sz w:val="24"/>
          <w:szCs w:val="24"/>
          <w:lang w:val="en-GB"/>
        </w:rPr>
        <w:t xml:space="preserve"> v1.4.0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zyp</w:t>
      </w:r>
      <w:proofErr w:type="spellEnd"/>
      <w:r w:rsidRPr="00DE7E3D">
        <w:rPr>
          <w:rFonts w:ascii="Times New Roman" w:hAnsi="Times New Roman" w:cs="Times New Roman"/>
          <w:i/>
          <w:iCs/>
          <w:sz w:val="24"/>
          <w:szCs w:val="24"/>
        </w:rPr>
        <w:t xml:space="preserve">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408BF29A" w14:textId="77777777" w:rsidR="00004A77" w:rsidRDefault="00004A77" w:rsidP="00004A77">
      <w:pPr>
        <w:pStyle w:val="Heading1"/>
      </w:pPr>
      <w:r>
        <w:t>Function descriptions</w:t>
      </w:r>
    </w:p>
    <w:p w14:paraId="3DDC1A2C" w14:textId="77777777" w:rsidR="00AF06CE" w:rsidRDefault="00004A77"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Below we provide a description of each function, with further details provided in the package manual that is available </w:t>
      </w:r>
      <w:r w:rsidR="007C23C3">
        <w:rPr>
          <w:rFonts w:ascii="Times New Roman" w:hAnsi="Times New Roman" w:cs="Times New Roman"/>
          <w:sz w:val="24"/>
          <w:szCs w:val="24"/>
        </w:rPr>
        <w:t xml:space="preserve">both </w:t>
      </w:r>
      <w:r>
        <w:rPr>
          <w:rFonts w:ascii="Times New Roman" w:hAnsi="Times New Roman" w:cs="Times New Roman"/>
          <w:sz w:val="24"/>
          <w:szCs w:val="24"/>
        </w:rPr>
        <w:t>within R and as Supplemental Material.</w:t>
      </w:r>
      <w:r w:rsidR="00AF06CE">
        <w:rPr>
          <w:rFonts w:ascii="Times New Roman" w:hAnsi="Times New Roman" w:cs="Times New Roman"/>
          <w:sz w:val="24"/>
          <w:szCs w:val="24"/>
        </w:rPr>
        <w:t xml:space="preserve"> </w:t>
      </w:r>
    </w:p>
    <w:p w14:paraId="2DD599A0" w14:textId="77777777" w:rsidR="00AF06CE" w:rsidRDefault="00AF06CE" w:rsidP="007E75AB">
      <w:pPr>
        <w:pStyle w:val="NoSpacing"/>
        <w:rPr>
          <w:rFonts w:ascii="Times New Roman" w:hAnsi="Times New Roman" w:cs="Times New Roman"/>
          <w:sz w:val="24"/>
          <w:szCs w:val="24"/>
        </w:rPr>
      </w:pPr>
    </w:p>
    <w:p w14:paraId="44CA893B" w14:textId="07A0DA5F" w:rsidR="007E75AB" w:rsidRPr="00C56196" w:rsidRDefault="007E75AB" w:rsidP="00004A77">
      <w:pPr>
        <w:pStyle w:val="Heading2"/>
      </w:pPr>
      <w:bookmarkStart w:id="101" w:name="_Hlk124160635"/>
      <w:r w:rsidRPr="00C56196">
        <w:t xml:space="preserve">Export point-coordinate Landsat time series from </w:t>
      </w:r>
      <w:r>
        <w:t xml:space="preserve">Google </w:t>
      </w:r>
      <w:r w:rsidRPr="00C56196">
        <w:t xml:space="preserve">Earth Engine using </w:t>
      </w:r>
      <w:proofErr w:type="spellStart"/>
      <w:r w:rsidRPr="00C56196">
        <w:t>lsat_export_</w:t>
      </w:r>
      <w:proofErr w:type="gramStart"/>
      <w:r w:rsidRPr="00C56196">
        <w:t>ts</w:t>
      </w:r>
      <w:proofErr w:type="spellEnd"/>
      <w:r w:rsidRPr="00C56196">
        <w:t>(</w:t>
      </w:r>
      <w:proofErr w:type="gramEnd"/>
      <w:r w:rsidRPr="00C56196">
        <w:t>)</w:t>
      </w:r>
    </w:p>
    <w:bookmarkEnd w:id="101"/>
    <w:p w14:paraId="4964872F" w14:textId="3CEA2F09" w:rsidR="004C71F5" w:rsidRPr="004C71F5" w:rsidRDefault="004C71F5" w:rsidP="004C71F5">
      <w:pPr>
        <w:pStyle w:val="NoSpacing"/>
        <w:rPr>
          <w:rFonts w:ascii="Times New Roman" w:hAnsi="Times New Roman" w:cs="Times New Roman"/>
          <w:sz w:val="24"/>
          <w:szCs w:val="24"/>
        </w:rPr>
      </w:pPr>
      <w:r w:rsidRPr="004C71F5">
        <w:rPr>
          <w:rFonts w:ascii="Times New Roman" w:hAnsi="Times New Roman" w:cs="Times New Roman"/>
          <w:sz w:val="24"/>
          <w:szCs w:val="24"/>
        </w:rPr>
        <w:t xml:space="preserve">The function </w:t>
      </w:r>
      <w:proofErr w:type="spellStart"/>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 xml:space="preserve">) </w:t>
      </w:r>
      <w:r w:rsidRPr="004C71F5">
        <w:rPr>
          <w:rFonts w:ascii="Times New Roman" w:hAnsi="Times New Roman" w:cs="Times New Roman"/>
          <w:sz w:val="24"/>
          <w:szCs w:val="24"/>
        </w:rPr>
        <w:t xml:space="preserve">exports Landsat 5, 7 and 8 surface reflectance measurements for each sample location over a user-defined period by querying the Landsat Collection 2 archived on GEE. Sample locations typically represent (1) center coordinates of field sites, (2) a census of all Landsat pixels from a small area of interest, or (3) a random sample from a large region. If the user wishes to extract Landsat data for all pixels in a small area of interest (e.g.,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x </w:t>
      </w:r>
      <w:r w:rsidR="003D0158">
        <w:rPr>
          <w:rFonts w:ascii="Times New Roman" w:hAnsi="Times New Roman" w:cs="Times New Roman"/>
          <w:sz w:val="24"/>
          <w:szCs w:val="24"/>
        </w:rPr>
        <w:t>5</w:t>
      </w:r>
      <w:r w:rsidRPr="004C71F5">
        <w:rPr>
          <w:rFonts w:ascii="Times New Roman" w:hAnsi="Times New Roman" w:cs="Times New Roman"/>
          <w:sz w:val="24"/>
          <w:szCs w:val="24"/>
        </w:rPr>
        <w:t xml:space="preserve"> km), then the central coordinates of each pixel can be obtained using </w:t>
      </w:r>
      <w:proofErr w:type="spellStart"/>
      <w:r w:rsidRPr="004C71F5">
        <w:rPr>
          <w:rFonts w:ascii="Times New Roman" w:hAnsi="Times New Roman" w:cs="Times New Roman"/>
          <w:i/>
          <w:iCs/>
          <w:sz w:val="24"/>
          <w:szCs w:val="24"/>
        </w:rPr>
        <w:t>lstat_get_pixel_</w:t>
      </w:r>
      <w:proofErr w:type="gramStart"/>
      <w:r w:rsidRPr="004C71F5">
        <w:rPr>
          <w:rFonts w:ascii="Times New Roman" w:hAnsi="Times New Roman" w:cs="Times New Roman"/>
          <w:i/>
          <w:iCs/>
          <w:sz w:val="24"/>
          <w:szCs w:val="24"/>
        </w:rPr>
        <w:t>centers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and then those sample locations are passed to </w:t>
      </w:r>
      <w:proofErr w:type="spellStart"/>
      <w:r w:rsidRPr="004C71F5">
        <w:rPr>
          <w:rFonts w:ascii="Times New Roman" w:hAnsi="Times New Roman" w:cs="Times New Roman"/>
          <w:i/>
          <w:iCs/>
          <w:sz w:val="24"/>
          <w:szCs w:val="24"/>
        </w:rPr>
        <w:t>lsat_export_ts</w:t>
      </w:r>
      <w:proofErr w:type="spellEnd"/>
      <w:r w:rsidRPr="004C71F5">
        <w:rPr>
          <w:rFonts w:ascii="Times New Roman" w:hAnsi="Times New Roman" w:cs="Times New Roman"/>
          <w:i/>
          <w:iCs/>
          <w:sz w:val="24"/>
          <w:szCs w:val="24"/>
        </w:rPr>
        <w:t>()</w:t>
      </w:r>
      <w:r w:rsidRPr="004C71F5">
        <w:rPr>
          <w:rFonts w:ascii="Times New Roman" w:hAnsi="Times New Roman" w:cs="Times New Roman"/>
          <w:sz w:val="24"/>
          <w:szCs w:val="24"/>
        </w:rPr>
        <w:t>. It is important to stress this function only works for sample locations (point coordinates) that must be supplied as a simple feature (</w:t>
      </w:r>
      <w:r w:rsidRPr="004C71F5">
        <w:rPr>
          <w:rFonts w:ascii="Times New Roman" w:hAnsi="Times New Roman" w:cs="Times New Roman"/>
          <w:i/>
          <w:iCs/>
          <w:sz w:val="24"/>
          <w:szCs w:val="24"/>
        </w:rPr>
        <w:t>sf</w:t>
      </w:r>
      <w:r w:rsidRPr="004C71F5">
        <w:rPr>
          <w:rFonts w:ascii="Times New Roman" w:hAnsi="Times New Roman" w:cs="Times New Roman"/>
          <w:sz w:val="24"/>
          <w:szCs w:val="24"/>
        </w:rPr>
        <w:t>) collection of point geometries.</w:t>
      </w:r>
    </w:p>
    <w:p w14:paraId="30A30319"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The function issues one or more tasks to GEE that export the data in the form of comma separated value (CSV) files to the user’s Google Drive. The number of tasks issued varies depending on the number of sample locations for which the Landsat record is to be extracted. </w:t>
      </w:r>
      <w:r w:rsidRPr="004C71F5">
        <w:rPr>
          <w:rFonts w:ascii="Times New Roman" w:hAnsi="Times New Roman" w:cs="Times New Roman"/>
          <w:sz w:val="24"/>
          <w:szCs w:val="24"/>
        </w:rPr>
        <w:lastRenderedPageBreak/>
        <w:t xml:space="preserve">Data extractions that involve many sample locations are prone to errors and may exceed user limits set by GEE. Therefore, the function will chunk the sample locations into small groups (by default 250 sites) and for each chunk will issue a separate export task to GEE. The function returns a list of </w:t>
      </w:r>
      <w:proofErr w:type="spellStart"/>
      <w:r w:rsidRPr="004C71F5">
        <w:rPr>
          <w:rFonts w:ascii="Times New Roman" w:hAnsi="Times New Roman" w:cs="Times New Roman"/>
          <w:i/>
          <w:iCs/>
          <w:sz w:val="24"/>
          <w:szCs w:val="24"/>
        </w:rPr>
        <w:t>rgee</w:t>
      </w:r>
      <w:proofErr w:type="spellEnd"/>
      <w:r w:rsidRPr="004C71F5">
        <w:rPr>
          <w:rFonts w:ascii="Times New Roman" w:hAnsi="Times New Roman" w:cs="Times New Roman"/>
          <w:sz w:val="24"/>
          <w:szCs w:val="24"/>
        </w:rPr>
        <w:t xml:space="preserve"> task objects, which can be used to query the progress of the exports and subsequently retrieve the data from the user’s Google Drive.    </w:t>
      </w:r>
    </w:p>
    <w:p w14:paraId="78BA9492" w14:textId="77777777" w:rsidR="004C71F5" w:rsidRPr="004C71F5" w:rsidRDefault="004C71F5" w:rsidP="004C71F5">
      <w:pPr>
        <w:pStyle w:val="NoSpacing"/>
        <w:ind w:firstLine="720"/>
        <w:rPr>
          <w:rFonts w:ascii="Times New Roman" w:hAnsi="Times New Roman" w:cs="Times New Roman"/>
          <w:sz w:val="24"/>
          <w:szCs w:val="24"/>
        </w:rPr>
      </w:pPr>
      <w:r w:rsidRPr="004C71F5">
        <w:rPr>
          <w:rFonts w:ascii="Times New Roman" w:hAnsi="Times New Roman" w:cs="Times New Roman"/>
          <w:sz w:val="24"/>
          <w:szCs w:val="24"/>
        </w:rPr>
        <w:t xml:space="preserve">Please note that </w:t>
      </w:r>
      <w:proofErr w:type="spellStart"/>
      <w:r w:rsidRPr="004C71F5">
        <w:rPr>
          <w:rFonts w:ascii="Times New Roman" w:hAnsi="Times New Roman" w:cs="Times New Roman"/>
          <w:i/>
          <w:iCs/>
          <w:sz w:val="24"/>
          <w:szCs w:val="24"/>
        </w:rPr>
        <w:t>lsat_export_</w:t>
      </w:r>
      <w:proofErr w:type="gramStart"/>
      <w:r w:rsidRPr="004C71F5">
        <w:rPr>
          <w:rFonts w:ascii="Times New Roman" w:hAnsi="Times New Roman" w:cs="Times New Roman"/>
          <w:i/>
          <w:iCs/>
          <w:sz w:val="24"/>
          <w:szCs w:val="24"/>
        </w:rPr>
        <w:t>ts</w:t>
      </w:r>
      <w:proofErr w:type="spellEnd"/>
      <w:r w:rsidRPr="004C71F5">
        <w:rPr>
          <w:rFonts w:ascii="Times New Roman" w:hAnsi="Times New Roman" w:cs="Times New Roman"/>
          <w:i/>
          <w:iCs/>
          <w:sz w:val="24"/>
          <w:szCs w:val="24"/>
        </w:rPr>
        <w:t>(</w:t>
      </w:r>
      <w:proofErr w:type="gramEnd"/>
      <w:r w:rsidRPr="004C71F5">
        <w:rPr>
          <w:rFonts w:ascii="Times New Roman" w:hAnsi="Times New Roman" w:cs="Times New Roman"/>
          <w:i/>
          <w:iCs/>
          <w:sz w:val="24"/>
          <w:szCs w:val="24"/>
        </w:rPr>
        <w:t>)</w:t>
      </w:r>
      <w:r w:rsidRPr="004C71F5">
        <w:rPr>
          <w:rFonts w:ascii="Times New Roman" w:hAnsi="Times New Roman" w:cs="Times New Roman"/>
          <w:sz w:val="24"/>
          <w:szCs w:val="24"/>
        </w:rPr>
        <w:t xml:space="preserve"> has not been tested for data extractions exceeding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Landsat pixels (~90 km</w:t>
      </w:r>
      <w:r w:rsidRPr="004C71F5">
        <w:rPr>
          <w:rFonts w:ascii="Times New Roman" w:hAnsi="Times New Roman" w:cs="Times New Roman"/>
          <w:sz w:val="24"/>
          <w:szCs w:val="24"/>
          <w:vertAlign w:val="superscript"/>
        </w:rPr>
        <w:t>2</w:t>
      </w:r>
      <w:r w:rsidRPr="004C71F5">
        <w:rPr>
          <w:rFonts w:ascii="Times New Roman" w:hAnsi="Times New Roman" w:cs="Times New Roman"/>
          <w:sz w:val="24"/>
          <w:szCs w:val="24"/>
        </w:rPr>
        <w:t>). It took about two weeks to extract four decades of summer Landsat data for 10</w:t>
      </w:r>
      <w:r w:rsidRPr="004C71F5">
        <w:rPr>
          <w:rFonts w:ascii="Times New Roman" w:hAnsi="Times New Roman" w:cs="Times New Roman"/>
          <w:sz w:val="24"/>
          <w:szCs w:val="24"/>
          <w:vertAlign w:val="superscript"/>
        </w:rPr>
        <w:t>5</w:t>
      </w:r>
      <w:r w:rsidRPr="004C71F5">
        <w:rPr>
          <w:rFonts w:ascii="Times New Roman" w:hAnsi="Times New Roman" w:cs="Times New Roman"/>
          <w:sz w:val="24"/>
          <w:szCs w:val="24"/>
        </w:rPr>
        <w:t xml:space="preserve"> pixels sampled from across the boreal forest biome. This data extraction yielded ~41.6 million multispectral measurements that required ~15 Gb of hard drive storage </w:t>
      </w:r>
      <w:r w:rsidRPr="004C71F5">
        <w:rPr>
          <w:rFonts w:ascii="Times New Roman" w:hAnsi="Times New Roman" w:cs="Times New Roman"/>
          <w:sz w:val="24"/>
          <w:szCs w:val="24"/>
        </w:rPr>
        <w:fldChar w:fldCharType="begin"/>
      </w:r>
      <w:r w:rsidRPr="004C71F5">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sidRPr="004C71F5">
        <w:rPr>
          <w:rFonts w:ascii="Times New Roman" w:hAnsi="Times New Roman" w:cs="Times New Roman"/>
          <w:sz w:val="24"/>
          <w:szCs w:val="24"/>
        </w:rPr>
        <w:fldChar w:fldCharType="separate"/>
      </w:r>
      <w:r w:rsidRPr="004C71F5">
        <w:rPr>
          <w:rFonts w:ascii="Times New Roman" w:hAnsi="Times New Roman" w:cs="Times New Roman"/>
          <w:sz w:val="24"/>
          <w:szCs w:val="24"/>
        </w:rPr>
        <w:t>(Berner and Goetz 2022)</w:t>
      </w:r>
      <w:r w:rsidRPr="004C71F5">
        <w:rPr>
          <w:rFonts w:ascii="Times New Roman" w:hAnsi="Times New Roman" w:cs="Times New Roman"/>
          <w:sz w:val="24"/>
          <w:szCs w:val="24"/>
        </w:rPr>
        <w:fldChar w:fldCharType="end"/>
      </w:r>
      <w:r w:rsidRPr="004C71F5">
        <w:rPr>
          <w:rFonts w:ascii="Times New Roman" w:hAnsi="Times New Roman" w:cs="Times New Roman"/>
          <w:sz w:val="24"/>
          <w:szCs w:val="24"/>
        </w:rPr>
        <w:t xml:space="preserve">. </w:t>
      </w:r>
      <w:proofErr w:type="spellStart"/>
      <w:r w:rsidRPr="004C71F5">
        <w:rPr>
          <w:rFonts w:ascii="Times New Roman" w:hAnsi="Times New Roman" w:cs="Times New Roman"/>
          <w:i/>
          <w:iCs/>
          <w:sz w:val="24"/>
          <w:szCs w:val="24"/>
        </w:rPr>
        <w:t>LandsatTS</w:t>
      </w:r>
      <w:proofErr w:type="spellEnd"/>
      <w:r w:rsidRPr="004C71F5">
        <w:rPr>
          <w:rFonts w:ascii="Times New Roman" w:hAnsi="Times New Roman" w:cs="Times New Roman"/>
          <w:sz w:val="24"/>
          <w:szCs w:val="24"/>
        </w:rPr>
        <w:t xml:space="preserve"> enables large data extractions but is not infinitely scalable.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w:t>
      </w:r>
      <w:proofErr w:type="gramStart"/>
      <w:r w:rsidRPr="00C56196">
        <w:rPr>
          <w:rFonts w:ascii="Times New Roman" w:hAnsi="Times New Roman" w:cs="Times New Roman"/>
          <w:i/>
          <w:sz w:val="24"/>
          <w:szCs w:val="24"/>
        </w:rPr>
        <w:t>centers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proofErr w:type="spellStart"/>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w:t>
      </w:r>
      <w:proofErr w:type="gramStart"/>
      <w:r w:rsidRPr="000867AD">
        <w:rPr>
          <w:rFonts w:ascii="Times New Roman" w:hAnsi="Times New Roman" w:cs="Times New Roman"/>
          <w:i/>
          <w:iCs/>
          <w:sz w:val="24"/>
          <w:szCs w:val="24"/>
        </w:rPr>
        <w:t>ts</w:t>
      </w:r>
      <w:proofErr w:type="spellEnd"/>
      <w:r w:rsidRPr="000867AD">
        <w:rPr>
          <w:rFonts w:ascii="Times New Roman" w:hAnsi="Times New Roman" w:cs="Times New Roman"/>
          <w:i/>
          <w:iCs/>
          <w:sz w:val="24"/>
          <w:szCs w:val="24"/>
        </w:rPr>
        <w:t>(</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determine the pixel centers. </w:t>
      </w:r>
      <w:commentRangeStart w:id="102"/>
      <w:r>
        <w:rPr>
          <w:rFonts w:ascii="Times New Roman" w:hAnsi="Times New Roman" w:cs="Times New Roman"/>
          <w:sz w:val="24"/>
          <w:szCs w:val="24"/>
        </w:rPr>
        <w:t xml:space="preserve">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commentRangeEnd w:id="102"/>
      <w:r w:rsidR="00FE2488">
        <w:rPr>
          <w:rStyle w:val="CommentReference"/>
        </w:rPr>
        <w:commentReference w:id="102"/>
      </w:r>
    </w:p>
    <w:p w14:paraId="42FB1A95" w14:textId="027C2409" w:rsidR="0014384B" w:rsidRPr="00C40A6A" w:rsidRDefault="007E75AB" w:rsidP="0014384B">
      <w:pPr>
        <w:pStyle w:val="NoSpacing"/>
      </w:pPr>
      <w:r>
        <w:rPr>
          <w:rFonts w:ascii="Times New Roman" w:hAnsi="Times New Roman" w:cs="Times New Roman"/>
          <w:sz w:val="24"/>
          <w:szCs w:val="24"/>
        </w:rPr>
        <w:t xml:space="preserve"> </w:t>
      </w:r>
    </w:p>
    <w:p w14:paraId="3634DB87" w14:textId="194598B3" w:rsidR="007E75AB" w:rsidRPr="007B3C28" w:rsidRDefault="00DC6753" w:rsidP="007E75AB">
      <w:pPr>
        <w:pStyle w:val="Heading2"/>
      </w:pPr>
      <w:r>
        <w:t>Format</w:t>
      </w:r>
      <w:r w:rsidR="007E75AB" w:rsidRPr="007B3C28">
        <w:t xml:space="preserve"> data for analysis using </w:t>
      </w:r>
      <w:proofErr w:type="spellStart"/>
      <w:r w:rsidR="007E75AB" w:rsidRPr="007B3C28">
        <w:t>lsat_</w:t>
      </w:r>
      <w:r>
        <w:t>format_data</w:t>
      </w:r>
      <w:proofErr w:type="spellEnd"/>
      <w:r w:rsidRPr="007B3C28">
        <w:t xml:space="preserve"> </w:t>
      </w:r>
      <w:r w:rsidR="007E75AB" w:rsidRPr="007B3C28">
        <w:t>()</w:t>
      </w:r>
    </w:p>
    <w:p w14:paraId="24D69772" w14:textId="5504A7ED"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proofErr w:type="spellStart"/>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t_ts</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and prepares the data for the subsequent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w:t>
      </w:r>
      <w:proofErr w:type="spellStart"/>
      <w:r w:rsidRPr="001001ED">
        <w:rPr>
          <w:rFonts w:ascii="Times New Roman" w:hAnsi="Times New Roman" w:cs="Times New Roman"/>
          <w:i/>
          <w:iCs/>
          <w:sz w:val="24"/>
          <w:szCs w:val="24"/>
        </w:rPr>
        <w:t>lsat_</w:t>
      </w:r>
      <w:r w:rsidR="00DC6753">
        <w:rPr>
          <w:rFonts w:ascii="Times New Roman" w:hAnsi="Times New Roman" w:cs="Times New Roman"/>
          <w:i/>
          <w:iCs/>
          <w:sz w:val="24"/>
          <w:szCs w:val="24"/>
        </w:rPr>
        <w:t>format_</w:t>
      </w:r>
      <w:proofErr w:type="gramStart"/>
      <w:r w:rsidR="00DC6753">
        <w:rPr>
          <w:rFonts w:ascii="Times New Roman" w:hAnsi="Times New Roman" w:cs="Times New Roman"/>
          <w:i/>
          <w:iCs/>
          <w:sz w:val="24"/>
          <w:szCs w:val="24"/>
        </w:rPr>
        <w:t>data</w:t>
      </w:r>
      <w:proofErr w:type="spellEnd"/>
      <w:r w:rsidRPr="001001ED">
        <w:rPr>
          <w:rFonts w:ascii="Times New Roman" w:hAnsi="Times New Roman" w:cs="Times New Roman"/>
          <w:i/>
          <w:iCs/>
          <w:sz w:val="24"/>
          <w:szCs w:val="24"/>
        </w:rPr>
        <w:t>(</w:t>
      </w:r>
      <w:proofErr w:type="gramEnd"/>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proofErr w:type="spellStart"/>
      <w:r w:rsidRPr="00193181">
        <w:rPr>
          <w:rFonts w:ascii="Times New Roman" w:hAnsi="Times New Roman" w:cs="Times New Roman"/>
          <w:i/>
          <w:iCs/>
          <w:sz w:val="24"/>
          <w:szCs w:val="24"/>
        </w:rPr>
        <w:t>data.table</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proofErr w:type="spellStart"/>
      <w:r w:rsidRPr="00B22FD9">
        <w:rPr>
          <w:rFonts w:ascii="Times New Roman" w:hAnsi="Times New Roman" w:cs="Times New Roman"/>
          <w:i/>
          <w:iCs/>
          <w:sz w:val="24"/>
          <w:szCs w:val="24"/>
        </w:rPr>
        <w:t>lsat_clean_data</w:t>
      </w:r>
      <w:proofErr w:type="spellEnd"/>
      <w:r w:rsidRPr="00B22FD9">
        <w:rPr>
          <w:rFonts w:ascii="Times New Roman" w:hAnsi="Times New Roman" w:cs="Times New Roman"/>
          <w:i/>
          <w:iCs/>
          <w:sz w:val="24"/>
          <w:szCs w:val="24"/>
        </w:rPr>
        <w:t>()</w:t>
      </w:r>
      <w:r>
        <w:rPr>
          <w:rFonts w:ascii="Times New Roman" w:hAnsi="Times New Roman" w:cs="Times New Roman"/>
          <w:sz w:val="24"/>
          <w:szCs w:val="24"/>
        </w:rPr>
        <w:t xml:space="preserve"> for the next step in the processing workflow. Please note that all </w:t>
      </w:r>
      <w:proofErr w:type="spellStart"/>
      <w:r>
        <w:rPr>
          <w:rFonts w:ascii="Times New Roman" w:hAnsi="Times New Roman" w:cs="Times New Roman"/>
          <w:i/>
          <w:iCs/>
          <w:sz w:val="24"/>
          <w:szCs w:val="24"/>
        </w:rPr>
        <w:t>LandsatTS</w:t>
      </w:r>
      <w:proofErr w:type="spellEnd"/>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require a </w:t>
      </w:r>
      <w:del w:id="103" w:author="Jakob Assmann" w:date="2023-01-12T14:48:00Z">
        <w:r w:rsidRPr="00A9244D" w:rsidDel="00FE2488">
          <w:rPr>
            <w:rFonts w:ascii="Times New Roman" w:hAnsi="Times New Roman" w:cs="Times New Roman"/>
            <w:sz w:val="24"/>
            <w:szCs w:val="24"/>
          </w:rPr>
          <w:delText xml:space="preserve"> </w:delText>
        </w:r>
      </w:del>
      <w:r w:rsidRPr="00A9244D">
        <w:rPr>
          <w:rFonts w:ascii="Times New Roman" w:hAnsi="Times New Roman" w:cs="Times New Roman"/>
          <w:sz w:val="24"/>
          <w:szCs w:val="24"/>
        </w:rPr>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 xml:space="preserve">Clean surface reflectance data using </w:t>
      </w:r>
      <w:proofErr w:type="spellStart"/>
      <w:r w:rsidRPr="007B3C28">
        <w:t>lsat_clean_</w:t>
      </w:r>
      <w:proofErr w:type="gramStart"/>
      <w:r w:rsidRPr="007B3C28">
        <w:t>data</w:t>
      </w:r>
      <w:proofErr w:type="spellEnd"/>
      <w:r w:rsidRPr="007B3C28">
        <w:t>(</w:t>
      </w:r>
      <w:proofErr w:type="gramEnd"/>
      <w:r w:rsidRPr="007B3C28">
        <w:t>)</w:t>
      </w:r>
    </w:p>
    <w:p w14:paraId="4630FD5B" w14:textId="08E178B8"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w:t>
      </w:r>
      <w:r w:rsidRPr="007B3C28">
        <w:rPr>
          <w:rFonts w:ascii="Times New Roman" w:hAnsi="Times New Roman" w:cs="Times New Roman"/>
          <w:sz w:val="24"/>
          <w:szCs w:val="24"/>
        </w:rPr>
        <w:lastRenderedPageBreak/>
        <w:t xml:space="preserve">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proofErr w:type="spellStart"/>
      <w:r w:rsidRPr="00580DEC">
        <w:rPr>
          <w:rFonts w:ascii="Times New Roman" w:hAnsi="Times New Roman" w:cs="Times New Roman"/>
          <w:i/>
          <w:iCs/>
          <w:sz w:val="24"/>
          <w:szCs w:val="24"/>
        </w:rPr>
        <w:t>lsat_clean_</w:t>
      </w:r>
      <w:proofErr w:type="gramStart"/>
      <w:r w:rsidRPr="00580DEC">
        <w:rPr>
          <w:rFonts w:ascii="Times New Roman" w:hAnsi="Times New Roman" w:cs="Times New Roman"/>
          <w:i/>
          <w:iCs/>
          <w:sz w:val="24"/>
          <w:szCs w:val="24"/>
        </w:rPr>
        <w:t>data</w:t>
      </w:r>
      <w:proofErr w:type="spellEnd"/>
      <w:r w:rsidRPr="00580DEC">
        <w:rPr>
          <w:rFonts w:ascii="Times New Roman" w:hAnsi="Times New Roman" w:cs="Times New Roman"/>
          <w:i/>
          <w:iCs/>
          <w:sz w:val="24"/>
          <w:szCs w:val="24"/>
        </w:rPr>
        <w:t>(</w:t>
      </w:r>
      <w:proofErr w:type="gramEnd"/>
      <w:r w:rsidRPr="00580DEC">
        <w:rPr>
          <w:rFonts w:ascii="Times New Roman" w:hAnsi="Times New Roman" w:cs="Times New Roman"/>
          <w:i/>
          <w:iCs/>
          <w:sz w:val="24"/>
          <w:szCs w:val="24"/>
        </w:rPr>
        <w:t>)</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for individual sample locations (specified by a sample.id column) - usually the direct output of </w:t>
      </w:r>
      <w:proofErr w:type="spellStart"/>
      <w:r w:rsidRPr="004042E7">
        <w:rPr>
          <w:rFonts w:ascii="Times New Roman" w:hAnsi="Times New Roman" w:cs="Times New Roman"/>
          <w:i/>
          <w:iCs/>
          <w:sz w:val="24"/>
          <w:szCs w:val="24"/>
        </w:rPr>
        <w:t>lsat_</w:t>
      </w:r>
      <w:r w:rsidR="00A66F6B">
        <w:rPr>
          <w:rFonts w:ascii="Times New Roman" w:hAnsi="Times New Roman" w:cs="Times New Roman"/>
          <w:i/>
          <w:iCs/>
          <w:sz w:val="24"/>
          <w:szCs w:val="24"/>
        </w:rPr>
        <w:t>format_data</w:t>
      </w:r>
      <w:proofErr w:type="spellEnd"/>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36769C">
      <w:pPr>
        <w:pStyle w:val="Heading2"/>
      </w:pPr>
      <w:r w:rsidRPr="00943AA8">
        <w:t xml:space="preserve">Compute </w:t>
      </w:r>
      <w:r>
        <w:t xml:space="preserve">neighborhood </w:t>
      </w:r>
      <w:r w:rsidRPr="00943AA8">
        <w:t>mean surface reflectance</w:t>
      </w:r>
      <w:r>
        <w:t xml:space="preserve"> </w:t>
      </w:r>
      <w:r w:rsidRPr="00943AA8">
        <w:t xml:space="preserve">using </w:t>
      </w:r>
      <w:proofErr w:type="spellStart"/>
      <w:r w:rsidRPr="00943AA8">
        <w:t>lsat_neighborhood_</w:t>
      </w:r>
      <w:proofErr w:type="gramStart"/>
      <w:r w:rsidRPr="00943AA8">
        <w:t>mean</w:t>
      </w:r>
      <w:proofErr w:type="spellEnd"/>
      <w:r w:rsidRPr="00943AA8">
        <w:t>(</w:t>
      </w:r>
      <w:proofErr w:type="gramEnd"/>
      <w:r w:rsidRPr="00943AA8">
        <w:t>)</w:t>
      </w:r>
    </w:p>
    <w:p w14:paraId="16E60FAE"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w:t>
      </w:r>
      <w:commentRangeStart w:id="104"/>
      <w:r>
        <w:rPr>
          <w:rFonts w:ascii="Times New Roman" w:hAnsi="Times New Roman" w:cs="Times New Roman"/>
          <w:sz w:val="24"/>
          <w:szCs w:val="24"/>
        </w:rPr>
        <w:t>Thi</w:t>
      </w:r>
      <w:commentRangeEnd w:id="104"/>
      <w:r w:rsidR="00FE2488">
        <w:rPr>
          <w:rStyle w:val="CommentReference"/>
        </w:rPr>
        <w:commentReference w:id="104"/>
      </w:r>
      <w:r>
        <w:rPr>
          <w:rFonts w:ascii="Times New Roman" w:hAnsi="Times New Roman" w:cs="Times New Roman"/>
          <w:sz w:val="24"/>
          <w:szCs w:val="24"/>
        </w:rPr>
        <w:t xml:space="preserve">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 xml:space="preserve">. The main input to this function is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of Landsat records for buffered sample locations. The function returns a new </w:t>
      </w:r>
      <w:proofErr w:type="spellStart"/>
      <w:proofErr w:type="gramStart"/>
      <w:r w:rsidRPr="000E2A56">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Pr>
          <w:rFonts w:ascii="Times New Roman" w:hAnsi="Times New Roman" w:cs="Times New Roman"/>
          <w:i/>
          <w:iCs/>
          <w:sz w:val="24"/>
          <w:szCs w:val="24"/>
        </w:rPr>
        <w:t>lsat_clean_</w:t>
      </w:r>
      <w:proofErr w:type="gramStart"/>
      <w:r>
        <w:rPr>
          <w:rFonts w:ascii="Times New Roman" w:hAnsi="Times New Roman" w:cs="Times New Roman"/>
          <w:i/>
          <w:iCs/>
          <w:sz w:val="24"/>
          <w:szCs w:val="24"/>
        </w:rPr>
        <w:t>dat</w:t>
      </w:r>
      <w:r w:rsidRPr="000E2A56">
        <w:rPr>
          <w:rFonts w:ascii="Times New Roman" w:hAnsi="Times New Roman" w:cs="Times New Roman"/>
          <w:i/>
          <w:iCs/>
          <w:sz w:val="24"/>
          <w:szCs w:val="24"/>
        </w:rPr>
        <w:t>a</w:t>
      </w:r>
      <w:proofErr w:type="spellEnd"/>
      <w:r w:rsidRPr="000E2A56">
        <w:rPr>
          <w:rFonts w:ascii="Times New Roman" w:hAnsi="Times New Roman" w:cs="Times New Roman"/>
          <w:i/>
          <w:iCs/>
          <w:sz w:val="24"/>
          <w:szCs w:val="24"/>
        </w:rPr>
        <w:t>(</w:t>
      </w:r>
      <w:proofErr w:type="gramEnd"/>
      <w:r w:rsidRPr="000E2A56">
        <w:rPr>
          <w:rFonts w:ascii="Times New Roman" w:hAnsi="Times New Roman" w:cs="Times New Roman"/>
          <w:i/>
          <w:iCs/>
          <w:sz w:val="24"/>
          <w:szCs w:val="24"/>
        </w:rPr>
        <w:t>)</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1BCD9C0C" w:rsidR="007E75AB" w:rsidRPr="00943AA8" w:rsidRDefault="007E75AB" w:rsidP="0036769C">
      <w:pPr>
        <w:pStyle w:val="Heading2"/>
      </w:pPr>
      <w:r w:rsidRPr="00943AA8">
        <w:t xml:space="preserve">Summarize </w:t>
      </w:r>
      <w:r w:rsidRPr="00782A8D">
        <w:t xml:space="preserve">data </w:t>
      </w:r>
      <w:r w:rsidRPr="00943AA8">
        <w:t>availability for each site</w:t>
      </w:r>
      <w:r w:rsidRPr="00782A8D">
        <w:t xml:space="preserve"> </w:t>
      </w:r>
      <w:r w:rsidRPr="00943AA8">
        <w:t xml:space="preserve">using </w:t>
      </w:r>
      <w:proofErr w:type="spellStart"/>
      <w:r w:rsidRPr="00943AA8">
        <w:t>lsat_summarize_</w:t>
      </w:r>
      <w:proofErr w:type="gramStart"/>
      <w:r w:rsidRPr="00943AA8">
        <w:t>data</w:t>
      </w:r>
      <w:proofErr w:type="spellEnd"/>
      <w:r w:rsidRPr="00943AA8">
        <w:t>(</w:t>
      </w:r>
      <w:proofErr w:type="gramEnd"/>
      <w:r w:rsidRPr="00782A8D">
        <w:t>)</w:t>
      </w:r>
    </w:p>
    <w:p w14:paraId="10305D01" w14:textId="6885259E"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w:t>
      </w:r>
      <w:proofErr w:type="gramStart"/>
      <w:r w:rsidRPr="00943AA8">
        <w:rPr>
          <w:rFonts w:ascii="Times New Roman" w:hAnsi="Times New Roman" w:cs="Times New Roman"/>
          <w:i/>
          <w:iCs/>
          <w:sz w:val="24"/>
          <w:szCs w:val="24"/>
        </w:rPr>
        <w:t>data</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proofErr w:type="spellStart"/>
      <w:r w:rsidRPr="00B42D7D">
        <w:rPr>
          <w:rFonts w:ascii="Times New Roman" w:hAnsi="Times New Roman" w:cs="Times New Roman"/>
          <w:i/>
          <w:iCs/>
          <w:sz w:val="24"/>
          <w:szCs w:val="24"/>
        </w:rPr>
        <w:t>data.table</w:t>
      </w:r>
      <w:proofErr w:type="spellEnd"/>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proofErr w:type="gramStart"/>
      <w:r w:rsidRPr="00C56D0B">
        <w:rPr>
          <w:rFonts w:ascii="Times New Roman" w:hAnsi="Times New Roman" w:cs="Times New Roman"/>
          <w:i/>
          <w:iCs/>
          <w:sz w:val="24"/>
          <w:szCs w:val="24"/>
        </w:rPr>
        <w:t>ggsave</w:t>
      </w:r>
      <w:proofErr w:type="spellEnd"/>
      <w:r w:rsidRPr="00C56D0B">
        <w:rPr>
          <w:rFonts w:ascii="Times New Roman" w:hAnsi="Times New Roman" w:cs="Times New Roman"/>
          <w:i/>
          <w:iCs/>
          <w:sz w:val="24"/>
          <w:szCs w:val="24"/>
        </w:rPr>
        <w:t>(</w:t>
      </w:r>
      <w:proofErr w:type="gramEnd"/>
      <w:r w:rsidRPr="00C56D0B">
        <w:rPr>
          <w:rFonts w:ascii="Times New Roman" w:hAnsi="Times New Roman" w:cs="Times New Roman"/>
          <w:i/>
          <w:iCs/>
          <w:sz w:val="24"/>
          <w:szCs w:val="24"/>
        </w:rPr>
        <w:t>)</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185222E6" w:rsidR="007E75AB" w:rsidRPr="00943AA8" w:rsidRDefault="007E75AB" w:rsidP="0036769C">
      <w:pPr>
        <w:pStyle w:val="Heading2"/>
      </w:pPr>
      <w:r w:rsidRPr="00943AA8">
        <w:t xml:space="preserve">Calculate spectral indices using </w:t>
      </w:r>
      <w:proofErr w:type="spellStart"/>
      <w:r w:rsidRPr="00943AA8">
        <w:t>lsat_calc_</w:t>
      </w:r>
      <w:r>
        <w:t>spec</w:t>
      </w:r>
      <w:r w:rsidR="00415433">
        <w:t>tral</w:t>
      </w:r>
      <w:r>
        <w:t>_</w:t>
      </w:r>
      <w:proofErr w:type="gramStart"/>
      <w:r w:rsidRPr="00943AA8">
        <w:t>index</w:t>
      </w:r>
      <w:proofErr w:type="spellEnd"/>
      <w:r w:rsidRPr="00943AA8">
        <w:t>(</w:t>
      </w:r>
      <w:proofErr w:type="gramEnd"/>
      <w:r w:rsidRPr="00943AA8">
        <w:t>)</w:t>
      </w:r>
    </w:p>
    <w:p w14:paraId="14A1EE53" w14:textId="5659B220"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w:t>
      </w:r>
      <w:r w:rsidR="00415433">
        <w:rPr>
          <w:rFonts w:ascii="Times New Roman" w:hAnsi="Times New Roman" w:cs="Times New Roman"/>
          <w:i/>
          <w:iCs/>
          <w:sz w:val="24"/>
          <w:szCs w:val="24"/>
        </w:rPr>
        <w:t>tral</w:t>
      </w:r>
      <w:r>
        <w:rPr>
          <w:rFonts w:ascii="Times New Roman" w:hAnsi="Times New Roman" w:cs="Times New Roman"/>
          <w:i/>
          <w:iCs/>
          <w:sz w:val="24"/>
          <w:szCs w:val="24"/>
        </w:rPr>
        <w:t>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a string indicating the spectral index to be calculated. The function then returns the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3A725B93"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w:t>
      </w:r>
      <w:r w:rsidR="00C779BC">
        <w:rPr>
          <w:rFonts w:ascii="Times New Roman" w:hAnsi="Times New Roman" w:cs="Times New Roman"/>
          <w:i/>
          <w:iCs/>
          <w:sz w:val="24"/>
          <w:szCs w:val="24"/>
        </w:rPr>
        <w:t>tral</w:t>
      </w:r>
      <w:r w:rsidRPr="00777D31">
        <w:rPr>
          <w:rFonts w:ascii="Times New Roman" w:hAnsi="Times New Roman" w:cs="Times New Roman"/>
          <w:i/>
          <w:iCs/>
          <w:sz w:val="24"/>
          <w:szCs w:val="24"/>
        </w:rPr>
        <w:t>_</w:t>
      </w:r>
      <w:proofErr w:type="gramStart"/>
      <w:r w:rsidRPr="00777D31">
        <w:rPr>
          <w:rFonts w:ascii="Times New Roman" w:hAnsi="Times New Roman" w:cs="Times New Roman"/>
          <w:i/>
          <w:iCs/>
          <w:sz w:val="24"/>
          <w:szCs w:val="24"/>
        </w:rPr>
        <w:t>index</w:t>
      </w:r>
      <w:proofErr w:type="spellEnd"/>
      <w:r w:rsidRPr="00777D31">
        <w:rPr>
          <w:rFonts w:ascii="Times New Roman" w:hAnsi="Times New Roman" w:cs="Times New Roman"/>
          <w:i/>
          <w:iCs/>
          <w:sz w:val="24"/>
          <w:szCs w:val="24"/>
        </w:rPr>
        <w:t>(</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m:t>
                    </m:r>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r>
                      <w:rPr>
                        <w:rFonts w:ascii="Cambria Math" w:hAnsi="Cambria Math" w:cs="Times New Roman"/>
                        <w:sz w:val="18"/>
                        <w:szCs w:val="18"/>
                      </w:rPr>
                      <m:t>)</m:t>
                    </m:r>
                  </m:num>
                  <m:den>
                    <m:r>
                      <w:rPr>
                        <w:rFonts w:ascii="Cambria Math" w:hAnsi="Cambria Math" w:cs="Times New Roman"/>
                        <w:sz w:val="18"/>
                        <w:szCs w:val="18"/>
                      </w:rPr>
                      <m:t>NIR</m:t>
                    </m:r>
                    <m:r>
                      <w:rPr>
                        <w:rFonts w:ascii="Cambria Math" w:hAnsi="Cambria Math" w:cs="Times New Roman"/>
                        <w:sz w:val="18"/>
                        <w:szCs w:val="18"/>
                      </w:rPr>
                      <m:t>+6*</m:t>
                    </m:r>
                    <m:r>
                      <w:rPr>
                        <w:rFonts w:ascii="Cambria Math" w:hAnsi="Cambria Math" w:cs="Times New Roman"/>
                        <w:sz w:val="18"/>
                        <w:szCs w:val="18"/>
                      </w:rPr>
                      <m:t>RED</m:t>
                    </m:r>
                    <m:r>
                      <w:rPr>
                        <w:rFonts w:ascii="Cambria Math" w:hAnsi="Cambria Math" w:cs="Times New Roman"/>
                        <w:sz w:val="18"/>
                        <w:szCs w:val="18"/>
                      </w:rPr>
                      <m:t>-</m:t>
                    </m:r>
                    <m:r>
                      <w:rPr>
                        <w:rFonts w:ascii="Cambria Math" w:hAnsi="Cambria Math" w:cs="Times New Roman"/>
                        <w:sz w:val="18"/>
                        <w:szCs w:val="18"/>
                      </w:rPr>
                      <m:t>7.5*</m:t>
                    </m:r>
                    <m:r>
                      <w:rPr>
                        <w:rFonts w:ascii="Cambria Math" w:hAnsi="Cambria Math" w:cs="Times New Roman"/>
                        <w:sz w:val="18"/>
                        <w:szCs w:val="18"/>
                      </w:rPr>
                      <m:t>BLUE</m:t>
                    </m:r>
                    <m:r>
                      <w:rPr>
                        <w:rFonts w:ascii="Cambria Math" w:hAnsi="Cambria Math" w:cs="Times New Roman"/>
                        <w:sz w:val="18"/>
                        <w:szCs w:val="18"/>
                      </w:rPr>
                      <m:t>+1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m:t>
                    </m:r>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r>
                      <w:rPr>
                        <w:rFonts w:ascii="Cambria Math" w:hAnsi="Cambria Math" w:cs="Times New Roman"/>
                        <w:sz w:val="18"/>
                        <w:szCs w:val="18"/>
                      </w:rPr>
                      <m:t>)</m:t>
                    </m:r>
                  </m:num>
                  <m:den>
                    <m:r>
                      <w:rPr>
                        <w:rFonts w:ascii="Cambria Math" w:hAnsi="Cambria Math" w:cs="Times New Roman"/>
                        <w:sz w:val="18"/>
                        <w:szCs w:val="18"/>
                      </w:rPr>
                      <m:t>NIR</m:t>
                    </m:r>
                    <m:r>
                      <w:rPr>
                        <w:rFonts w:ascii="Cambria Math" w:hAnsi="Cambria Math" w:cs="Times New Roman"/>
                        <w:sz w:val="18"/>
                        <w:szCs w:val="18"/>
                      </w:rPr>
                      <m:t>+2.5*</m:t>
                    </m:r>
                    <m:r>
                      <w:rPr>
                        <w:rFonts w:ascii="Cambria Math" w:hAnsi="Cambria Math" w:cs="Times New Roman"/>
                        <w:sz w:val="18"/>
                        <w:szCs w:val="18"/>
                      </w:rPr>
                      <m:t>RED</m:t>
                    </m:r>
                    <m:r>
                      <w:rPr>
                        <w:rFonts w:ascii="Cambria Math" w:hAnsi="Cambria Math" w:cs="Times New Roman"/>
                        <w:sz w:val="18"/>
                        <w:szCs w:val="18"/>
                      </w:rPr>
                      <m:t>+1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m:t>
                    </m:r>
                    <m:r>
                      <w:rPr>
                        <w:rFonts w:ascii="Cambria Math" w:hAnsi="Cambria Math" w:cs="Times New Roman"/>
                        <w:sz w:val="18"/>
                        <w:szCs w:val="18"/>
                      </w:rPr>
                      <m:t>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5E1A8301" w14:textId="77777777" w:rsidR="007E75AB" w:rsidRPr="006F61FD" w:rsidRDefault="00485D4E"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m:t>
                    </m:r>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r>
                      <w:rPr>
                        <w:rFonts w:ascii="Cambria Math" w:hAnsi="Cambria Math" w:cs="Times New Roman"/>
                        <w:sz w:val="18"/>
                        <w:szCs w:val="18"/>
                      </w:rPr>
                      <m:t>)</m:t>
                    </m:r>
                  </m:num>
                  <m:den>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485D4E"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SWIR</m:t>
                    </m:r>
                    <m:r>
                      <w:rPr>
                        <w:rFonts w:ascii="Cambria Math" w:hAnsi="Cambria Math" w:cs="Times New Roman"/>
                        <w:sz w:val="18"/>
                        <w:szCs w:val="18"/>
                      </w:rPr>
                      <m:t>2</m:t>
                    </m:r>
                  </m:num>
                  <m:den>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SWIR</m:t>
                    </m:r>
                    <m:r>
                      <w:rPr>
                        <w:rFonts w:ascii="Cambria Math" w:hAnsi="Cambria Math" w:cs="Times New Roman"/>
                        <w:sz w:val="18"/>
                        <w:szCs w:val="18"/>
                      </w:rPr>
                      <m:t>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SWIR</m:t>
                    </m:r>
                    <m:r>
                      <w:rPr>
                        <w:rFonts w:ascii="Cambria Math" w:hAnsi="Cambria Math" w:cs="Times New Roman"/>
                        <w:sz w:val="18"/>
                        <w:szCs w:val="18"/>
                      </w:rPr>
                      <m:t>1</m:t>
                    </m:r>
                  </m:num>
                  <m:den>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SWIR</m:t>
                    </m:r>
                    <m:r>
                      <w:rPr>
                        <w:rFonts w:ascii="Cambria Math" w:hAnsi="Cambria Math" w:cs="Times New Roman"/>
                        <w:sz w:val="18"/>
                        <w:szCs w:val="18"/>
                      </w:rPr>
                      <m:t>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lastRenderedPageBreak/>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485D4E"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SWI</m:t>
                    </m:r>
                    <m:r>
                      <w:rPr>
                        <w:rFonts w:ascii="Cambria Math" w:hAnsi="Cambria Math" w:cs="Times New Roman"/>
                        <w:sz w:val="18"/>
                        <w:szCs w:val="18"/>
                      </w:rPr>
                      <m:t>R</m:t>
                    </m:r>
                    <m:r>
                      <w:rPr>
                        <w:rFonts w:ascii="Cambria Math" w:hAnsi="Cambria Math" w:cs="Times New Roman"/>
                        <w:sz w:val="18"/>
                        <w:szCs w:val="18"/>
                      </w:rPr>
                      <m:t>1</m:t>
                    </m:r>
                  </m:num>
                  <m:den>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SWIR</m:t>
                    </m:r>
                    <m:r>
                      <w:rPr>
                        <w:rFonts w:ascii="Cambria Math" w:hAnsi="Cambria Math" w:cs="Times New Roman"/>
                        <w:sz w:val="18"/>
                        <w:szCs w:val="18"/>
                      </w:rPr>
                      <m:t>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485D4E"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num>
                  <m:den>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4F376B4A" w14:textId="77777777" w:rsidR="007E75AB" w:rsidRPr="006F61FD" w:rsidRDefault="00485D4E"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GREEN</m:t>
                    </m:r>
                  </m:num>
                  <m:den>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kNDVI</w:t>
            </w:r>
            <w:proofErr w:type="spellEnd"/>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m:t>
                    </m:r>
                    <m:r>
                      <w:rPr>
                        <w:rFonts w:ascii="Cambria Math" w:hAnsi="Cambria Math" w:cs="Times New Roman"/>
                        <w:sz w:val="18"/>
                        <w:szCs w:val="18"/>
                      </w:rPr>
                      <m:t>-</m:t>
                    </m:r>
                    <m:r>
                      <w:rPr>
                        <w:rFonts w:ascii="Cambria Math" w:hAnsi="Cambria Math" w:cs="Times New Roman"/>
                        <w:sz w:val="18"/>
                        <w:szCs w:val="18"/>
                      </w:rPr>
                      <m:t>NIR</m:t>
                    </m:r>
                  </m:num>
                  <m:den>
                    <m:r>
                      <w:rPr>
                        <w:rFonts w:ascii="Cambria Math" w:hAnsi="Cambria Math" w:cs="Times New Roman"/>
                        <w:sz w:val="18"/>
                        <w:szCs w:val="18"/>
                      </w:rPr>
                      <m:t>GREEN</m:t>
                    </m:r>
                    <m:r>
                      <w:rPr>
                        <w:rFonts w:ascii="Cambria Math" w:hAnsi="Cambria Math" w:cs="Times New Roman"/>
                        <w:sz w:val="18"/>
                        <w:szCs w:val="18"/>
                      </w:rPr>
                      <m:t>+</m:t>
                    </m:r>
                    <m:r>
                      <w:rPr>
                        <w:rFonts w:ascii="Cambria Math" w:hAnsi="Cambria Math" w:cs="Times New Roman"/>
                        <w:sz w:val="18"/>
                        <w:szCs w:val="18"/>
                      </w:rPr>
                      <m:t>NI</m:t>
                    </m:r>
                    <m:r>
                      <w:rPr>
                        <w:rFonts w:ascii="Cambria Math" w:hAnsi="Cambria Math" w:cs="Times New Roman"/>
                        <w:sz w:val="18"/>
                        <w:szCs w:val="18"/>
                      </w:rPr>
                      <m:t>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m:t>
                    </m:r>
                    <m:r>
                      <w:rPr>
                        <w:rFonts w:ascii="Cambria Math" w:hAnsi="Cambria Math" w:cs="Times New Roman"/>
                        <w:sz w:val="18"/>
                        <w:szCs w:val="18"/>
                      </w:rPr>
                      <m:t>-</m:t>
                    </m:r>
                    <m:r>
                      <w:rPr>
                        <w:rFonts w:ascii="Cambria Math" w:hAnsi="Cambria Math" w:cs="Times New Roman"/>
                        <w:sz w:val="18"/>
                        <w:szCs w:val="18"/>
                      </w:rPr>
                      <m:t>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m:t>
                    </m:r>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r>
                      <w:rPr>
                        <w:rFonts w:ascii="Cambria Math" w:hAnsi="Cambria Math" w:cs="Times New Roman"/>
                        <w:sz w:val="18"/>
                        <w:szCs w:val="18"/>
                      </w:rPr>
                      <m:t>)</m:t>
                    </m:r>
                  </m:num>
                  <m:den>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r>
                      <w:rPr>
                        <w:rFonts w:ascii="Cambria Math" w:hAnsi="Cambria Math" w:cs="Times New Roman"/>
                        <w:sz w:val="18"/>
                        <w:szCs w:val="18"/>
                      </w:rPr>
                      <m:t>+0.5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485D4E"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num>
                  <m:den>
                    <m:r>
                      <w:rPr>
                        <w:rFonts w:ascii="Cambria Math" w:hAnsi="Cambria Math" w:cs="Times New Roman"/>
                        <w:sz w:val="18"/>
                        <w:szCs w:val="18"/>
                      </w:rPr>
                      <m:t xml:space="preserve">0.2* </m:t>
                    </m:r>
                    <m:r>
                      <w:rPr>
                        <w:rFonts w:ascii="Cambria Math" w:hAnsi="Cambria Math" w:cs="Times New Roman"/>
                        <w:sz w:val="18"/>
                        <w:szCs w:val="18"/>
                      </w:rPr>
                      <m:t>NIR</m:t>
                    </m:r>
                    <m:r>
                      <w:rPr>
                        <w:rFonts w:ascii="Cambria Math" w:hAnsi="Cambria Math" w:cs="Times New Roman"/>
                        <w:sz w:val="18"/>
                        <w:szCs w:val="18"/>
                      </w:rPr>
                      <m:t>+</m:t>
                    </m:r>
                    <m:r>
                      <w:rPr>
                        <w:rFonts w:ascii="Cambria Math" w:hAnsi="Cambria Math" w:cs="Times New Roman"/>
                        <w:sz w:val="18"/>
                        <w:szCs w:val="18"/>
                      </w:rPr>
                      <m:t>RED</m:t>
                    </m:r>
                  </m:den>
                </m:f>
              </m:oMath>
            </m:oMathPara>
          </w:p>
        </w:tc>
        <w:tc>
          <w:tcPr>
            <w:tcW w:w="2295" w:type="dxa"/>
            <w:vAlign w:val="center"/>
          </w:tcPr>
          <w:p w14:paraId="0013FF98" w14:textId="7ECF4328"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00DD0A0D">
              <w:rPr>
                <w:rFonts w:ascii="Times New Roman" w:hAnsi="Times New Roman" w:cs="Times New Roman"/>
                <w:sz w:val="18"/>
                <w:szCs w:val="18"/>
              </w:rPr>
              <w:instrText xml:space="preserve"> ADDIN EN.CITE &lt;EndNote&gt;&lt;Cite AuthorYear="1"&gt;&lt;Author&gt;Gitelson&lt;/Author&gt;&lt;Year&gt;2004&lt;/Year&gt;&lt;RecNum&gt;4501&lt;/RecNum&gt;&lt;DisplayText&gt;Gitelson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00DD0A0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49498DD3" w:rsidR="007E75AB" w:rsidRPr="00410354" w:rsidRDefault="007E75AB" w:rsidP="007E75AB">
      <w:pPr>
        <w:pStyle w:val="Heading2"/>
      </w:pPr>
      <w:r w:rsidRPr="00B16CB2">
        <w:t xml:space="preserve">Cross-calibrate spectral </w:t>
      </w:r>
      <w:r w:rsidR="00410354">
        <w:t xml:space="preserve">data </w:t>
      </w:r>
      <w:r w:rsidRPr="00B16CB2">
        <w:t xml:space="preserve">across sensors using </w:t>
      </w:r>
      <w:proofErr w:type="spellStart"/>
      <w:r w:rsidRPr="00B16CB2">
        <w:t>lsat_calibrate_</w:t>
      </w:r>
      <w:proofErr w:type="gramStart"/>
      <w:r w:rsidRPr="00B16CB2">
        <w:t>rf</w:t>
      </w:r>
      <w:proofErr w:type="spellEnd"/>
      <w:r w:rsidRPr="00B16CB2">
        <w:t>(</w:t>
      </w:r>
      <w:proofErr w:type="gramEnd"/>
      <w:r w:rsidRPr="00B16CB2">
        <w:t>)</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7F08E116"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proofErr w:type="spellStart"/>
      <w:r w:rsidRPr="00193181">
        <w:rPr>
          <w:rFonts w:ascii="Times New Roman" w:hAnsi="Times New Roman" w:cs="Times New Roman"/>
          <w:i/>
          <w:iCs/>
          <w:sz w:val="24"/>
          <w:szCs w:val="24"/>
        </w:rPr>
        <w:t>data.table</w:t>
      </w:r>
      <w:proofErr w:type="spellEnd"/>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ins w:id="105" w:author="Jakob Assmann" w:date="2023-01-12T14:54:00Z">
        <w:r w:rsidR="00FE2488">
          <w:rPr>
            <w:rFonts w:ascii="Times New Roman" w:hAnsi="Times New Roman" w:cs="Times New Roman"/>
            <w:sz w:val="24"/>
            <w:szCs w:val="24"/>
          </w:rPr>
          <w:t xml:space="preserve">If requested using the </w:t>
        </w:r>
        <w:proofErr w:type="spellStart"/>
        <w:proofErr w:type="gramStart"/>
        <w:r w:rsidR="00FE2488" w:rsidRPr="00FE2488">
          <w:rPr>
            <w:rFonts w:ascii="Times New Roman" w:hAnsi="Times New Roman" w:cs="Times New Roman"/>
            <w:i/>
            <w:iCs/>
            <w:sz w:val="24"/>
            <w:szCs w:val="24"/>
            <w:rPrChange w:id="106" w:author="Jakob Assmann" w:date="2023-01-12T14:54:00Z">
              <w:rPr>
                <w:rFonts w:ascii="Times New Roman" w:hAnsi="Times New Roman" w:cs="Times New Roman"/>
                <w:sz w:val="24"/>
                <w:szCs w:val="24"/>
              </w:rPr>
            </w:rPrChange>
          </w:rPr>
          <w:t>write.output</w:t>
        </w:r>
      </w:ins>
      <w:proofErr w:type="spellEnd"/>
      <w:proofErr w:type="gramEnd"/>
      <w:ins w:id="107" w:author="Jakob Assmann" w:date="2023-01-12T14:55:00Z">
        <w:r w:rsidR="00FE2488">
          <w:rPr>
            <w:rFonts w:ascii="Times New Roman" w:hAnsi="Times New Roman" w:cs="Times New Roman"/>
            <w:i/>
            <w:iCs/>
            <w:sz w:val="24"/>
            <w:szCs w:val="24"/>
          </w:rPr>
          <w:t xml:space="preserve"> parameter</w:t>
        </w:r>
      </w:ins>
      <w:ins w:id="108" w:author="Jakob Assmann" w:date="2023-01-12T14:54:00Z">
        <w:r w:rsidR="00FE2488">
          <w:rPr>
            <w:rFonts w:ascii="Times New Roman" w:hAnsi="Times New Roman" w:cs="Times New Roman"/>
            <w:sz w:val="24"/>
            <w:szCs w:val="24"/>
          </w:rPr>
          <w:t xml:space="preserve">, </w:t>
        </w:r>
      </w:ins>
      <w:del w:id="109" w:author="Jakob Assmann" w:date="2023-01-12T14:54:00Z">
        <w:r w:rsidRPr="00CA364C" w:rsidDel="00FE2488">
          <w:rPr>
            <w:rFonts w:ascii="Times New Roman" w:hAnsi="Times New Roman" w:cs="Times New Roman"/>
            <w:sz w:val="24"/>
            <w:szCs w:val="24"/>
          </w:rPr>
          <w:delText>T</w:delText>
        </w:r>
      </w:del>
      <w:ins w:id="110" w:author="Jakob Assmann" w:date="2023-01-12T14:54:00Z">
        <w:r w:rsidR="00FE2488">
          <w:rPr>
            <w:rFonts w:ascii="Times New Roman" w:hAnsi="Times New Roman" w:cs="Times New Roman"/>
            <w:sz w:val="24"/>
            <w:szCs w:val="24"/>
          </w:rPr>
          <w:t>t</w:t>
        </w:r>
      </w:ins>
      <w:r w:rsidRPr="00CA364C">
        <w:rPr>
          <w:rFonts w:ascii="Times New Roman" w:hAnsi="Times New Roman" w:cs="Times New Roman"/>
          <w:sz w:val="24"/>
          <w:szCs w:val="24"/>
        </w:rPr>
        <w: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del w:id="111" w:author="Jakob Assmann" w:date="2023-01-12T14:55:00Z">
        <w:r w:rsidDel="00D54183">
          <w:rPr>
            <w:rFonts w:ascii="Times New Roman" w:hAnsi="Times New Roman" w:cs="Times New Roman"/>
            <w:sz w:val="24"/>
            <w:szCs w:val="24"/>
          </w:rPr>
          <w:delText>Furthermore</w:delText>
        </w:r>
      </w:del>
      <w:ins w:id="112" w:author="Jakob Assmann" w:date="2023-01-12T14:55:00Z">
        <w:r w:rsidR="00D54183">
          <w:rPr>
            <w:rFonts w:ascii="Times New Roman" w:hAnsi="Times New Roman" w:cs="Times New Roman"/>
            <w:sz w:val="24"/>
            <w:szCs w:val="24"/>
          </w:rPr>
          <w:t>In any case</w:t>
        </w:r>
      </w:ins>
      <w:r>
        <w:rPr>
          <w:rFonts w:ascii="Times New Roman" w:hAnsi="Times New Roman" w:cs="Times New Roman"/>
          <w:sz w:val="24"/>
          <w:szCs w:val="24"/>
        </w:rPr>
        <w:t xml:space="preserv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proofErr w:type="gramStart"/>
      <w:r w:rsidRPr="00CA364C">
        <w:rPr>
          <w:rFonts w:ascii="Times New Roman" w:hAnsi="Times New Roman" w:cs="Times New Roman"/>
          <w:sz w:val="24"/>
          <w:szCs w:val="24"/>
        </w:rPr>
        <w:t>ndvi.xcal</w:t>
      </w:r>
      <w:proofErr w:type="spellEnd"/>
      <w:proofErr w:type="gram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75A0CCB0" w14:textId="248CA11A" w:rsidR="00301C36" w:rsidRDefault="00301C36" w:rsidP="007E75AB">
      <w:pPr>
        <w:pStyle w:val="NoSpacing"/>
        <w:ind w:firstLine="720"/>
        <w:rPr>
          <w:rFonts w:ascii="Times New Roman" w:hAnsi="Times New Roman" w:cs="Times New Roman"/>
          <w:sz w:val="24"/>
          <w:szCs w:val="24"/>
        </w:rPr>
      </w:pPr>
    </w:p>
    <w:p w14:paraId="420D35B1" w14:textId="271F3CD7" w:rsidR="00301C36" w:rsidRPr="00301C36" w:rsidRDefault="00301C36" w:rsidP="00301C36">
      <w:pPr>
        <w:pStyle w:val="Heading2"/>
      </w:pPr>
      <w:r w:rsidRPr="00B16CB2">
        <w:t xml:space="preserve">Cross-calibrate spectral </w:t>
      </w:r>
      <w:r>
        <w:t xml:space="preserve">data </w:t>
      </w:r>
      <w:r w:rsidRPr="00B16CB2">
        <w:t xml:space="preserve">across sensors using </w:t>
      </w:r>
      <w:proofErr w:type="spellStart"/>
      <w:r w:rsidRPr="00410354">
        <w:t>lsat_calibrate_</w:t>
      </w:r>
      <w:proofErr w:type="gramStart"/>
      <w:r w:rsidRPr="00410354">
        <w:t>poly</w:t>
      </w:r>
      <w:proofErr w:type="spellEnd"/>
      <w:r>
        <w:t>(</w:t>
      </w:r>
      <w:proofErr w:type="gramEnd"/>
      <w:r>
        <w:t>)</w:t>
      </w:r>
    </w:p>
    <w:p w14:paraId="3F705B7A" w14:textId="1F0D4C35" w:rsidR="00742CBE" w:rsidRPr="00742CBE" w:rsidRDefault="00301C36" w:rsidP="007E75AB">
      <w:pPr>
        <w:pStyle w:val="NoSpacing"/>
        <w:rPr>
          <w:rFonts w:ascii="Times New Roman" w:hAnsi="Times New Roman" w:cs="Times New Roman"/>
          <w:sz w:val="24"/>
          <w:szCs w:val="24"/>
          <w:u w:val="single"/>
        </w:rPr>
      </w:pPr>
      <w:r>
        <w:rPr>
          <w:rFonts w:ascii="Times New Roman" w:hAnsi="Times New Roman" w:cs="Times New Roman"/>
          <w:sz w:val="24"/>
          <w:szCs w:val="24"/>
        </w:rPr>
        <w:t xml:space="preserve">The function </w:t>
      </w:r>
      <w:proofErr w:type="spellStart"/>
      <w:r w:rsidRPr="00301C36">
        <w:rPr>
          <w:rFonts w:ascii="Times New Roman" w:hAnsi="Times New Roman" w:cs="Times New Roman"/>
          <w:i/>
          <w:iCs/>
          <w:sz w:val="24"/>
          <w:szCs w:val="24"/>
        </w:rPr>
        <w:t>lsat_calibrate_</w:t>
      </w:r>
      <w:proofErr w:type="gramStart"/>
      <w:r w:rsidRPr="00301C36">
        <w:rPr>
          <w:rFonts w:ascii="Times New Roman" w:hAnsi="Times New Roman" w:cs="Times New Roman"/>
          <w:i/>
          <w:iCs/>
          <w:sz w:val="24"/>
          <w:szCs w:val="24"/>
        </w:rPr>
        <w:t>poly</w:t>
      </w:r>
      <w:proofErr w:type="spellEnd"/>
      <w:r w:rsidRPr="00301C36">
        <w:rPr>
          <w:rFonts w:ascii="Times New Roman" w:hAnsi="Times New Roman" w:cs="Times New Roman"/>
          <w:i/>
          <w:iCs/>
          <w:sz w:val="24"/>
          <w:szCs w:val="24"/>
        </w:rPr>
        <w:t>(</w:t>
      </w:r>
      <w:proofErr w:type="gramEnd"/>
      <w:r w:rsidRPr="00301C36">
        <w:rPr>
          <w:rFonts w:ascii="Times New Roman" w:hAnsi="Times New Roman" w:cs="Times New Roman"/>
          <w:i/>
          <w:iCs/>
          <w:sz w:val="24"/>
          <w:szCs w:val="24"/>
        </w:rPr>
        <w:t>)</w:t>
      </w:r>
      <w:r>
        <w:rPr>
          <w:rFonts w:ascii="Times New Roman" w:hAnsi="Times New Roman" w:cs="Times New Roman"/>
          <w:sz w:val="24"/>
          <w:szCs w:val="24"/>
        </w:rPr>
        <w:t xml:space="preserve"> is </w:t>
      </w:r>
      <w:del w:id="113" w:author="Jakob Assmann" w:date="2023-01-12T14:56:00Z">
        <w:r w:rsidDel="00D54183">
          <w:rPr>
            <w:rFonts w:ascii="Times New Roman" w:hAnsi="Times New Roman" w:cs="Times New Roman"/>
            <w:sz w:val="24"/>
            <w:szCs w:val="24"/>
          </w:rPr>
          <w:delText xml:space="preserve">very </w:delText>
        </w:r>
      </w:del>
      <w:ins w:id="114" w:author="Jakob Assmann" w:date="2023-01-12T14:56:00Z">
        <w:r w:rsidR="00D54183">
          <w:rPr>
            <w:rFonts w:ascii="Times New Roman" w:hAnsi="Times New Roman" w:cs="Times New Roman"/>
            <w:sz w:val="24"/>
            <w:szCs w:val="24"/>
          </w:rPr>
          <w:t>behaves</w:t>
        </w:r>
        <w:r w:rsidR="00D54183">
          <w:rPr>
            <w:rFonts w:ascii="Times New Roman" w:hAnsi="Times New Roman" w:cs="Times New Roman"/>
            <w:sz w:val="24"/>
            <w:szCs w:val="24"/>
          </w:rPr>
          <w:t xml:space="preserve"> </w:t>
        </w:r>
      </w:ins>
      <w:r>
        <w:rPr>
          <w:rFonts w:ascii="Times New Roman" w:hAnsi="Times New Roman" w:cs="Times New Roman"/>
          <w:sz w:val="24"/>
          <w:szCs w:val="24"/>
        </w:rPr>
        <w:t>similar</w:t>
      </w:r>
      <w:ins w:id="115" w:author="Jakob Assmann" w:date="2023-01-12T14:56:00Z">
        <w:r w:rsidR="00D54183">
          <w:rPr>
            <w:rFonts w:ascii="Times New Roman" w:hAnsi="Times New Roman" w:cs="Times New Roman"/>
            <w:sz w:val="24"/>
            <w:szCs w:val="24"/>
          </w:rPr>
          <w:t>ly</w:t>
        </w:r>
      </w:ins>
      <w:r>
        <w:rPr>
          <w:rFonts w:ascii="Times New Roman" w:hAnsi="Times New Roman" w:cs="Times New Roman"/>
          <w:sz w:val="24"/>
          <w:szCs w:val="24"/>
        </w:rPr>
        <w:t xml:space="preserve"> to </w:t>
      </w:r>
      <w:proofErr w:type="spellStart"/>
      <w:r w:rsidRPr="00301C36">
        <w:rPr>
          <w:rFonts w:ascii="Times New Roman" w:hAnsi="Times New Roman" w:cs="Times New Roman"/>
          <w:i/>
          <w:iCs/>
          <w:sz w:val="24"/>
          <w:szCs w:val="24"/>
        </w:rPr>
        <w:t>lsat_calibrate_rf</w:t>
      </w:r>
      <w:proofErr w:type="spellEnd"/>
      <w:r w:rsidRPr="00301C36">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but fits polynomial regression models rather than random forest models.</w:t>
      </w:r>
      <w:r w:rsidR="0067650B">
        <w:rPr>
          <w:rFonts w:ascii="Times New Roman" w:hAnsi="Times New Roman" w:cs="Times New Roman"/>
          <w:sz w:val="24"/>
          <w:szCs w:val="24"/>
        </w:rPr>
        <w:t xml:space="preserve"> The function automatically fits first-, second- and third-order polynomial regression models (i.e., Y = β</w:t>
      </w:r>
      <w:r w:rsidR="0067650B" w:rsidRPr="0067650B">
        <w:rPr>
          <w:rFonts w:ascii="Times New Roman" w:hAnsi="Times New Roman" w:cs="Times New Roman"/>
          <w:sz w:val="24"/>
          <w:szCs w:val="24"/>
          <w:vertAlign w:val="subscript"/>
        </w:rPr>
        <w:t>0</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1</w:t>
      </w:r>
      <w:r w:rsidR="0067650B">
        <w:rPr>
          <w:rFonts w:ascii="Times New Roman" w:hAnsi="Times New Roman" w:cs="Times New Roman"/>
          <w:sz w:val="24"/>
          <w:szCs w:val="24"/>
        </w:rPr>
        <w:t>X</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w:t>
      </w:r>
      <w:r w:rsidR="0067650B" w:rsidRPr="0067650B">
        <w:rPr>
          <w:rFonts w:ascii="Times New Roman" w:hAnsi="Times New Roman" w:cs="Times New Roman"/>
          <w:sz w:val="24"/>
          <w:szCs w:val="24"/>
        </w:rPr>
        <w:t xml:space="preserve"> </w:t>
      </w:r>
      <w:r w:rsidR="0067650B">
        <w:rPr>
          <w:rFonts w:ascii="Times New Roman" w:hAnsi="Times New Roman" w:cs="Times New Roman"/>
          <w:sz w:val="24"/>
          <w:szCs w:val="24"/>
        </w:rPr>
        <w:t>β</w:t>
      </w:r>
      <w:r w:rsidR="0067650B" w:rsidRPr="0067650B">
        <w:rPr>
          <w:rFonts w:ascii="Times New Roman" w:hAnsi="Times New Roman" w:cs="Times New Roman"/>
          <w:sz w:val="24"/>
          <w:szCs w:val="24"/>
          <w:vertAlign w:val="subscript"/>
        </w:rPr>
        <w:t>2</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2</w:t>
      </w:r>
      <w:r w:rsidR="0067650B">
        <w:rPr>
          <w:rFonts w:ascii="Times New Roman" w:hAnsi="Times New Roman" w:cs="Times New Roman"/>
          <w:sz w:val="24"/>
          <w:szCs w:val="24"/>
        </w:rPr>
        <w:t xml:space="preserve"> + β</w:t>
      </w:r>
      <w:r w:rsidR="0067650B" w:rsidRPr="0067650B">
        <w:rPr>
          <w:rFonts w:ascii="Times New Roman" w:hAnsi="Times New Roman" w:cs="Times New Roman"/>
          <w:sz w:val="24"/>
          <w:szCs w:val="24"/>
          <w:vertAlign w:val="subscript"/>
        </w:rPr>
        <w:t>3</w:t>
      </w:r>
      <w:r w:rsidR="0067650B">
        <w:rPr>
          <w:rFonts w:ascii="Times New Roman" w:hAnsi="Times New Roman" w:cs="Times New Roman"/>
          <w:sz w:val="24"/>
          <w:szCs w:val="24"/>
        </w:rPr>
        <w:t>X</w:t>
      </w:r>
      <w:r w:rsidR="0067650B" w:rsidRPr="0067650B">
        <w:rPr>
          <w:rFonts w:ascii="Times New Roman" w:hAnsi="Times New Roman" w:cs="Times New Roman"/>
          <w:sz w:val="24"/>
          <w:szCs w:val="24"/>
          <w:vertAlign w:val="superscript"/>
        </w:rPr>
        <w:t>3</w:t>
      </w:r>
      <w:r w:rsidR="0067650B">
        <w:rPr>
          <w:rFonts w:ascii="Times New Roman" w:hAnsi="Times New Roman" w:cs="Times New Roman"/>
          <w:sz w:val="24"/>
          <w:szCs w:val="24"/>
        </w:rPr>
        <w:t>). It then automatically selects the most parsimonious fit using</w:t>
      </w:r>
      <w:r w:rsidR="0067650B" w:rsidRPr="0067650B">
        <w:t xml:space="preserve"> </w:t>
      </w:r>
      <w:r w:rsidR="0067650B" w:rsidRPr="0067650B">
        <w:rPr>
          <w:rFonts w:ascii="Times New Roman" w:hAnsi="Times New Roman" w:cs="Times New Roman"/>
          <w:sz w:val="24"/>
          <w:szCs w:val="24"/>
        </w:rPr>
        <w:t>Bayesian Information Criterion</w:t>
      </w:r>
      <w:r w:rsidR="0067650B">
        <w:rPr>
          <w:rFonts w:ascii="Times New Roman" w:hAnsi="Times New Roman" w:cs="Times New Roman"/>
          <w:sz w:val="24"/>
          <w:szCs w:val="24"/>
        </w:rPr>
        <w:t xml:space="preserve"> (BIC), applies the most parsimonious model for cross-sensor calibration, and then returns regression model coefficients and cross-validation metrics. </w:t>
      </w:r>
      <w:r>
        <w:rPr>
          <w:rFonts w:ascii="Times New Roman" w:hAnsi="Times New Roman" w:cs="Times New Roman"/>
          <w:sz w:val="24"/>
          <w:szCs w:val="24"/>
        </w:rPr>
        <w:t>Initial testing show</w:t>
      </w:r>
      <w:r w:rsidR="00742CBE">
        <w:rPr>
          <w:rFonts w:ascii="Times New Roman" w:hAnsi="Times New Roman" w:cs="Times New Roman"/>
          <w:sz w:val="24"/>
          <w:szCs w:val="24"/>
        </w:rPr>
        <w:t xml:space="preserve">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and </w:t>
      </w:r>
      <w:proofErr w:type="spellStart"/>
      <w:r w:rsidR="00742CBE" w:rsidRPr="00301C36">
        <w:rPr>
          <w:rFonts w:ascii="Times New Roman" w:hAnsi="Times New Roman" w:cs="Times New Roman"/>
          <w:i/>
          <w:iCs/>
          <w:sz w:val="24"/>
          <w:szCs w:val="24"/>
        </w:rPr>
        <w:t>lsat_calibrate_rf</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i/>
          <w:iCs/>
          <w:sz w:val="24"/>
          <w:szCs w:val="24"/>
        </w:rPr>
        <w:t xml:space="preserve"> </w:t>
      </w:r>
      <w:r w:rsidR="00742CBE">
        <w:rPr>
          <w:rFonts w:ascii="Times New Roman" w:hAnsi="Times New Roman" w:cs="Times New Roman"/>
          <w:sz w:val="24"/>
          <w:szCs w:val="24"/>
        </w:rPr>
        <w:t>produce very similar results (r</w:t>
      </w:r>
      <w:r w:rsidR="00742CBE" w:rsidRPr="00742CBE">
        <w:rPr>
          <w:rFonts w:ascii="Times New Roman" w:hAnsi="Times New Roman" w:cs="Times New Roman"/>
          <w:sz w:val="24"/>
          <w:szCs w:val="24"/>
          <w:vertAlign w:val="superscript"/>
        </w:rPr>
        <w:t>2</w:t>
      </w:r>
      <w:r w:rsidR="00742CBE">
        <w:rPr>
          <w:rFonts w:ascii="Times New Roman" w:hAnsi="Times New Roman" w:cs="Times New Roman"/>
          <w:sz w:val="24"/>
          <w:szCs w:val="24"/>
        </w:rPr>
        <w:t xml:space="preserve"> = 0.97), have similar run times, and both effectively mitigate biases among Landsat sensors, yet an advantage of the more recently developed </w:t>
      </w:r>
      <w:proofErr w:type="spellStart"/>
      <w:r w:rsidR="00742CBE" w:rsidRPr="00301C36">
        <w:rPr>
          <w:rFonts w:ascii="Times New Roman" w:hAnsi="Times New Roman" w:cs="Times New Roman"/>
          <w:i/>
          <w:iCs/>
          <w:sz w:val="24"/>
          <w:szCs w:val="24"/>
        </w:rPr>
        <w:t>lsat_calibrate_poly</w:t>
      </w:r>
      <w:proofErr w:type="spellEnd"/>
      <w:r w:rsidR="00742CBE" w:rsidRPr="00301C36">
        <w:rPr>
          <w:rFonts w:ascii="Times New Roman" w:hAnsi="Times New Roman" w:cs="Times New Roman"/>
          <w:i/>
          <w:iCs/>
          <w:sz w:val="24"/>
          <w:szCs w:val="24"/>
        </w:rPr>
        <w:t>()</w:t>
      </w:r>
      <w:r w:rsidR="00742CBE">
        <w:rPr>
          <w:rFonts w:ascii="Times New Roman" w:hAnsi="Times New Roman" w:cs="Times New Roman"/>
          <w:sz w:val="24"/>
          <w:szCs w:val="24"/>
        </w:rPr>
        <w:t xml:space="preserve"> function is it generates regression model coefficients that can be more readily applied to other datasets or incorporated into other software (e.g., GEE).    </w:t>
      </w:r>
    </w:p>
    <w:p w14:paraId="3A575C91" w14:textId="77777777" w:rsidR="00301C36" w:rsidRDefault="00301C36"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 xml:space="preserve">Fit phenological curves to vegetation greenness time series using </w:t>
      </w:r>
      <w:proofErr w:type="spellStart"/>
      <w:r w:rsidRPr="00381CED">
        <w:t>lsat_fit_phenological_</w:t>
      </w:r>
      <w:proofErr w:type="gramStart"/>
      <w:r w:rsidRPr="00381CED">
        <w:t>curves</w:t>
      </w:r>
      <w:proofErr w:type="spellEnd"/>
      <w:r w:rsidRPr="00381CED">
        <w:t>(</w:t>
      </w:r>
      <w:proofErr w:type="gramEnd"/>
      <w:r w:rsidRPr="00381CED">
        <w:t>)</w:t>
      </w:r>
    </w:p>
    <w:p w14:paraId="527FBEAF" w14:textId="1B72FC9F"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commentRangeStart w:id="116"/>
      <w:r>
        <w:rPr>
          <w:rFonts w:ascii="Times New Roman" w:hAnsi="Times New Roman" w:cs="Times New Roman"/>
          <w:sz w:val="24"/>
          <w:szCs w:val="24"/>
        </w:rPr>
        <w:t>flexibl</w:t>
      </w:r>
      <w:del w:id="117" w:author="Jakob Assmann" w:date="2023-01-12T14:57:00Z">
        <w:r w:rsidDel="00D54183">
          <w:rPr>
            <w:rFonts w:ascii="Times New Roman" w:hAnsi="Times New Roman" w:cs="Times New Roman"/>
            <w:sz w:val="24"/>
            <w:szCs w:val="24"/>
          </w:rPr>
          <w:delText>y</w:delText>
        </w:r>
      </w:del>
      <w:ins w:id="118" w:author="Jakob Assmann" w:date="2023-01-12T14:57:00Z">
        <w:r w:rsidR="00D54183">
          <w:rPr>
            <w:rFonts w:ascii="Times New Roman" w:hAnsi="Times New Roman" w:cs="Times New Roman"/>
            <w:sz w:val="24"/>
            <w:szCs w:val="24"/>
          </w:rPr>
          <w:t>e</w:t>
        </w:r>
      </w:ins>
      <w:r>
        <w:rPr>
          <w:rFonts w:ascii="Times New Roman" w:hAnsi="Times New Roman" w:cs="Times New Roman"/>
          <w:sz w:val="24"/>
          <w:szCs w:val="24"/>
        </w:rPr>
        <w:t xml:space="preserve"> </w:t>
      </w:r>
      <w:commentRangeEnd w:id="116"/>
      <w:r w:rsidR="00D54183">
        <w:rPr>
          <w:rStyle w:val="CommentReference"/>
        </w:rPr>
        <w:commentReference w:id="116"/>
      </w:r>
      <w:r>
        <w:rPr>
          <w:rFonts w:ascii="Times New Roman" w:hAnsi="Times New Roman" w:cs="Times New Roman"/>
          <w:sz w:val="24"/>
          <w:szCs w:val="24"/>
        </w:rPr>
        <w:t xml:space="preserve">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period by first pooling observations over years within each moving-window and then fitting cubic splines to observations that have been sorted by day of year. </w:t>
      </w:r>
      <w:r w:rsidR="00247090">
        <w:rPr>
          <w:rFonts w:ascii="Times New Roman" w:hAnsi="Times New Roman" w:cs="Times New Roman"/>
          <w:sz w:val="24"/>
          <w:szCs w:val="24"/>
        </w:rPr>
        <w:t>Often there are too few observations from an individual year to fit a reliable phenological curve, therefore the function enables users to pool observations over multiple years when fitting each cure. The default is a 7-year moving-window centered on the focal year, but the width of the moving window can be made shorter or longer if there are many or few observations in the data record.</w:t>
      </w:r>
      <w:r w:rsidR="008735A3">
        <w:rPr>
          <w:rFonts w:ascii="Times New Roman" w:hAnsi="Times New Roman" w:cs="Times New Roman"/>
          <w:sz w:val="24"/>
          <w:szCs w:val="24"/>
        </w:rPr>
        <w:t xml:space="preserve"> </w:t>
      </w:r>
      <w:r>
        <w:rPr>
          <w:rFonts w:ascii="Times New Roman" w:hAnsi="Times New Roman" w:cs="Times New Roman"/>
          <w:sz w:val="24"/>
          <w:szCs w:val="24"/>
        </w:rPr>
        <w:t xml:space="preserve">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proofErr w:type="spellStart"/>
      <w:proofErr w:type="gramStart"/>
      <w:r w:rsidRPr="001D0BCF">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maximum vegetation greenness occurred; and (4) expected difference in vegetation greenness between that day of year and peak summer. The function also returns a figure to the current graphic device that shows seasonal progression of Landsat observations and modeled surface </w:t>
      </w:r>
      <w:r>
        <w:rPr>
          <w:rFonts w:ascii="Times New Roman" w:hAnsi="Times New Roman" w:cs="Times New Roman"/>
          <w:sz w:val="24"/>
          <w:szCs w:val="24"/>
        </w:rPr>
        <w:lastRenderedPageBreak/>
        <w:t xml:space="preserve">phenology for a random subset of nine sample locations. The user can optionally output a CSV that includes for each sample location the vegetation greenness predicted for each day of year during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 xml:space="preserve">Derive annual growing season metrics using </w:t>
      </w:r>
      <w:proofErr w:type="spellStart"/>
      <w:r w:rsidRPr="00ED51A0">
        <w:t>lsat_summarize_growing_</w:t>
      </w:r>
      <w:proofErr w:type="gramStart"/>
      <w:r w:rsidRPr="00ED51A0">
        <w:t>seasons</w:t>
      </w:r>
      <w:proofErr w:type="spellEnd"/>
      <w:r w:rsidRPr="00ED51A0">
        <w:t>(</w:t>
      </w:r>
      <w:proofErr w:type="gramEnd"/>
      <w:r w:rsidRPr="00ED51A0">
        <w:t>)</w:t>
      </w:r>
    </w:p>
    <w:p w14:paraId="6BA73B4C" w14:textId="16FA2AE0"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part of the growing season if the modeled vegetation greenness for that day of year is within a user-specified fraction of modeled annual maximum vegetation greenness (by default 0.75). The function returns a new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proofErr w:type="spellStart"/>
      <w:r w:rsidRPr="00CA364C">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For each sample location, annual maximum vegetation greenness is estimated by first adjusting individual observations by the expected difference in vegetation greenness between that day of year and peak summer</w:t>
      </w:r>
      <w:ins w:id="119" w:author="Jakob Assmann" w:date="2023-01-12T15:03:00Z">
        <w:r w:rsidR="00D54183">
          <w:rPr>
            <w:rFonts w:ascii="Times New Roman" w:hAnsi="Times New Roman" w:cs="Times New Roman"/>
            <w:sz w:val="24"/>
            <w:szCs w:val="24"/>
          </w:rPr>
          <w:t>,</w:t>
        </w:r>
      </w:ins>
      <w:r>
        <w:rPr>
          <w:rFonts w:ascii="Times New Roman" w:hAnsi="Times New Roman" w:cs="Times New Roman"/>
          <w:sz w:val="24"/>
          <w:szCs w:val="24"/>
        </w:rPr>
        <w:t xml:space="preserve"> and then taking the median of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 xml:space="preserve">Assess estimates of maximum vegetation greenness using </w:t>
      </w:r>
      <w:proofErr w:type="spellStart"/>
      <w:r w:rsidRPr="00B96AEA">
        <w:t>lsat_evaluate_phenological_</w:t>
      </w:r>
      <w:proofErr w:type="gramStart"/>
      <w:r w:rsidRPr="00B96AEA">
        <w:t>max</w:t>
      </w:r>
      <w:proofErr w:type="spellEnd"/>
      <w:r w:rsidRPr="00B96AEA">
        <w:t>(</w:t>
      </w:r>
      <w:proofErr w:type="gramEnd"/>
      <w:r w:rsidRPr="00B96AEA">
        <w:t>)</w:t>
      </w:r>
    </w:p>
    <w:p w14:paraId="3D411022" w14:textId="45C53C54"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phenological information 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120" w:name="_Hlk116642852"/>
      <w:r>
        <w:rPr>
          <w:rFonts w:ascii="Times New Roman" w:hAnsi="Times New Roman" w:cs="Times New Roman"/>
          <w:sz w:val="24"/>
          <w:szCs w:val="24"/>
        </w:rPr>
        <w:t xml:space="preserve">). </w:t>
      </w:r>
      <w:r w:rsidR="006F7344">
        <w:rPr>
          <w:rFonts w:ascii="Times New Roman" w:hAnsi="Times New Roman" w:cs="Times New Roman"/>
          <w:sz w:val="24"/>
          <w:szCs w:val="24"/>
        </w:rPr>
        <w:t>For each site, t</w:t>
      </w:r>
      <w:r>
        <w:rPr>
          <w:rFonts w:ascii="Times New Roman" w:hAnsi="Times New Roman" w:cs="Times New Roman"/>
          <w:sz w:val="24"/>
          <w:szCs w:val="24"/>
        </w:rPr>
        <w:t xml:space="preserve">he function extracts </w:t>
      </w:r>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120"/>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lastRenderedPageBreak/>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0D8F03CA" w14:textId="77777777" w:rsidR="007E75AB" w:rsidRPr="0036769C" w:rsidRDefault="007E75AB" w:rsidP="0036769C">
      <w:pPr>
        <w:pStyle w:val="Heading2"/>
      </w:pPr>
      <w:r w:rsidRPr="0036769C">
        <w:t xml:space="preserve">Compute interannual trends in vegetation greenness using </w:t>
      </w:r>
      <w:proofErr w:type="spellStart"/>
      <w:r w:rsidRPr="0036769C">
        <w:t>lsat_calc_</w:t>
      </w:r>
      <w:proofErr w:type="gramStart"/>
      <w:r w:rsidRPr="0036769C">
        <w:t>trend</w:t>
      </w:r>
      <w:proofErr w:type="spellEnd"/>
      <w:r w:rsidRPr="0036769C">
        <w:t>(</w:t>
      </w:r>
      <w:proofErr w:type="gramEnd"/>
      <w:r w:rsidRPr="0036769C">
        <w:t>)</w:t>
      </w:r>
    </w:p>
    <w:p w14:paraId="42911AB9" w14:textId="7C492CC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function </w:t>
      </w:r>
      <w:commentRangeStart w:id="121"/>
      <w:r w:rsidRPr="00CA364C">
        <w:rPr>
          <w:rFonts w:ascii="Times New Roman" w:hAnsi="Times New Roman" w:cs="Times New Roman"/>
          <w:sz w:val="24"/>
          <w:szCs w:val="24"/>
        </w:rPr>
        <w:t xml:space="preserve">iteratively </w:t>
      </w:r>
      <w:commentRangeEnd w:id="121"/>
      <w:r w:rsidR="00A66487">
        <w:rPr>
          <w:rStyle w:val="CommentReference"/>
        </w:rPr>
        <w:commentReference w:id="121"/>
      </w:r>
      <w:r w:rsidRPr="00CA364C">
        <w:rPr>
          <w:rFonts w:ascii="Times New Roman" w:hAnsi="Times New Roman" w:cs="Times New Roman"/>
          <w:sz w:val="24"/>
          <w:szCs w:val="24"/>
        </w:rPr>
        <w:t>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annual time series of vegetation greenness for each sample location. The function returns (1) a new </w:t>
      </w:r>
      <w:proofErr w:type="spellStart"/>
      <w:proofErr w:type="gramStart"/>
      <w:r w:rsidRPr="00151EAC">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and (3) a multi-panel figure summarizing interannual variability and trends in vegetation greenness. Specifically, the new </w:t>
      </w:r>
      <w:proofErr w:type="spellStart"/>
      <w:proofErr w:type="gramStart"/>
      <w:r w:rsidRPr="00A9122A">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w:t>
      </w:r>
    </w:p>
    <w:p w14:paraId="5A1A0C96" w14:textId="77777777" w:rsidR="00BB3EE6" w:rsidRDefault="00BB3EE6" w:rsidP="005E7DBA">
      <w:pPr>
        <w:pStyle w:val="NoSpacing"/>
        <w:rPr>
          <w:rFonts w:ascii="Times New Roman" w:hAnsi="Times New Roman" w:cs="Times New Roman"/>
          <w:sz w:val="24"/>
          <w:szCs w:val="24"/>
        </w:rPr>
      </w:pPr>
    </w:p>
    <w:p w14:paraId="010C1B82" w14:textId="29E45A85" w:rsidR="00BB3EE6" w:rsidRDefault="00BB3EE6" w:rsidP="00BB3EE6">
      <w:pPr>
        <w:pStyle w:val="Heading1"/>
      </w:pPr>
      <w:r>
        <w:t>Conclusion</w:t>
      </w:r>
      <w:r w:rsidR="00813394">
        <w:t>s</w:t>
      </w:r>
    </w:p>
    <w:p w14:paraId="488807BE" w14:textId="1BEC194C"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LandsatTS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package for R facilitates extract</w:t>
      </w:r>
      <w:r w:rsidR="00F34397">
        <w:rPr>
          <w:rFonts w:ascii="Times New Roman" w:hAnsi="Times New Roman" w:cs="Times New Roman"/>
          <w:sz w:val="24"/>
          <w:szCs w:val="24"/>
        </w:rPr>
        <w:t>ing</w:t>
      </w:r>
      <w:r>
        <w:rPr>
          <w:rFonts w:ascii="Times New Roman" w:hAnsi="Times New Roman" w:cs="Times New Roman"/>
          <w:sz w:val="24"/>
          <w:szCs w:val="24"/>
        </w:rPr>
        <w:t xml:space="preserve"> and processing Landsat surface reflectance time series, as well as generating and analyzing metrics of vegetation greenness and other spectral indices. We demonstrated the functionality of this software by analyzing </w:t>
      </w:r>
      <w:r w:rsidR="00C14114">
        <w:rPr>
          <w:rFonts w:ascii="Times New Roman" w:hAnsi="Times New Roman" w:cs="Times New Roman"/>
          <w:sz w:val="24"/>
          <w:szCs w:val="24"/>
        </w:rPr>
        <w:t xml:space="preserve">multidecadal </w:t>
      </w:r>
      <w:r>
        <w:rPr>
          <w:rFonts w:ascii="Times New Roman" w:hAnsi="Times New Roman" w:cs="Times New Roman"/>
          <w:sz w:val="24"/>
          <w:szCs w:val="24"/>
        </w:rPr>
        <w:t xml:space="preserve">changes in vegetation greenness </w:t>
      </w:r>
      <w:r w:rsidR="00C14114">
        <w:rPr>
          <w:rFonts w:ascii="Times New Roman" w:hAnsi="Times New Roman" w:cs="Times New Roman"/>
          <w:sz w:val="24"/>
          <w:szCs w:val="24"/>
        </w:rPr>
        <w:t xml:space="preserve">across the Noatak National Preserve, USA, </w:t>
      </w:r>
      <w:r>
        <w:rPr>
          <w:rFonts w:ascii="Times New Roman" w:hAnsi="Times New Roman" w:cs="Times New Roman"/>
          <w:sz w:val="24"/>
          <w:szCs w:val="24"/>
        </w:rPr>
        <w:t xml:space="preserve">but would like to highlight that these tools are also well suited for sample-based analyses of vegetation dynamics across geographic regions </w:t>
      </w:r>
      <w:r w:rsidR="00C14114">
        <w:rPr>
          <w:rFonts w:ascii="Times New Roman" w:hAnsi="Times New Roman" w:cs="Times New Roman"/>
          <w:sz w:val="24"/>
          <w:szCs w:val="24"/>
        </w:rPr>
        <w:t xml:space="preserve">ranging from individual field sites to </w:t>
      </w:r>
      <w:r>
        <w:rPr>
          <w:rFonts w:ascii="Times New Roman" w:hAnsi="Times New Roman" w:cs="Times New Roman"/>
          <w:sz w:val="24"/>
          <w:szCs w:val="24"/>
        </w:rPr>
        <w:t xml:space="preserve">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has been used for ecological studies focused on </w:t>
      </w:r>
      <w:r w:rsidR="00F34397">
        <w:rPr>
          <w:rFonts w:ascii="Times New Roman" w:hAnsi="Times New Roman" w:cs="Times New Roman"/>
          <w:sz w:val="24"/>
          <w:szCs w:val="24"/>
        </w:rPr>
        <w:t xml:space="preserve">the </w:t>
      </w:r>
      <w:r>
        <w:rPr>
          <w:rFonts w:ascii="Times New Roman" w:hAnsi="Times New Roman" w:cs="Times New Roman"/>
          <w:sz w:val="24"/>
          <w:szCs w:val="24"/>
        </w:rPr>
        <w:t>Arctic tundra and boreal forest</w:t>
      </w:r>
      <w:r w:rsidR="00F34397">
        <w:rPr>
          <w:rFonts w:ascii="Times New Roman" w:hAnsi="Times New Roman" w:cs="Times New Roman"/>
          <w:sz w:val="24"/>
          <w:szCs w:val="24"/>
        </w:rPr>
        <w:t xml:space="preserve"> biomes</w:t>
      </w:r>
      <w:r>
        <w:rPr>
          <w:rFonts w:ascii="Times New Roman" w:hAnsi="Times New Roman" w:cs="Times New Roman"/>
          <w:sz w:val="24"/>
          <w:szCs w:val="24"/>
        </w:rPr>
        <w:t>, but many of the functions could be used for studies focused on lower latitude ecosystems, especially ecosystems with a single 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2B1DBF04" w14:textId="595F840E" w:rsidR="00DD0A0D" w:rsidRPr="00DD0A0D" w:rsidRDefault="00D8312E" w:rsidP="00DD0A0D">
      <w:pPr>
        <w:pStyle w:val="EndNoteBibliography"/>
        <w:spacing w:after="0"/>
        <w:ind w:left="720" w:hanging="720"/>
      </w:pPr>
      <w:r>
        <w:fldChar w:fldCharType="begin"/>
      </w:r>
      <w:r>
        <w:instrText xml:space="preserve"> ADDIN EN.REFLIST </w:instrText>
      </w:r>
      <w:r>
        <w:fldChar w:fldCharType="separate"/>
      </w:r>
      <w:r w:rsidR="00DD0A0D" w:rsidRPr="00DD0A0D">
        <w:t xml:space="preserve">Appelhans, T., F. Detsch, C. Reudenbach, and S. Woellauer. 2021. mapview: Interactive Viewing of Spatial Data in R. R package version 2.10.0. </w:t>
      </w:r>
      <w:hyperlink r:id="rId22" w:history="1">
        <w:r w:rsidR="00DD0A0D" w:rsidRPr="00DD0A0D">
          <w:rPr>
            <w:rStyle w:val="Hyperlink"/>
          </w:rPr>
          <w:t>https://CRAN.R-project.org/package=mapview</w:t>
        </w:r>
      </w:hyperlink>
      <w:r w:rsidR="00DD0A0D" w:rsidRPr="00DD0A0D">
        <w:t>.</w:t>
      </w:r>
    </w:p>
    <w:p w14:paraId="34ED6384" w14:textId="77777777" w:rsidR="00DD0A0D" w:rsidRPr="00DD0A0D" w:rsidRDefault="00DD0A0D" w:rsidP="00DD0A0D">
      <w:pPr>
        <w:pStyle w:val="EndNoteBibliography"/>
        <w:spacing w:after="0"/>
        <w:ind w:left="720" w:hanging="720"/>
      </w:pPr>
      <w:r w:rsidRPr="00DD0A0D">
        <w:t xml:space="preserve">Aybar, C., Q. Wu, L. Bautista, R. Yali, and A. Barja. 2020. rgee: An R package for interacting with Google Earth Engine. Journal of Open Source Software </w:t>
      </w:r>
      <w:r w:rsidRPr="00DD0A0D">
        <w:rPr>
          <w:b/>
        </w:rPr>
        <w:t>5</w:t>
      </w:r>
      <w:r w:rsidRPr="00DD0A0D">
        <w:t>:2272.</w:t>
      </w:r>
    </w:p>
    <w:p w14:paraId="7C232CE1" w14:textId="6FBCE73F" w:rsidR="00DD0A0D" w:rsidRPr="00DD0A0D" w:rsidRDefault="00DD0A0D" w:rsidP="00DD0A0D">
      <w:pPr>
        <w:pStyle w:val="EndNoteBibliography"/>
        <w:spacing w:after="0"/>
        <w:ind w:left="720" w:hanging="720"/>
      </w:pPr>
      <w:r w:rsidRPr="00DD0A0D">
        <w:t xml:space="preserve">Bache, S. M., and H. Wickham. 2020. magrittr: A Forward-Pipe Operator for R. R package version 2.0.1. </w:t>
      </w:r>
      <w:hyperlink r:id="rId23" w:history="1">
        <w:r w:rsidRPr="00DD0A0D">
          <w:rPr>
            <w:rStyle w:val="Hyperlink"/>
          </w:rPr>
          <w:t>https://CRAN.R-project.org/package=magrittr</w:t>
        </w:r>
      </w:hyperlink>
      <w:r w:rsidRPr="00DD0A0D">
        <w:t>.</w:t>
      </w:r>
    </w:p>
    <w:p w14:paraId="61E41FBA" w14:textId="77777777" w:rsidR="00DD0A0D" w:rsidRPr="00DD0A0D" w:rsidRDefault="00DD0A0D" w:rsidP="00DD0A0D">
      <w:pPr>
        <w:pStyle w:val="EndNoteBibliography"/>
        <w:spacing w:after="0"/>
        <w:ind w:left="720" w:hanging="720"/>
      </w:pPr>
      <w:r w:rsidRPr="00DD0A0D">
        <w:t xml:space="preserve">Badgley, G., C. B. Field, and J. A. Berry. 2017. Canopy near-infrared reflectance and terrestrial photosynthesis. Science Advances </w:t>
      </w:r>
      <w:r w:rsidRPr="00DD0A0D">
        <w:rPr>
          <w:b/>
        </w:rPr>
        <w:t>3</w:t>
      </w:r>
      <w:r w:rsidRPr="00DD0A0D">
        <w:t>:e1602244.</w:t>
      </w:r>
    </w:p>
    <w:p w14:paraId="71D6178D" w14:textId="614DFF37" w:rsidR="00DD0A0D" w:rsidRPr="00DD0A0D" w:rsidRDefault="00DD0A0D" w:rsidP="00DD0A0D">
      <w:pPr>
        <w:pStyle w:val="EndNoteBibliography"/>
        <w:spacing w:after="0"/>
        <w:ind w:left="720" w:hanging="720"/>
      </w:pPr>
      <w:r w:rsidRPr="00DD0A0D">
        <w:t xml:space="preserve">Bengtsson, H. 2021. R.utils: Various Programming Utilities. R package version 2.11.0. </w:t>
      </w:r>
      <w:hyperlink r:id="rId24" w:history="1">
        <w:r w:rsidRPr="00DD0A0D">
          <w:rPr>
            <w:rStyle w:val="Hyperlink"/>
          </w:rPr>
          <w:t>https://CRAN.R-project.org/package=R.utils</w:t>
        </w:r>
      </w:hyperlink>
      <w:r w:rsidRPr="00DD0A0D">
        <w:t>.</w:t>
      </w:r>
    </w:p>
    <w:p w14:paraId="20933250" w14:textId="77777777" w:rsidR="00DD0A0D" w:rsidRPr="00DD0A0D" w:rsidRDefault="00DD0A0D" w:rsidP="00DD0A0D">
      <w:pPr>
        <w:pStyle w:val="EndNoteBibliography"/>
        <w:spacing w:after="0"/>
        <w:ind w:left="720" w:hanging="720"/>
      </w:pPr>
      <w:r w:rsidRPr="00DD0A0D">
        <w:t xml:space="preserve">Berner, L. T., and S. J. Goetz. 2022. Satellite observations document trends consistent with a boreal forest biome shift. Global Change Biology </w:t>
      </w:r>
      <w:r w:rsidRPr="00DD0A0D">
        <w:rPr>
          <w:b/>
        </w:rPr>
        <w:t>28</w:t>
      </w:r>
      <w:r w:rsidRPr="00DD0A0D">
        <w:t>:3275–3292.</w:t>
      </w:r>
    </w:p>
    <w:p w14:paraId="152EC9D8" w14:textId="77777777" w:rsidR="00DD0A0D" w:rsidRPr="00DD0A0D" w:rsidRDefault="00DD0A0D" w:rsidP="00DD0A0D">
      <w:pPr>
        <w:pStyle w:val="EndNoteBibliography"/>
        <w:spacing w:after="0"/>
        <w:ind w:left="720" w:hanging="720"/>
      </w:pPr>
      <w:r w:rsidRPr="00DD0A0D">
        <w:lastRenderedPageBreak/>
        <w:t xml:space="preserve">Berner, L. T., P. Jantz, K. D. Tape, and S. J. Goetz. 2018. Tundra plant aboveground biomass and shrub dominance mapped across the North Slope of Alaska. Environmental Research Letters </w:t>
      </w:r>
      <w:r w:rsidRPr="00DD0A0D">
        <w:rPr>
          <w:b/>
        </w:rPr>
        <w:t>13</w:t>
      </w:r>
      <w:r w:rsidRPr="00DD0A0D">
        <w:t>:035002.</w:t>
      </w:r>
    </w:p>
    <w:p w14:paraId="552C2CE3" w14:textId="77777777" w:rsidR="00DD0A0D" w:rsidRPr="00DD0A0D" w:rsidRDefault="00DD0A0D" w:rsidP="00DD0A0D">
      <w:pPr>
        <w:pStyle w:val="EndNoteBibliography"/>
        <w:spacing w:after="0"/>
        <w:ind w:left="720" w:hanging="720"/>
      </w:pPr>
      <w:r w:rsidRPr="00DD0A0D">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DD0A0D">
        <w:rPr>
          <w:b/>
        </w:rPr>
        <w:t>11</w:t>
      </w:r>
      <w:r w:rsidRPr="00DD0A0D">
        <w:t>:4621.</w:t>
      </w:r>
    </w:p>
    <w:p w14:paraId="78C25F11" w14:textId="77777777" w:rsidR="00DD0A0D" w:rsidRPr="00DD0A0D" w:rsidRDefault="00DD0A0D" w:rsidP="00DD0A0D">
      <w:pPr>
        <w:pStyle w:val="EndNoteBibliography"/>
        <w:spacing w:after="0"/>
        <w:ind w:left="720" w:hanging="720"/>
      </w:pPr>
      <w:r w:rsidRPr="00DD0A0D">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DD0A0D">
        <w:rPr>
          <w:b/>
        </w:rPr>
        <w:t>14</w:t>
      </w:r>
      <w:r w:rsidRPr="00DD0A0D">
        <w:t>:085010.</w:t>
      </w:r>
    </w:p>
    <w:p w14:paraId="484F289D" w14:textId="77777777" w:rsidR="00DD0A0D" w:rsidRPr="00DD0A0D" w:rsidRDefault="00DD0A0D" w:rsidP="00DD0A0D">
      <w:pPr>
        <w:pStyle w:val="EndNoteBibliography"/>
        <w:spacing w:after="0"/>
        <w:ind w:left="720" w:hanging="720"/>
      </w:pPr>
      <w:r w:rsidRPr="00DD0A0D">
        <w:t xml:space="preserve">Boyd, M. A., L. T. Berner, A. C. Foster, S. J. Goetz, B. M. Rogers, X. J. Walker, and M. C. Mack. 2021. Historic declines in growth portend trembling aspen death during a contemporary leaf miner outbreak in Alaska. Ecosphere </w:t>
      </w:r>
      <w:r w:rsidRPr="00DD0A0D">
        <w:rPr>
          <w:b/>
        </w:rPr>
        <w:t>12</w:t>
      </w:r>
      <w:r w:rsidRPr="00DD0A0D">
        <w:t>:e03569.</w:t>
      </w:r>
    </w:p>
    <w:p w14:paraId="6AEF3B15" w14:textId="77777777" w:rsidR="00DD0A0D" w:rsidRPr="00DD0A0D" w:rsidRDefault="00DD0A0D" w:rsidP="00DD0A0D">
      <w:pPr>
        <w:pStyle w:val="EndNoteBibliography"/>
        <w:spacing w:after="0"/>
        <w:ind w:left="720" w:hanging="720"/>
      </w:pPr>
      <w:r w:rsidRPr="00DD0A0D">
        <w:t xml:space="preserve">Breiman, L. 2001. Random Forests. Machine Learning </w:t>
      </w:r>
      <w:r w:rsidRPr="00DD0A0D">
        <w:rPr>
          <w:b/>
        </w:rPr>
        <w:t>45</w:t>
      </w:r>
      <w:r w:rsidRPr="00DD0A0D">
        <w:t>:5-32.</w:t>
      </w:r>
    </w:p>
    <w:p w14:paraId="04C41BC4" w14:textId="5B7DDFBD" w:rsidR="00DD0A0D" w:rsidRPr="00145F86" w:rsidRDefault="00DD0A0D" w:rsidP="00DD0A0D">
      <w:pPr>
        <w:pStyle w:val="EndNoteBibliography"/>
        <w:spacing w:after="0"/>
        <w:ind w:left="720" w:hanging="720"/>
      </w:pPr>
      <w:r w:rsidRPr="00DD0A0D">
        <w:t xml:space="preserve">Bronaugh, D., and A. Werner. </w:t>
      </w:r>
      <w:r w:rsidRPr="00145F86">
        <w:t xml:space="preserve">2019. zyp: Zhang + Yue-Pilon trends package. R package version 0.10-1.1. </w:t>
      </w:r>
      <w:r w:rsidR="00485D4E">
        <w:fldChar w:fldCharType="begin"/>
      </w:r>
      <w:r w:rsidR="00485D4E" w:rsidRPr="00DA172F">
        <w:rPr>
          <w:lang w:val="fr-CH"/>
          <w:rPrChange w:id="122" w:author="Jakob Assmann" w:date="2023-01-12T11:03:00Z">
            <w:rPr/>
          </w:rPrChange>
        </w:rPr>
        <w:instrText xml:space="preserve"> HYPERLINK "https://CRAN.R-project.org/package=zyp" </w:instrText>
      </w:r>
      <w:r w:rsidR="00485D4E">
        <w:fldChar w:fldCharType="separate"/>
      </w:r>
      <w:r w:rsidRPr="00145F86">
        <w:rPr>
          <w:rStyle w:val="Hyperlink"/>
        </w:rPr>
        <w:t>https://CRAN.R-project.org/package=zyp</w:t>
      </w:r>
      <w:r w:rsidR="00485D4E">
        <w:rPr>
          <w:rStyle w:val="Hyperlink"/>
        </w:rPr>
        <w:fldChar w:fldCharType="end"/>
      </w:r>
      <w:r w:rsidRPr="00145F86">
        <w:t>.</w:t>
      </w:r>
    </w:p>
    <w:p w14:paraId="65F536C7" w14:textId="77777777" w:rsidR="00DD0A0D" w:rsidRPr="00DD0A0D" w:rsidRDefault="00DD0A0D" w:rsidP="00DD0A0D">
      <w:pPr>
        <w:pStyle w:val="EndNoteBibliography"/>
        <w:spacing w:after="0"/>
        <w:ind w:left="720" w:hanging="720"/>
      </w:pPr>
      <w:r w:rsidRPr="00145F86">
        <w:t xml:space="preserve">Camps-Valls, G., M. Campos-Taberner, Á. Moreno-Martínez, S. Walther, G. Duveiller, A. Cescatti, M. D. Mahecha, J. Muñoz-Marí, F. J. García-Haro, and L. Guanter. </w:t>
      </w:r>
      <w:r w:rsidRPr="00DD0A0D">
        <w:t xml:space="preserve">2021. A unified vegetation index for quantifying the terrestrial biosphere. Science Advances </w:t>
      </w:r>
      <w:r w:rsidRPr="00DD0A0D">
        <w:rPr>
          <w:b/>
        </w:rPr>
        <w:t>7</w:t>
      </w:r>
      <w:r w:rsidRPr="00DD0A0D">
        <w:t>:eabc7447.</w:t>
      </w:r>
    </w:p>
    <w:p w14:paraId="6E1801EE" w14:textId="5C3564C7" w:rsidR="00DD0A0D" w:rsidRPr="00DD0A0D" w:rsidRDefault="00DD0A0D" w:rsidP="00DD0A0D">
      <w:pPr>
        <w:pStyle w:val="EndNoteBibliography"/>
        <w:spacing w:after="0"/>
        <w:ind w:left="720" w:hanging="720"/>
      </w:pPr>
      <w:r w:rsidRPr="00DD0A0D">
        <w:t xml:space="preserve">Cheng, J., B. Karambelkar, and Y. Xie. 2022. leaflet: Create Interactive Web Maps with the JavaScript 'Leaflet' Library. R package version 2.1.1. </w:t>
      </w:r>
      <w:hyperlink r:id="rId25" w:history="1">
        <w:r w:rsidRPr="00DD0A0D">
          <w:rPr>
            <w:rStyle w:val="Hyperlink"/>
          </w:rPr>
          <w:t>https://CRAN.R-project.org/package=leaflet</w:t>
        </w:r>
      </w:hyperlink>
      <w:r w:rsidRPr="00DD0A0D">
        <w:t>.</w:t>
      </w:r>
    </w:p>
    <w:p w14:paraId="1E2FD04D" w14:textId="52A3CCD3" w:rsidR="00DD0A0D" w:rsidRPr="00DD0A0D" w:rsidRDefault="00DD0A0D" w:rsidP="00DD0A0D">
      <w:pPr>
        <w:pStyle w:val="EndNoteBibliography"/>
        <w:spacing w:after="0"/>
        <w:ind w:left="720" w:hanging="720"/>
      </w:pPr>
      <w:r w:rsidRPr="00DD0A0D">
        <w:t xml:space="preserve">Csárdi, G. 2021. crayon: Colored Terminal Output. R package version 1.4.2. </w:t>
      </w:r>
      <w:hyperlink r:id="rId26" w:history="1">
        <w:r w:rsidRPr="00DD0A0D">
          <w:rPr>
            <w:rStyle w:val="Hyperlink"/>
          </w:rPr>
          <w:t>https://CRAN.R-project.org/package=crayon</w:t>
        </w:r>
      </w:hyperlink>
      <w:r w:rsidRPr="00DD0A0D">
        <w:t>.</w:t>
      </w:r>
    </w:p>
    <w:p w14:paraId="7E63A866" w14:textId="77777777" w:rsidR="00DD0A0D" w:rsidRPr="00DD0A0D" w:rsidRDefault="00DD0A0D" w:rsidP="00DD0A0D">
      <w:pPr>
        <w:pStyle w:val="EndNoteBibliography"/>
        <w:spacing w:after="0"/>
        <w:ind w:left="720" w:hanging="720"/>
      </w:pPr>
      <w:r w:rsidRPr="00DD0A0D">
        <w:t xml:space="preserve">Dial, R. J., C. T. Maher, R. E. Hewitt, and P. F. Sullivan. 2022. Sufficient conditions for rapid range expansion of a boreal conifer. Nature </w:t>
      </w:r>
      <w:r w:rsidRPr="00DD0A0D">
        <w:rPr>
          <w:b/>
        </w:rPr>
        <w:t>608</w:t>
      </w:r>
      <w:r w:rsidRPr="00DD0A0D">
        <w:t>:546-551.</w:t>
      </w:r>
    </w:p>
    <w:p w14:paraId="0D9150B0" w14:textId="3BE5BCEE" w:rsidR="00DD0A0D" w:rsidRPr="00DD0A0D" w:rsidRDefault="00DD0A0D" w:rsidP="00DD0A0D">
      <w:pPr>
        <w:pStyle w:val="EndNoteBibliography"/>
        <w:spacing w:after="0"/>
        <w:ind w:left="720" w:hanging="720"/>
      </w:pPr>
      <w:r w:rsidRPr="00DD0A0D">
        <w:t xml:space="preserve">dos Santos, A. 2017. landsat8: Landsat 8 Imagery Rescaled to Reflectance, Radiance and/or Temperature. R package version 0.1-10. </w:t>
      </w:r>
      <w:hyperlink r:id="rId27" w:history="1">
        <w:r w:rsidRPr="00DD0A0D">
          <w:rPr>
            <w:rStyle w:val="Hyperlink"/>
          </w:rPr>
          <w:t>https://CRAN.R-project.org/package=landsat8</w:t>
        </w:r>
      </w:hyperlink>
      <w:r w:rsidRPr="00DD0A0D">
        <w:t>.</w:t>
      </w:r>
    </w:p>
    <w:p w14:paraId="66AF8F80" w14:textId="11001BB4" w:rsidR="00DD0A0D" w:rsidRPr="00DD0A0D" w:rsidRDefault="00DD0A0D" w:rsidP="00DD0A0D">
      <w:pPr>
        <w:pStyle w:val="EndNoteBibliography"/>
        <w:spacing w:after="0"/>
        <w:ind w:left="720" w:hanging="720"/>
      </w:pPr>
      <w:r w:rsidRPr="00DD0A0D">
        <w:t xml:space="preserve">Dowle, M., and A. Srinivasan. 2021. data.table: Extension of `data.frame`. R package version 1.14.2. </w:t>
      </w:r>
      <w:hyperlink r:id="rId28" w:history="1">
        <w:r w:rsidRPr="00DD0A0D">
          <w:rPr>
            <w:rStyle w:val="Hyperlink"/>
          </w:rPr>
          <w:t>https://CRAN.R-project.org/package=data.table</w:t>
        </w:r>
      </w:hyperlink>
      <w:r w:rsidRPr="00DD0A0D">
        <w:t>.</w:t>
      </w:r>
    </w:p>
    <w:p w14:paraId="488943DB" w14:textId="77777777" w:rsidR="00DD0A0D" w:rsidRPr="00DD0A0D" w:rsidRDefault="00DD0A0D" w:rsidP="00DD0A0D">
      <w:pPr>
        <w:pStyle w:val="EndNoteBibliography"/>
        <w:spacing w:after="0"/>
        <w:ind w:left="720" w:hanging="720"/>
      </w:pPr>
      <w:r w:rsidRPr="00DD0A0D">
        <w:t xml:space="preserve">Foster, A. C., J. A. Wang, G. V. Frost, S. J. Davidson, E. Hoy, K. W. Turner, O. Sonnentag, H. Epstein, L. T. Berner, A. H. Armstrong, M. Kang, B. M. Rogers, E. Campbell, K. R. Miner, K. M. Orndahl, L. L. Bourgeau-Chavez, D. A. Lutz, N. French, D. Chen, J. Du, T. A. Shestakova, J. K. Shuman, K. Tape, A.-M. Virkkala, C. Potter, and S. Goetz. 2022. Disturbances in North American boreal forest and Arctic tundra: impacts, interactions, and responses. Environmental Research Letters </w:t>
      </w:r>
      <w:r w:rsidRPr="00DD0A0D">
        <w:rPr>
          <w:b/>
        </w:rPr>
        <w:t>17</w:t>
      </w:r>
      <w:r w:rsidRPr="00DD0A0D">
        <w:t>:113001.</w:t>
      </w:r>
    </w:p>
    <w:p w14:paraId="2CDB02FC" w14:textId="77777777" w:rsidR="00DD0A0D" w:rsidRPr="00DD0A0D" w:rsidRDefault="00DD0A0D" w:rsidP="00DD0A0D">
      <w:pPr>
        <w:pStyle w:val="EndNoteBibliography"/>
        <w:spacing w:after="0"/>
        <w:ind w:left="720" w:hanging="720"/>
      </w:pPr>
      <w:r w:rsidRPr="00DD0A0D">
        <w:t xml:space="preserve">Frost, G. V., M. J. Macander, U. S. Bhatt, L. T. Berner, J. W. Bjerke, H. E. Epstein, B. C. Forbes, S. J. Goetz, M. J. Lara, R. Í. Magnússon, T. Park, G. K. Phoenix, J. E. Pinzon, S. P. Serbin, H. Tømmervik, C. J. Tucker, D. A. Walker, and D. Yang. 2022. Tundra greenness [in “State of the Climate in 2021”]. Bulletin of the American Meteorological Society </w:t>
      </w:r>
      <w:r w:rsidRPr="00DD0A0D">
        <w:rPr>
          <w:b/>
        </w:rPr>
        <w:t>103</w:t>
      </w:r>
      <w:r w:rsidRPr="00DD0A0D">
        <w:t>:S291–S293.</w:t>
      </w:r>
    </w:p>
    <w:p w14:paraId="74D1C542" w14:textId="77777777" w:rsidR="00DD0A0D" w:rsidRPr="00DD0A0D" w:rsidRDefault="00DD0A0D" w:rsidP="00DD0A0D">
      <w:pPr>
        <w:pStyle w:val="EndNoteBibliography"/>
        <w:spacing w:after="0"/>
        <w:ind w:left="720" w:hanging="720"/>
      </w:pPr>
      <w:r w:rsidRPr="00DD0A0D">
        <w:rPr>
          <w:rFonts w:hint="eastAsia"/>
        </w:rPr>
        <w:t>Gaglioti, B., L. T. Berner, B. M. Jones, K. M. Orndahl, A. P. Williams, L. Andreu</w:t>
      </w:r>
      <w:r w:rsidRPr="00DD0A0D">
        <w:rPr>
          <w:rFonts w:hint="eastAsia"/>
        </w:rPr>
        <w:t>‐</w:t>
      </w:r>
      <w:r w:rsidRPr="00DD0A0D">
        <w:rPr>
          <w:rFonts w:hint="eastAsia"/>
        </w:rPr>
        <w:t>Hayles, R. D</w:t>
      </w:r>
      <w:r w:rsidRPr="00DD0A0D">
        <w:rPr>
          <w:rFonts w:hint="eastAsia"/>
        </w:rPr>
        <w:t>’</w:t>
      </w:r>
      <w:r w:rsidRPr="00DD0A0D">
        <w:rPr>
          <w:rFonts w:hint="eastAsia"/>
        </w:rPr>
        <w:t>Arrigo, S. J. Goetz, and D. H. Mann. 2021. Tussocks enduring or shrubs greening: Alternate responses to changing fire regimes in the Noatak River Va</w:t>
      </w:r>
      <w:r w:rsidRPr="00DD0A0D">
        <w:t xml:space="preserve">lley, Alaska. Journal of Geophysical Research: Biogeosciences </w:t>
      </w:r>
      <w:r w:rsidRPr="00DD0A0D">
        <w:rPr>
          <w:b/>
        </w:rPr>
        <w:t>126</w:t>
      </w:r>
      <w:r w:rsidRPr="00DD0A0D">
        <w:t>:e2020JG006009.</w:t>
      </w:r>
    </w:p>
    <w:p w14:paraId="684D6F75" w14:textId="77777777" w:rsidR="00DD0A0D" w:rsidRPr="00DD0A0D" w:rsidRDefault="00DD0A0D" w:rsidP="00DD0A0D">
      <w:pPr>
        <w:pStyle w:val="EndNoteBibliography"/>
        <w:spacing w:after="0"/>
        <w:ind w:left="720" w:hanging="720"/>
      </w:pPr>
      <w:r w:rsidRPr="00DD0A0D">
        <w:t xml:space="preserve">Gao, B.-C. 1996. NDWI—A normalized difference water index for remote sensing of vegetation liquid water from space. Remote Sensing of Environment </w:t>
      </w:r>
      <w:r w:rsidRPr="00DD0A0D">
        <w:rPr>
          <w:b/>
        </w:rPr>
        <w:t>58</w:t>
      </w:r>
      <w:r w:rsidRPr="00DD0A0D">
        <w:t>:257-266.</w:t>
      </w:r>
    </w:p>
    <w:p w14:paraId="35CF7878" w14:textId="77777777" w:rsidR="00DD0A0D" w:rsidRPr="00DD0A0D" w:rsidRDefault="00DD0A0D" w:rsidP="00DD0A0D">
      <w:pPr>
        <w:pStyle w:val="EndNoteBibliography"/>
        <w:spacing w:after="0"/>
        <w:ind w:left="720" w:hanging="720"/>
      </w:pPr>
      <w:r w:rsidRPr="00DD0A0D">
        <w:t xml:space="preserve">Gitelson, A. A. 2004. Wide dynamic range vegetation index for remote quantification of biophysical characteristics of vegetation. Journal of plant physiology </w:t>
      </w:r>
      <w:r w:rsidRPr="00DD0A0D">
        <w:rPr>
          <w:b/>
        </w:rPr>
        <w:t>161</w:t>
      </w:r>
      <w:r w:rsidRPr="00DD0A0D">
        <w:t>:165-173.</w:t>
      </w:r>
    </w:p>
    <w:p w14:paraId="4681D5FE" w14:textId="77777777" w:rsidR="00DD0A0D" w:rsidRPr="00DD0A0D" w:rsidRDefault="00DD0A0D" w:rsidP="00DD0A0D">
      <w:pPr>
        <w:pStyle w:val="EndNoteBibliography"/>
        <w:spacing w:after="0"/>
        <w:ind w:left="720" w:hanging="720"/>
      </w:pPr>
      <w:r w:rsidRPr="00DD0A0D">
        <w:t xml:space="preserve">Gitelson, A. A., and M. N. Merzlyak. 1998. Remote sensing of chlorophyll concentration in higher plant leaves. Advances in Space Research </w:t>
      </w:r>
      <w:r w:rsidRPr="00DD0A0D">
        <w:rPr>
          <w:b/>
        </w:rPr>
        <w:t>22</w:t>
      </w:r>
      <w:r w:rsidRPr="00DD0A0D">
        <w:t>:689-692.</w:t>
      </w:r>
    </w:p>
    <w:p w14:paraId="2BDC7073" w14:textId="77777777" w:rsidR="00DD0A0D" w:rsidRPr="00DD0A0D" w:rsidRDefault="00DD0A0D" w:rsidP="00DD0A0D">
      <w:pPr>
        <w:pStyle w:val="EndNoteBibliography"/>
        <w:spacing w:after="0"/>
        <w:ind w:left="720" w:hanging="720"/>
      </w:pPr>
      <w:r w:rsidRPr="00DD0A0D">
        <w:lastRenderedPageBreak/>
        <w:t xml:space="preserve">Gorelick, N., M. Hancher, M. Dixon, S. Ilyushchenko, D. Thau, and R. Moore. 2017. Google Earth Engine: Planetary-scale geospatial analysis for everyone. Remote Sensing of Environment </w:t>
      </w:r>
      <w:r w:rsidRPr="00DD0A0D">
        <w:rPr>
          <w:b/>
        </w:rPr>
        <w:t>202</w:t>
      </w:r>
      <w:r w:rsidRPr="00DD0A0D">
        <w:t>:18-27.</w:t>
      </w:r>
    </w:p>
    <w:p w14:paraId="2933037E" w14:textId="77777777" w:rsidR="00DD0A0D" w:rsidRPr="00DD0A0D" w:rsidRDefault="00DD0A0D" w:rsidP="00DD0A0D">
      <w:pPr>
        <w:pStyle w:val="EndNoteBibliography"/>
        <w:spacing w:after="0"/>
        <w:ind w:left="720" w:hanging="720"/>
      </w:pPr>
      <w:r w:rsidRPr="00DD0A0D">
        <w:t xml:space="preserve">Goslee, S. 2011. Analyzing remote sensing data in R: The Landsat Package. The Journal of Statistial Software </w:t>
      </w:r>
      <w:r w:rsidRPr="00DD0A0D">
        <w:rPr>
          <w:b/>
        </w:rPr>
        <w:t>43</w:t>
      </w:r>
      <w:r w:rsidRPr="00DD0A0D">
        <w:t>.</w:t>
      </w:r>
    </w:p>
    <w:p w14:paraId="1499FBE8" w14:textId="77777777" w:rsidR="00DD0A0D" w:rsidRPr="00DD0A0D" w:rsidRDefault="00DD0A0D" w:rsidP="00DD0A0D">
      <w:pPr>
        <w:pStyle w:val="EndNoteBibliography"/>
        <w:spacing w:after="0"/>
        <w:ind w:left="720" w:hanging="720"/>
      </w:pPr>
      <w:r w:rsidRPr="00DD0A0D">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DD0A0D">
        <w:rPr>
          <w:b/>
        </w:rPr>
        <w:t>342</w:t>
      </w:r>
      <w:r w:rsidRPr="00DD0A0D">
        <w:t>:850.</w:t>
      </w:r>
    </w:p>
    <w:p w14:paraId="02B7F3FD" w14:textId="77777777" w:rsidR="00DD0A0D" w:rsidRPr="00DD0A0D" w:rsidRDefault="00DD0A0D" w:rsidP="00DD0A0D">
      <w:pPr>
        <w:pStyle w:val="EndNoteBibliography"/>
        <w:spacing w:after="0"/>
        <w:ind w:left="720" w:hanging="720"/>
      </w:pPr>
      <w:r w:rsidRPr="00DD0A0D">
        <w:t xml:space="preserve">Hardisky, M., V. Klemas, and M. Smart. 1983. The influence of soil salinity, growth form, and leaf moisture on the spectral radiance of Spartina alterniflora. Photogrammetric Engineering &amp; Remote Sensing </w:t>
      </w:r>
      <w:r w:rsidRPr="00DD0A0D">
        <w:rPr>
          <w:b/>
        </w:rPr>
        <w:t>49</w:t>
      </w:r>
      <w:r w:rsidRPr="00DD0A0D">
        <w:t>:77-83.</w:t>
      </w:r>
    </w:p>
    <w:p w14:paraId="3B48B6AB" w14:textId="17810AFE" w:rsidR="00DD0A0D" w:rsidRPr="00DD0A0D" w:rsidRDefault="00DD0A0D" w:rsidP="00DD0A0D">
      <w:pPr>
        <w:pStyle w:val="EndNoteBibliography"/>
        <w:spacing w:after="0"/>
        <w:ind w:left="720" w:hanging="720"/>
      </w:pPr>
      <w:r w:rsidRPr="00DD0A0D">
        <w:t xml:space="preserve">Henry, L., and H. Wickham. 2020. purrr: Functional Programming Tools. R package version 0.3.4. </w:t>
      </w:r>
      <w:hyperlink r:id="rId29" w:history="1">
        <w:r w:rsidRPr="00DD0A0D">
          <w:rPr>
            <w:rStyle w:val="Hyperlink"/>
          </w:rPr>
          <w:t>https://CRAN.R-project.org/package=purrr</w:t>
        </w:r>
      </w:hyperlink>
      <w:r w:rsidRPr="00DD0A0D">
        <w:t>.</w:t>
      </w:r>
    </w:p>
    <w:p w14:paraId="71BAC0FC" w14:textId="77777777" w:rsidR="00DD0A0D" w:rsidRPr="00DD0A0D" w:rsidRDefault="00DD0A0D" w:rsidP="00DD0A0D">
      <w:pPr>
        <w:pStyle w:val="EndNoteBibliography"/>
        <w:spacing w:after="0"/>
        <w:ind w:left="720" w:hanging="720"/>
      </w:pPr>
      <w:r w:rsidRPr="00DD0A0D">
        <w:t xml:space="preserve">Huete, A., K. Didan, T. Miura, E. P. Rodriguez, X. Gao, and L. G. Ferreira. 2002. Overview of the radiometric and biophysical performance of the MODIS vegetation indices. Remote Sensing of Environment </w:t>
      </w:r>
      <w:r w:rsidRPr="00DD0A0D">
        <w:rPr>
          <w:b/>
        </w:rPr>
        <w:t>83</w:t>
      </w:r>
      <w:r w:rsidRPr="00DD0A0D">
        <w:t>:195-213.</w:t>
      </w:r>
    </w:p>
    <w:p w14:paraId="3754E606" w14:textId="77777777" w:rsidR="00DD0A0D" w:rsidRPr="00DD0A0D" w:rsidRDefault="00DD0A0D" w:rsidP="00DD0A0D">
      <w:pPr>
        <w:pStyle w:val="EndNoteBibliography"/>
        <w:spacing w:after="0"/>
        <w:ind w:left="720" w:hanging="720"/>
      </w:pPr>
      <w:r w:rsidRPr="00DD0A0D">
        <w:t xml:space="preserve">Huete, A. R. 1988. A soil-adjusted vegetation index (SAVI). Remote Sensing of Environment </w:t>
      </w:r>
      <w:r w:rsidRPr="00DD0A0D">
        <w:rPr>
          <w:b/>
        </w:rPr>
        <w:t>25</w:t>
      </w:r>
      <w:r w:rsidRPr="00DD0A0D">
        <w:t>:295-309.</w:t>
      </w:r>
    </w:p>
    <w:p w14:paraId="31A9F702" w14:textId="77777777" w:rsidR="00DD0A0D" w:rsidRPr="00DD0A0D" w:rsidRDefault="00DD0A0D" w:rsidP="00DD0A0D">
      <w:pPr>
        <w:pStyle w:val="EndNoteBibliography"/>
        <w:spacing w:after="0"/>
        <w:ind w:left="720" w:hanging="720"/>
      </w:pPr>
      <w:r w:rsidRPr="00DD0A0D">
        <w:t xml:space="preserve">Jiang, Z., A. R. Huete, K. Didan, and T. Miura. 2008. Development of a two-band enhanced vegetation index without a blue band. Remote Sensing of Environment </w:t>
      </w:r>
      <w:r w:rsidRPr="00DD0A0D">
        <w:rPr>
          <w:b/>
        </w:rPr>
        <w:t>112</w:t>
      </w:r>
      <w:r w:rsidRPr="00DD0A0D">
        <w:t>:3833-3845.</w:t>
      </w:r>
    </w:p>
    <w:p w14:paraId="050C0F81" w14:textId="77777777" w:rsidR="00DD0A0D" w:rsidRPr="00DD0A0D" w:rsidRDefault="00DD0A0D" w:rsidP="00DD0A0D">
      <w:pPr>
        <w:pStyle w:val="EndNoteBibliography"/>
        <w:spacing w:after="0"/>
        <w:ind w:left="720" w:hanging="720"/>
      </w:pPr>
      <w:r w:rsidRPr="00DD0A0D">
        <w:t xml:space="preserve">Ju, J., and J. G. Masek. 2016. The vegetation greenness trend in Canada and US Alaska from 1984–2012 Landsat data. Remote Sensing of Environment </w:t>
      </w:r>
      <w:r w:rsidRPr="00DD0A0D">
        <w:rPr>
          <w:b/>
        </w:rPr>
        <w:t>176</w:t>
      </w:r>
      <w:r w:rsidRPr="00DD0A0D">
        <w:t>:1-16.</w:t>
      </w:r>
    </w:p>
    <w:p w14:paraId="54EE100B" w14:textId="3595437C" w:rsidR="00DD0A0D" w:rsidRPr="00DD0A0D" w:rsidRDefault="00DD0A0D" w:rsidP="00DD0A0D">
      <w:pPr>
        <w:pStyle w:val="EndNoteBibliography"/>
        <w:spacing w:after="0"/>
        <w:ind w:left="720" w:hanging="720"/>
      </w:pPr>
      <w:r w:rsidRPr="00DD0A0D">
        <w:t xml:space="preserve">Kassambara, A. 2020. ggpubr: 'ggplot2' Based Publication Ready Plots. R package version 0.4.0. </w:t>
      </w:r>
      <w:hyperlink r:id="rId30" w:history="1">
        <w:r w:rsidRPr="00DD0A0D">
          <w:rPr>
            <w:rStyle w:val="Hyperlink"/>
          </w:rPr>
          <w:t>https://CRAN.R-project.org/package=ggpubr</w:t>
        </w:r>
      </w:hyperlink>
      <w:r w:rsidRPr="00DD0A0D">
        <w:t>.</w:t>
      </w:r>
    </w:p>
    <w:p w14:paraId="77EB8C11" w14:textId="77777777" w:rsidR="00DD0A0D" w:rsidRPr="00DD0A0D" w:rsidRDefault="00DD0A0D" w:rsidP="00DD0A0D">
      <w:pPr>
        <w:pStyle w:val="EndNoteBibliography"/>
        <w:spacing w:after="0"/>
        <w:ind w:left="720" w:hanging="720"/>
      </w:pPr>
      <w:r w:rsidRPr="00DD0A0D">
        <w:t>Key, C. H., and N. C. Benson. 1999. The Normalized Burn Ratio (NBR): A Landsat TM radiometric measure of burn severity. United States Geological Survey, Northern Rocky Mountain Science Center.(Bozeman, MT).</w:t>
      </w:r>
    </w:p>
    <w:p w14:paraId="68C4C3CC" w14:textId="77777777" w:rsidR="00DD0A0D" w:rsidRPr="00DD0A0D" w:rsidRDefault="00DD0A0D" w:rsidP="00DD0A0D">
      <w:pPr>
        <w:pStyle w:val="EndNoteBibliography"/>
        <w:spacing w:after="0"/>
        <w:ind w:left="720" w:hanging="720"/>
      </w:pPr>
      <w:r w:rsidRPr="00DD0A0D">
        <w:t xml:space="preserve">Kong, D., T. R. McVicar, M. Xiao, Y. Zhang, J. L. Peña-Arancibia, G. Filippa, Y. Xie, and X. Gu. 2022. phenofit: An R package for extracting vegetation phenology from time series remote sensing. Methods in Ecology and Evolution </w:t>
      </w:r>
      <w:r w:rsidRPr="00DD0A0D">
        <w:rPr>
          <w:b/>
        </w:rPr>
        <w:t>13</w:t>
      </w:r>
      <w:r w:rsidRPr="00DD0A0D">
        <w:t>:1508-1527.</w:t>
      </w:r>
    </w:p>
    <w:p w14:paraId="0F52A52E" w14:textId="77777777" w:rsidR="00DD0A0D" w:rsidRPr="00DD0A0D" w:rsidRDefault="00DD0A0D" w:rsidP="00DD0A0D">
      <w:pPr>
        <w:pStyle w:val="EndNoteBibliography"/>
        <w:spacing w:after="0"/>
        <w:ind w:left="720" w:hanging="720"/>
      </w:pPr>
      <w:r w:rsidRPr="00DD0A0D">
        <w:t xml:space="preserve">Lai, J., C. J. Lortie, R. A. Muenchen, J. Yang, and K. Ma. 2019. Evaluating the popularity of R in ecology. Ecosphere </w:t>
      </w:r>
      <w:r w:rsidRPr="00DD0A0D">
        <w:rPr>
          <w:b/>
        </w:rPr>
        <w:t>10</w:t>
      </w:r>
      <w:r w:rsidRPr="00DD0A0D">
        <w:t>:e02567.</w:t>
      </w:r>
    </w:p>
    <w:p w14:paraId="43F812EA" w14:textId="77777777" w:rsidR="00DD0A0D" w:rsidRPr="00DD0A0D" w:rsidRDefault="00DD0A0D" w:rsidP="00DD0A0D">
      <w:pPr>
        <w:pStyle w:val="EndNoteBibliography"/>
        <w:spacing w:after="0"/>
        <w:ind w:left="720" w:hanging="720"/>
      </w:pPr>
      <w:r w:rsidRPr="00DD0A0D">
        <w:t xml:space="preserve">Marsett, R. C., J. Qi, P. Heilman, S. H. Biedenbender, M. C. Watson, S. Amer, M. Weltz, D. Goodrich, and R. Marsett. 2006. Remote sensing for grassland management in the arid southwest. Rangeland Ecology &amp; Management </w:t>
      </w:r>
      <w:r w:rsidRPr="00DD0A0D">
        <w:rPr>
          <w:b/>
        </w:rPr>
        <w:t>59</w:t>
      </w:r>
      <w:r w:rsidRPr="00DD0A0D">
        <w:t>:530-540.</w:t>
      </w:r>
    </w:p>
    <w:p w14:paraId="0ADA0991" w14:textId="77777777" w:rsidR="00DD0A0D" w:rsidRPr="00DD0A0D" w:rsidRDefault="00DD0A0D" w:rsidP="00DD0A0D">
      <w:pPr>
        <w:pStyle w:val="EndNoteBibliography"/>
        <w:spacing w:after="0"/>
        <w:ind w:left="720" w:hanging="720"/>
      </w:pPr>
      <w:r w:rsidRPr="00DD0A0D">
        <w:t xml:space="preserve">McFeeters, S. K. 1996. The use of the Normalized Difference Water Index (NDWI) in the delineation of open water features. International Journal of Remote Sensing </w:t>
      </w:r>
      <w:r w:rsidRPr="00DD0A0D">
        <w:rPr>
          <w:b/>
        </w:rPr>
        <w:t>17</w:t>
      </w:r>
      <w:r w:rsidRPr="00DD0A0D">
        <w:t>:1425-1432.</w:t>
      </w:r>
    </w:p>
    <w:p w14:paraId="09DBBAA6" w14:textId="77777777" w:rsidR="00DD0A0D" w:rsidRPr="00DD0A0D" w:rsidRDefault="00DD0A0D" w:rsidP="00DD0A0D">
      <w:pPr>
        <w:pStyle w:val="EndNoteBibliography"/>
        <w:spacing w:after="0"/>
        <w:ind w:left="720" w:hanging="720"/>
      </w:pPr>
      <w:r w:rsidRPr="00DD0A0D">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DD0A0D">
        <w:rPr>
          <w:b/>
        </w:rPr>
        <w:t>16</w:t>
      </w:r>
      <w:r w:rsidRPr="00DD0A0D">
        <w:t>:053001.</w:t>
      </w:r>
    </w:p>
    <w:p w14:paraId="08665A4F" w14:textId="77777777" w:rsidR="00DD0A0D" w:rsidRPr="00DD0A0D" w:rsidRDefault="00DD0A0D" w:rsidP="00DD0A0D">
      <w:pPr>
        <w:pStyle w:val="EndNoteBibliography"/>
        <w:spacing w:after="0"/>
        <w:ind w:left="720" w:hanging="720"/>
      </w:pPr>
      <w:r w:rsidRPr="00DD0A0D">
        <w:rPr>
          <w:rFonts w:hint="eastAsia"/>
        </w:rPr>
        <w:t>Merzlyak, M. N., A. A. Gitelson, O. B. Chivkunova, and V. Y. Rakitin. 1999. Non</w:t>
      </w:r>
      <w:r w:rsidRPr="00DD0A0D">
        <w:rPr>
          <w:rFonts w:hint="eastAsia"/>
        </w:rPr>
        <w:t>‐</w:t>
      </w:r>
      <w:r w:rsidRPr="00DD0A0D">
        <w:rPr>
          <w:rFonts w:hint="eastAsia"/>
        </w:rPr>
        <w:t xml:space="preserve">destructive optical detection of pigment changes during leaf senescence and fruit ripening. Physiologia plantarum </w:t>
      </w:r>
      <w:r w:rsidRPr="00DD0A0D">
        <w:rPr>
          <w:rFonts w:hint="eastAsia"/>
          <w:b/>
        </w:rPr>
        <w:t>106</w:t>
      </w:r>
      <w:r w:rsidRPr="00DD0A0D">
        <w:rPr>
          <w:rFonts w:hint="eastAsia"/>
        </w:rPr>
        <w:t>:135-14</w:t>
      </w:r>
      <w:r w:rsidRPr="00DD0A0D">
        <w:t>1.</w:t>
      </w:r>
    </w:p>
    <w:p w14:paraId="3B8C97B9" w14:textId="77777777" w:rsidR="00DD0A0D" w:rsidRPr="00DD0A0D" w:rsidRDefault="00DD0A0D" w:rsidP="00DD0A0D">
      <w:pPr>
        <w:pStyle w:val="EndNoteBibliography"/>
        <w:spacing w:after="0"/>
        <w:ind w:left="720" w:hanging="720"/>
      </w:pPr>
      <w:r w:rsidRPr="00DD0A0D">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w:t>
      </w:r>
      <w:r w:rsidRPr="00DD0A0D">
        <w:lastRenderedPageBreak/>
        <w:t xml:space="preserve">Thomas, H. Tømmervik, R. Treharne, C. E. Tweedie, D. A. Walker, M. Wilmking, and S. Wipf. 2020. Complexity revealed in the greening of the Arctic. Nature Climate Change </w:t>
      </w:r>
      <w:r w:rsidRPr="00DD0A0D">
        <w:rPr>
          <w:b/>
        </w:rPr>
        <w:t>10</w:t>
      </w:r>
      <w:r w:rsidRPr="00DD0A0D">
        <w:t>:106-117.</w:t>
      </w:r>
    </w:p>
    <w:p w14:paraId="7805037B" w14:textId="77777777" w:rsidR="00DD0A0D" w:rsidRPr="00DD0A0D" w:rsidRDefault="00DD0A0D" w:rsidP="00DD0A0D">
      <w:pPr>
        <w:pStyle w:val="EndNoteBibliography"/>
        <w:spacing w:after="0"/>
        <w:ind w:left="720" w:hanging="720"/>
      </w:pPr>
      <w:r w:rsidRPr="00DD0A0D">
        <w:t>National Academies of Sciences. 2018. Thriving on Our Changing Planet: A Decadal Strategy for Earth Observation from Space. The National Academies Press, Washington, DC.</w:t>
      </w:r>
    </w:p>
    <w:p w14:paraId="3C0F2613" w14:textId="77777777" w:rsidR="00DD0A0D" w:rsidRPr="00DD0A0D" w:rsidRDefault="00DD0A0D" w:rsidP="00DD0A0D">
      <w:pPr>
        <w:pStyle w:val="EndNoteBibliography"/>
        <w:spacing w:after="0"/>
        <w:ind w:left="720" w:hanging="720"/>
      </w:pPr>
      <w:r w:rsidRPr="00DD0A0D">
        <w:t xml:space="preserve">Pastick, N. J., M. T. Jorgenson, S. J. Goetz, B. M. Jones, B. K. Wylie, B. J. Minsley, H. Genet, J. F. Knight, D. K. Swanson, and J. C. Jorgenson. 2019. Spatiotemporal remote sensing of ecosystem change and causation across Alaska. Global Change Biology </w:t>
      </w:r>
      <w:r w:rsidRPr="00DD0A0D">
        <w:rPr>
          <w:b/>
        </w:rPr>
        <w:t>25</w:t>
      </w:r>
      <w:r w:rsidRPr="00DD0A0D">
        <w:t>:1171-1189.</w:t>
      </w:r>
    </w:p>
    <w:p w14:paraId="72700AE5" w14:textId="77777777" w:rsidR="00DD0A0D" w:rsidRPr="00DD0A0D" w:rsidRDefault="00DD0A0D" w:rsidP="00DD0A0D">
      <w:pPr>
        <w:pStyle w:val="EndNoteBibliography"/>
        <w:spacing w:after="0"/>
        <w:ind w:left="720" w:hanging="720"/>
      </w:pPr>
      <w:r w:rsidRPr="00DD0A0D">
        <w:t xml:space="preserve">Pebesma, E. J. 2018. Simple features for R: standardized support for spatial vector data. The R Journal </w:t>
      </w:r>
      <w:r w:rsidRPr="00DD0A0D">
        <w:rPr>
          <w:b/>
        </w:rPr>
        <w:t>10</w:t>
      </w:r>
      <w:r w:rsidRPr="00DD0A0D">
        <w:t>:439-446.</w:t>
      </w:r>
    </w:p>
    <w:p w14:paraId="2B4C60F0" w14:textId="77777777" w:rsidR="00DD0A0D" w:rsidRPr="00DD0A0D" w:rsidRDefault="00DD0A0D" w:rsidP="00DD0A0D">
      <w:pPr>
        <w:pStyle w:val="EndNoteBibliography"/>
        <w:spacing w:after="0"/>
        <w:ind w:left="720" w:hanging="720"/>
      </w:pPr>
      <w:r w:rsidRPr="00DD0A0D">
        <w:t xml:space="preserve">Pekel, J.-F., A. Cottam, N. Gorelick, and A. S. Belward. 2016. High-resolution mapping of global surface water and its long-term changes. Nature </w:t>
      </w:r>
      <w:r w:rsidRPr="00DD0A0D">
        <w:rPr>
          <w:b/>
        </w:rPr>
        <w:t>540</w:t>
      </w:r>
      <w:r w:rsidRPr="00DD0A0D">
        <w:t>:418-422.</w:t>
      </w:r>
    </w:p>
    <w:p w14:paraId="78BA2D23" w14:textId="77777777" w:rsidR="00DD0A0D" w:rsidRPr="00DD0A0D" w:rsidRDefault="00DD0A0D" w:rsidP="00DD0A0D">
      <w:pPr>
        <w:pStyle w:val="EndNoteBibliography"/>
        <w:spacing w:after="0"/>
        <w:ind w:left="720" w:hanging="720"/>
      </w:pPr>
      <w:r w:rsidRPr="00DD0A0D">
        <w:t xml:space="preserve">Pettorelli, N., J. O. Vik, A. Mysterud, J.-M. Gaillard, C. J. Tucker, and N. C. Stenseth. 2005. Using the satellite-derived NDVI to assess ecological responses to environmental change. Trends in Ecology &amp; Evolution </w:t>
      </w:r>
      <w:r w:rsidRPr="00DD0A0D">
        <w:rPr>
          <w:b/>
        </w:rPr>
        <w:t>20</w:t>
      </w:r>
      <w:r w:rsidRPr="00DD0A0D">
        <w:t>:503-510.</w:t>
      </w:r>
    </w:p>
    <w:p w14:paraId="74121F38" w14:textId="77777777" w:rsidR="00DD0A0D" w:rsidRPr="00DD0A0D" w:rsidRDefault="00DD0A0D" w:rsidP="00DD0A0D">
      <w:pPr>
        <w:pStyle w:val="EndNoteBibliography"/>
        <w:spacing w:after="0"/>
        <w:ind w:left="720" w:hanging="720"/>
      </w:pPr>
      <w:r w:rsidRPr="00DD0A0D">
        <w:t>R Core Team. 2021. R: A Language and Environment for Statistical Computing. R Foundation for Statistical Computing, Vienna, Austria.</w:t>
      </w:r>
    </w:p>
    <w:p w14:paraId="1D206EA8" w14:textId="77777777" w:rsidR="00DD0A0D" w:rsidRPr="00DD0A0D" w:rsidRDefault="00DD0A0D" w:rsidP="00DD0A0D">
      <w:pPr>
        <w:pStyle w:val="EndNoteBibliography"/>
        <w:spacing w:after="0"/>
        <w:ind w:left="720" w:hanging="720"/>
      </w:pPr>
      <w:r w:rsidRPr="00DD0A0D">
        <w:t xml:space="preserve">Rock, B., J. Vogelmann, D. Williams, A. Vogelmann, and T. Hoshizaki. 1986. Remote detection of forest damage. BioScience </w:t>
      </w:r>
      <w:r w:rsidRPr="00DD0A0D">
        <w:rPr>
          <w:b/>
        </w:rPr>
        <w:t>36</w:t>
      </w:r>
      <w:r w:rsidRPr="00DD0A0D">
        <w:t>:439-445.</w:t>
      </w:r>
    </w:p>
    <w:p w14:paraId="33537B02" w14:textId="77777777" w:rsidR="00DD0A0D" w:rsidRPr="00DD0A0D" w:rsidRDefault="00DD0A0D" w:rsidP="00DD0A0D">
      <w:pPr>
        <w:pStyle w:val="EndNoteBibliography"/>
        <w:spacing w:after="0"/>
        <w:ind w:left="720" w:hanging="720"/>
      </w:pPr>
      <w:r w:rsidRPr="00DD0A0D">
        <w:t xml:space="preserve">Rouse, J., R. Haas, J. Schell, and D. Deering. 1974. Monitoring vegetation systems in the Great Plains with ERTS. NASA special publication </w:t>
      </w:r>
      <w:r w:rsidRPr="00DD0A0D">
        <w:rPr>
          <w:b/>
        </w:rPr>
        <w:t>351</w:t>
      </w:r>
      <w:r w:rsidRPr="00DD0A0D">
        <w:t>:309-317.</w:t>
      </w:r>
    </w:p>
    <w:p w14:paraId="199F1EE7" w14:textId="77777777" w:rsidR="00DD0A0D" w:rsidRPr="00DD0A0D" w:rsidRDefault="00DD0A0D" w:rsidP="00DD0A0D">
      <w:pPr>
        <w:pStyle w:val="EndNoteBibliography"/>
        <w:spacing w:after="0"/>
        <w:ind w:left="720" w:hanging="720"/>
      </w:pPr>
      <w:r w:rsidRPr="00DD0A0D">
        <w:t xml:space="preserve">Roy, D. P., V. Kovalskyy, H. K. Zhang, E. F. Vermote, L. Yan, S. S. Kumar, and A. Egorov. 2016. Characterization of Landsat-7 to Landsat-8 reflective wavelength and normalized difference vegetation index continuity. Remote Sensing of Environment </w:t>
      </w:r>
      <w:r w:rsidRPr="00DD0A0D">
        <w:rPr>
          <w:b/>
        </w:rPr>
        <w:t>185</w:t>
      </w:r>
      <w:r w:rsidRPr="00DD0A0D">
        <w:t>:57-70.</w:t>
      </w:r>
    </w:p>
    <w:p w14:paraId="48400611" w14:textId="77777777" w:rsidR="00DD0A0D" w:rsidRPr="00DD0A0D" w:rsidRDefault="00DD0A0D" w:rsidP="00DD0A0D">
      <w:pPr>
        <w:pStyle w:val="EndNoteBibliography"/>
        <w:spacing w:after="0"/>
        <w:ind w:left="720" w:hanging="720"/>
      </w:pPr>
      <w:r w:rsidRPr="00DD0A0D">
        <w:t xml:space="preserve">Sexton, J. O., X.-P. Song, M. Feng, P. Noojipady, A. Anand, and C. Huang. 2013. Global, 30-m resolution continuous fields of tree cover: landsat-based rescaling of MODIS vegetation continuous fields with lidar-based estimates of error. Int J Digit Earth </w:t>
      </w:r>
      <w:r w:rsidRPr="00DD0A0D">
        <w:rPr>
          <w:b/>
        </w:rPr>
        <w:t>6</w:t>
      </w:r>
      <w:r w:rsidRPr="00DD0A0D">
        <w:t>.</w:t>
      </w:r>
    </w:p>
    <w:p w14:paraId="2FD2C244" w14:textId="77777777" w:rsidR="00DD0A0D" w:rsidRPr="00DD0A0D" w:rsidRDefault="00DD0A0D" w:rsidP="00DD0A0D">
      <w:pPr>
        <w:pStyle w:val="EndNoteBibliography"/>
        <w:spacing w:after="0"/>
        <w:ind w:left="720" w:hanging="720"/>
      </w:pPr>
      <w:r w:rsidRPr="00DD0A0D">
        <w:t xml:space="preserve">Suarez, F., D. Binkley, M. W. Kaye, and R. Stottlemyer. 1999. Expansion of forest stands into tundra in the Noatak National Preserve, northwest Alaska. Ecoscience </w:t>
      </w:r>
      <w:r w:rsidRPr="00DD0A0D">
        <w:rPr>
          <w:b/>
        </w:rPr>
        <w:t>6</w:t>
      </w:r>
      <w:r w:rsidRPr="00DD0A0D">
        <w:t>:465-470.</w:t>
      </w:r>
    </w:p>
    <w:p w14:paraId="33233F5A" w14:textId="77777777" w:rsidR="00DD0A0D" w:rsidRPr="00DD0A0D" w:rsidRDefault="00DD0A0D" w:rsidP="00DD0A0D">
      <w:pPr>
        <w:pStyle w:val="EndNoteBibliography"/>
        <w:spacing w:after="0"/>
        <w:ind w:left="720" w:hanging="720"/>
      </w:pPr>
      <w:r w:rsidRPr="00DD0A0D">
        <w:t xml:space="preserve">Tape, K., M. Sturm, and C. Racine. 2006. The evidence for shrub expansion in Northern Alaska and the Pan-Arctic. Global Change Biology </w:t>
      </w:r>
      <w:r w:rsidRPr="00DD0A0D">
        <w:rPr>
          <w:b/>
        </w:rPr>
        <w:t>12</w:t>
      </w:r>
      <w:r w:rsidRPr="00DD0A0D">
        <w:t>:686-702.</w:t>
      </w:r>
    </w:p>
    <w:p w14:paraId="1EF2951E" w14:textId="77777777" w:rsidR="00DD0A0D" w:rsidRPr="00DD0A0D" w:rsidRDefault="00DD0A0D" w:rsidP="00DD0A0D">
      <w:pPr>
        <w:pStyle w:val="EndNoteBibliography"/>
        <w:spacing w:after="0"/>
        <w:ind w:left="720" w:hanging="720"/>
      </w:pPr>
      <w:r w:rsidRPr="00DD0A0D">
        <w:t xml:space="preserve">Terskaia, A., R. J. Dial, and P. F. Sullivan. 2020. Pathways of tundra encroachment by trees and tall shrubs in the western Brooks Range of Alaska. Ecography </w:t>
      </w:r>
      <w:r w:rsidRPr="00DD0A0D">
        <w:rPr>
          <w:b/>
        </w:rPr>
        <w:t>43</w:t>
      </w:r>
      <w:r w:rsidRPr="00DD0A0D">
        <w:t>:769-778.</w:t>
      </w:r>
    </w:p>
    <w:p w14:paraId="0F43C445" w14:textId="77777777" w:rsidR="00DD0A0D" w:rsidRPr="00DD0A0D" w:rsidRDefault="00DD0A0D" w:rsidP="00DD0A0D">
      <w:pPr>
        <w:pStyle w:val="EndNoteBibliography"/>
        <w:spacing w:after="0"/>
        <w:ind w:left="720" w:hanging="720"/>
      </w:pPr>
      <w:r w:rsidRPr="00DD0A0D">
        <w:t xml:space="preserve">Verdonen, M., L. T. Berner, B. C. Forbes, and T. Kumpula. 2020. Periglacial vegetation dynamics in Arctic Russia: decadal analysis of tundra regeneration on landslides with time series satellite imagery. Environmental Research Letters </w:t>
      </w:r>
      <w:r w:rsidRPr="00DD0A0D">
        <w:rPr>
          <w:b/>
        </w:rPr>
        <w:t>15</w:t>
      </w:r>
      <w:r w:rsidRPr="00DD0A0D">
        <w:t>:105020.</w:t>
      </w:r>
    </w:p>
    <w:p w14:paraId="1A2DB00B" w14:textId="77777777" w:rsidR="00DD0A0D" w:rsidRPr="00DD0A0D" w:rsidRDefault="00DD0A0D" w:rsidP="00DD0A0D">
      <w:pPr>
        <w:pStyle w:val="EndNoteBibliography"/>
        <w:spacing w:after="0"/>
        <w:ind w:left="720" w:hanging="720"/>
      </w:pPr>
      <w:r w:rsidRPr="00DD0A0D">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DD0A0D">
        <w:rPr>
          <w:b/>
        </w:rPr>
        <w:t>51</w:t>
      </w:r>
      <w:r w:rsidRPr="00DD0A0D">
        <w:t>:1323-1338.</w:t>
      </w:r>
    </w:p>
    <w:p w14:paraId="29323A71" w14:textId="77777777" w:rsidR="00DD0A0D" w:rsidRPr="00DD0A0D" w:rsidRDefault="00DD0A0D" w:rsidP="00DD0A0D">
      <w:pPr>
        <w:pStyle w:val="EndNoteBibliography"/>
        <w:spacing w:after="0"/>
        <w:ind w:left="720" w:hanging="720"/>
      </w:pPr>
      <w:r w:rsidRPr="00DD0A0D">
        <w:t xml:space="preserve">Wang, J. A., and M. A. Friedl. 2019. The role of land cover change in Arctic-Boreal greening and browning trends. Environmental Research Letters </w:t>
      </w:r>
      <w:r w:rsidRPr="00DD0A0D">
        <w:rPr>
          <w:b/>
        </w:rPr>
        <w:t>14</w:t>
      </w:r>
      <w:r w:rsidRPr="00DD0A0D">
        <w:t>:125007.</w:t>
      </w:r>
    </w:p>
    <w:p w14:paraId="4D6B3251" w14:textId="77777777" w:rsidR="00DD0A0D" w:rsidRPr="00DD0A0D" w:rsidRDefault="00DD0A0D" w:rsidP="00DD0A0D">
      <w:pPr>
        <w:pStyle w:val="EndNoteBibliography"/>
        <w:spacing w:after="0"/>
        <w:ind w:left="720" w:hanging="720"/>
      </w:pPr>
      <w:r w:rsidRPr="00DD0A0D">
        <w:t>Wickham, H. 2016. ggplot2: Elegant Graphics for Data Analysis. Springer-Verlang New York.</w:t>
      </w:r>
    </w:p>
    <w:p w14:paraId="64B602E6" w14:textId="2C6F7843" w:rsidR="00DD0A0D" w:rsidRPr="00DD0A0D" w:rsidRDefault="00DD0A0D" w:rsidP="00DD0A0D">
      <w:pPr>
        <w:pStyle w:val="EndNoteBibliography"/>
        <w:spacing w:after="0"/>
        <w:ind w:left="720" w:hanging="720"/>
      </w:pPr>
      <w:r w:rsidRPr="00DD0A0D">
        <w:t xml:space="preserve">Wickham, H. 2019. stringr: Simple, Consistent Wrappers for Common String Operations. R package version 1.4.0. </w:t>
      </w:r>
      <w:hyperlink r:id="rId31" w:history="1">
        <w:r w:rsidRPr="00DD0A0D">
          <w:rPr>
            <w:rStyle w:val="Hyperlink"/>
          </w:rPr>
          <w:t>https://CRAN.R-project.org/package=stringr</w:t>
        </w:r>
      </w:hyperlink>
      <w:r w:rsidRPr="00DD0A0D">
        <w:t>.</w:t>
      </w:r>
    </w:p>
    <w:p w14:paraId="71FADE19" w14:textId="26CECD33" w:rsidR="00DD0A0D" w:rsidRPr="00DD0A0D" w:rsidRDefault="00DD0A0D" w:rsidP="00DD0A0D">
      <w:pPr>
        <w:pStyle w:val="EndNoteBibliography"/>
        <w:spacing w:after="0"/>
        <w:ind w:left="720" w:hanging="720"/>
      </w:pPr>
      <w:r w:rsidRPr="00DD0A0D">
        <w:t xml:space="preserve">Wickham, H. 2021. tidyr: Tidy Messy Data. R package version 1.1.4. </w:t>
      </w:r>
      <w:hyperlink r:id="rId32" w:history="1">
        <w:r w:rsidRPr="00DD0A0D">
          <w:rPr>
            <w:rStyle w:val="Hyperlink"/>
          </w:rPr>
          <w:t>https://CRAN.R-project.org/package=tidyr</w:t>
        </w:r>
      </w:hyperlink>
      <w:r w:rsidRPr="00DD0A0D">
        <w:t>.</w:t>
      </w:r>
    </w:p>
    <w:p w14:paraId="4328EA79" w14:textId="713A1E0B" w:rsidR="00DD0A0D" w:rsidRPr="00DD0A0D" w:rsidRDefault="00DD0A0D" w:rsidP="00DD0A0D">
      <w:pPr>
        <w:pStyle w:val="EndNoteBibliography"/>
        <w:spacing w:after="0"/>
        <w:ind w:left="720" w:hanging="720"/>
      </w:pPr>
      <w:r w:rsidRPr="00DD0A0D">
        <w:t xml:space="preserve">Wickham, H., R. Francois, H. Lionel, and K. Müller. 2021. dplyr: A Grammar of Data Manipulation. R package version 1.0.7. </w:t>
      </w:r>
      <w:hyperlink r:id="rId33" w:history="1">
        <w:r w:rsidRPr="00DD0A0D">
          <w:rPr>
            <w:rStyle w:val="Hyperlink"/>
          </w:rPr>
          <w:t>https://CRAN.R-project.org/package=dplyr</w:t>
        </w:r>
      </w:hyperlink>
      <w:r w:rsidRPr="00DD0A0D">
        <w:t>.</w:t>
      </w:r>
    </w:p>
    <w:p w14:paraId="45E3E397" w14:textId="77777777" w:rsidR="00DD0A0D" w:rsidRPr="00DD0A0D" w:rsidRDefault="00DD0A0D" w:rsidP="00DD0A0D">
      <w:pPr>
        <w:pStyle w:val="EndNoteBibliography"/>
        <w:spacing w:after="0"/>
        <w:ind w:left="720" w:hanging="720"/>
      </w:pPr>
      <w:r w:rsidRPr="00DD0A0D">
        <w:lastRenderedPageBreak/>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DD0A0D">
        <w:rPr>
          <w:b/>
        </w:rPr>
        <w:t>320</w:t>
      </w:r>
      <w:r w:rsidRPr="00DD0A0D">
        <w:t>:1011-1011.</w:t>
      </w:r>
    </w:p>
    <w:p w14:paraId="062BB253" w14:textId="77777777" w:rsidR="00DD0A0D" w:rsidRPr="00DD0A0D" w:rsidRDefault="00DD0A0D" w:rsidP="00DD0A0D">
      <w:pPr>
        <w:pStyle w:val="EndNoteBibliography"/>
        <w:spacing w:after="0"/>
        <w:ind w:left="720" w:hanging="720"/>
      </w:pPr>
      <w:r w:rsidRPr="00DD0A0D">
        <w:t xml:space="preserve">Wright, M. N., and A. Ziegler. 2017. Ranger: a fast implementation of random forests for high dimensional data in C++ and R. Journal of statistical software </w:t>
      </w:r>
      <w:r w:rsidRPr="00DD0A0D">
        <w:rPr>
          <w:b/>
        </w:rPr>
        <w:t>77</w:t>
      </w:r>
      <w:r w:rsidRPr="00DD0A0D">
        <w:t>:1-17.</w:t>
      </w:r>
    </w:p>
    <w:p w14:paraId="102C447C" w14:textId="77777777" w:rsidR="00DD0A0D" w:rsidRPr="00DD0A0D" w:rsidRDefault="00DD0A0D" w:rsidP="00DD0A0D">
      <w:pPr>
        <w:pStyle w:val="EndNoteBibliography"/>
        <w:spacing w:after="0"/>
        <w:ind w:left="720" w:hanging="720"/>
      </w:pPr>
      <w:r w:rsidRPr="00DD0A0D">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DD0A0D">
        <w:rPr>
          <w:b/>
        </w:rPr>
        <w:t>225</w:t>
      </w:r>
      <w:r w:rsidRPr="00DD0A0D">
        <w:t>:127-147.</w:t>
      </w:r>
    </w:p>
    <w:p w14:paraId="4BF6082F" w14:textId="77777777" w:rsidR="00DD0A0D" w:rsidRPr="00DD0A0D" w:rsidRDefault="00DD0A0D" w:rsidP="00DD0A0D">
      <w:pPr>
        <w:pStyle w:val="EndNoteBibliography"/>
        <w:spacing w:after="0"/>
        <w:ind w:left="720" w:hanging="720"/>
      </w:pPr>
      <w:r w:rsidRPr="00DD0A0D">
        <w:t xml:space="preserve">Yue, S., P. Pilon, B. Phinney, and G. Cavadias. 2002. The influence of autocorrelation on the ability to detect trend in hydrological series. Hydrological processes </w:t>
      </w:r>
      <w:r w:rsidRPr="00DD0A0D">
        <w:rPr>
          <w:b/>
        </w:rPr>
        <w:t>16</w:t>
      </w:r>
      <w:r w:rsidRPr="00DD0A0D">
        <w:t>:1807-1829.</w:t>
      </w:r>
    </w:p>
    <w:p w14:paraId="1BEEB609" w14:textId="77777777" w:rsidR="00DD0A0D" w:rsidRPr="00DD0A0D" w:rsidRDefault="00DD0A0D" w:rsidP="00DD0A0D">
      <w:pPr>
        <w:pStyle w:val="EndNoteBibliography"/>
        <w:spacing w:after="0"/>
        <w:ind w:left="720" w:hanging="720"/>
      </w:pPr>
      <w:r w:rsidRPr="00DD0A0D">
        <w:t xml:space="preserve">Zeileis, A., and G. Grothendieck. 2005. zoo: S3 Infrastructure for Regular and Irregular Time Series. Journal of statistical software </w:t>
      </w:r>
      <w:r w:rsidRPr="00DD0A0D">
        <w:rPr>
          <w:b/>
        </w:rPr>
        <w:t>14</w:t>
      </w:r>
      <w:r w:rsidRPr="00DD0A0D">
        <w:t>:1-27.</w:t>
      </w:r>
    </w:p>
    <w:p w14:paraId="3E8703E7" w14:textId="77777777" w:rsidR="00DD0A0D" w:rsidRPr="00DD0A0D" w:rsidRDefault="00DD0A0D" w:rsidP="00DD0A0D">
      <w:pPr>
        <w:pStyle w:val="EndNoteBibliography"/>
        <w:ind w:left="720" w:hanging="720"/>
      </w:pPr>
      <w:r w:rsidRPr="00DD0A0D">
        <w:t xml:space="preserve">Zhu, Z., S. Wang, and C. E. Woodcock. 2015. Improvement and expansion of the Fmask algorithm: cloud, cloud shadow, and snow detection for Landsats 4–7, 8, and Sentinel 2 images. Remote Sensing of Environment </w:t>
      </w:r>
      <w:r w:rsidRPr="00DD0A0D">
        <w:rPr>
          <w:b/>
        </w:rPr>
        <w:t>159</w:t>
      </w:r>
      <w:r w:rsidRPr="00DD0A0D">
        <w:t>:269-277.</w:t>
      </w:r>
    </w:p>
    <w:p w14:paraId="319B9F96" w14:textId="7A3E2E66"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4"/>
      <w:footerReference w:type="default" r:id="rId3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kob Assmann" w:date="2023-01-12T11:23:00Z" w:initials="JA">
    <w:p w14:paraId="24C1D047" w14:textId="77777777" w:rsidR="00EF7DC2" w:rsidRDefault="00EF7DC2">
      <w:pPr>
        <w:pStyle w:val="CommentText"/>
      </w:pPr>
      <w:r>
        <w:rPr>
          <w:rStyle w:val="CommentReference"/>
        </w:rPr>
        <w:annotationRef/>
      </w:r>
      <w:r>
        <w:t xml:space="preserve">If we have enough words available, I </w:t>
      </w:r>
      <w:proofErr w:type="gramStart"/>
      <w:r>
        <w:t>would suggest</w:t>
      </w:r>
      <w:proofErr w:type="gramEnd"/>
      <w:r>
        <w:t xml:space="preserve"> stating that the package utilizes Landsat Collection 2. </w:t>
      </w:r>
    </w:p>
    <w:p w14:paraId="3C60F96C" w14:textId="77777777" w:rsidR="00EF7DC2" w:rsidRDefault="00EF7DC2">
      <w:pPr>
        <w:pStyle w:val="CommentText"/>
      </w:pPr>
    </w:p>
    <w:p w14:paraId="79035DD1" w14:textId="77777777" w:rsidR="00EF7DC2" w:rsidRDefault="00EF7DC2">
      <w:pPr>
        <w:pStyle w:val="CommentText"/>
      </w:pPr>
      <w:r>
        <w:t xml:space="preserve">In theory the package could be made flexible </w:t>
      </w:r>
      <w:proofErr w:type="gramStart"/>
      <w:r>
        <w:t>in regards to</w:t>
      </w:r>
      <w:proofErr w:type="gramEnd"/>
      <w:r>
        <w:t xml:space="preserve"> which collection and satellites are used. (</w:t>
      </w:r>
      <w:proofErr w:type="gramStart"/>
      <w:r>
        <w:t>albeit</w:t>
      </w:r>
      <w:proofErr w:type="gramEnd"/>
      <w:r>
        <w:t xml:space="preserve"> with some effort) </w:t>
      </w:r>
    </w:p>
    <w:p w14:paraId="73E123C2" w14:textId="77777777" w:rsidR="00EF7DC2" w:rsidRDefault="00EF7DC2">
      <w:pPr>
        <w:pStyle w:val="CommentText"/>
      </w:pPr>
    </w:p>
    <w:p w14:paraId="3AF057AA" w14:textId="77777777" w:rsidR="00EF7DC2" w:rsidRDefault="00EF7DC2">
      <w:pPr>
        <w:pStyle w:val="CommentText"/>
      </w:pPr>
      <w:r>
        <w:t xml:space="preserve">Given that we have optimized it for C2 now, I think it would be worthwhile highlighting it either here in the abstract or somewhere else early in the paper. </w:t>
      </w:r>
    </w:p>
    <w:p w14:paraId="5098181E" w14:textId="77777777" w:rsidR="00EF7DC2" w:rsidRDefault="00EF7DC2">
      <w:pPr>
        <w:pStyle w:val="CommentText"/>
      </w:pPr>
    </w:p>
    <w:p w14:paraId="577DC035" w14:textId="31033773" w:rsidR="00EF7DC2" w:rsidRDefault="00EF7DC2">
      <w:pPr>
        <w:pStyle w:val="CommentText"/>
      </w:pPr>
      <w:r>
        <w:t>What do you think?</w:t>
      </w:r>
    </w:p>
  </w:comment>
  <w:comment w:id="1" w:author="Jakob Assmann" w:date="2023-01-12T11:03:00Z" w:initials="JA">
    <w:p w14:paraId="005FC41B" w14:textId="119479F7" w:rsidR="00DA172F" w:rsidRDefault="00DA172F">
      <w:pPr>
        <w:pStyle w:val="CommentText"/>
      </w:pPr>
      <w:r>
        <w:rPr>
          <w:rStyle w:val="CommentReference"/>
        </w:rPr>
        <w:annotationRef/>
      </w:r>
      <w:r>
        <w:t>Perhaps consider starting a new sentence here?</w:t>
      </w:r>
    </w:p>
  </w:comment>
  <w:comment w:id="2" w:author="Jakob Assmann" w:date="2023-01-12T11:05:00Z" w:initials="JA">
    <w:p w14:paraId="66B55492" w14:textId="3E606FCE" w:rsidR="00DA172F" w:rsidRDefault="00DA172F">
      <w:pPr>
        <w:pStyle w:val="CommentText"/>
      </w:pPr>
      <w:r>
        <w:rPr>
          <w:rStyle w:val="CommentReference"/>
        </w:rPr>
        <w:annotationRef/>
      </w:r>
      <w:r>
        <w:rPr>
          <w:rStyle w:val="CommentReference"/>
        </w:rPr>
        <w:t xml:space="preserve">I think that is a great pitch! However, the phenological models are designed for systems in which there is one growing season per year. I don’t think this is an issue for me, but I wanted to highlight it, just in case you think it is relevant and would like to mention it somewhere in the text.  </w:t>
      </w:r>
    </w:p>
  </w:comment>
  <w:comment w:id="5" w:author="Jakob Assmann" w:date="2023-01-12T11:12:00Z" w:initials="JA">
    <w:p w14:paraId="45F0C0B7" w14:textId="08C7C328" w:rsidR="00C53250" w:rsidRDefault="00C53250">
      <w:pPr>
        <w:pStyle w:val="CommentText"/>
      </w:pPr>
      <w:r>
        <w:rPr>
          <w:rStyle w:val="CommentReference"/>
        </w:rPr>
        <w:annotationRef/>
      </w:r>
      <w:r>
        <w:t xml:space="preserve">Also used in the next sentence. </w:t>
      </w:r>
    </w:p>
  </w:comment>
  <w:comment w:id="9" w:author="Jakob Assmann" w:date="2023-01-12T11:16:00Z" w:initials="JA">
    <w:p w14:paraId="23F5A7BD" w14:textId="5F635F41" w:rsidR="00C53250" w:rsidRDefault="00C53250">
      <w:pPr>
        <w:pStyle w:val="CommentText"/>
      </w:pPr>
      <w:r>
        <w:rPr>
          <w:rStyle w:val="CommentReference"/>
        </w:rPr>
        <w:annotationRef/>
      </w:r>
      <w:r>
        <w:t xml:space="preserve">This is repeat information from above. I wonder whether we could go a bit more </w:t>
      </w:r>
      <w:r w:rsidR="00EF7DC2">
        <w:t>‘</w:t>
      </w:r>
      <w:r>
        <w:t>big picture</w:t>
      </w:r>
      <w:r w:rsidR="00EF7DC2">
        <w:t>’</w:t>
      </w:r>
      <w:r>
        <w:t xml:space="preserve"> here</w:t>
      </w:r>
      <w:r w:rsidR="00EF7DC2">
        <w:t xml:space="preserve"> and provide a sentence that wraps up the main message of this paragraph</w:t>
      </w:r>
      <w:r>
        <w:t>. What about:</w:t>
      </w:r>
    </w:p>
    <w:p w14:paraId="0CEE4F20" w14:textId="77777777" w:rsidR="00C53250" w:rsidRDefault="00C53250">
      <w:pPr>
        <w:pStyle w:val="CommentText"/>
      </w:pPr>
    </w:p>
    <w:p w14:paraId="1D26FD6A" w14:textId="7AA30CAA" w:rsidR="00C53250" w:rsidRDefault="00C53250">
      <w:pPr>
        <w:pStyle w:val="CommentText"/>
      </w:pPr>
      <w:r>
        <w:t xml:space="preserve">“The flexible implementation of cross-calibration into to the </w:t>
      </w:r>
      <w:proofErr w:type="spellStart"/>
      <w:r>
        <w:t>LandsatTS</w:t>
      </w:r>
      <w:proofErr w:type="spellEnd"/>
      <w:r>
        <w:t xml:space="preserve"> workflow enables the user to generate high quality time-series</w:t>
      </w:r>
      <w:r w:rsidR="00EF7DC2">
        <w:t xml:space="preserve"> that are</w:t>
      </w:r>
      <w:r>
        <w:t xml:space="preserve"> free from sensor-specific biases and </w:t>
      </w:r>
      <w:r w:rsidR="00EF7DC2">
        <w:t xml:space="preserve">thereby </w:t>
      </w:r>
      <w:r>
        <w:t>induced spurious trends”</w:t>
      </w:r>
    </w:p>
    <w:p w14:paraId="1CB28A0B" w14:textId="77777777" w:rsidR="00C53250" w:rsidRDefault="00C53250">
      <w:pPr>
        <w:pStyle w:val="CommentText"/>
      </w:pPr>
    </w:p>
    <w:p w14:paraId="2AB5C982" w14:textId="620E1370" w:rsidR="00C53250" w:rsidRDefault="00C53250">
      <w:pPr>
        <w:pStyle w:val="CommentText"/>
      </w:pPr>
      <w:r>
        <w:t xml:space="preserve">Or something along those lines.  </w:t>
      </w:r>
    </w:p>
  </w:comment>
  <w:comment w:id="10" w:author="Jakob Assmann" w:date="2023-01-12T11:27:00Z" w:initials="JA">
    <w:p w14:paraId="2EDF9F95" w14:textId="292F8724" w:rsidR="00EF7DC2" w:rsidRDefault="00EF7DC2">
      <w:pPr>
        <w:pStyle w:val="CommentText"/>
      </w:pPr>
      <w:r>
        <w:rPr>
          <w:rStyle w:val="CommentReference"/>
        </w:rPr>
        <w:annotationRef/>
      </w:r>
      <w:r>
        <w:t xml:space="preserve">I really like this sentence. I think it incorporates the </w:t>
      </w:r>
      <w:proofErr w:type="gramStart"/>
      <w:r>
        <w:t>editors</w:t>
      </w:r>
      <w:proofErr w:type="gramEnd"/>
      <w:r>
        <w:t xml:space="preserve"> feedback very nicely. </w:t>
      </w:r>
    </w:p>
  </w:comment>
  <w:comment w:id="12" w:author="Jakob Assmann" w:date="2023-01-12T11:29:00Z" w:initials="JA">
    <w:p w14:paraId="580EF79B" w14:textId="77777777" w:rsidR="00BC36CE" w:rsidRDefault="00EF7DC2">
      <w:pPr>
        <w:pStyle w:val="CommentText"/>
      </w:pPr>
      <w:r>
        <w:rPr>
          <w:rStyle w:val="CommentReference"/>
        </w:rPr>
        <w:annotationRef/>
      </w:r>
      <w:r w:rsidR="00BC36CE">
        <w:t>I think the figure is great!</w:t>
      </w:r>
    </w:p>
    <w:p w14:paraId="213D3E50" w14:textId="77777777" w:rsidR="00BC36CE" w:rsidRDefault="00BC36CE">
      <w:pPr>
        <w:pStyle w:val="CommentText"/>
      </w:pPr>
    </w:p>
    <w:p w14:paraId="2218F501" w14:textId="203E95E2" w:rsidR="00EF7DC2" w:rsidRDefault="00BC36CE">
      <w:pPr>
        <w:pStyle w:val="CommentText"/>
      </w:pPr>
      <w:r>
        <w:t xml:space="preserve">A few small things about </w:t>
      </w:r>
      <w:r w:rsidR="00EF7DC2">
        <w:t>the figure:</w:t>
      </w:r>
    </w:p>
    <w:p w14:paraId="73FE5D96" w14:textId="707E428D" w:rsidR="008836F5" w:rsidRPr="008836F5" w:rsidRDefault="00EF7DC2" w:rsidP="008836F5">
      <w:pPr>
        <w:pStyle w:val="CommentText"/>
        <w:numPr>
          <w:ilvl w:val="0"/>
          <w:numId w:val="8"/>
        </w:numPr>
      </w:pPr>
      <w:r>
        <w:t xml:space="preserve"> Typo: ‘</w:t>
      </w:r>
      <w:proofErr w:type="spellStart"/>
      <w:r>
        <w:t>last_get_pixel_center</w:t>
      </w:r>
      <w:r w:rsidRPr="00EF7DC2">
        <w:rPr>
          <w:b/>
          <w:bCs/>
        </w:rPr>
        <w:t>s</w:t>
      </w:r>
      <w:proofErr w:type="spellEnd"/>
      <w:r w:rsidRPr="008836F5">
        <w:t>’</w:t>
      </w:r>
    </w:p>
    <w:p w14:paraId="36CC083F" w14:textId="1ECD65BD" w:rsidR="008836F5" w:rsidRPr="00EF7DC2" w:rsidRDefault="008836F5" w:rsidP="008836F5">
      <w:pPr>
        <w:pStyle w:val="CommentText"/>
        <w:numPr>
          <w:ilvl w:val="0"/>
          <w:numId w:val="8"/>
        </w:numPr>
      </w:pPr>
      <w:r>
        <w:t xml:space="preserve"> Typo: ‘</w:t>
      </w:r>
      <w:proofErr w:type="spellStart"/>
      <w:r>
        <w:t>last_summarize_growing_season</w:t>
      </w:r>
      <w:r w:rsidRPr="008836F5">
        <w:rPr>
          <w:b/>
          <w:bCs/>
        </w:rPr>
        <w:t>s</w:t>
      </w:r>
      <w:proofErr w:type="spellEnd"/>
      <w:r>
        <w:t>’</w:t>
      </w:r>
    </w:p>
    <w:p w14:paraId="762D6AE7" w14:textId="42EC8147" w:rsidR="008836F5" w:rsidRDefault="00EF7DC2" w:rsidP="008836F5">
      <w:pPr>
        <w:pStyle w:val="CommentText"/>
        <w:numPr>
          <w:ilvl w:val="0"/>
          <w:numId w:val="8"/>
        </w:numPr>
      </w:pPr>
      <w:r>
        <w:rPr>
          <w:b/>
          <w:bCs/>
        </w:rPr>
        <w:t xml:space="preserve"> </w:t>
      </w:r>
      <w:r>
        <w:t>Perhaps</w:t>
      </w:r>
      <w:r w:rsidR="008836F5">
        <w:t xml:space="preserve"> add some more space around “</w:t>
      </w:r>
      <w:proofErr w:type="spellStart"/>
      <w:r w:rsidR="008836F5">
        <w:t>last_calibrate</w:t>
      </w:r>
      <w:proofErr w:type="spellEnd"/>
      <w:r w:rsidR="008836F5">
        <w:t>_...” and indicate the two options “…poly” and “…rf”.</w:t>
      </w:r>
    </w:p>
    <w:p w14:paraId="0628686C" w14:textId="57837FBA" w:rsidR="008836F5" w:rsidRDefault="00BC36CE" w:rsidP="008836F5">
      <w:pPr>
        <w:pStyle w:val="CommentText"/>
        <w:numPr>
          <w:ilvl w:val="0"/>
          <w:numId w:val="8"/>
        </w:numPr>
      </w:pPr>
      <w:r>
        <w:t xml:space="preserve"> Perhaps we could also indicate directly in the figure that the </w:t>
      </w:r>
      <w:r w:rsidR="008836F5">
        <w:t>functions branching off</w:t>
      </w:r>
      <w:r>
        <w:t xml:space="preserve"> the main path</w:t>
      </w:r>
      <w:r w:rsidR="008836F5">
        <w:t xml:space="preserve"> are considered “optional”</w:t>
      </w:r>
      <w:r>
        <w:t xml:space="preserve">. </w:t>
      </w:r>
    </w:p>
    <w:p w14:paraId="4C574682" w14:textId="618CEB58" w:rsidR="008836F5" w:rsidRDefault="008836F5" w:rsidP="008836F5">
      <w:pPr>
        <w:pStyle w:val="CommentText"/>
      </w:pPr>
    </w:p>
  </w:comment>
  <w:comment w:id="13" w:author="Jakob Assmann" w:date="2023-01-12T12:44:00Z" w:initials="JA">
    <w:p w14:paraId="677455A0" w14:textId="038158EF" w:rsidR="00285994" w:rsidRDefault="00285994">
      <w:pPr>
        <w:pStyle w:val="CommentText"/>
      </w:pPr>
      <w:r>
        <w:rPr>
          <w:rStyle w:val="CommentReference"/>
        </w:rPr>
        <w:annotationRef/>
      </w:r>
      <w:r>
        <w:t xml:space="preserve">This could also go further below after the listing of the different extraction times. </w:t>
      </w:r>
    </w:p>
  </w:comment>
  <w:comment w:id="31" w:author="Jakob Assmann" w:date="2023-01-12T12:47:00Z" w:initials="JA">
    <w:p w14:paraId="6C2F743C" w14:textId="1D75948C" w:rsidR="00285994" w:rsidRDefault="00285994">
      <w:pPr>
        <w:pStyle w:val="CommentText"/>
      </w:pPr>
      <w:r>
        <w:rPr>
          <w:rStyle w:val="CommentReference"/>
        </w:rPr>
        <w:annotationRef/>
      </w:r>
      <w:r>
        <w:t>Functionally the same, but the assign operator</w:t>
      </w:r>
      <w:r w:rsidR="00A13D8E">
        <w:t xml:space="preserve"> ‘&lt;</w:t>
      </w:r>
      <w:proofErr w:type="gramStart"/>
      <w:r w:rsidR="00A13D8E">
        <w:t>-‘</w:t>
      </w:r>
      <w:r>
        <w:t xml:space="preserve"> is</w:t>
      </w:r>
      <w:proofErr w:type="gramEnd"/>
      <w:r>
        <w:t xml:space="preserve"> generally considered best practice in R. </w:t>
      </w:r>
    </w:p>
  </w:comment>
  <w:comment w:id="43" w:author="Jakob Assmann" w:date="2023-01-12T12:48:00Z" w:initials="JA">
    <w:p w14:paraId="2CB55BBE" w14:textId="77777777" w:rsidR="00285994" w:rsidRDefault="00285994">
      <w:pPr>
        <w:pStyle w:val="CommentText"/>
      </w:pPr>
      <w:r>
        <w:rPr>
          <w:rStyle w:val="CommentReference"/>
        </w:rPr>
        <w:annotationRef/>
      </w:r>
      <w:r>
        <w:t xml:space="preserve">I like the map. The ESRI World Imagery is always very pretty.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23A91F2" w14:textId="77777777" w:rsidR="00285994" w:rsidRDefault="00285994">
      <w:pPr>
        <w:pStyle w:val="CommentText"/>
      </w:pPr>
    </w:p>
    <w:p w14:paraId="3EA446C4" w14:textId="57D4DF16" w:rsidR="00285994" w:rsidRDefault="00285994">
      <w:pPr>
        <w:pStyle w:val="CommentText"/>
      </w:pPr>
      <w:r>
        <w:t xml:space="preserve">A couple of small </w:t>
      </w:r>
      <w:r w:rsidR="00A13D8E">
        <w:t>things</w:t>
      </w:r>
      <w:r>
        <w:t>:</w:t>
      </w:r>
    </w:p>
    <w:p w14:paraId="62913123" w14:textId="24400AC8" w:rsidR="00A13D8E" w:rsidRDefault="00A13D8E" w:rsidP="00285994">
      <w:pPr>
        <w:pStyle w:val="CommentText"/>
        <w:numPr>
          <w:ilvl w:val="0"/>
          <w:numId w:val="8"/>
        </w:numPr>
      </w:pPr>
      <w:r>
        <w:t xml:space="preserve"> Adapt the </w:t>
      </w:r>
      <w:proofErr w:type="spellStart"/>
      <w:r>
        <w:t>colours</w:t>
      </w:r>
      <w:proofErr w:type="spellEnd"/>
      <w:r>
        <w:t xml:space="preserve"> to get a higher contrast. The red of the points is quite dark (and not super nice for some </w:t>
      </w:r>
      <w:proofErr w:type="spellStart"/>
      <w:r>
        <w:t>colourblind</w:t>
      </w:r>
      <w:proofErr w:type="spellEnd"/>
      <w:r>
        <w:t xml:space="preserve"> people) and the black of the polygon looks a bit like the coastline. Perhaps some brighter </w:t>
      </w:r>
      <w:proofErr w:type="spellStart"/>
      <w:r>
        <w:t>colours</w:t>
      </w:r>
      <w:proofErr w:type="spellEnd"/>
      <w:r>
        <w:t xml:space="preserve"> for example ‘</w:t>
      </w:r>
      <w:r w:rsidRPr="00A13D8E">
        <w:t>fuchsia</w:t>
      </w:r>
      <w:r>
        <w:t>’ and ‘white’ could give more contrast? – suggestions in code above.</w:t>
      </w:r>
    </w:p>
    <w:p w14:paraId="0B83DA5C" w14:textId="77777777" w:rsidR="00285994" w:rsidRDefault="00A13D8E" w:rsidP="00285994">
      <w:pPr>
        <w:pStyle w:val="CommentText"/>
        <w:numPr>
          <w:ilvl w:val="0"/>
          <w:numId w:val="8"/>
        </w:numPr>
      </w:pPr>
      <w:r>
        <w:t xml:space="preserve"> Adding a North Arrow in leaflet in R requires some effort, but adding a scale bar is easy using </w:t>
      </w:r>
      <w:proofErr w:type="spellStart"/>
      <w:proofErr w:type="gramStart"/>
      <w:r>
        <w:t>addScaleBar</w:t>
      </w:r>
      <w:proofErr w:type="spellEnd"/>
      <w:r>
        <w:t>(</w:t>
      </w:r>
      <w:proofErr w:type="gramEnd"/>
      <w:r>
        <w:t xml:space="preserve">) – see suggestion above. </w:t>
      </w:r>
      <w:r w:rsidR="00CC4C47">
        <w:t xml:space="preserve"> </w:t>
      </w:r>
    </w:p>
    <w:p w14:paraId="04B43652" w14:textId="77777777" w:rsidR="00A13D8E" w:rsidRDefault="00A13D8E" w:rsidP="00A13D8E">
      <w:pPr>
        <w:pStyle w:val="CommentText"/>
      </w:pPr>
    </w:p>
    <w:p w14:paraId="538C9540" w14:textId="5A03521C" w:rsidR="00A13D8E" w:rsidRDefault="00A13D8E" w:rsidP="00A13D8E">
      <w:pPr>
        <w:pStyle w:val="CommentText"/>
      </w:pPr>
      <w:r>
        <w:t xml:space="preserve">This tool is great for checking the contrast for people with different </w:t>
      </w:r>
      <w:proofErr w:type="spellStart"/>
      <w:r>
        <w:t>colourblindness</w:t>
      </w:r>
      <w:proofErr w:type="spellEnd"/>
      <w:r>
        <w:t xml:space="preserve"> </w:t>
      </w:r>
      <w:r w:rsidRPr="00A13D8E">
        <w:t>https://www.color-blindness.com/coblis-color-blindness-simulator/</w:t>
      </w:r>
    </w:p>
  </w:comment>
  <w:comment w:id="57" w:author="Jakob Assmann" w:date="2023-01-12T13:26:00Z" w:initials="JA">
    <w:p w14:paraId="6C4F47BD" w14:textId="129779B6" w:rsidR="004311CE" w:rsidRDefault="004311CE">
      <w:pPr>
        <w:pStyle w:val="CommentText"/>
      </w:pPr>
      <w:r>
        <w:rPr>
          <w:rStyle w:val="CommentReference"/>
        </w:rPr>
        <w:annotationRef/>
      </w:r>
      <w:r>
        <w:t xml:space="preserve">Could perhaps be dropped as this is duplicate info shown already in the x-axis-label.  </w:t>
      </w:r>
    </w:p>
  </w:comment>
  <w:comment w:id="100" w:author="Jakob Assmann" w:date="2023-01-12T14:37:00Z" w:initials="JA">
    <w:p w14:paraId="04994C33" w14:textId="0E533717" w:rsidR="001A1A5B" w:rsidRDefault="001A1A5B">
      <w:pPr>
        <w:pStyle w:val="CommentText"/>
      </w:pPr>
      <w:r>
        <w:rPr>
          <w:rStyle w:val="CommentReference"/>
        </w:rPr>
        <w:annotationRef/>
      </w:r>
      <w:r>
        <w:t xml:space="preserve">I suggest also upping the contrast here by choosing different </w:t>
      </w:r>
      <w:proofErr w:type="spellStart"/>
      <w:r>
        <w:t>colours</w:t>
      </w:r>
      <w:proofErr w:type="spellEnd"/>
      <w:r>
        <w:t xml:space="preserve"> and adding a scale bar (as suggested for Figure 2 above). </w:t>
      </w:r>
    </w:p>
  </w:comment>
  <w:comment w:id="102" w:author="Jakob Assmann" w:date="2023-01-12T14:47:00Z" w:initials="JA">
    <w:p w14:paraId="63C16E59" w14:textId="5AF57DF8" w:rsidR="00FE2488" w:rsidRDefault="00FE2488">
      <w:pPr>
        <w:pStyle w:val="CommentText"/>
      </w:pPr>
      <w:r>
        <w:rPr>
          <w:rStyle w:val="CommentReference"/>
        </w:rPr>
        <w:annotationRef/>
      </w:r>
      <w:r>
        <w:t>Nice one!</w:t>
      </w:r>
    </w:p>
  </w:comment>
  <w:comment w:id="104" w:author="Jakob Assmann" w:date="2023-01-12T14:49:00Z" w:initials="JA">
    <w:p w14:paraId="4E7B25E5" w14:textId="3AB08E0F" w:rsidR="00FE2488" w:rsidRDefault="00FE2488">
      <w:pPr>
        <w:pStyle w:val="CommentText"/>
      </w:pPr>
      <w:r>
        <w:rPr>
          <w:rStyle w:val="CommentReference"/>
        </w:rPr>
        <w:annotationRef/>
      </w:r>
      <w:r>
        <w:t xml:space="preserve">I think it might be relevant to add here that if some of the pixels in the 3 x 3 </w:t>
      </w:r>
      <w:proofErr w:type="spellStart"/>
      <w:r>
        <w:t>neighbourhood</w:t>
      </w:r>
      <w:proofErr w:type="spellEnd"/>
      <w:r>
        <w:t xml:space="preserve"> are NA at any given time-point of observation, then those are </w:t>
      </w:r>
      <w:proofErr w:type="gramStart"/>
      <w:r>
        <w:t>omitted</w:t>
      </w:r>
      <w:proofErr w:type="gramEnd"/>
      <w:r>
        <w:t xml:space="preserve"> and the mean calculated on the existing values. What do you think?</w:t>
      </w:r>
    </w:p>
  </w:comment>
  <w:comment w:id="116" w:author="Jakob Assmann" w:date="2023-01-12T14:57:00Z" w:initials="JA">
    <w:p w14:paraId="000D1CF0" w14:textId="5122DFC8" w:rsidR="00D54183" w:rsidRDefault="00D54183">
      <w:pPr>
        <w:pStyle w:val="CommentText"/>
      </w:pPr>
      <w:r>
        <w:rPr>
          <w:rStyle w:val="CommentReference"/>
        </w:rPr>
        <w:annotationRef/>
      </w:r>
      <w:r>
        <w:t xml:space="preserve">Not quite sure that this is what is meant here, but the adverb seemed out of place. </w:t>
      </w:r>
    </w:p>
  </w:comment>
  <w:comment w:id="121" w:author="Jakob Assmann" w:date="2023-01-12T15:05:00Z" w:initials="JA">
    <w:p w14:paraId="6085AEFF" w14:textId="46B35720" w:rsidR="00A66487" w:rsidRDefault="00A66487">
      <w:pPr>
        <w:pStyle w:val="CommentText"/>
      </w:pPr>
      <w:r>
        <w:rPr>
          <w:rStyle w:val="CommentReference"/>
        </w:rPr>
        <w:annotationRef/>
      </w:r>
      <w:r>
        <w:t xml:space="preserve">Double check this, as far as I understood the paper the </w:t>
      </w:r>
      <w:proofErr w:type="spellStart"/>
      <w:proofErr w:type="gramStart"/>
      <w:r>
        <w:t>zyp.yuepilon</w:t>
      </w:r>
      <w:proofErr w:type="spellEnd"/>
      <w:proofErr w:type="gramEnd"/>
      <w:r>
        <w:t xml:space="preserve"> function only </w:t>
      </w:r>
      <w:proofErr w:type="spellStart"/>
      <w:r>
        <w:t>prewhitens</w:t>
      </w:r>
      <w:proofErr w:type="spellEnd"/>
      <w:r>
        <w:t xml:space="preserve"> the time-series once. </w:t>
      </w:r>
    </w:p>
    <w:p w14:paraId="6E33C8A2" w14:textId="77777777" w:rsidR="00A66487" w:rsidRDefault="00A66487">
      <w:pPr>
        <w:pStyle w:val="CommentText"/>
      </w:pPr>
    </w:p>
    <w:p w14:paraId="46E358A3" w14:textId="137D5AE3" w:rsidR="00A66487" w:rsidRDefault="00A66487">
      <w:pPr>
        <w:pStyle w:val="CommentText"/>
      </w:pPr>
      <w:r>
        <w:t>What I remember from the paper is:</w:t>
      </w:r>
    </w:p>
    <w:p w14:paraId="2078B42F" w14:textId="3BF99D4C" w:rsidR="00A66487" w:rsidRDefault="00A66487" w:rsidP="00A66487">
      <w:pPr>
        <w:pStyle w:val="CommentText"/>
        <w:numPr>
          <w:ilvl w:val="0"/>
          <w:numId w:val="8"/>
        </w:numPr>
      </w:pPr>
      <w:r>
        <w:t>The slope is estimated.</w:t>
      </w:r>
    </w:p>
    <w:p w14:paraId="407C9DA5" w14:textId="77777777" w:rsidR="00A66487" w:rsidRDefault="00A66487" w:rsidP="00A66487">
      <w:pPr>
        <w:pStyle w:val="CommentText"/>
        <w:numPr>
          <w:ilvl w:val="0"/>
          <w:numId w:val="8"/>
        </w:numPr>
      </w:pPr>
      <w:r>
        <w:t>The time-series is detrended using the estimated slope.</w:t>
      </w:r>
    </w:p>
    <w:p w14:paraId="156C20BF" w14:textId="77777777" w:rsidR="00A66487" w:rsidRDefault="00A66487" w:rsidP="00A66487">
      <w:pPr>
        <w:pStyle w:val="CommentText"/>
        <w:numPr>
          <w:ilvl w:val="0"/>
          <w:numId w:val="8"/>
        </w:numPr>
      </w:pPr>
      <w:r>
        <w:t xml:space="preserve">The detrended time-series is </w:t>
      </w:r>
      <w:proofErr w:type="spellStart"/>
      <w:r>
        <w:t>prewhitened</w:t>
      </w:r>
      <w:proofErr w:type="spellEnd"/>
      <w:r>
        <w:t>.</w:t>
      </w:r>
    </w:p>
    <w:p w14:paraId="1586ABF7" w14:textId="77777777" w:rsidR="00A66487" w:rsidRDefault="00A66487" w:rsidP="00A66487">
      <w:pPr>
        <w:pStyle w:val="CommentText"/>
        <w:numPr>
          <w:ilvl w:val="0"/>
          <w:numId w:val="8"/>
        </w:numPr>
      </w:pPr>
      <w:r>
        <w:t xml:space="preserve">Finally, the residuals from the </w:t>
      </w:r>
      <w:proofErr w:type="spellStart"/>
      <w:r>
        <w:t>prewhitening</w:t>
      </w:r>
      <w:proofErr w:type="spellEnd"/>
      <w:r>
        <w:t xml:space="preserve"> of the last step are added to the slope from step one and this is used to conduct the Mann-Kendal test.</w:t>
      </w:r>
    </w:p>
    <w:p w14:paraId="67CCFFB3" w14:textId="6E06CA2A" w:rsidR="00A66487" w:rsidRDefault="00A66487" w:rsidP="00A6648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7DC035" w15:done="0"/>
  <w15:commentEx w15:paraId="005FC41B" w15:done="0"/>
  <w15:commentEx w15:paraId="66B55492" w15:done="0"/>
  <w15:commentEx w15:paraId="45F0C0B7" w15:done="0"/>
  <w15:commentEx w15:paraId="2AB5C982" w15:done="0"/>
  <w15:commentEx w15:paraId="2EDF9F95" w15:done="0"/>
  <w15:commentEx w15:paraId="4C574682" w15:done="0"/>
  <w15:commentEx w15:paraId="677455A0" w15:done="0"/>
  <w15:commentEx w15:paraId="6C2F743C" w15:done="0"/>
  <w15:commentEx w15:paraId="538C9540" w15:done="0"/>
  <w15:commentEx w15:paraId="6C4F47BD" w15:done="0"/>
  <w15:commentEx w15:paraId="04994C33" w15:done="0"/>
  <w15:commentEx w15:paraId="63C16E59" w15:done="0"/>
  <w15:commentEx w15:paraId="4E7B25E5" w15:done="0"/>
  <w15:commentEx w15:paraId="000D1CF0" w15:done="0"/>
  <w15:commentEx w15:paraId="67CCFF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6C2A" w16cex:dateUtc="2023-01-12T10:23:00Z"/>
  <w16cex:commentExtensible w16cex:durableId="276A6792" w16cex:dateUtc="2023-01-12T10:03:00Z"/>
  <w16cex:commentExtensible w16cex:durableId="276A67DE" w16cex:dateUtc="2023-01-12T10:05:00Z"/>
  <w16cex:commentExtensible w16cex:durableId="276A69A6" w16cex:dateUtc="2023-01-12T10:12:00Z"/>
  <w16cex:commentExtensible w16cex:durableId="276A6A7B" w16cex:dateUtc="2023-01-12T10:16:00Z"/>
  <w16cex:commentExtensible w16cex:durableId="276A6D04" w16cex:dateUtc="2023-01-12T10:27:00Z"/>
  <w16cex:commentExtensible w16cex:durableId="276A6D87" w16cex:dateUtc="2023-01-12T10:29:00Z"/>
  <w16cex:commentExtensible w16cex:durableId="276A7F19" w16cex:dateUtc="2023-01-12T11:44:00Z"/>
  <w16cex:commentExtensible w16cex:durableId="276A7FD9" w16cex:dateUtc="2023-01-12T11:47:00Z"/>
  <w16cex:commentExtensible w16cex:durableId="276A8019" w16cex:dateUtc="2023-01-12T11:48:00Z"/>
  <w16cex:commentExtensible w16cex:durableId="276A88F0" w16cex:dateUtc="2023-01-12T12:26:00Z"/>
  <w16cex:commentExtensible w16cex:durableId="276A99AB" w16cex:dateUtc="2023-01-12T13:37:00Z"/>
  <w16cex:commentExtensible w16cex:durableId="276A9C1A" w16cex:dateUtc="2023-01-12T13:47:00Z"/>
  <w16cex:commentExtensible w16cex:durableId="276A9C90" w16cex:dateUtc="2023-01-12T13:49:00Z"/>
  <w16cex:commentExtensible w16cex:durableId="276A9E5A" w16cex:dateUtc="2023-01-12T13:57:00Z"/>
  <w16cex:commentExtensible w16cex:durableId="276AA034" w16cex:dateUtc="2023-01-12T1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7DC035" w16cid:durableId="276A6C2A"/>
  <w16cid:commentId w16cid:paraId="005FC41B" w16cid:durableId="276A6792"/>
  <w16cid:commentId w16cid:paraId="66B55492" w16cid:durableId="276A67DE"/>
  <w16cid:commentId w16cid:paraId="45F0C0B7" w16cid:durableId="276A69A6"/>
  <w16cid:commentId w16cid:paraId="2AB5C982" w16cid:durableId="276A6A7B"/>
  <w16cid:commentId w16cid:paraId="2EDF9F95" w16cid:durableId="276A6D04"/>
  <w16cid:commentId w16cid:paraId="4C574682" w16cid:durableId="276A6D87"/>
  <w16cid:commentId w16cid:paraId="677455A0" w16cid:durableId="276A7F19"/>
  <w16cid:commentId w16cid:paraId="6C2F743C" w16cid:durableId="276A7FD9"/>
  <w16cid:commentId w16cid:paraId="538C9540" w16cid:durableId="276A8019"/>
  <w16cid:commentId w16cid:paraId="6C4F47BD" w16cid:durableId="276A88F0"/>
  <w16cid:commentId w16cid:paraId="04994C33" w16cid:durableId="276A99AB"/>
  <w16cid:commentId w16cid:paraId="63C16E59" w16cid:durableId="276A9C1A"/>
  <w16cid:commentId w16cid:paraId="4E7B25E5" w16cid:durableId="276A9C90"/>
  <w16cid:commentId w16cid:paraId="000D1CF0" w16cid:durableId="276A9E5A"/>
  <w16cid:commentId w16cid:paraId="67CCFFB3" w16cid:durableId="276AA0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E4051" w14:textId="77777777" w:rsidR="00485D4E" w:rsidRDefault="00485D4E" w:rsidP="00EB55B9">
      <w:pPr>
        <w:spacing w:after="0" w:line="240" w:lineRule="auto"/>
      </w:pPr>
      <w:r>
        <w:separator/>
      </w:r>
    </w:p>
  </w:endnote>
  <w:endnote w:type="continuationSeparator" w:id="0">
    <w:p w14:paraId="06D43909" w14:textId="77777777" w:rsidR="00485D4E" w:rsidRDefault="00485D4E"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A5D41" w14:textId="77777777" w:rsidR="00485D4E" w:rsidRDefault="00485D4E" w:rsidP="00EB55B9">
      <w:pPr>
        <w:spacing w:after="0" w:line="240" w:lineRule="auto"/>
      </w:pPr>
      <w:r>
        <w:separator/>
      </w:r>
    </w:p>
  </w:footnote>
  <w:footnote w:type="continuationSeparator" w:id="0">
    <w:p w14:paraId="7A1EA80A" w14:textId="77777777" w:rsidR="00485D4E" w:rsidRDefault="00485D4E"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338A5333" w:rsidR="00142AEA" w:rsidRDefault="00E21F72" w:rsidP="00EB55B9">
    <w:pPr>
      <w:pStyle w:val="Header"/>
      <w:jc w:val="right"/>
    </w:pPr>
    <w:proofErr w:type="spellStart"/>
    <w:r>
      <w:t>Landsat</w:t>
    </w:r>
    <w:r w:rsidR="00142AEA">
      <w:t>TS</w:t>
    </w:r>
    <w:proofErr w:type="spellEnd"/>
    <w:r w:rsidR="00142AEA">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206"/>
    <w:multiLevelType w:val="hybridMultilevel"/>
    <w:tmpl w:val="07940D6A"/>
    <w:lvl w:ilvl="0" w:tplc="116A84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9E86AF9"/>
    <w:multiLevelType w:val="hybridMultilevel"/>
    <w:tmpl w:val="009CBA56"/>
    <w:lvl w:ilvl="0" w:tplc="95D0C2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C54E1"/>
    <w:multiLevelType w:val="hybridMultilevel"/>
    <w:tmpl w:val="118C77B2"/>
    <w:lvl w:ilvl="0" w:tplc="7264F3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26605"/>
    <w:multiLevelType w:val="hybridMultilevel"/>
    <w:tmpl w:val="0E96DDB0"/>
    <w:lvl w:ilvl="0" w:tplc="390A86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12D47"/>
    <w:multiLevelType w:val="hybridMultilevel"/>
    <w:tmpl w:val="6CB6FE4A"/>
    <w:lvl w:ilvl="0" w:tplc="FDCE80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22FF6"/>
    <w:multiLevelType w:val="hybridMultilevel"/>
    <w:tmpl w:val="122220EC"/>
    <w:lvl w:ilvl="0" w:tplc="78C817F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3"/>
  </w:num>
  <w:num w:numId="5">
    <w:abstractNumId w:val="4"/>
  </w:num>
  <w:num w:numId="6">
    <w:abstractNumId w:val="2"/>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ob Assmann">
    <w15:presenceInfo w15:providerId="AD" w15:userId="S::jakob.assmann@uzh.ch::7c8247a5-18af-47c4-9486-d020cb381f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DE5865F-927F-4748-9BC3-96E2C78D2768}"/>
    <w:docVar w:name="dgnword-eventsink" w:val="202493831961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409&lt;/item&gt;&lt;item&gt;902&lt;/item&gt;&lt;item&gt;998&lt;/item&gt;&lt;item&gt;1124&lt;/item&gt;&lt;item&gt;1126&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8&lt;/item&gt;&lt;item&gt;3634&lt;/item&gt;&lt;item&gt;3643&lt;/item&gt;&lt;item&gt;3683&lt;/item&gt;&lt;item&gt;3699&lt;/item&gt;&lt;item&gt;3737&lt;/item&gt;&lt;item&gt;3755&lt;/item&gt;&lt;item&gt;3858&lt;/item&gt;&lt;item&gt;3875&lt;/item&gt;&lt;item&gt;3959&lt;/item&gt;&lt;item&gt;4038&lt;/item&gt;&lt;item&gt;4067&lt;/item&gt;&lt;item&gt;4068&lt;/item&gt;&lt;item&gt;4115&lt;/item&gt;&lt;item&gt;4147&lt;/item&gt;&lt;item&gt;4195&lt;/item&gt;&lt;item&gt;4196&lt;/item&gt;&lt;item&gt;4261&lt;/item&gt;&lt;item&gt;4282&lt;/item&gt;&lt;item&gt;4344&lt;/item&gt;&lt;item&gt;4460&lt;/item&gt;&lt;item&gt;4476&lt;/item&gt;&lt;item&gt;4485&lt;/item&gt;&lt;item&gt;4489&lt;/item&gt;&lt;item&gt;4495&lt;/item&gt;&lt;item&gt;4501&lt;/item&gt;&lt;item&gt;4506&lt;/item&gt;&lt;item&gt;4513&lt;/item&gt;&lt;item&gt;4576&lt;/item&gt;&lt;item&gt;4641&lt;/item&gt;&lt;item&gt;4644&lt;/item&gt;&lt;item&gt;4645&lt;/item&gt;&lt;item&gt;4646&lt;/item&gt;&lt;item&gt;4647&lt;/item&gt;&lt;item&gt;4683&lt;/item&gt;&lt;item&gt;4706&lt;/item&gt;&lt;item&gt;4707&lt;/item&gt;&lt;item&gt;4708&lt;/item&gt;&lt;item&gt;4709&lt;/item&gt;&lt;item&gt;4710&lt;/item&gt;&lt;item&gt;4711&lt;/item&gt;&lt;item&gt;4712&lt;/item&gt;&lt;item&gt;4738&lt;/item&gt;&lt;item&gt;4787&lt;/item&gt;&lt;item&gt;4793&lt;/item&gt;&lt;item&gt;4822&lt;/item&gt;&lt;item&gt;4858&lt;/item&gt;&lt;item&gt;4870&lt;/item&gt;&lt;item&gt;4897&lt;/item&gt;&lt;/record-ids&gt;&lt;/item&gt;&lt;/Libraries&gt;"/>
  </w:docVars>
  <w:rsids>
    <w:rsidRoot w:val="00B45079"/>
    <w:rsid w:val="0000064D"/>
    <w:rsid w:val="00000EE0"/>
    <w:rsid w:val="00000F29"/>
    <w:rsid w:val="00000FBD"/>
    <w:rsid w:val="00001F78"/>
    <w:rsid w:val="00002FB9"/>
    <w:rsid w:val="00004A77"/>
    <w:rsid w:val="00006FE7"/>
    <w:rsid w:val="000110A3"/>
    <w:rsid w:val="000113B1"/>
    <w:rsid w:val="0001498E"/>
    <w:rsid w:val="00015296"/>
    <w:rsid w:val="0001570C"/>
    <w:rsid w:val="0001684B"/>
    <w:rsid w:val="00017A95"/>
    <w:rsid w:val="00017FC4"/>
    <w:rsid w:val="00020CE2"/>
    <w:rsid w:val="000213B5"/>
    <w:rsid w:val="00021BEF"/>
    <w:rsid w:val="00021EA0"/>
    <w:rsid w:val="00026B19"/>
    <w:rsid w:val="00027CD4"/>
    <w:rsid w:val="00030398"/>
    <w:rsid w:val="00030698"/>
    <w:rsid w:val="00030948"/>
    <w:rsid w:val="00030ECE"/>
    <w:rsid w:val="000325E9"/>
    <w:rsid w:val="000330E5"/>
    <w:rsid w:val="00034C65"/>
    <w:rsid w:val="0003542E"/>
    <w:rsid w:val="000359CC"/>
    <w:rsid w:val="00035BAE"/>
    <w:rsid w:val="0003731F"/>
    <w:rsid w:val="0004076F"/>
    <w:rsid w:val="00042AA0"/>
    <w:rsid w:val="00043FE1"/>
    <w:rsid w:val="00044A68"/>
    <w:rsid w:val="00046368"/>
    <w:rsid w:val="00046811"/>
    <w:rsid w:val="0005037B"/>
    <w:rsid w:val="000534B1"/>
    <w:rsid w:val="00053779"/>
    <w:rsid w:val="0005519C"/>
    <w:rsid w:val="00055908"/>
    <w:rsid w:val="00061C5F"/>
    <w:rsid w:val="00061F79"/>
    <w:rsid w:val="00063289"/>
    <w:rsid w:val="000632ED"/>
    <w:rsid w:val="00063431"/>
    <w:rsid w:val="000648DB"/>
    <w:rsid w:val="00066377"/>
    <w:rsid w:val="00066690"/>
    <w:rsid w:val="00067A0C"/>
    <w:rsid w:val="00071209"/>
    <w:rsid w:val="00071689"/>
    <w:rsid w:val="0007381A"/>
    <w:rsid w:val="00077502"/>
    <w:rsid w:val="00077DDD"/>
    <w:rsid w:val="000807F8"/>
    <w:rsid w:val="000836F0"/>
    <w:rsid w:val="00084ABC"/>
    <w:rsid w:val="000853A5"/>
    <w:rsid w:val="00085BFC"/>
    <w:rsid w:val="00085D4D"/>
    <w:rsid w:val="00086314"/>
    <w:rsid w:val="000867AD"/>
    <w:rsid w:val="00086E6F"/>
    <w:rsid w:val="000900D5"/>
    <w:rsid w:val="00090A00"/>
    <w:rsid w:val="00091684"/>
    <w:rsid w:val="00092A9C"/>
    <w:rsid w:val="00092D97"/>
    <w:rsid w:val="00095FA9"/>
    <w:rsid w:val="00096688"/>
    <w:rsid w:val="000A1D20"/>
    <w:rsid w:val="000A1DC7"/>
    <w:rsid w:val="000A2422"/>
    <w:rsid w:val="000A3118"/>
    <w:rsid w:val="000A50B7"/>
    <w:rsid w:val="000A6CB6"/>
    <w:rsid w:val="000A79ED"/>
    <w:rsid w:val="000B024B"/>
    <w:rsid w:val="000B1752"/>
    <w:rsid w:val="000B1D28"/>
    <w:rsid w:val="000B23F1"/>
    <w:rsid w:val="000B2AC7"/>
    <w:rsid w:val="000B2EAB"/>
    <w:rsid w:val="000B4516"/>
    <w:rsid w:val="000B4776"/>
    <w:rsid w:val="000B55F0"/>
    <w:rsid w:val="000B654B"/>
    <w:rsid w:val="000B7FBE"/>
    <w:rsid w:val="000C275F"/>
    <w:rsid w:val="000C45BD"/>
    <w:rsid w:val="000C6EFD"/>
    <w:rsid w:val="000D05AD"/>
    <w:rsid w:val="000D11A3"/>
    <w:rsid w:val="000D2C2B"/>
    <w:rsid w:val="000D2C94"/>
    <w:rsid w:val="000D3BBB"/>
    <w:rsid w:val="000D5E08"/>
    <w:rsid w:val="000D73DF"/>
    <w:rsid w:val="000D766F"/>
    <w:rsid w:val="000D7B44"/>
    <w:rsid w:val="000E00F6"/>
    <w:rsid w:val="000E2A2E"/>
    <w:rsid w:val="000E2A56"/>
    <w:rsid w:val="000E3D0E"/>
    <w:rsid w:val="000E3DCB"/>
    <w:rsid w:val="000E4874"/>
    <w:rsid w:val="000E494E"/>
    <w:rsid w:val="000E6C65"/>
    <w:rsid w:val="000E6FF1"/>
    <w:rsid w:val="000E7273"/>
    <w:rsid w:val="000F157C"/>
    <w:rsid w:val="000F3A39"/>
    <w:rsid w:val="000F49E3"/>
    <w:rsid w:val="000F5331"/>
    <w:rsid w:val="000F6FEB"/>
    <w:rsid w:val="000F793A"/>
    <w:rsid w:val="001001ED"/>
    <w:rsid w:val="001004BD"/>
    <w:rsid w:val="00100C55"/>
    <w:rsid w:val="00102B94"/>
    <w:rsid w:val="0010487C"/>
    <w:rsid w:val="00105262"/>
    <w:rsid w:val="0010542A"/>
    <w:rsid w:val="00106C4B"/>
    <w:rsid w:val="00107928"/>
    <w:rsid w:val="0011007E"/>
    <w:rsid w:val="001103C0"/>
    <w:rsid w:val="00111A44"/>
    <w:rsid w:val="00112A36"/>
    <w:rsid w:val="00112D08"/>
    <w:rsid w:val="00112D34"/>
    <w:rsid w:val="00114429"/>
    <w:rsid w:val="0011636F"/>
    <w:rsid w:val="001167B5"/>
    <w:rsid w:val="0011748F"/>
    <w:rsid w:val="001207D5"/>
    <w:rsid w:val="00120EEE"/>
    <w:rsid w:val="001268A5"/>
    <w:rsid w:val="00127112"/>
    <w:rsid w:val="00130E0D"/>
    <w:rsid w:val="00132CED"/>
    <w:rsid w:val="00133491"/>
    <w:rsid w:val="00135233"/>
    <w:rsid w:val="00137BBA"/>
    <w:rsid w:val="0014118A"/>
    <w:rsid w:val="00141E8A"/>
    <w:rsid w:val="00142AEA"/>
    <w:rsid w:val="00143333"/>
    <w:rsid w:val="0014384B"/>
    <w:rsid w:val="00143A07"/>
    <w:rsid w:val="00145F86"/>
    <w:rsid w:val="00150179"/>
    <w:rsid w:val="00151EAC"/>
    <w:rsid w:val="00152A6E"/>
    <w:rsid w:val="00154C6C"/>
    <w:rsid w:val="001563AE"/>
    <w:rsid w:val="00156BCB"/>
    <w:rsid w:val="00156ED1"/>
    <w:rsid w:val="0016136E"/>
    <w:rsid w:val="001630D3"/>
    <w:rsid w:val="00165BEF"/>
    <w:rsid w:val="00165D80"/>
    <w:rsid w:val="00166C1E"/>
    <w:rsid w:val="001676D6"/>
    <w:rsid w:val="00167F9A"/>
    <w:rsid w:val="00174810"/>
    <w:rsid w:val="00176605"/>
    <w:rsid w:val="00176E6D"/>
    <w:rsid w:val="00176E84"/>
    <w:rsid w:val="00177B25"/>
    <w:rsid w:val="001809B9"/>
    <w:rsid w:val="001810F1"/>
    <w:rsid w:val="001813F3"/>
    <w:rsid w:val="001828AC"/>
    <w:rsid w:val="00182C5F"/>
    <w:rsid w:val="00187CFE"/>
    <w:rsid w:val="00187E5F"/>
    <w:rsid w:val="001911DF"/>
    <w:rsid w:val="00193181"/>
    <w:rsid w:val="001939FE"/>
    <w:rsid w:val="00194282"/>
    <w:rsid w:val="001A1289"/>
    <w:rsid w:val="001A1A5B"/>
    <w:rsid w:val="001A1A95"/>
    <w:rsid w:val="001A2D7A"/>
    <w:rsid w:val="001A340C"/>
    <w:rsid w:val="001A52CF"/>
    <w:rsid w:val="001A5ABB"/>
    <w:rsid w:val="001A6C0B"/>
    <w:rsid w:val="001A6C2D"/>
    <w:rsid w:val="001B11B4"/>
    <w:rsid w:val="001B41B9"/>
    <w:rsid w:val="001B46AA"/>
    <w:rsid w:val="001B63CA"/>
    <w:rsid w:val="001B7047"/>
    <w:rsid w:val="001B7A32"/>
    <w:rsid w:val="001B7BF7"/>
    <w:rsid w:val="001C0509"/>
    <w:rsid w:val="001C4250"/>
    <w:rsid w:val="001C6506"/>
    <w:rsid w:val="001C7841"/>
    <w:rsid w:val="001C7F28"/>
    <w:rsid w:val="001D0495"/>
    <w:rsid w:val="001D0BCF"/>
    <w:rsid w:val="001D1EA3"/>
    <w:rsid w:val="001D2A72"/>
    <w:rsid w:val="001D6A71"/>
    <w:rsid w:val="001D7622"/>
    <w:rsid w:val="001D7F98"/>
    <w:rsid w:val="001E0168"/>
    <w:rsid w:val="001E0248"/>
    <w:rsid w:val="001E0933"/>
    <w:rsid w:val="001E14D1"/>
    <w:rsid w:val="001E35D1"/>
    <w:rsid w:val="001E50AE"/>
    <w:rsid w:val="001E72D5"/>
    <w:rsid w:val="001F2F16"/>
    <w:rsid w:val="001F33A5"/>
    <w:rsid w:val="001F3D88"/>
    <w:rsid w:val="001F4EE2"/>
    <w:rsid w:val="001F5106"/>
    <w:rsid w:val="001F678B"/>
    <w:rsid w:val="001F6AD7"/>
    <w:rsid w:val="001F7571"/>
    <w:rsid w:val="00200E9A"/>
    <w:rsid w:val="00201390"/>
    <w:rsid w:val="00202BA1"/>
    <w:rsid w:val="00205DA4"/>
    <w:rsid w:val="00206CCE"/>
    <w:rsid w:val="00207BF3"/>
    <w:rsid w:val="002117B8"/>
    <w:rsid w:val="00211EE3"/>
    <w:rsid w:val="002120A6"/>
    <w:rsid w:val="002125DD"/>
    <w:rsid w:val="00213388"/>
    <w:rsid w:val="00214E97"/>
    <w:rsid w:val="00216088"/>
    <w:rsid w:val="0022005E"/>
    <w:rsid w:val="00220D01"/>
    <w:rsid w:val="00222227"/>
    <w:rsid w:val="002222E3"/>
    <w:rsid w:val="00222917"/>
    <w:rsid w:val="002229FA"/>
    <w:rsid w:val="002242D3"/>
    <w:rsid w:val="0022493A"/>
    <w:rsid w:val="00224AF0"/>
    <w:rsid w:val="00226B6E"/>
    <w:rsid w:val="00226DB1"/>
    <w:rsid w:val="00226ECE"/>
    <w:rsid w:val="00227C61"/>
    <w:rsid w:val="0023130A"/>
    <w:rsid w:val="002333D3"/>
    <w:rsid w:val="00235C86"/>
    <w:rsid w:val="00235E20"/>
    <w:rsid w:val="0023661A"/>
    <w:rsid w:val="00236CA0"/>
    <w:rsid w:val="00237553"/>
    <w:rsid w:val="00237D2F"/>
    <w:rsid w:val="0024136F"/>
    <w:rsid w:val="002419C3"/>
    <w:rsid w:val="00241C63"/>
    <w:rsid w:val="0024292C"/>
    <w:rsid w:val="00244606"/>
    <w:rsid w:val="00247090"/>
    <w:rsid w:val="00250EE3"/>
    <w:rsid w:val="0025527E"/>
    <w:rsid w:val="00255A52"/>
    <w:rsid w:val="00256A65"/>
    <w:rsid w:val="00260A15"/>
    <w:rsid w:val="00261806"/>
    <w:rsid w:val="0026479A"/>
    <w:rsid w:val="00272C98"/>
    <w:rsid w:val="00275FCE"/>
    <w:rsid w:val="0027670E"/>
    <w:rsid w:val="002768E4"/>
    <w:rsid w:val="00280C10"/>
    <w:rsid w:val="0028150A"/>
    <w:rsid w:val="0028397F"/>
    <w:rsid w:val="00283C96"/>
    <w:rsid w:val="0028596A"/>
    <w:rsid w:val="00285994"/>
    <w:rsid w:val="00286E96"/>
    <w:rsid w:val="0028798F"/>
    <w:rsid w:val="002911BF"/>
    <w:rsid w:val="0029290E"/>
    <w:rsid w:val="00293859"/>
    <w:rsid w:val="00293E23"/>
    <w:rsid w:val="00294F61"/>
    <w:rsid w:val="00295A46"/>
    <w:rsid w:val="0029701D"/>
    <w:rsid w:val="002A1C94"/>
    <w:rsid w:val="002A52FE"/>
    <w:rsid w:val="002A5911"/>
    <w:rsid w:val="002B23A4"/>
    <w:rsid w:val="002B50C5"/>
    <w:rsid w:val="002B5215"/>
    <w:rsid w:val="002B5EAE"/>
    <w:rsid w:val="002B6422"/>
    <w:rsid w:val="002B70B7"/>
    <w:rsid w:val="002B7D02"/>
    <w:rsid w:val="002C102D"/>
    <w:rsid w:val="002C1487"/>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0D16"/>
    <w:rsid w:val="002E0D69"/>
    <w:rsid w:val="002E5DDE"/>
    <w:rsid w:val="002E7BE5"/>
    <w:rsid w:val="002F1CCE"/>
    <w:rsid w:val="002F2220"/>
    <w:rsid w:val="002F264D"/>
    <w:rsid w:val="002F424C"/>
    <w:rsid w:val="002F458E"/>
    <w:rsid w:val="002F69EB"/>
    <w:rsid w:val="002F6EB7"/>
    <w:rsid w:val="002F6EE8"/>
    <w:rsid w:val="003014AC"/>
    <w:rsid w:val="00301C36"/>
    <w:rsid w:val="00302291"/>
    <w:rsid w:val="003024B4"/>
    <w:rsid w:val="00303CDF"/>
    <w:rsid w:val="003065DD"/>
    <w:rsid w:val="00307926"/>
    <w:rsid w:val="003079C9"/>
    <w:rsid w:val="0031164E"/>
    <w:rsid w:val="00313C20"/>
    <w:rsid w:val="003141F9"/>
    <w:rsid w:val="0031584B"/>
    <w:rsid w:val="003166B2"/>
    <w:rsid w:val="00316739"/>
    <w:rsid w:val="00316EED"/>
    <w:rsid w:val="003173AA"/>
    <w:rsid w:val="00321CB5"/>
    <w:rsid w:val="00322FF4"/>
    <w:rsid w:val="0032391F"/>
    <w:rsid w:val="00323F7B"/>
    <w:rsid w:val="00325450"/>
    <w:rsid w:val="0032733C"/>
    <w:rsid w:val="00327C86"/>
    <w:rsid w:val="00330786"/>
    <w:rsid w:val="00331A62"/>
    <w:rsid w:val="00335670"/>
    <w:rsid w:val="00345705"/>
    <w:rsid w:val="00352A04"/>
    <w:rsid w:val="00354950"/>
    <w:rsid w:val="00354AA5"/>
    <w:rsid w:val="00354DD8"/>
    <w:rsid w:val="00355FE0"/>
    <w:rsid w:val="00356130"/>
    <w:rsid w:val="00362ABF"/>
    <w:rsid w:val="00363393"/>
    <w:rsid w:val="00364053"/>
    <w:rsid w:val="00364B73"/>
    <w:rsid w:val="00364D68"/>
    <w:rsid w:val="00364DE9"/>
    <w:rsid w:val="00364FF9"/>
    <w:rsid w:val="00367507"/>
    <w:rsid w:val="0036769C"/>
    <w:rsid w:val="0036791D"/>
    <w:rsid w:val="00370A44"/>
    <w:rsid w:val="003729E1"/>
    <w:rsid w:val="00374B0F"/>
    <w:rsid w:val="003753BB"/>
    <w:rsid w:val="00375C03"/>
    <w:rsid w:val="00376556"/>
    <w:rsid w:val="003801EF"/>
    <w:rsid w:val="00381CED"/>
    <w:rsid w:val="003827D4"/>
    <w:rsid w:val="003831B8"/>
    <w:rsid w:val="003833F5"/>
    <w:rsid w:val="00383526"/>
    <w:rsid w:val="0038379C"/>
    <w:rsid w:val="003841A8"/>
    <w:rsid w:val="0038493E"/>
    <w:rsid w:val="003854B7"/>
    <w:rsid w:val="00385B14"/>
    <w:rsid w:val="00385C4F"/>
    <w:rsid w:val="003861ED"/>
    <w:rsid w:val="0039029E"/>
    <w:rsid w:val="003934F7"/>
    <w:rsid w:val="00394790"/>
    <w:rsid w:val="00396D2E"/>
    <w:rsid w:val="00397810"/>
    <w:rsid w:val="003A027D"/>
    <w:rsid w:val="003A0764"/>
    <w:rsid w:val="003A3722"/>
    <w:rsid w:val="003A4922"/>
    <w:rsid w:val="003A590F"/>
    <w:rsid w:val="003A59C2"/>
    <w:rsid w:val="003A6063"/>
    <w:rsid w:val="003A6299"/>
    <w:rsid w:val="003A652A"/>
    <w:rsid w:val="003A7C5C"/>
    <w:rsid w:val="003B12C7"/>
    <w:rsid w:val="003B2E9B"/>
    <w:rsid w:val="003B34A7"/>
    <w:rsid w:val="003B3F84"/>
    <w:rsid w:val="003C321C"/>
    <w:rsid w:val="003C50EE"/>
    <w:rsid w:val="003C7159"/>
    <w:rsid w:val="003C73CA"/>
    <w:rsid w:val="003C7D0B"/>
    <w:rsid w:val="003D0158"/>
    <w:rsid w:val="003D0F16"/>
    <w:rsid w:val="003D2455"/>
    <w:rsid w:val="003D4104"/>
    <w:rsid w:val="003D5089"/>
    <w:rsid w:val="003D5248"/>
    <w:rsid w:val="003D7172"/>
    <w:rsid w:val="003E129D"/>
    <w:rsid w:val="003E1579"/>
    <w:rsid w:val="003E2207"/>
    <w:rsid w:val="003E3399"/>
    <w:rsid w:val="003E4A24"/>
    <w:rsid w:val="003E4D5D"/>
    <w:rsid w:val="003E529E"/>
    <w:rsid w:val="003E6880"/>
    <w:rsid w:val="003F0B3B"/>
    <w:rsid w:val="003F1340"/>
    <w:rsid w:val="003F2478"/>
    <w:rsid w:val="003F69BD"/>
    <w:rsid w:val="003F7497"/>
    <w:rsid w:val="00400B5A"/>
    <w:rsid w:val="004015C4"/>
    <w:rsid w:val="004025C8"/>
    <w:rsid w:val="004042E7"/>
    <w:rsid w:val="004056AA"/>
    <w:rsid w:val="00410354"/>
    <w:rsid w:val="00410E1D"/>
    <w:rsid w:val="004130D5"/>
    <w:rsid w:val="00415433"/>
    <w:rsid w:val="00416599"/>
    <w:rsid w:val="00417392"/>
    <w:rsid w:val="004176E6"/>
    <w:rsid w:val="00417FA2"/>
    <w:rsid w:val="004210EC"/>
    <w:rsid w:val="00421BCE"/>
    <w:rsid w:val="0042225A"/>
    <w:rsid w:val="00422AD6"/>
    <w:rsid w:val="004238DB"/>
    <w:rsid w:val="004252F6"/>
    <w:rsid w:val="00430610"/>
    <w:rsid w:val="004311CE"/>
    <w:rsid w:val="0043151C"/>
    <w:rsid w:val="004334B1"/>
    <w:rsid w:val="00434CD7"/>
    <w:rsid w:val="0044091F"/>
    <w:rsid w:val="004420F8"/>
    <w:rsid w:val="00442488"/>
    <w:rsid w:val="00444727"/>
    <w:rsid w:val="00444959"/>
    <w:rsid w:val="00444C3E"/>
    <w:rsid w:val="00450B69"/>
    <w:rsid w:val="0045166C"/>
    <w:rsid w:val="004522AE"/>
    <w:rsid w:val="00452483"/>
    <w:rsid w:val="00455540"/>
    <w:rsid w:val="004557FB"/>
    <w:rsid w:val="00455CB4"/>
    <w:rsid w:val="00455E25"/>
    <w:rsid w:val="004577A8"/>
    <w:rsid w:val="00461546"/>
    <w:rsid w:val="00461791"/>
    <w:rsid w:val="004625ED"/>
    <w:rsid w:val="00464726"/>
    <w:rsid w:val="00464755"/>
    <w:rsid w:val="0046624E"/>
    <w:rsid w:val="004673D8"/>
    <w:rsid w:val="00470475"/>
    <w:rsid w:val="004719C0"/>
    <w:rsid w:val="0047227E"/>
    <w:rsid w:val="004745AF"/>
    <w:rsid w:val="004757E5"/>
    <w:rsid w:val="004765E3"/>
    <w:rsid w:val="00477254"/>
    <w:rsid w:val="00477FFB"/>
    <w:rsid w:val="00480F8D"/>
    <w:rsid w:val="00481FF7"/>
    <w:rsid w:val="0048325B"/>
    <w:rsid w:val="0048413F"/>
    <w:rsid w:val="004852B1"/>
    <w:rsid w:val="00485D4E"/>
    <w:rsid w:val="004948DA"/>
    <w:rsid w:val="00494958"/>
    <w:rsid w:val="00495459"/>
    <w:rsid w:val="0049567B"/>
    <w:rsid w:val="00495B45"/>
    <w:rsid w:val="0049628C"/>
    <w:rsid w:val="004962EA"/>
    <w:rsid w:val="00497A92"/>
    <w:rsid w:val="00497D49"/>
    <w:rsid w:val="004A05ED"/>
    <w:rsid w:val="004A23E6"/>
    <w:rsid w:val="004A266C"/>
    <w:rsid w:val="004A5BCD"/>
    <w:rsid w:val="004A5C9C"/>
    <w:rsid w:val="004A673D"/>
    <w:rsid w:val="004A7790"/>
    <w:rsid w:val="004B1F01"/>
    <w:rsid w:val="004B218B"/>
    <w:rsid w:val="004B4A89"/>
    <w:rsid w:val="004B6505"/>
    <w:rsid w:val="004B6840"/>
    <w:rsid w:val="004B6CEE"/>
    <w:rsid w:val="004C03EA"/>
    <w:rsid w:val="004C03FA"/>
    <w:rsid w:val="004C0EA9"/>
    <w:rsid w:val="004C0F1C"/>
    <w:rsid w:val="004C4092"/>
    <w:rsid w:val="004C56D2"/>
    <w:rsid w:val="004C6B84"/>
    <w:rsid w:val="004C6C1C"/>
    <w:rsid w:val="004C71F5"/>
    <w:rsid w:val="004C73F6"/>
    <w:rsid w:val="004D127F"/>
    <w:rsid w:val="004D3A9D"/>
    <w:rsid w:val="004D618D"/>
    <w:rsid w:val="004D75A1"/>
    <w:rsid w:val="004E1EF5"/>
    <w:rsid w:val="004E3859"/>
    <w:rsid w:val="004E5060"/>
    <w:rsid w:val="004F168E"/>
    <w:rsid w:val="004F2FB5"/>
    <w:rsid w:val="004F638B"/>
    <w:rsid w:val="004F6A7A"/>
    <w:rsid w:val="004F7A53"/>
    <w:rsid w:val="00500368"/>
    <w:rsid w:val="00505DD9"/>
    <w:rsid w:val="005067FF"/>
    <w:rsid w:val="00506BBF"/>
    <w:rsid w:val="005103C4"/>
    <w:rsid w:val="00510C38"/>
    <w:rsid w:val="00511C14"/>
    <w:rsid w:val="005120FB"/>
    <w:rsid w:val="00512B9D"/>
    <w:rsid w:val="00513809"/>
    <w:rsid w:val="00515009"/>
    <w:rsid w:val="00517382"/>
    <w:rsid w:val="005204D5"/>
    <w:rsid w:val="005225CC"/>
    <w:rsid w:val="00523511"/>
    <w:rsid w:val="00523910"/>
    <w:rsid w:val="00524784"/>
    <w:rsid w:val="00525FA0"/>
    <w:rsid w:val="0052722E"/>
    <w:rsid w:val="00527C78"/>
    <w:rsid w:val="00530265"/>
    <w:rsid w:val="005308F6"/>
    <w:rsid w:val="005314B4"/>
    <w:rsid w:val="00531805"/>
    <w:rsid w:val="0053457C"/>
    <w:rsid w:val="005355BF"/>
    <w:rsid w:val="0053565B"/>
    <w:rsid w:val="005364B5"/>
    <w:rsid w:val="005377E2"/>
    <w:rsid w:val="00540DC2"/>
    <w:rsid w:val="0054446A"/>
    <w:rsid w:val="0054475B"/>
    <w:rsid w:val="00544B54"/>
    <w:rsid w:val="005452AD"/>
    <w:rsid w:val="005463A4"/>
    <w:rsid w:val="00551F2A"/>
    <w:rsid w:val="005521EE"/>
    <w:rsid w:val="00552762"/>
    <w:rsid w:val="0055286D"/>
    <w:rsid w:val="00552D76"/>
    <w:rsid w:val="00554207"/>
    <w:rsid w:val="005556EC"/>
    <w:rsid w:val="0055599D"/>
    <w:rsid w:val="005571C6"/>
    <w:rsid w:val="00557FC1"/>
    <w:rsid w:val="00560512"/>
    <w:rsid w:val="005618F7"/>
    <w:rsid w:val="005637EC"/>
    <w:rsid w:val="00565361"/>
    <w:rsid w:val="005666F1"/>
    <w:rsid w:val="00573E37"/>
    <w:rsid w:val="00575EF5"/>
    <w:rsid w:val="00576E2B"/>
    <w:rsid w:val="005778D5"/>
    <w:rsid w:val="00577ADD"/>
    <w:rsid w:val="00580DEC"/>
    <w:rsid w:val="00581C05"/>
    <w:rsid w:val="0058245C"/>
    <w:rsid w:val="00582A10"/>
    <w:rsid w:val="00583415"/>
    <w:rsid w:val="00584D29"/>
    <w:rsid w:val="0058689B"/>
    <w:rsid w:val="005900E1"/>
    <w:rsid w:val="00590326"/>
    <w:rsid w:val="00590A6D"/>
    <w:rsid w:val="005918D7"/>
    <w:rsid w:val="0059250E"/>
    <w:rsid w:val="005937E1"/>
    <w:rsid w:val="00594005"/>
    <w:rsid w:val="00595CA6"/>
    <w:rsid w:val="00597C15"/>
    <w:rsid w:val="005A1E7B"/>
    <w:rsid w:val="005A303F"/>
    <w:rsid w:val="005A3048"/>
    <w:rsid w:val="005A4808"/>
    <w:rsid w:val="005A4820"/>
    <w:rsid w:val="005A4E98"/>
    <w:rsid w:val="005A521C"/>
    <w:rsid w:val="005A6256"/>
    <w:rsid w:val="005B05AD"/>
    <w:rsid w:val="005B1367"/>
    <w:rsid w:val="005B13AD"/>
    <w:rsid w:val="005B2946"/>
    <w:rsid w:val="005B3C04"/>
    <w:rsid w:val="005B4B93"/>
    <w:rsid w:val="005B5254"/>
    <w:rsid w:val="005B537A"/>
    <w:rsid w:val="005B578A"/>
    <w:rsid w:val="005B6315"/>
    <w:rsid w:val="005B778E"/>
    <w:rsid w:val="005C0EE1"/>
    <w:rsid w:val="005C18C9"/>
    <w:rsid w:val="005C1B60"/>
    <w:rsid w:val="005C2852"/>
    <w:rsid w:val="005C2A83"/>
    <w:rsid w:val="005C4F27"/>
    <w:rsid w:val="005C7B12"/>
    <w:rsid w:val="005D0139"/>
    <w:rsid w:val="005D0F35"/>
    <w:rsid w:val="005D0F3A"/>
    <w:rsid w:val="005D292B"/>
    <w:rsid w:val="005D2BDA"/>
    <w:rsid w:val="005D2FC7"/>
    <w:rsid w:val="005D3DBE"/>
    <w:rsid w:val="005D5455"/>
    <w:rsid w:val="005D5BE1"/>
    <w:rsid w:val="005D7504"/>
    <w:rsid w:val="005E1331"/>
    <w:rsid w:val="005E4BF1"/>
    <w:rsid w:val="005E4D50"/>
    <w:rsid w:val="005E5395"/>
    <w:rsid w:val="005E608A"/>
    <w:rsid w:val="005E7DBA"/>
    <w:rsid w:val="005E7FE0"/>
    <w:rsid w:val="005F09CB"/>
    <w:rsid w:val="005F1B8E"/>
    <w:rsid w:val="005F1EF6"/>
    <w:rsid w:val="005F3B41"/>
    <w:rsid w:val="005F4D9D"/>
    <w:rsid w:val="005F52DC"/>
    <w:rsid w:val="005F58F9"/>
    <w:rsid w:val="005F605A"/>
    <w:rsid w:val="005F692C"/>
    <w:rsid w:val="0060245B"/>
    <w:rsid w:val="0060306C"/>
    <w:rsid w:val="00604930"/>
    <w:rsid w:val="00605B35"/>
    <w:rsid w:val="006065F5"/>
    <w:rsid w:val="00613033"/>
    <w:rsid w:val="00613271"/>
    <w:rsid w:val="00615D2A"/>
    <w:rsid w:val="006165C9"/>
    <w:rsid w:val="00616D58"/>
    <w:rsid w:val="006174E8"/>
    <w:rsid w:val="0062153F"/>
    <w:rsid w:val="006218F1"/>
    <w:rsid w:val="00623064"/>
    <w:rsid w:val="006253AC"/>
    <w:rsid w:val="006264F9"/>
    <w:rsid w:val="00631464"/>
    <w:rsid w:val="006319B2"/>
    <w:rsid w:val="00631F29"/>
    <w:rsid w:val="006329DE"/>
    <w:rsid w:val="00634DE8"/>
    <w:rsid w:val="00635B44"/>
    <w:rsid w:val="006370FB"/>
    <w:rsid w:val="00641264"/>
    <w:rsid w:val="006428EE"/>
    <w:rsid w:val="006434A0"/>
    <w:rsid w:val="006448EE"/>
    <w:rsid w:val="00647450"/>
    <w:rsid w:val="00647E4D"/>
    <w:rsid w:val="00651C5A"/>
    <w:rsid w:val="0065309B"/>
    <w:rsid w:val="006533B6"/>
    <w:rsid w:val="0065746C"/>
    <w:rsid w:val="006628AB"/>
    <w:rsid w:val="00663917"/>
    <w:rsid w:val="00663E07"/>
    <w:rsid w:val="006662B5"/>
    <w:rsid w:val="00667805"/>
    <w:rsid w:val="006702B5"/>
    <w:rsid w:val="00672194"/>
    <w:rsid w:val="00672880"/>
    <w:rsid w:val="00672B42"/>
    <w:rsid w:val="00673540"/>
    <w:rsid w:val="00674838"/>
    <w:rsid w:val="00675697"/>
    <w:rsid w:val="00675873"/>
    <w:rsid w:val="00676192"/>
    <w:rsid w:val="0067650B"/>
    <w:rsid w:val="0067685E"/>
    <w:rsid w:val="00683754"/>
    <w:rsid w:val="00683CF4"/>
    <w:rsid w:val="006843B7"/>
    <w:rsid w:val="006862F5"/>
    <w:rsid w:val="006866D8"/>
    <w:rsid w:val="00686EF9"/>
    <w:rsid w:val="00691FD3"/>
    <w:rsid w:val="00692972"/>
    <w:rsid w:val="00695B27"/>
    <w:rsid w:val="00695F3C"/>
    <w:rsid w:val="006A038E"/>
    <w:rsid w:val="006A0C29"/>
    <w:rsid w:val="006A2DF5"/>
    <w:rsid w:val="006A498B"/>
    <w:rsid w:val="006A6888"/>
    <w:rsid w:val="006B0E2B"/>
    <w:rsid w:val="006B3BD8"/>
    <w:rsid w:val="006B3CC4"/>
    <w:rsid w:val="006B65B3"/>
    <w:rsid w:val="006B7C79"/>
    <w:rsid w:val="006C1182"/>
    <w:rsid w:val="006C1FA1"/>
    <w:rsid w:val="006C265F"/>
    <w:rsid w:val="006C569F"/>
    <w:rsid w:val="006C584B"/>
    <w:rsid w:val="006D0903"/>
    <w:rsid w:val="006D3841"/>
    <w:rsid w:val="006D430C"/>
    <w:rsid w:val="006D4A5D"/>
    <w:rsid w:val="006D4AB6"/>
    <w:rsid w:val="006D4F2B"/>
    <w:rsid w:val="006D5E22"/>
    <w:rsid w:val="006D7A74"/>
    <w:rsid w:val="006E07A5"/>
    <w:rsid w:val="006E0CFF"/>
    <w:rsid w:val="006E2713"/>
    <w:rsid w:val="006E4ADD"/>
    <w:rsid w:val="006E5A15"/>
    <w:rsid w:val="006E6ACB"/>
    <w:rsid w:val="006E6FEA"/>
    <w:rsid w:val="006F101C"/>
    <w:rsid w:val="006F16F3"/>
    <w:rsid w:val="006F1DE6"/>
    <w:rsid w:val="006F22C8"/>
    <w:rsid w:val="006F61C6"/>
    <w:rsid w:val="006F61FD"/>
    <w:rsid w:val="006F715F"/>
    <w:rsid w:val="006F7344"/>
    <w:rsid w:val="00700181"/>
    <w:rsid w:val="0070032E"/>
    <w:rsid w:val="0070231A"/>
    <w:rsid w:val="00702EB9"/>
    <w:rsid w:val="007039F5"/>
    <w:rsid w:val="007079C8"/>
    <w:rsid w:val="007100BB"/>
    <w:rsid w:val="00710AEA"/>
    <w:rsid w:val="00713812"/>
    <w:rsid w:val="00717E40"/>
    <w:rsid w:val="0072036D"/>
    <w:rsid w:val="00720FA2"/>
    <w:rsid w:val="00721C70"/>
    <w:rsid w:val="00721E3D"/>
    <w:rsid w:val="00723E3F"/>
    <w:rsid w:val="00724ED1"/>
    <w:rsid w:val="0072688D"/>
    <w:rsid w:val="00726B32"/>
    <w:rsid w:val="00727872"/>
    <w:rsid w:val="00731521"/>
    <w:rsid w:val="00732709"/>
    <w:rsid w:val="00733108"/>
    <w:rsid w:val="00735AC3"/>
    <w:rsid w:val="007378EC"/>
    <w:rsid w:val="00740926"/>
    <w:rsid w:val="00740995"/>
    <w:rsid w:val="00742776"/>
    <w:rsid w:val="00742CBE"/>
    <w:rsid w:val="00742E54"/>
    <w:rsid w:val="007435E8"/>
    <w:rsid w:val="00743AED"/>
    <w:rsid w:val="00743CCA"/>
    <w:rsid w:val="00744D59"/>
    <w:rsid w:val="00745CB9"/>
    <w:rsid w:val="00746B87"/>
    <w:rsid w:val="00750D94"/>
    <w:rsid w:val="00750D99"/>
    <w:rsid w:val="007528A3"/>
    <w:rsid w:val="00752F4E"/>
    <w:rsid w:val="00753048"/>
    <w:rsid w:val="00753C46"/>
    <w:rsid w:val="007570DF"/>
    <w:rsid w:val="00760EB0"/>
    <w:rsid w:val="0076101B"/>
    <w:rsid w:val="007612CA"/>
    <w:rsid w:val="00762747"/>
    <w:rsid w:val="00763A92"/>
    <w:rsid w:val="00764421"/>
    <w:rsid w:val="0077088D"/>
    <w:rsid w:val="00772E20"/>
    <w:rsid w:val="00773921"/>
    <w:rsid w:val="0077545D"/>
    <w:rsid w:val="0077732B"/>
    <w:rsid w:val="00777D31"/>
    <w:rsid w:val="00780CDE"/>
    <w:rsid w:val="00782A8D"/>
    <w:rsid w:val="007831B8"/>
    <w:rsid w:val="0078640E"/>
    <w:rsid w:val="00790CB0"/>
    <w:rsid w:val="00790FB1"/>
    <w:rsid w:val="00792C3C"/>
    <w:rsid w:val="00793556"/>
    <w:rsid w:val="007935A9"/>
    <w:rsid w:val="007977B7"/>
    <w:rsid w:val="007A179B"/>
    <w:rsid w:val="007A1C82"/>
    <w:rsid w:val="007A23DF"/>
    <w:rsid w:val="007A2D86"/>
    <w:rsid w:val="007A39B6"/>
    <w:rsid w:val="007A4AA9"/>
    <w:rsid w:val="007A5A7D"/>
    <w:rsid w:val="007A5C11"/>
    <w:rsid w:val="007B03BD"/>
    <w:rsid w:val="007B0A37"/>
    <w:rsid w:val="007B3776"/>
    <w:rsid w:val="007B3C27"/>
    <w:rsid w:val="007B3C28"/>
    <w:rsid w:val="007B3D9C"/>
    <w:rsid w:val="007B7BDA"/>
    <w:rsid w:val="007C0D39"/>
    <w:rsid w:val="007C1180"/>
    <w:rsid w:val="007C191F"/>
    <w:rsid w:val="007C21F7"/>
    <w:rsid w:val="007C23C3"/>
    <w:rsid w:val="007C40D8"/>
    <w:rsid w:val="007C5AAC"/>
    <w:rsid w:val="007C7417"/>
    <w:rsid w:val="007C79D3"/>
    <w:rsid w:val="007D0865"/>
    <w:rsid w:val="007D10A7"/>
    <w:rsid w:val="007D265E"/>
    <w:rsid w:val="007D42DD"/>
    <w:rsid w:val="007D4573"/>
    <w:rsid w:val="007D4FCD"/>
    <w:rsid w:val="007D6516"/>
    <w:rsid w:val="007D6C37"/>
    <w:rsid w:val="007E13DD"/>
    <w:rsid w:val="007E1D6D"/>
    <w:rsid w:val="007E2DB1"/>
    <w:rsid w:val="007E3FF1"/>
    <w:rsid w:val="007E49C8"/>
    <w:rsid w:val="007E4CCC"/>
    <w:rsid w:val="007E53F8"/>
    <w:rsid w:val="007E69E0"/>
    <w:rsid w:val="007E6AF4"/>
    <w:rsid w:val="007E6E5E"/>
    <w:rsid w:val="007E75AB"/>
    <w:rsid w:val="007F0BE7"/>
    <w:rsid w:val="007F0EA2"/>
    <w:rsid w:val="007F2738"/>
    <w:rsid w:val="007F3F2E"/>
    <w:rsid w:val="007F4509"/>
    <w:rsid w:val="007F4F15"/>
    <w:rsid w:val="007F5904"/>
    <w:rsid w:val="007F7D41"/>
    <w:rsid w:val="008014B6"/>
    <w:rsid w:val="00803576"/>
    <w:rsid w:val="00803F75"/>
    <w:rsid w:val="00805C2C"/>
    <w:rsid w:val="0081165D"/>
    <w:rsid w:val="0081272A"/>
    <w:rsid w:val="00812BFC"/>
    <w:rsid w:val="00812FFE"/>
    <w:rsid w:val="00813394"/>
    <w:rsid w:val="008136ED"/>
    <w:rsid w:val="00816270"/>
    <w:rsid w:val="0081756A"/>
    <w:rsid w:val="008178C2"/>
    <w:rsid w:val="00817E57"/>
    <w:rsid w:val="0082037C"/>
    <w:rsid w:val="00823250"/>
    <w:rsid w:val="00823879"/>
    <w:rsid w:val="00824D7B"/>
    <w:rsid w:val="008251A3"/>
    <w:rsid w:val="00826DD0"/>
    <w:rsid w:val="00830AFE"/>
    <w:rsid w:val="00830D9B"/>
    <w:rsid w:val="00830F2C"/>
    <w:rsid w:val="00831471"/>
    <w:rsid w:val="008335D0"/>
    <w:rsid w:val="008361F7"/>
    <w:rsid w:val="0084197A"/>
    <w:rsid w:val="008504BE"/>
    <w:rsid w:val="008507EA"/>
    <w:rsid w:val="00850A84"/>
    <w:rsid w:val="00850C31"/>
    <w:rsid w:val="008556D9"/>
    <w:rsid w:val="008559BF"/>
    <w:rsid w:val="0085687E"/>
    <w:rsid w:val="00862E32"/>
    <w:rsid w:val="00863128"/>
    <w:rsid w:val="008642A0"/>
    <w:rsid w:val="00865F3D"/>
    <w:rsid w:val="00866A52"/>
    <w:rsid w:val="00870CD6"/>
    <w:rsid w:val="008735A3"/>
    <w:rsid w:val="00873A38"/>
    <w:rsid w:val="008742A4"/>
    <w:rsid w:val="008748AF"/>
    <w:rsid w:val="008749BE"/>
    <w:rsid w:val="00876B98"/>
    <w:rsid w:val="0088022B"/>
    <w:rsid w:val="00882101"/>
    <w:rsid w:val="00883635"/>
    <w:rsid w:val="008836F5"/>
    <w:rsid w:val="00883903"/>
    <w:rsid w:val="00884781"/>
    <w:rsid w:val="00885AA9"/>
    <w:rsid w:val="00885F48"/>
    <w:rsid w:val="0088661F"/>
    <w:rsid w:val="00891554"/>
    <w:rsid w:val="00891EB6"/>
    <w:rsid w:val="00893D51"/>
    <w:rsid w:val="008978C4"/>
    <w:rsid w:val="008A1604"/>
    <w:rsid w:val="008A2270"/>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067B"/>
    <w:rsid w:val="008C15F2"/>
    <w:rsid w:val="008C1B59"/>
    <w:rsid w:val="008C2C3E"/>
    <w:rsid w:val="008C64E5"/>
    <w:rsid w:val="008C6BC7"/>
    <w:rsid w:val="008D1150"/>
    <w:rsid w:val="008D37EB"/>
    <w:rsid w:val="008D3971"/>
    <w:rsid w:val="008E00FD"/>
    <w:rsid w:val="008E0E89"/>
    <w:rsid w:val="008E2E43"/>
    <w:rsid w:val="008E47CC"/>
    <w:rsid w:val="008E4AA1"/>
    <w:rsid w:val="008E5B68"/>
    <w:rsid w:val="008E603C"/>
    <w:rsid w:val="008F06CC"/>
    <w:rsid w:val="008F417E"/>
    <w:rsid w:val="008F4386"/>
    <w:rsid w:val="008F54FE"/>
    <w:rsid w:val="0090012B"/>
    <w:rsid w:val="00901B6E"/>
    <w:rsid w:val="00902F8F"/>
    <w:rsid w:val="009073E5"/>
    <w:rsid w:val="0091198E"/>
    <w:rsid w:val="00913009"/>
    <w:rsid w:val="009136CE"/>
    <w:rsid w:val="009148B0"/>
    <w:rsid w:val="009205EE"/>
    <w:rsid w:val="00920812"/>
    <w:rsid w:val="009214B1"/>
    <w:rsid w:val="00921933"/>
    <w:rsid w:val="00921DC9"/>
    <w:rsid w:val="009229C9"/>
    <w:rsid w:val="00924DE1"/>
    <w:rsid w:val="00926960"/>
    <w:rsid w:val="009269E2"/>
    <w:rsid w:val="009300AA"/>
    <w:rsid w:val="009304AA"/>
    <w:rsid w:val="00930658"/>
    <w:rsid w:val="009318F2"/>
    <w:rsid w:val="00933678"/>
    <w:rsid w:val="009336BC"/>
    <w:rsid w:val="009352DA"/>
    <w:rsid w:val="00941058"/>
    <w:rsid w:val="0094106D"/>
    <w:rsid w:val="00941B07"/>
    <w:rsid w:val="00942CB7"/>
    <w:rsid w:val="00943AA8"/>
    <w:rsid w:val="0094458F"/>
    <w:rsid w:val="009463D6"/>
    <w:rsid w:val="0094680D"/>
    <w:rsid w:val="00946A12"/>
    <w:rsid w:val="00947DFB"/>
    <w:rsid w:val="00950167"/>
    <w:rsid w:val="00950F20"/>
    <w:rsid w:val="00950F3B"/>
    <w:rsid w:val="0095114F"/>
    <w:rsid w:val="009525C2"/>
    <w:rsid w:val="00952E21"/>
    <w:rsid w:val="009542CB"/>
    <w:rsid w:val="0095516B"/>
    <w:rsid w:val="0095593B"/>
    <w:rsid w:val="00956364"/>
    <w:rsid w:val="00957BEF"/>
    <w:rsid w:val="009602A2"/>
    <w:rsid w:val="009615E1"/>
    <w:rsid w:val="00961EC4"/>
    <w:rsid w:val="00962632"/>
    <w:rsid w:val="009627D5"/>
    <w:rsid w:val="00964036"/>
    <w:rsid w:val="00964489"/>
    <w:rsid w:val="00964535"/>
    <w:rsid w:val="009705F9"/>
    <w:rsid w:val="0097185F"/>
    <w:rsid w:val="009739BC"/>
    <w:rsid w:val="009751E8"/>
    <w:rsid w:val="0097587B"/>
    <w:rsid w:val="00975CF5"/>
    <w:rsid w:val="00980DC1"/>
    <w:rsid w:val="00982076"/>
    <w:rsid w:val="00982AC0"/>
    <w:rsid w:val="009832EC"/>
    <w:rsid w:val="00984A37"/>
    <w:rsid w:val="00985941"/>
    <w:rsid w:val="009861B2"/>
    <w:rsid w:val="00987A28"/>
    <w:rsid w:val="009904A0"/>
    <w:rsid w:val="00990D4F"/>
    <w:rsid w:val="00991987"/>
    <w:rsid w:val="00992443"/>
    <w:rsid w:val="00993BF9"/>
    <w:rsid w:val="0099430B"/>
    <w:rsid w:val="00995E10"/>
    <w:rsid w:val="00996166"/>
    <w:rsid w:val="009961CB"/>
    <w:rsid w:val="009968CF"/>
    <w:rsid w:val="009A02B9"/>
    <w:rsid w:val="009A13A8"/>
    <w:rsid w:val="009A1A0F"/>
    <w:rsid w:val="009A51CB"/>
    <w:rsid w:val="009A61ED"/>
    <w:rsid w:val="009A79AD"/>
    <w:rsid w:val="009B126C"/>
    <w:rsid w:val="009B1CE1"/>
    <w:rsid w:val="009B1F98"/>
    <w:rsid w:val="009B2B1F"/>
    <w:rsid w:val="009B2B90"/>
    <w:rsid w:val="009B2C0E"/>
    <w:rsid w:val="009B3CB1"/>
    <w:rsid w:val="009B4E3B"/>
    <w:rsid w:val="009B76EF"/>
    <w:rsid w:val="009C1836"/>
    <w:rsid w:val="009C1EBF"/>
    <w:rsid w:val="009C3125"/>
    <w:rsid w:val="009C68F5"/>
    <w:rsid w:val="009C7440"/>
    <w:rsid w:val="009D32B8"/>
    <w:rsid w:val="009D48DC"/>
    <w:rsid w:val="009D4DFD"/>
    <w:rsid w:val="009D5EB4"/>
    <w:rsid w:val="009E080C"/>
    <w:rsid w:val="009E095F"/>
    <w:rsid w:val="009E09D1"/>
    <w:rsid w:val="009E1CF6"/>
    <w:rsid w:val="009E3E8F"/>
    <w:rsid w:val="009E5259"/>
    <w:rsid w:val="009E67BA"/>
    <w:rsid w:val="009F09E8"/>
    <w:rsid w:val="009F2CF6"/>
    <w:rsid w:val="009F3E05"/>
    <w:rsid w:val="009F4C39"/>
    <w:rsid w:val="009F6ED4"/>
    <w:rsid w:val="00A021E9"/>
    <w:rsid w:val="00A02272"/>
    <w:rsid w:val="00A041E9"/>
    <w:rsid w:val="00A04726"/>
    <w:rsid w:val="00A07B97"/>
    <w:rsid w:val="00A113CD"/>
    <w:rsid w:val="00A12244"/>
    <w:rsid w:val="00A13D8E"/>
    <w:rsid w:val="00A16987"/>
    <w:rsid w:val="00A21146"/>
    <w:rsid w:val="00A22424"/>
    <w:rsid w:val="00A22811"/>
    <w:rsid w:val="00A23A6D"/>
    <w:rsid w:val="00A23A73"/>
    <w:rsid w:val="00A24318"/>
    <w:rsid w:val="00A243D4"/>
    <w:rsid w:val="00A27697"/>
    <w:rsid w:val="00A32042"/>
    <w:rsid w:val="00A34882"/>
    <w:rsid w:val="00A34F7B"/>
    <w:rsid w:val="00A367B3"/>
    <w:rsid w:val="00A37EAD"/>
    <w:rsid w:val="00A40441"/>
    <w:rsid w:val="00A41D15"/>
    <w:rsid w:val="00A4219E"/>
    <w:rsid w:val="00A43175"/>
    <w:rsid w:val="00A44DC1"/>
    <w:rsid w:val="00A5081B"/>
    <w:rsid w:val="00A50B0B"/>
    <w:rsid w:val="00A5191C"/>
    <w:rsid w:val="00A533E6"/>
    <w:rsid w:val="00A53BAA"/>
    <w:rsid w:val="00A5674D"/>
    <w:rsid w:val="00A61107"/>
    <w:rsid w:val="00A619EB"/>
    <w:rsid w:val="00A631AD"/>
    <w:rsid w:val="00A6354A"/>
    <w:rsid w:val="00A63BCA"/>
    <w:rsid w:val="00A655E2"/>
    <w:rsid w:val="00A65A7A"/>
    <w:rsid w:val="00A66487"/>
    <w:rsid w:val="00A666D8"/>
    <w:rsid w:val="00A66F6B"/>
    <w:rsid w:val="00A671FC"/>
    <w:rsid w:val="00A70F9A"/>
    <w:rsid w:val="00A73214"/>
    <w:rsid w:val="00A741CD"/>
    <w:rsid w:val="00A74602"/>
    <w:rsid w:val="00A74D94"/>
    <w:rsid w:val="00A7684B"/>
    <w:rsid w:val="00A8338D"/>
    <w:rsid w:val="00A84AA1"/>
    <w:rsid w:val="00A84E2F"/>
    <w:rsid w:val="00A907E9"/>
    <w:rsid w:val="00A90ACD"/>
    <w:rsid w:val="00A90C1E"/>
    <w:rsid w:val="00A9122A"/>
    <w:rsid w:val="00A9244D"/>
    <w:rsid w:val="00A92AB4"/>
    <w:rsid w:val="00A93892"/>
    <w:rsid w:val="00A94C0E"/>
    <w:rsid w:val="00A95307"/>
    <w:rsid w:val="00A96A9D"/>
    <w:rsid w:val="00AA07D4"/>
    <w:rsid w:val="00AA2D22"/>
    <w:rsid w:val="00AA32FF"/>
    <w:rsid w:val="00AA5E20"/>
    <w:rsid w:val="00AA6246"/>
    <w:rsid w:val="00AB01B7"/>
    <w:rsid w:val="00AB116D"/>
    <w:rsid w:val="00AB15E1"/>
    <w:rsid w:val="00AB2591"/>
    <w:rsid w:val="00AB4289"/>
    <w:rsid w:val="00AB46CD"/>
    <w:rsid w:val="00AB4762"/>
    <w:rsid w:val="00AB4914"/>
    <w:rsid w:val="00AB4A22"/>
    <w:rsid w:val="00AC2563"/>
    <w:rsid w:val="00AC37E0"/>
    <w:rsid w:val="00AC5128"/>
    <w:rsid w:val="00AC568D"/>
    <w:rsid w:val="00AC61AC"/>
    <w:rsid w:val="00AC7369"/>
    <w:rsid w:val="00AD00AA"/>
    <w:rsid w:val="00AD0531"/>
    <w:rsid w:val="00AD2CDA"/>
    <w:rsid w:val="00AD3812"/>
    <w:rsid w:val="00AD59F2"/>
    <w:rsid w:val="00AD60C4"/>
    <w:rsid w:val="00AE0CAB"/>
    <w:rsid w:val="00AE0D98"/>
    <w:rsid w:val="00AE41FA"/>
    <w:rsid w:val="00AE47E9"/>
    <w:rsid w:val="00AF06CE"/>
    <w:rsid w:val="00AF0927"/>
    <w:rsid w:val="00AF1545"/>
    <w:rsid w:val="00AF2E38"/>
    <w:rsid w:val="00AF5F06"/>
    <w:rsid w:val="00AF6CF7"/>
    <w:rsid w:val="00B006D7"/>
    <w:rsid w:val="00B0237C"/>
    <w:rsid w:val="00B03A91"/>
    <w:rsid w:val="00B05DAA"/>
    <w:rsid w:val="00B06565"/>
    <w:rsid w:val="00B078BE"/>
    <w:rsid w:val="00B07E9F"/>
    <w:rsid w:val="00B15E21"/>
    <w:rsid w:val="00B16CB2"/>
    <w:rsid w:val="00B17068"/>
    <w:rsid w:val="00B17CF8"/>
    <w:rsid w:val="00B202AF"/>
    <w:rsid w:val="00B20966"/>
    <w:rsid w:val="00B20C83"/>
    <w:rsid w:val="00B2138B"/>
    <w:rsid w:val="00B22705"/>
    <w:rsid w:val="00B22FD9"/>
    <w:rsid w:val="00B2454A"/>
    <w:rsid w:val="00B2614B"/>
    <w:rsid w:val="00B26A5B"/>
    <w:rsid w:val="00B275D5"/>
    <w:rsid w:val="00B30D29"/>
    <w:rsid w:val="00B314FD"/>
    <w:rsid w:val="00B33ACC"/>
    <w:rsid w:val="00B3495A"/>
    <w:rsid w:val="00B34FAE"/>
    <w:rsid w:val="00B35949"/>
    <w:rsid w:val="00B35AFF"/>
    <w:rsid w:val="00B40D0C"/>
    <w:rsid w:val="00B41254"/>
    <w:rsid w:val="00B41BE5"/>
    <w:rsid w:val="00B42316"/>
    <w:rsid w:val="00B426D3"/>
    <w:rsid w:val="00B42D7D"/>
    <w:rsid w:val="00B43537"/>
    <w:rsid w:val="00B45079"/>
    <w:rsid w:val="00B4660D"/>
    <w:rsid w:val="00B46A66"/>
    <w:rsid w:val="00B53039"/>
    <w:rsid w:val="00B542D1"/>
    <w:rsid w:val="00B57BB3"/>
    <w:rsid w:val="00B611CE"/>
    <w:rsid w:val="00B61597"/>
    <w:rsid w:val="00B62D7F"/>
    <w:rsid w:val="00B63933"/>
    <w:rsid w:val="00B65B4A"/>
    <w:rsid w:val="00B6686C"/>
    <w:rsid w:val="00B66CF2"/>
    <w:rsid w:val="00B67086"/>
    <w:rsid w:val="00B6753A"/>
    <w:rsid w:val="00B705D5"/>
    <w:rsid w:val="00B72277"/>
    <w:rsid w:val="00B73109"/>
    <w:rsid w:val="00B731F7"/>
    <w:rsid w:val="00B74F8F"/>
    <w:rsid w:val="00B75113"/>
    <w:rsid w:val="00B76CFE"/>
    <w:rsid w:val="00B80C10"/>
    <w:rsid w:val="00B80FD6"/>
    <w:rsid w:val="00B82B05"/>
    <w:rsid w:val="00B82B3A"/>
    <w:rsid w:val="00B83938"/>
    <w:rsid w:val="00B83B2F"/>
    <w:rsid w:val="00B8433F"/>
    <w:rsid w:val="00B84709"/>
    <w:rsid w:val="00B917EF"/>
    <w:rsid w:val="00B9245A"/>
    <w:rsid w:val="00B9293F"/>
    <w:rsid w:val="00B92F7F"/>
    <w:rsid w:val="00B93165"/>
    <w:rsid w:val="00B93235"/>
    <w:rsid w:val="00B942E3"/>
    <w:rsid w:val="00B963CB"/>
    <w:rsid w:val="00B96AEA"/>
    <w:rsid w:val="00BA0916"/>
    <w:rsid w:val="00BA0CC3"/>
    <w:rsid w:val="00BA0D31"/>
    <w:rsid w:val="00BA296A"/>
    <w:rsid w:val="00BA31A6"/>
    <w:rsid w:val="00BA4386"/>
    <w:rsid w:val="00BA4803"/>
    <w:rsid w:val="00BA6731"/>
    <w:rsid w:val="00BA685C"/>
    <w:rsid w:val="00BB0AD5"/>
    <w:rsid w:val="00BB0B2E"/>
    <w:rsid w:val="00BB29EA"/>
    <w:rsid w:val="00BB2B7A"/>
    <w:rsid w:val="00BB3EE6"/>
    <w:rsid w:val="00BB4A61"/>
    <w:rsid w:val="00BB6E1E"/>
    <w:rsid w:val="00BB72FF"/>
    <w:rsid w:val="00BB7980"/>
    <w:rsid w:val="00BB7A2A"/>
    <w:rsid w:val="00BC11CC"/>
    <w:rsid w:val="00BC1F02"/>
    <w:rsid w:val="00BC2EA0"/>
    <w:rsid w:val="00BC36CE"/>
    <w:rsid w:val="00BC4AD0"/>
    <w:rsid w:val="00BC4C4C"/>
    <w:rsid w:val="00BC4DFA"/>
    <w:rsid w:val="00BC5A0B"/>
    <w:rsid w:val="00BD0285"/>
    <w:rsid w:val="00BD2032"/>
    <w:rsid w:val="00BD39A0"/>
    <w:rsid w:val="00BD414F"/>
    <w:rsid w:val="00BD5B0B"/>
    <w:rsid w:val="00BD5F86"/>
    <w:rsid w:val="00BD6228"/>
    <w:rsid w:val="00BE29B0"/>
    <w:rsid w:val="00BE2E55"/>
    <w:rsid w:val="00BE376D"/>
    <w:rsid w:val="00BE49FA"/>
    <w:rsid w:val="00BE5642"/>
    <w:rsid w:val="00BF03B7"/>
    <w:rsid w:val="00BF076B"/>
    <w:rsid w:val="00BF2ACC"/>
    <w:rsid w:val="00BF3AD8"/>
    <w:rsid w:val="00BF5EB9"/>
    <w:rsid w:val="00BF6AB4"/>
    <w:rsid w:val="00BF6C95"/>
    <w:rsid w:val="00BF70E1"/>
    <w:rsid w:val="00BF7DFC"/>
    <w:rsid w:val="00C00D23"/>
    <w:rsid w:val="00C02068"/>
    <w:rsid w:val="00C02F32"/>
    <w:rsid w:val="00C046AD"/>
    <w:rsid w:val="00C04880"/>
    <w:rsid w:val="00C048D8"/>
    <w:rsid w:val="00C05000"/>
    <w:rsid w:val="00C052BB"/>
    <w:rsid w:val="00C0535E"/>
    <w:rsid w:val="00C053DC"/>
    <w:rsid w:val="00C056A9"/>
    <w:rsid w:val="00C1090E"/>
    <w:rsid w:val="00C10B1F"/>
    <w:rsid w:val="00C1294D"/>
    <w:rsid w:val="00C12C6B"/>
    <w:rsid w:val="00C12D7B"/>
    <w:rsid w:val="00C14114"/>
    <w:rsid w:val="00C143C2"/>
    <w:rsid w:val="00C15945"/>
    <w:rsid w:val="00C16835"/>
    <w:rsid w:val="00C16839"/>
    <w:rsid w:val="00C16BE1"/>
    <w:rsid w:val="00C22188"/>
    <w:rsid w:val="00C22D1B"/>
    <w:rsid w:val="00C2474F"/>
    <w:rsid w:val="00C24A30"/>
    <w:rsid w:val="00C262DE"/>
    <w:rsid w:val="00C33803"/>
    <w:rsid w:val="00C338F1"/>
    <w:rsid w:val="00C33E07"/>
    <w:rsid w:val="00C33F5B"/>
    <w:rsid w:val="00C34E9D"/>
    <w:rsid w:val="00C34F92"/>
    <w:rsid w:val="00C35802"/>
    <w:rsid w:val="00C35F07"/>
    <w:rsid w:val="00C40089"/>
    <w:rsid w:val="00C40299"/>
    <w:rsid w:val="00C409DA"/>
    <w:rsid w:val="00C40A6A"/>
    <w:rsid w:val="00C42061"/>
    <w:rsid w:val="00C42BC6"/>
    <w:rsid w:val="00C44B56"/>
    <w:rsid w:val="00C4691F"/>
    <w:rsid w:val="00C46D53"/>
    <w:rsid w:val="00C47E18"/>
    <w:rsid w:val="00C504CF"/>
    <w:rsid w:val="00C53245"/>
    <w:rsid w:val="00C53250"/>
    <w:rsid w:val="00C56196"/>
    <w:rsid w:val="00C56220"/>
    <w:rsid w:val="00C56D0B"/>
    <w:rsid w:val="00C57288"/>
    <w:rsid w:val="00C579A1"/>
    <w:rsid w:val="00C57DA0"/>
    <w:rsid w:val="00C62C10"/>
    <w:rsid w:val="00C632CF"/>
    <w:rsid w:val="00C65A3C"/>
    <w:rsid w:val="00C6673C"/>
    <w:rsid w:val="00C67C3C"/>
    <w:rsid w:val="00C67F49"/>
    <w:rsid w:val="00C70207"/>
    <w:rsid w:val="00C70436"/>
    <w:rsid w:val="00C70E2C"/>
    <w:rsid w:val="00C74443"/>
    <w:rsid w:val="00C748C9"/>
    <w:rsid w:val="00C779BC"/>
    <w:rsid w:val="00C800DD"/>
    <w:rsid w:val="00C81118"/>
    <w:rsid w:val="00C815E6"/>
    <w:rsid w:val="00C81F1B"/>
    <w:rsid w:val="00C81F56"/>
    <w:rsid w:val="00C843FD"/>
    <w:rsid w:val="00C9033D"/>
    <w:rsid w:val="00C935C1"/>
    <w:rsid w:val="00C93BA7"/>
    <w:rsid w:val="00C93FD7"/>
    <w:rsid w:val="00C941D3"/>
    <w:rsid w:val="00C94650"/>
    <w:rsid w:val="00C950D8"/>
    <w:rsid w:val="00C95A91"/>
    <w:rsid w:val="00C97074"/>
    <w:rsid w:val="00CA04F3"/>
    <w:rsid w:val="00CA07E6"/>
    <w:rsid w:val="00CA32D4"/>
    <w:rsid w:val="00CA58FF"/>
    <w:rsid w:val="00CA610A"/>
    <w:rsid w:val="00CA6519"/>
    <w:rsid w:val="00CA68C8"/>
    <w:rsid w:val="00CA786D"/>
    <w:rsid w:val="00CB18C8"/>
    <w:rsid w:val="00CB3897"/>
    <w:rsid w:val="00CB511D"/>
    <w:rsid w:val="00CB5ED3"/>
    <w:rsid w:val="00CB6B96"/>
    <w:rsid w:val="00CB758B"/>
    <w:rsid w:val="00CB788E"/>
    <w:rsid w:val="00CB7990"/>
    <w:rsid w:val="00CC09A1"/>
    <w:rsid w:val="00CC3B72"/>
    <w:rsid w:val="00CC4C47"/>
    <w:rsid w:val="00CC575E"/>
    <w:rsid w:val="00CC62F7"/>
    <w:rsid w:val="00CC64E0"/>
    <w:rsid w:val="00CC6B6F"/>
    <w:rsid w:val="00CD01EE"/>
    <w:rsid w:val="00CD0704"/>
    <w:rsid w:val="00CD17FA"/>
    <w:rsid w:val="00CD41AA"/>
    <w:rsid w:val="00CD5E51"/>
    <w:rsid w:val="00CD6149"/>
    <w:rsid w:val="00CD73EC"/>
    <w:rsid w:val="00CD78B5"/>
    <w:rsid w:val="00CE0E71"/>
    <w:rsid w:val="00CE198C"/>
    <w:rsid w:val="00CE66B4"/>
    <w:rsid w:val="00CE7541"/>
    <w:rsid w:val="00CF010A"/>
    <w:rsid w:val="00CF055E"/>
    <w:rsid w:val="00CF0F2D"/>
    <w:rsid w:val="00CF1401"/>
    <w:rsid w:val="00CF16BB"/>
    <w:rsid w:val="00CF1DBD"/>
    <w:rsid w:val="00CF3258"/>
    <w:rsid w:val="00D01583"/>
    <w:rsid w:val="00D016CB"/>
    <w:rsid w:val="00D01D96"/>
    <w:rsid w:val="00D037FA"/>
    <w:rsid w:val="00D04048"/>
    <w:rsid w:val="00D04654"/>
    <w:rsid w:val="00D04F79"/>
    <w:rsid w:val="00D05697"/>
    <w:rsid w:val="00D061CC"/>
    <w:rsid w:val="00D0719C"/>
    <w:rsid w:val="00D07CA5"/>
    <w:rsid w:val="00D07EF1"/>
    <w:rsid w:val="00D07F1C"/>
    <w:rsid w:val="00D15345"/>
    <w:rsid w:val="00D17E51"/>
    <w:rsid w:val="00D20A1B"/>
    <w:rsid w:val="00D20DFE"/>
    <w:rsid w:val="00D212E7"/>
    <w:rsid w:val="00D2253C"/>
    <w:rsid w:val="00D22669"/>
    <w:rsid w:val="00D2277A"/>
    <w:rsid w:val="00D2446D"/>
    <w:rsid w:val="00D246ED"/>
    <w:rsid w:val="00D25BA4"/>
    <w:rsid w:val="00D31521"/>
    <w:rsid w:val="00D315AA"/>
    <w:rsid w:val="00D32619"/>
    <w:rsid w:val="00D377FC"/>
    <w:rsid w:val="00D408CA"/>
    <w:rsid w:val="00D433ED"/>
    <w:rsid w:val="00D43A8D"/>
    <w:rsid w:val="00D461CE"/>
    <w:rsid w:val="00D478A3"/>
    <w:rsid w:val="00D47F38"/>
    <w:rsid w:val="00D528E5"/>
    <w:rsid w:val="00D52CC6"/>
    <w:rsid w:val="00D54183"/>
    <w:rsid w:val="00D543CB"/>
    <w:rsid w:val="00D54F2C"/>
    <w:rsid w:val="00D61E4F"/>
    <w:rsid w:val="00D66B3D"/>
    <w:rsid w:val="00D70596"/>
    <w:rsid w:val="00D7087C"/>
    <w:rsid w:val="00D710A0"/>
    <w:rsid w:val="00D72390"/>
    <w:rsid w:val="00D727A7"/>
    <w:rsid w:val="00D72C7F"/>
    <w:rsid w:val="00D74D98"/>
    <w:rsid w:val="00D756F8"/>
    <w:rsid w:val="00D76CC8"/>
    <w:rsid w:val="00D77080"/>
    <w:rsid w:val="00D8312E"/>
    <w:rsid w:val="00D8318D"/>
    <w:rsid w:val="00D84020"/>
    <w:rsid w:val="00D854EB"/>
    <w:rsid w:val="00D8621C"/>
    <w:rsid w:val="00D87B29"/>
    <w:rsid w:val="00D903BA"/>
    <w:rsid w:val="00D90A80"/>
    <w:rsid w:val="00D926B6"/>
    <w:rsid w:val="00D934CD"/>
    <w:rsid w:val="00D93DA5"/>
    <w:rsid w:val="00D942AB"/>
    <w:rsid w:val="00D94A93"/>
    <w:rsid w:val="00D96182"/>
    <w:rsid w:val="00D97A86"/>
    <w:rsid w:val="00DA172F"/>
    <w:rsid w:val="00DA1E0C"/>
    <w:rsid w:val="00DA1FC4"/>
    <w:rsid w:val="00DA2CFA"/>
    <w:rsid w:val="00DA4F03"/>
    <w:rsid w:val="00DA5F6C"/>
    <w:rsid w:val="00DA6ADC"/>
    <w:rsid w:val="00DA7433"/>
    <w:rsid w:val="00DB0039"/>
    <w:rsid w:val="00DB00B1"/>
    <w:rsid w:val="00DB1376"/>
    <w:rsid w:val="00DB7005"/>
    <w:rsid w:val="00DB75A1"/>
    <w:rsid w:val="00DC02B5"/>
    <w:rsid w:val="00DC1D34"/>
    <w:rsid w:val="00DC2DD0"/>
    <w:rsid w:val="00DC3EC0"/>
    <w:rsid w:val="00DC3F02"/>
    <w:rsid w:val="00DC5435"/>
    <w:rsid w:val="00DC5991"/>
    <w:rsid w:val="00DC5CD9"/>
    <w:rsid w:val="00DC666B"/>
    <w:rsid w:val="00DC6753"/>
    <w:rsid w:val="00DC6A59"/>
    <w:rsid w:val="00DC7457"/>
    <w:rsid w:val="00DC754E"/>
    <w:rsid w:val="00DD0158"/>
    <w:rsid w:val="00DD0A0D"/>
    <w:rsid w:val="00DD1A43"/>
    <w:rsid w:val="00DD2813"/>
    <w:rsid w:val="00DD40D1"/>
    <w:rsid w:val="00DD4372"/>
    <w:rsid w:val="00DD4621"/>
    <w:rsid w:val="00DD4795"/>
    <w:rsid w:val="00DD538F"/>
    <w:rsid w:val="00DD6183"/>
    <w:rsid w:val="00DD62B5"/>
    <w:rsid w:val="00DD7FD2"/>
    <w:rsid w:val="00DE0EB9"/>
    <w:rsid w:val="00DE11B0"/>
    <w:rsid w:val="00DE26DB"/>
    <w:rsid w:val="00DE3774"/>
    <w:rsid w:val="00DE4F7D"/>
    <w:rsid w:val="00DE704E"/>
    <w:rsid w:val="00DE7DE5"/>
    <w:rsid w:val="00DE7E3D"/>
    <w:rsid w:val="00DF34EC"/>
    <w:rsid w:val="00DF36B5"/>
    <w:rsid w:val="00DF48DF"/>
    <w:rsid w:val="00DF6832"/>
    <w:rsid w:val="00E06B6B"/>
    <w:rsid w:val="00E07A3D"/>
    <w:rsid w:val="00E11FF4"/>
    <w:rsid w:val="00E12136"/>
    <w:rsid w:val="00E1290B"/>
    <w:rsid w:val="00E139EB"/>
    <w:rsid w:val="00E13ECB"/>
    <w:rsid w:val="00E14845"/>
    <w:rsid w:val="00E16F62"/>
    <w:rsid w:val="00E17953"/>
    <w:rsid w:val="00E20EE0"/>
    <w:rsid w:val="00E21324"/>
    <w:rsid w:val="00E21DC0"/>
    <w:rsid w:val="00E21F72"/>
    <w:rsid w:val="00E22BB1"/>
    <w:rsid w:val="00E22D17"/>
    <w:rsid w:val="00E24330"/>
    <w:rsid w:val="00E25847"/>
    <w:rsid w:val="00E26BE2"/>
    <w:rsid w:val="00E27403"/>
    <w:rsid w:val="00E31232"/>
    <w:rsid w:val="00E33D80"/>
    <w:rsid w:val="00E34891"/>
    <w:rsid w:val="00E352E6"/>
    <w:rsid w:val="00E42BBB"/>
    <w:rsid w:val="00E42C95"/>
    <w:rsid w:val="00E43F0B"/>
    <w:rsid w:val="00E464C9"/>
    <w:rsid w:val="00E46970"/>
    <w:rsid w:val="00E47A0A"/>
    <w:rsid w:val="00E50EEE"/>
    <w:rsid w:val="00E51602"/>
    <w:rsid w:val="00E52E38"/>
    <w:rsid w:val="00E540ED"/>
    <w:rsid w:val="00E55E0C"/>
    <w:rsid w:val="00E63EE4"/>
    <w:rsid w:val="00E64191"/>
    <w:rsid w:val="00E64A9E"/>
    <w:rsid w:val="00E67A26"/>
    <w:rsid w:val="00E7044B"/>
    <w:rsid w:val="00E71141"/>
    <w:rsid w:val="00E711A1"/>
    <w:rsid w:val="00E745B5"/>
    <w:rsid w:val="00E746EE"/>
    <w:rsid w:val="00E74E5C"/>
    <w:rsid w:val="00E7700F"/>
    <w:rsid w:val="00E826E7"/>
    <w:rsid w:val="00E8337D"/>
    <w:rsid w:val="00E84258"/>
    <w:rsid w:val="00E8536F"/>
    <w:rsid w:val="00E85484"/>
    <w:rsid w:val="00E857EE"/>
    <w:rsid w:val="00E85BA8"/>
    <w:rsid w:val="00E87545"/>
    <w:rsid w:val="00E87562"/>
    <w:rsid w:val="00E87BED"/>
    <w:rsid w:val="00E90520"/>
    <w:rsid w:val="00E948B0"/>
    <w:rsid w:val="00E95193"/>
    <w:rsid w:val="00E95BCF"/>
    <w:rsid w:val="00E963E9"/>
    <w:rsid w:val="00E97022"/>
    <w:rsid w:val="00EA195C"/>
    <w:rsid w:val="00EA2EE8"/>
    <w:rsid w:val="00EA4018"/>
    <w:rsid w:val="00EA73F1"/>
    <w:rsid w:val="00EA7798"/>
    <w:rsid w:val="00EB0FC2"/>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C65EC"/>
    <w:rsid w:val="00ED1656"/>
    <w:rsid w:val="00ED1A5B"/>
    <w:rsid w:val="00ED1B52"/>
    <w:rsid w:val="00ED201A"/>
    <w:rsid w:val="00ED284A"/>
    <w:rsid w:val="00ED3191"/>
    <w:rsid w:val="00ED35A2"/>
    <w:rsid w:val="00ED3AB0"/>
    <w:rsid w:val="00ED3DD6"/>
    <w:rsid w:val="00ED51A0"/>
    <w:rsid w:val="00ED53A7"/>
    <w:rsid w:val="00ED7515"/>
    <w:rsid w:val="00EE0EA4"/>
    <w:rsid w:val="00EE2091"/>
    <w:rsid w:val="00EE28F4"/>
    <w:rsid w:val="00EE2ED1"/>
    <w:rsid w:val="00EE5818"/>
    <w:rsid w:val="00EE7505"/>
    <w:rsid w:val="00EE75A4"/>
    <w:rsid w:val="00EE7905"/>
    <w:rsid w:val="00EF290A"/>
    <w:rsid w:val="00EF2C33"/>
    <w:rsid w:val="00EF4D79"/>
    <w:rsid w:val="00EF6F4B"/>
    <w:rsid w:val="00EF7DC2"/>
    <w:rsid w:val="00F001BB"/>
    <w:rsid w:val="00F01828"/>
    <w:rsid w:val="00F01C8B"/>
    <w:rsid w:val="00F02120"/>
    <w:rsid w:val="00F03093"/>
    <w:rsid w:val="00F07863"/>
    <w:rsid w:val="00F07989"/>
    <w:rsid w:val="00F11683"/>
    <w:rsid w:val="00F1258B"/>
    <w:rsid w:val="00F12CE1"/>
    <w:rsid w:val="00F13B8B"/>
    <w:rsid w:val="00F1493D"/>
    <w:rsid w:val="00F14A5B"/>
    <w:rsid w:val="00F15B5A"/>
    <w:rsid w:val="00F16EBD"/>
    <w:rsid w:val="00F200D3"/>
    <w:rsid w:val="00F2083C"/>
    <w:rsid w:val="00F24CC5"/>
    <w:rsid w:val="00F25349"/>
    <w:rsid w:val="00F2625C"/>
    <w:rsid w:val="00F2645F"/>
    <w:rsid w:val="00F30307"/>
    <w:rsid w:val="00F307F2"/>
    <w:rsid w:val="00F3181F"/>
    <w:rsid w:val="00F31B0D"/>
    <w:rsid w:val="00F32B3D"/>
    <w:rsid w:val="00F33D6C"/>
    <w:rsid w:val="00F34397"/>
    <w:rsid w:val="00F3568E"/>
    <w:rsid w:val="00F368BE"/>
    <w:rsid w:val="00F36F48"/>
    <w:rsid w:val="00F40EB0"/>
    <w:rsid w:val="00F4186D"/>
    <w:rsid w:val="00F42329"/>
    <w:rsid w:val="00F42544"/>
    <w:rsid w:val="00F43254"/>
    <w:rsid w:val="00F43B65"/>
    <w:rsid w:val="00F43EA9"/>
    <w:rsid w:val="00F46243"/>
    <w:rsid w:val="00F47C3C"/>
    <w:rsid w:val="00F50314"/>
    <w:rsid w:val="00F50F39"/>
    <w:rsid w:val="00F51A39"/>
    <w:rsid w:val="00F549DA"/>
    <w:rsid w:val="00F5631C"/>
    <w:rsid w:val="00F5698D"/>
    <w:rsid w:val="00F5718B"/>
    <w:rsid w:val="00F614BA"/>
    <w:rsid w:val="00F6393B"/>
    <w:rsid w:val="00F64AE3"/>
    <w:rsid w:val="00F6599C"/>
    <w:rsid w:val="00F67586"/>
    <w:rsid w:val="00F67DFA"/>
    <w:rsid w:val="00F71E7E"/>
    <w:rsid w:val="00F725D7"/>
    <w:rsid w:val="00F739FD"/>
    <w:rsid w:val="00F73BBE"/>
    <w:rsid w:val="00F751FB"/>
    <w:rsid w:val="00F75893"/>
    <w:rsid w:val="00F766A1"/>
    <w:rsid w:val="00F766A5"/>
    <w:rsid w:val="00F817EA"/>
    <w:rsid w:val="00F827DE"/>
    <w:rsid w:val="00F84824"/>
    <w:rsid w:val="00F85235"/>
    <w:rsid w:val="00F858A0"/>
    <w:rsid w:val="00F86874"/>
    <w:rsid w:val="00F90291"/>
    <w:rsid w:val="00F92917"/>
    <w:rsid w:val="00F93A04"/>
    <w:rsid w:val="00F94926"/>
    <w:rsid w:val="00F961BF"/>
    <w:rsid w:val="00F97AC9"/>
    <w:rsid w:val="00FA1159"/>
    <w:rsid w:val="00FA17A2"/>
    <w:rsid w:val="00FB010E"/>
    <w:rsid w:val="00FB0C54"/>
    <w:rsid w:val="00FB2366"/>
    <w:rsid w:val="00FB2F20"/>
    <w:rsid w:val="00FB4A83"/>
    <w:rsid w:val="00FB5579"/>
    <w:rsid w:val="00FB5A6E"/>
    <w:rsid w:val="00FB6DC3"/>
    <w:rsid w:val="00FC287F"/>
    <w:rsid w:val="00FC3F6E"/>
    <w:rsid w:val="00FC4B9A"/>
    <w:rsid w:val="00FC4D5F"/>
    <w:rsid w:val="00FC5166"/>
    <w:rsid w:val="00FC53BA"/>
    <w:rsid w:val="00FC58B6"/>
    <w:rsid w:val="00FC6B29"/>
    <w:rsid w:val="00FC7108"/>
    <w:rsid w:val="00FD0B8B"/>
    <w:rsid w:val="00FD1A0B"/>
    <w:rsid w:val="00FD24A2"/>
    <w:rsid w:val="00FD3FC0"/>
    <w:rsid w:val="00FD523E"/>
    <w:rsid w:val="00FD63E5"/>
    <w:rsid w:val="00FE007E"/>
    <w:rsid w:val="00FE0867"/>
    <w:rsid w:val="00FE2488"/>
    <w:rsid w:val="00FE2AB8"/>
    <w:rsid w:val="00FE4017"/>
    <w:rsid w:val="00FE4304"/>
    <w:rsid w:val="00FE5824"/>
    <w:rsid w:val="00FE5FBD"/>
    <w:rsid w:val="00FE6C9C"/>
    <w:rsid w:val="00FF200B"/>
    <w:rsid w:val="00FF20C8"/>
    <w:rsid w:val="00FF2189"/>
    <w:rsid w:val="00FF30A4"/>
    <w:rsid w:val="00FF6139"/>
    <w:rsid w:val="00FF6925"/>
    <w:rsid w:val="00FF75E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PlainText">
    <w:name w:val="Plain Text"/>
    <w:basedOn w:val="Normal"/>
    <w:link w:val="PlainTextChar"/>
    <w:uiPriority w:val="99"/>
    <w:unhideWhenUsed/>
    <w:rsid w:val="00C33F5B"/>
    <w:pPr>
      <w:spacing w:after="0" w:line="240" w:lineRule="auto"/>
    </w:pPr>
    <w:rPr>
      <w:rFonts w:ascii="Calibri" w:eastAsiaTheme="minorHAnsi" w:hAnsi="Calibri"/>
      <w:szCs w:val="21"/>
      <w:lang w:eastAsia="en-US"/>
    </w:rPr>
  </w:style>
  <w:style w:type="character" w:customStyle="1" w:styleId="PlainTextChar">
    <w:name w:val="Plain Text Char"/>
    <w:basedOn w:val="DefaultParagraphFont"/>
    <w:link w:val="PlainText"/>
    <w:uiPriority w:val="99"/>
    <w:rsid w:val="00C33F5B"/>
    <w:rPr>
      <w:rFonts w:ascii="Calibri" w:eastAsiaTheme="minorHAnsi" w:hAnsi="Calibr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22787">
      <w:bodyDiv w:val="1"/>
      <w:marLeft w:val="0"/>
      <w:marRight w:val="0"/>
      <w:marTop w:val="0"/>
      <w:marBottom w:val="0"/>
      <w:divBdr>
        <w:top w:val="none" w:sz="0" w:space="0" w:color="auto"/>
        <w:left w:val="none" w:sz="0" w:space="0" w:color="auto"/>
        <w:bottom w:val="none" w:sz="0" w:space="0" w:color="auto"/>
        <w:right w:val="none" w:sz="0" w:space="0" w:color="auto"/>
      </w:divBdr>
    </w:div>
    <w:div w:id="949431092">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0622">
      <w:bodyDiv w:val="1"/>
      <w:marLeft w:val="0"/>
      <w:marRight w:val="0"/>
      <w:marTop w:val="0"/>
      <w:marBottom w:val="0"/>
      <w:divBdr>
        <w:top w:val="none" w:sz="0" w:space="0" w:color="auto"/>
        <w:left w:val="none" w:sz="0" w:space="0" w:color="auto"/>
        <w:bottom w:val="none" w:sz="0" w:space="0" w:color="auto"/>
        <w:right w:val="none" w:sz="0" w:space="0" w:color="auto"/>
      </w:divBdr>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1842163697">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CRAN.R-project.org/package=crayon" TargetMode="External"/><Relationship Id="rId21" Type="http://schemas.openxmlformats.org/officeDocument/2006/relationships/hyperlink" Target="https://r-spatial.github.io/rgee/"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CRAN.R-project.org/package=leaflet" TargetMode="External"/><Relationship Id="rId33" Type="http://schemas.openxmlformats.org/officeDocument/2006/relationships/hyperlink" Target="https://CRAN.R-project.org/package=dply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earthengine.google.com/" TargetMode="External"/><Relationship Id="rId29" Type="http://schemas.openxmlformats.org/officeDocument/2006/relationships/hyperlink" Target="https://CRAN.R-project.org/package=purr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CRAN.R-project.org/package=R.utils" TargetMode="External"/><Relationship Id="rId32" Type="http://schemas.openxmlformats.org/officeDocument/2006/relationships/hyperlink" Target="https://CRAN.R-project.org/package=tidyr"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CRAN.R-project.org/package=magrittr" TargetMode="External"/><Relationship Id="rId28" Type="http://schemas.openxmlformats.org/officeDocument/2006/relationships/hyperlink" Target="https://CRAN.R-project.org/package=data.table"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hyperlink" Target="https://CRAN.R-project.org/package=string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hyperlink" Target="https://CRAN.R-project.org/package=mapview" TargetMode="External"/><Relationship Id="rId27" Type="http://schemas.openxmlformats.org/officeDocument/2006/relationships/hyperlink" Target="https://CRAN.R-project.org/package=landsat8" TargetMode="External"/><Relationship Id="rId30" Type="http://schemas.openxmlformats.org/officeDocument/2006/relationships/hyperlink" Target="https://CRAN.R-project.org/package=ggpubr" TargetMode="External"/><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8690</TotalTime>
  <Pages>27</Pages>
  <Words>20368</Words>
  <Characters>116101</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Jakob Assmann</cp:lastModifiedBy>
  <cp:revision>623</cp:revision>
  <dcterms:created xsi:type="dcterms:W3CDTF">2022-02-28T20:59:00Z</dcterms:created>
  <dcterms:modified xsi:type="dcterms:W3CDTF">2023-01-12T14:10:00Z</dcterms:modified>
</cp:coreProperties>
</file>