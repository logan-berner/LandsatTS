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B514C" w14:textId="02BE2443" w:rsidR="00710AEA" w:rsidRPr="00792C3C" w:rsidRDefault="00710AEA" w:rsidP="00C81F1B">
      <w:pPr>
        <w:pStyle w:val="Heading1"/>
      </w:pPr>
      <w:r w:rsidRPr="00792C3C">
        <w:t>Abstract</w:t>
      </w:r>
    </w:p>
    <w:p w14:paraId="68E6E883" w14:textId="4343AB99" w:rsidR="003C50EE" w:rsidRPr="00792C3C" w:rsidRDefault="0029701D" w:rsidP="003C50EE">
      <w:pPr>
        <w:pStyle w:val="NoSpacing"/>
        <w:rPr>
          <w:rFonts w:ascii="Times New Roman" w:hAnsi="Times New Roman" w:cs="Times New Roman"/>
          <w:sz w:val="24"/>
          <w:szCs w:val="24"/>
        </w:rPr>
      </w:pPr>
      <w:r w:rsidRPr="005B578A">
        <w:rPr>
          <w:rFonts w:ascii="Times New Roman" w:hAnsi="Times New Roman" w:cs="Times New Roman"/>
          <w:sz w:val="24"/>
          <w:szCs w:val="24"/>
        </w:rPr>
        <w:t xml:space="preserve">The Landsat satellites provide near-global surface reflectance measurements since the early 1980s </w:t>
      </w:r>
      <w:r>
        <w:rPr>
          <w:rFonts w:ascii="Times New Roman" w:hAnsi="Times New Roman" w:cs="Times New Roman"/>
          <w:sz w:val="24"/>
          <w:szCs w:val="24"/>
        </w:rPr>
        <w:t xml:space="preserve">that are increasingly used </w:t>
      </w:r>
      <w:r w:rsidR="006A2DF5">
        <w:rPr>
          <w:rFonts w:ascii="Times New Roman" w:hAnsi="Times New Roman" w:cs="Times New Roman"/>
          <w:sz w:val="24"/>
          <w:szCs w:val="24"/>
        </w:rPr>
        <w:t xml:space="preserve">to </w:t>
      </w:r>
      <w:r>
        <w:rPr>
          <w:rFonts w:ascii="Times New Roman" w:hAnsi="Times New Roman" w:cs="Times New Roman"/>
          <w:sz w:val="24"/>
          <w:szCs w:val="24"/>
        </w:rPr>
        <w:t xml:space="preserve">assess interannual changes in </w:t>
      </w:r>
      <w:r w:rsidR="006A2DF5">
        <w:rPr>
          <w:rFonts w:ascii="Times New Roman" w:hAnsi="Times New Roman" w:cs="Times New Roman"/>
          <w:sz w:val="24"/>
          <w:szCs w:val="24"/>
        </w:rPr>
        <w:t>terrestrial ecosystem function. These assessments often rely on spectral indices related to vegetation greenness and productivity</w:t>
      </w:r>
      <w:r w:rsidR="00A50B0B">
        <w:rPr>
          <w:rFonts w:ascii="Times New Roman" w:hAnsi="Times New Roman" w:cs="Times New Roman"/>
          <w:sz w:val="24"/>
          <w:szCs w:val="24"/>
        </w:rPr>
        <w:t xml:space="preserve"> </w:t>
      </w:r>
      <w:r w:rsidR="00A50B0B">
        <w:rPr>
          <w:rFonts w:ascii="Times New Roman" w:hAnsi="Times New Roman" w:cs="Times New Roman"/>
          <w:sz w:val="24"/>
          <w:szCs w:val="24"/>
        </w:rPr>
        <w:t>(e.g., NDVI)</w:t>
      </w:r>
      <w:r w:rsidR="006A2DF5">
        <w:rPr>
          <w:rFonts w:ascii="Times New Roman" w:hAnsi="Times New Roman" w:cs="Times New Roman"/>
          <w:sz w:val="24"/>
          <w:szCs w:val="24"/>
        </w:rPr>
        <w:t xml:space="preserve">. </w:t>
      </w:r>
      <w:r w:rsidR="00222227" w:rsidRPr="00792C3C">
        <w:rPr>
          <w:rFonts w:ascii="Times New Roman" w:hAnsi="Times New Roman" w:cs="Times New Roman"/>
          <w:sz w:val="24"/>
          <w:szCs w:val="24"/>
        </w:rPr>
        <w:t>Nevertheless,</w:t>
      </w:r>
      <w:r w:rsidR="00BC2EA0" w:rsidRPr="00792C3C">
        <w:rPr>
          <w:rFonts w:ascii="Times New Roman" w:hAnsi="Times New Roman" w:cs="Times New Roman"/>
          <w:sz w:val="24"/>
          <w:szCs w:val="24"/>
        </w:rPr>
        <w:t xml:space="preserve"> </w:t>
      </w:r>
      <w:r w:rsidR="00870CD6" w:rsidRPr="00792C3C">
        <w:rPr>
          <w:rFonts w:ascii="Times New Roman" w:hAnsi="Times New Roman" w:cs="Times New Roman"/>
          <w:sz w:val="24"/>
          <w:szCs w:val="24"/>
        </w:rPr>
        <w:t xml:space="preserve">multiple </w:t>
      </w:r>
      <w:r w:rsidR="00BC2EA0" w:rsidRPr="00792C3C">
        <w:rPr>
          <w:rFonts w:ascii="Times New Roman" w:hAnsi="Times New Roman" w:cs="Times New Roman"/>
          <w:sz w:val="24"/>
          <w:szCs w:val="24"/>
        </w:rPr>
        <w:t>factors impede</w:t>
      </w:r>
      <w:r w:rsidR="00B30D29" w:rsidRPr="00792C3C">
        <w:rPr>
          <w:rFonts w:ascii="Times New Roman" w:hAnsi="Times New Roman" w:cs="Times New Roman"/>
          <w:sz w:val="24"/>
          <w:szCs w:val="24"/>
        </w:rPr>
        <w:t xml:space="preserve"> </w:t>
      </w:r>
      <w:r w:rsidR="002D33BE">
        <w:rPr>
          <w:rFonts w:ascii="Times New Roman" w:hAnsi="Times New Roman" w:cs="Times New Roman"/>
          <w:sz w:val="24"/>
          <w:szCs w:val="24"/>
        </w:rPr>
        <w:t xml:space="preserve">multi-decadal assessments </w:t>
      </w:r>
      <w:r w:rsidR="005B578A">
        <w:rPr>
          <w:rFonts w:ascii="Times New Roman" w:hAnsi="Times New Roman" w:cs="Times New Roman"/>
          <w:sz w:val="24"/>
          <w:szCs w:val="24"/>
        </w:rPr>
        <w:t xml:space="preserve">of </w:t>
      </w:r>
      <w:r w:rsidR="00870CD6" w:rsidRPr="00792C3C">
        <w:rPr>
          <w:rFonts w:ascii="Times New Roman" w:hAnsi="Times New Roman" w:cs="Times New Roman"/>
          <w:sz w:val="24"/>
          <w:szCs w:val="24"/>
        </w:rPr>
        <w:t xml:space="preserve">spectral indices </w:t>
      </w:r>
      <w:r w:rsidR="00B30D29" w:rsidRPr="00792C3C">
        <w:rPr>
          <w:rFonts w:ascii="Times New Roman" w:hAnsi="Times New Roman" w:cs="Times New Roman"/>
          <w:sz w:val="24"/>
          <w:szCs w:val="24"/>
        </w:rPr>
        <w:t xml:space="preserve">using </w:t>
      </w:r>
      <w:r w:rsidR="00BC2EA0" w:rsidRPr="00792C3C">
        <w:rPr>
          <w:rFonts w:ascii="Times New Roman" w:hAnsi="Times New Roman" w:cs="Times New Roman"/>
          <w:sz w:val="24"/>
          <w:szCs w:val="24"/>
        </w:rPr>
        <w:t xml:space="preserve">Landsat </w:t>
      </w:r>
      <w:r w:rsidR="00B30D29" w:rsidRPr="00792C3C">
        <w:rPr>
          <w:rFonts w:ascii="Times New Roman" w:hAnsi="Times New Roman" w:cs="Times New Roman"/>
          <w:sz w:val="24"/>
          <w:szCs w:val="24"/>
        </w:rPr>
        <w:t>satellite</w:t>
      </w:r>
      <w:r w:rsidR="00D926B6">
        <w:rPr>
          <w:rFonts w:ascii="Times New Roman" w:hAnsi="Times New Roman" w:cs="Times New Roman"/>
          <w:sz w:val="24"/>
          <w:szCs w:val="24"/>
        </w:rPr>
        <w:t xml:space="preserve"> data</w:t>
      </w:r>
      <w:r w:rsidR="00BC2EA0" w:rsidRPr="00792C3C">
        <w:rPr>
          <w:rFonts w:ascii="Times New Roman" w:hAnsi="Times New Roman" w:cs="Times New Roman"/>
          <w:sz w:val="24"/>
          <w:szCs w:val="24"/>
        </w:rPr>
        <w:t xml:space="preserve">, including </w:t>
      </w:r>
      <w:r w:rsidR="0065746C">
        <w:rPr>
          <w:rFonts w:ascii="Times New Roman" w:hAnsi="Times New Roman" w:cs="Times New Roman"/>
          <w:sz w:val="24"/>
          <w:szCs w:val="24"/>
        </w:rPr>
        <w:t xml:space="preserve">ease of </w:t>
      </w:r>
      <w:r w:rsidR="00BC2EA0" w:rsidRPr="00792C3C">
        <w:rPr>
          <w:rFonts w:ascii="Times New Roman" w:hAnsi="Times New Roman" w:cs="Times New Roman"/>
          <w:sz w:val="24"/>
          <w:szCs w:val="24"/>
        </w:rPr>
        <w:t>data access</w:t>
      </w:r>
      <w:r w:rsidR="00D926B6">
        <w:rPr>
          <w:rFonts w:ascii="Times New Roman" w:hAnsi="Times New Roman" w:cs="Times New Roman"/>
          <w:sz w:val="24"/>
          <w:szCs w:val="24"/>
        </w:rPr>
        <w:t xml:space="preserve"> and </w:t>
      </w:r>
      <w:r w:rsidR="00BC2EA0" w:rsidRPr="00792C3C">
        <w:rPr>
          <w:rFonts w:ascii="Times New Roman" w:hAnsi="Times New Roman" w:cs="Times New Roman"/>
          <w:sz w:val="24"/>
          <w:szCs w:val="24"/>
        </w:rPr>
        <w:t>cleaning</w:t>
      </w:r>
      <w:r w:rsidR="003C73CA">
        <w:rPr>
          <w:rFonts w:ascii="Times New Roman" w:hAnsi="Times New Roman" w:cs="Times New Roman"/>
          <w:sz w:val="24"/>
          <w:szCs w:val="24"/>
        </w:rPr>
        <w:t>,</w:t>
      </w:r>
      <w:r w:rsidR="00D926B6">
        <w:rPr>
          <w:rFonts w:ascii="Times New Roman" w:hAnsi="Times New Roman" w:cs="Times New Roman"/>
          <w:sz w:val="24"/>
          <w:szCs w:val="24"/>
        </w:rPr>
        <w:t xml:space="preserve"> as well as </w:t>
      </w:r>
      <w:r w:rsidR="00673540">
        <w:rPr>
          <w:rFonts w:ascii="Times New Roman" w:hAnsi="Times New Roman" w:cs="Times New Roman"/>
          <w:sz w:val="24"/>
          <w:szCs w:val="24"/>
        </w:rPr>
        <w:t xml:space="preserve">lingering issues with cross-sensor calibration and challenges with </w:t>
      </w:r>
      <w:r w:rsidR="00D926B6">
        <w:rPr>
          <w:rFonts w:ascii="Times New Roman" w:hAnsi="Times New Roman" w:cs="Times New Roman"/>
          <w:sz w:val="24"/>
          <w:szCs w:val="24"/>
        </w:rPr>
        <w:t>irregular timing of cloud-free acquisitions.</w:t>
      </w:r>
      <w:r w:rsidR="009B4E3B">
        <w:rPr>
          <w:rFonts w:ascii="Times New Roman" w:hAnsi="Times New Roman" w:cs="Times New Roman"/>
          <w:sz w:val="24"/>
          <w:szCs w:val="24"/>
        </w:rPr>
        <w:t xml:space="preserve"> T</w:t>
      </w:r>
      <w:r w:rsidR="009B4E3B" w:rsidRPr="00792C3C">
        <w:rPr>
          <w:rFonts w:ascii="Times New Roman" w:hAnsi="Times New Roman" w:cs="Times New Roman"/>
          <w:sz w:val="24"/>
          <w:szCs w:val="24"/>
        </w:rPr>
        <w:t xml:space="preserve">o </w:t>
      </w:r>
      <w:r w:rsidR="009B4E3B">
        <w:rPr>
          <w:rFonts w:ascii="Times New Roman" w:hAnsi="Times New Roman" w:cs="Times New Roman"/>
          <w:sz w:val="24"/>
          <w:szCs w:val="24"/>
        </w:rPr>
        <w:t xml:space="preserve">help address these problems, we developed the </w:t>
      </w:r>
      <w:proofErr w:type="spellStart"/>
      <w:r w:rsidR="00FC287F">
        <w:rPr>
          <w:rFonts w:ascii="Times New Roman" w:hAnsi="Times New Roman" w:cs="Times New Roman"/>
          <w:i/>
          <w:iCs/>
          <w:sz w:val="24"/>
          <w:szCs w:val="24"/>
        </w:rPr>
        <w:t>LandsatTS</w:t>
      </w:r>
      <w:proofErr w:type="spellEnd"/>
      <w:r w:rsidR="005364B5">
        <w:rPr>
          <w:rFonts w:ascii="Times New Roman" w:hAnsi="Times New Roman" w:cs="Times New Roman"/>
          <w:sz w:val="24"/>
          <w:szCs w:val="24"/>
        </w:rPr>
        <w:t xml:space="preserve"> </w:t>
      </w:r>
      <w:r w:rsidR="00B30D29" w:rsidRPr="00792C3C">
        <w:rPr>
          <w:rFonts w:ascii="Times New Roman" w:hAnsi="Times New Roman" w:cs="Times New Roman"/>
          <w:sz w:val="24"/>
          <w:szCs w:val="24"/>
        </w:rPr>
        <w:t xml:space="preserve">package </w:t>
      </w:r>
      <w:r w:rsidR="009B4E3B">
        <w:rPr>
          <w:rFonts w:ascii="Times New Roman" w:hAnsi="Times New Roman" w:cs="Times New Roman"/>
          <w:sz w:val="24"/>
          <w:szCs w:val="24"/>
        </w:rPr>
        <w:t>for R. This software</w:t>
      </w:r>
      <w:r w:rsidR="009627D5">
        <w:rPr>
          <w:rFonts w:ascii="Times New Roman" w:hAnsi="Times New Roman" w:cs="Times New Roman"/>
          <w:sz w:val="24"/>
          <w:szCs w:val="24"/>
        </w:rPr>
        <w:t xml:space="preserve"> </w:t>
      </w:r>
      <w:r w:rsidR="009B4E3B">
        <w:rPr>
          <w:rFonts w:ascii="Times New Roman" w:hAnsi="Times New Roman" w:cs="Times New Roman"/>
          <w:sz w:val="24"/>
          <w:szCs w:val="24"/>
        </w:rPr>
        <w:t xml:space="preserve">package </w:t>
      </w:r>
      <w:r w:rsidR="00B30D29" w:rsidRPr="00792C3C">
        <w:rPr>
          <w:rFonts w:ascii="Times New Roman" w:hAnsi="Times New Roman" w:cs="Times New Roman"/>
          <w:sz w:val="24"/>
          <w:szCs w:val="24"/>
        </w:rPr>
        <w:t>facilitate</w:t>
      </w:r>
      <w:r w:rsidR="009627D5">
        <w:rPr>
          <w:rFonts w:ascii="Times New Roman" w:hAnsi="Times New Roman" w:cs="Times New Roman"/>
          <w:sz w:val="24"/>
          <w:szCs w:val="24"/>
        </w:rPr>
        <w:t>s</w:t>
      </w:r>
      <w:r w:rsidR="00870CD6" w:rsidRPr="00792C3C">
        <w:rPr>
          <w:rFonts w:ascii="Times New Roman" w:hAnsi="Times New Roman" w:cs="Times New Roman"/>
          <w:sz w:val="24"/>
          <w:szCs w:val="24"/>
        </w:rPr>
        <w:t xml:space="preserve"> </w:t>
      </w:r>
      <w:r w:rsidR="004B4A89">
        <w:rPr>
          <w:rFonts w:ascii="Times New Roman" w:hAnsi="Times New Roman" w:cs="Times New Roman"/>
          <w:sz w:val="24"/>
          <w:szCs w:val="24"/>
        </w:rPr>
        <w:t xml:space="preserve">sample-based </w:t>
      </w:r>
      <w:r w:rsidR="00C04880">
        <w:rPr>
          <w:rFonts w:ascii="Times New Roman" w:hAnsi="Times New Roman" w:cs="Times New Roman"/>
          <w:sz w:val="24"/>
          <w:szCs w:val="24"/>
        </w:rPr>
        <w:t xml:space="preserve">time series analysis </w:t>
      </w:r>
      <w:r w:rsidR="00870CD6" w:rsidRPr="00792C3C">
        <w:rPr>
          <w:rFonts w:ascii="Times New Roman" w:hAnsi="Times New Roman" w:cs="Times New Roman"/>
          <w:sz w:val="24"/>
          <w:szCs w:val="24"/>
        </w:rPr>
        <w:t>of</w:t>
      </w:r>
      <w:r w:rsidR="006A2DF5">
        <w:rPr>
          <w:rFonts w:ascii="Times New Roman" w:hAnsi="Times New Roman" w:cs="Times New Roman"/>
          <w:sz w:val="24"/>
          <w:szCs w:val="24"/>
        </w:rPr>
        <w:t xml:space="preserve"> surface reflectance and spectral indices </w:t>
      </w:r>
      <w:r w:rsidR="00870CD6" w:rsidRPr="00792C3C">
        <w:rPr>
          <w:rFonts w:ascii="Times New Roman" w:hAnsi="Times New Roman" w:cs="Times New Roman"/>
          <w:sz w:val="24"/>
          <w:szCs w:val="24"/>
        </w:rPr>
        <w:t xml:space="preserve">derived from Landsat </w:t>
      </w:r>
      <w:r w:rsidR="006A2DF5">
        <w:rPr>
          <w:rFonts w:ascii="Times New Roman" w:hAnsi="Times New Roman" w:cs="Times New Roman"/>
          <w:sz w:val="24"/>
          <w:szCs w:val="24"/>
        </w:rPr>
        <w:t>sensors</w:t>
      </w:r>
      <w:r w:rsidR="00870CD6" w:rsidRPr="00792C3C">
        <w:rPr>
          <w:rFonts w:ascii="Times New Roman" w:hAnsi="Times New Roman" w:cs="Times New Roman"/>
          <w:sz w:val="24"/>
          <w:szCs w:val="24"/>
        </w:rPr>
        <w:t>.</w:t>
      </w:r>
      <w:r w:rsidR="00C04880">
        <w:rPr>
          <w:rFonts w:ascii="Times New Roman" w:hAnsi="Times New Roman" w:cs="Times New Roman"/>
          <w:sz w:val="24"/>
          <w:szCs w:val="24"/>
        </w:rPr>
        <w:t xml:space="preserve"> </w:t>
      </w:r>
      <w:r w:rsidR="009627D5">
        <w:rPr>
          <w:rFonts w:ascii="Times New Roman" w:hAnsi="Times New Roman" w:cs="Times New Roman"/>
          <w:sz w:val="24"/>
          <w:szCs w:val="24"/>
        </w:rPr>
        <w:t>The</w:t>
      </w:r>
      <w:r w:rsidR="009627D5" w:rsidRPr="00792C3C">
        <w:rPr>
          <w:rFonts w:ascii="Times New Roman" w:hAnsi="Times New Roman" w:cs="Times New Roman"/>
          <w:sz w:val="24"/>
          <w:szCs w:val="24"/>
        </w:rPr>
        <w:t xml:space="preserve"> </w:t>
      </w:r>
      <w:r w:rsidR="00AE41FA" w:rsidRPr="00792C3C">
        <w:rPr>
          <w:rFonts w:ascii="Times New Roman" w:hAnsi="Times New Roman" w:cs="Times New Roman"/>
          <w:sz w:val="24"/>
          <w:szCs w:val="24"/>
        </w:rPr>
        <w:t xml:space="preserve">package includes functions </w:t>
      </w:r>
      <w:r w:rsidR="004A266C" w:rsidRPr="00792C3C">
        <w:rPr>
          <w:rFonts w:ascii="Times New Roman" w:hAnsi="Times New Roman" w:cs="Times New Roman"/>
          <w:sz w:val="24"/>
          <w:szCs w:val="24"/>
        </w:rPr>
        <w:t xml:space="preserve">that enable </w:t>
      </w:r>
      <w:r w:rsidR="003C73CA">
        <w:rPr>
          <w:rFonts w:ascii="Times New Roman" w:hAnsi="Times New Roman" w:cs="Times New Roman"/>
          <w:sz w:val="24"/>
          <w:szCs w:val="24"/>
        </w:rPr>
        <w:t xml:space="preserve">the extraction of the </w:t>
      </w:r>
      <w:r w:rsidR="0065746C">
        <w:rPr>
          <w:rFonts w:ascii="Times New Roman" w:hAnsi="Times New Roman" w:cs="Times New Roman"/>
          <w:sz w:val="24"/>
          <w:szCs w:val="24"/>
        </w:rPr>
        <w:t xml:space="preserve">full </w:t>
      </w:r>
      <w:r w:rsidR="003C73CA">
        <w:rPr>
          <w:rFonts w:ascii="Times New Roman" w:hAnsi="Times New Roman" w:cs="Times New Roman"/>
          <w:sz w:val="24"/>
          <w:szCs w:val="24"/>
        </w:rPr>
        <w:t xml:space="preserve">Landsat </w:t>
      </w:r>
      <w:r w:rsidR="0065746C">
        <w:rPr>
          <w:rFonts w:ascii="Times New Roman" w:hAnsi="Times New Roman" w:cs="Times New Roman"/>
          <w:sz w:val="24"/>
          <w:szCs w:val="24"/>
        </w:rPr>
        <w:t xml:space="preserve">record </w:t>
      </w:r>
      <w:r w:rsidR="0028596A" w:rsidRPr="00792C3C">
        <w:rPr>
          <w:rFonts w:ascii="Times New Roman" w:hAnsi="Times New Roman" w:cs="Times New Roman"/>
          <w:sz w:val="24"/>
          <w:szCs w:val="24"/>
        </w:rPr>
        <w:t xml:space="preserve">for </w:t>
      </w:r>
      <w:r w:rsidR="005A303F">
        <w:rPr>
          <w:rFonts w:ascii="Times New Roman" w:hAnsi="Times New Roman" w:cs="Times New Roman"/>
          <w:sz w:val="24"/>
          <w:szCs w:val="24"/>
        </w:rPr>
        <w:t xml:space="preserve">point </w:t>
      </w:r>
      <w:r w:rsidR="000E2A56">
        <w:rPr>
          <w:rFonts w:ascii="Times New Roman" w:hAnsi="Times New Roman" w:cs="Times New Roman"/>
          <w:sz w:val="24"/>
          <w:szCs w:val="24"/>
        </w:rPr>
        <w:t>sample location</w:t>
      </w:r>
      <w:r w:rsidR="0028596A" w:rsidRPr="00792C3C">
        <w:rPr>
          <w:rFonts w:ascii="Times New Roman" w:hAnsi="Times New Roman" w:cs="Times New Roman"/>
          <w:sz w:val="24"/>
          <w:szCs w:val="24"/>
        </w:rPr>
        <w:t xml:space="preserve">s or </w:t>
      </w:r>
      <w:r w:rsidR="008742A4">
        <w:rPr>
          <w:rFonts w:ascii="Times New Roman" w:hAnsi="Times New Roman" w:cs="Times New Roman"/>
          <w:sz w:val="24"/>
          <w:szCs w:val="24"/>
        </w:rPr>
        <w:t xml:space="preserve">small </w:t>
      </w:r>
      <w:r w:rsidR="0028596A" w:rsidRPr="00792C3C">
        <w:rPr>
          <w:rFonts w:ascii="Times New Roman" w:hAnsi="Times New Roman" w:cs="Times New Roman"/>
          <w:sz w:val="24"/>
          <w:szCs w:val="24"/>
        </w:rPr>
        <w:t xml:space="preserve">study regions using </w:t>
      </w:r>
      <w:r w:rsidR="009627D5">
        <w:rPr>
          <w:rFonts w:ascii="Times New Roman" w:hAnsi="Times New Roman" w:cs="Times New Roman"/>
          <w:sz w:val="24"/>
          <w:szCs w:val="24"/>
        </w:rPr>
        <w:t xml:space="preserve">the </w:t>
      </w:r>
      <w:r w:rsidR="0028596A" w:rsidRPr="00792C3C">
        <w:rPr>
          <w:rFonts w:ascii="Times New Roman" w:hAnsi="Times New Roman" w:cs="Times New Roman"/>
          <w:sz w:val="24"/>
          <w:szCs w:val="24"/>
        </w:rPr>
        <w:t>Google Earth Engine accessed</w:t>
      </w:r>
      <w:r w:rsidR="006702B5">
        <w:rPr>
          <w:rFonts w:ascii="Times New Roman" w:hAnsi="Times New Roman" w:cs="Times New Roman"/>
          <w:sz w:val="24"/>
          <w:szCs w:val="24"/>
        </w:rPr>
        <w:t xml:space="preserve"> directly</w:t>
      </w:r>
      <w:r w:rsidR="0028596A" w:rsidRPr="00792C3C">
        <w:rPr>
          <w:rFonts w:ascii="Times New Roman" w:hAnsi="Times New Roman" w:cs="Times New Roman"/>
          <w:sz w:val="24"/>
          <w:szCs w:val="24"/>
        </w:rPr>
        <w:t xml:space="preserve"> from R. Moreover, the package </w:t>
      </w:r>
      <w:r w:rsidR="00E34891" w:rsidRPr="00792C3C">
        <w:rPr>
          <w:rFonts w:ascii="Times New Roman" w:hAnsi="Times New Roman" w:cs="Times New Roman"/>
          <w:sz w:val="24"/>
          <w:szCs w:val="24"/>
        </w:rPr>
        <w:t xml:space="preserve">includes functions for </w:t>
      </w:r>
      <w:r w:rsidR="00E64A9E" w:rsidRPr="00792C3C">
        <w:rPr>
          <w:rFonts w:ascii="Times New Roman" w:hAnsi="Times New Roman" w:cs="Times New Roman"/>
          <w:sz w:val="24"/>
          <w:szCs w:val="24"/>
        </w:rPr>
        <w:t xml:space="preserve">(1) </w:t>
      </w:r>
      <w:r w:rsidR="00E34891" w:rsidRPr="00792C3C">
        <w:rPr>
          <w:rFonts w:ascii="Times New Roman" w:hAnsi="Times New Roman" w:cs="Times New Roman"/>
          <w:sz w:val="24"/>
          <w:szCs w:val="24"/>
        </w:rPr>
        <w:t xml:space="preserve">rigorous data cleaning, </w:t>
      </w:r>
      <w:r w:rsidR="00E64A9E" w:rsidRPr="00792C3C">
        <w:rPr>
          <w:rFonts w:ascii="Times New Roman" w:hAnsi="Times New Roman" w:cs="Times New Roman"/>
          <w:sz w:val="24"/>
          <w:szCs w:val="24"/>
        </w:rPr>
        <w:t xml:space="preserve">(2) </w:t>
      </w:r>
      <w:r w:rsidR="00E34891" w:rsidRPr="00792C3C">
        <w:rPr>
          <w:rFonts w:ascii="Times New Roman" w:hAnsi="Times New Roman" w:cs="Times New Roman"/>
          <w:sz w:val="24"/>
          <w:szCs w:val="24"/>
        </w:rPr>
        <w:t xml:space="preserve">cross-sensor calibration with machine learning, </w:t>
      </w:r>
      <w:r w:rsidR="00E64A9E" w:rsidRPr="00792C3C">
        <w:rPr>
          <w:rFonts w:ascii="Times New Roman" w:hAnsi="Times New Roman" w:cs="Times New Roman"/>
          <w:sz w:val="24"/>
          <w:szCs w:val="24"/>
        </w:rPr>
        <w:t>(3) phenological modeling</w:t>
      </w:r>
      <w:r w:rsidR="006A2DF5">
        <w:rPr>
          <w:rFonts w:ascii="Times New Roman" w:hAnsi="Times New Roman" w:cs="Times New Roman"/>
          <w:sz w:val="24"/>
          <w:szCs w:val="24"/>
        </w:rPr>
        <w:t>, and (4) time series analysis</w:t>
      </w:r>
      <w:r w:rsidR="00E64A9E" w:rsidRPr="00792C3C">
        <w:rPr>
          <w:rFonts w:ascii="Times New Roman" w:hAnsi="Times New Roman" w:cs="Times New Roman"/>
          <w:sz w:val="24"/>
          <w:szCs w:val="24"/>
        </w:rPr>
        <w:t>.</w:t>
      </w:r>
      <w:r w:rsidR="00F42544">
        <w:rPr>
          <w:rFonts w:ascii="Times New Roman" w:hAnsi="Times New Roman" w:cs="Times New Roman"/>
          <w:sz w:val="24"/>
          <w:szCs w:val="24"/>
        </w:rPr>
        <w:t xml:space="preserve"> </w:t>
      </w:r>
      <w:commentRangeStart w:id="0"/>
      <w:r w:rsidR="00F42544">
        <w:rPr>
          <w:rFonts w:ascii="Times New Roman" w:hAnsi="Times New Roman" w:cs="Times New Roman"/>
          <w:sz w:val="24"/>
          <w:szCs w:val="24"/>
        </w:rPr>
        <w:t>For an example application, we</w:t>
      </w:r>
      <w:r w:rsidR="00512B9D">
        <w:rPr>
          <w:rFonts w:ascii="Times New Roman" w:hAnsi="Times New Roman" w:cs="Times New Roman"/>
          <w:sz w:val="24"/>
          <w:szCs w:val="24"/>
        </w:rPr>
        <w:t xml:space="preserve"> </w:t>
      </w:r>
      <w:r w:rsidR="00B62D7F">
        <w:rPr>
          <w:rFonts w:ascii="Times New Roman" w:hAnsi="Times New Roman" w:cs="Times New Roman"/>
          <w:sz w:val="24"/>
          <w:szCs w:val="24"/>
        </w:rPr>
        <w:t>show how</w:t>
      </w:r>
      <w:r w:rsidR="008A516D">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8A516D">
        <w:rPr>
          <w:rFonts w:ascii="Times New Roman" w:hAnsi="Times New Roman" w:cs="Times New Roman"/>
          <w:sz w:val="24"/>
          <w:szCs w:val="24"/>
        </w:rPr>
        <w:t xml:space="preserve"> can be used to assess changes in </w:t>
      </w:r>
      <w:r w:rsidR="006A2DF5">
        <w:rPr>
          <w:rFonts w:ascii="Times New Roman" w:hAnsi="Times New Roman" w:cs="Times New Roman"/>
          <w:sz w:val="24"/>
          <w:szCs w:val="24"/>
        </w:rPr>
        <w:t xml:space="preserve">annual maximum </w:t>
      </w:r>
      <w:r w:rsidR="008A516D">
        <w:rPr>
          <w:rFonts w:ascii="Times New Roman" w:hAnsi="Times New Roman" w:cs="Times New Roman"/>
          <w:sz w:val="24"/>
          <w:szCs w:val="24"/>
        </w:rPr>
        <w:t xml:space="preserve">vegetation greenness </w:t>
      </w:r>
      <w:r w:rsidR="00B84709">
        <w:rPr>
          <w:rFonts w:ascii="Times New Roman" w:hAnsi="Times New Roman" w:cs="Times New Roman"/>
          <w:sz w:val="24"/>
          <w:szCs w:val="24"/>
        </w:rPr>
        <w:t xml:space="preserve">from 2000 to 2020 </w:t>
      </w:r>
      <w:r w:rsidR="008A516D">
        <w:rPr>
          <w:rFonts w:ascii="Times New Roman" w:hAnsi="Times New Roman" w:cs="Times New Roman"/>
          <w:sz w:val="24"/>
          <w:szCs w:val="24"/>
        </w:rPr>
        <w:t xml:space="preserve">across a </w:t>
      </w:r>
      <w:r w:rsidR="003C50EE">
        <w:rPr>
          <w:rFonts w:ascii="Times New Roman" w:hAnsi="Times New Roman" w:cs="Times New Roman"/>
          <w:sz w:val="24"/>
          <w:szCs w:val="24"/>
        </w:rPr>
        <w:t xml:space="preserve">study area </w:t>
      </w:r>
      <w:r w:rsidR="00030ECE">
        <w:rPr>
          <w:rFonts w:ascii="Times New Roman" w:hAnsi="Times New Roman" w:cs="Times New Roman"/>
          <w:sz w:val="24"/>
          <w:szCs w:val="24"/>
        </w:rPr>
        <w:t xml:space="preserve">on </w:t>
      </w:r>
      <w:proofErr w:type="spellStart"/>
      <w:r w:rsidR="00030ECE">
        <w:rPr>
          <w:rFonts w:ascii="Times New Roman" w:hAnsi="Times New Roman" w:cs="Times New Roman"/>
          <w:sz w:val="24"/>
          <w:szCs w:val="24"/>
        </w:rPr>
        <w:t>Disko</w:t>
      </w:r>
      <w:proofErr w:type="spellEnd"/>
      <w:r w:rsidR="00030ECE">
        <w:rPr>
          <w:rFonts w:ascii="Times New Roman" w:hAnsi="Times New Roman" w:cs="Times New Roman"/>
          <w:sz w:val="24"/>
          <w:szCs w:val="24"/>
        </w:rPr>
        <w:t xml:space="preserve"> Island</w:t>
      </w:r>
      <w:r w:rsidR="008A516D">
        <w:rPr>
          <w:rFonts w:ascii="Times New Roman" w:hAnsi="Times New Roman" w:cs="Times New Roman"/>
          <w:sz w:val="24"/>
          <w:szCs w:val="24"/>
        </w:rPr>
        <w:t xml:space="preserve"> in the </w:t>
      </w:r>
      <w:r w:rsidR="00030ECE">
        <w:rPr>
          <w:rFonts w:ascii="Times New Roman" w:hAnsi="Times New Roman" w:cs="Times New Roman"/>
          <w:sz w:val="24"/>
          <w:szCs w:val="24"/>
        </w:rPr>
        <w:t xml:space="preserve">Greenlandic </w:t>
      </w:r>
      <w:r w:rsidR="008A516D">
        <w:rPr>
          <w:rFonts w:ascii="Times New Roman" w:hAnsi="Times New Roman" w:cs="Times New Roman"/>
          <w:sz w:val="24"/>
          <w:szCs w:val="24"/>
        </w:rPr>
        <w:t>Arctic.</w:t>
      </w:r>
      <w:r w:rsidR="003C50EE">
        <w:rPr>
          <w:rFonts w:ascii="Times New Roman" w:hAnsi="Times New Roman" w:cs="Times New Roman"/>
          <w:sz w:val="24"/>
          <w:szCs w:val="24"/>
        </w:rPr>
        <w:t xml:space="preserve"> </w:t>
      </w:r>
      <w:commentRangeEnd w:id="0"/>
      <w:r w:rsidR="00F36F48">
        <w:rPr>
          <w:rStyle w:val="CommentReference"/>
        </w:rPr>
        <w:commentReference w:id="0"/>
      </w:r>
      <w:r w:rsidR="003C50EE" w:rsidRPr="00792C3C">
        <w:rPr>
          <w:rFonts w:ascii="Times New Roman" w:hAnsi="Times New Roman" w:cs="Times New Roman"/>
          <w:sz w:val="24"/>
          <w:szCs w:val="24"/>
        </w:rPr>
        <w:t xml:space="preserve">Overall, this software provides a suite of functions to enable broader use of Landsat </w:t>
      </w:r>
      <w:r w:rsidR="003C50EE">
        <w:rPr>
          <w:rFonts w:ascii="Times New Roman" w:hAnsi="Times New Roman" w:cs="Times New Roman"/>
          <w:sz w:val="24"/>
          <w:szCs w:val="24"/>
        </w:rPr>
        <w:t xml:space="preserve">satellite </w:t>
      </w:r>
      <w:r w:rsidR="003C50EE" w:rsidRPr="00792C3C">
        <w:rPr>
          <w:rFonts w:ascii="Times New Roman" w:hAnsi="Times New Roman" w:cs="Times New Roman"/>
          <w:sz w:val="24"/>
          <w:szCs w:val="24"/>
        </w:rPr>
        <w:t xml:space="preserve">data </w:t>
      </w:r>
      <w:r w:rsidR="003C50EE">
        <w:rPr>
          <w:rFonts w:ascii="Times New Roman" w:hAnsi="Times New Roman" w:cs="Times New Roman"/>
          <w:sz w:val="24"/>
          <w:szCs w:val="24"/>
        </w:rPr>
        <w:t>for assessing and monitoring terrestrial ecosystem function over the past four decades across local to global geographic extents.</w:t>
      </w:r>
      <w:r w:rsidR="003C50EE" w:rsidRPr="00792C3C">
        <w:rPr>
          <w:rFonts w:ascii="Times New Roman" w:hAnsi="Times New Roman" w:cs="Times New Roman"/>
          <w:sz w:val="24"/>
          <w:szCs w:val="24"/>
        </w:rPr>
        <w:t xml:space="preserve"> </w:t>
      </w:r>
    </w:p>
    <w:p w14:paraId="3BFB91A8" w14:textId="77777777" w:rsidR="00B30D29" w:rsidRPr="00792C3C" w:rsidRDefault="00B30D29" w:rsidP="00710AEA">
      <w:pPr>
        <w:pStyle w:val="NoSpacing"/>
        <w:rPr>
          <w:rFonts w:ascii="Times New Roman" w:hAnsi="Times New Roman" w:cs="Times New Roman"/>
          <w:sz w:val="24"/>
          <w:szCs w:val="24"/>
        </w:rPr>
      </w:pPr>
    </w:p>
    <w:p w14:paraId="455FC4BD" w14:textId="0038F5C6" w:rsidR="00F751FB" w:rsidRPr="00792C3C" w:rsidRDefault="00F751FB" w:rsidP="00C81F1B">
      <w:pPr>
        <w:pStyle w:val="Heading1"/>
      </w:pPr>
      <w:r w:rsidRPr="00792C3C">
        <w:t>Background</w:t>
      </w:r>
    </w:p>
    <w:p w14:paraId="6793F11F" w14:textId="08E53396" w:rsidR="00455E25" w:rsidRDefault="00C053DC" w:rsidP="00C81F1B">
      <w:pPr>
        <w:pStyle w:val="Heading2"/>
      </w:pPr>
      <w:r>
        <w:t xml:space="preserve">Ecological </w:t>
      </w:r>
      <w:r w:rsidR="00455E25">
        <w:t xml:space="preserve">monitoring </w:t>
      </w:r>
      <w:r>
        <w:t xml:space="preserve">using </w:t>
      </w:r>
      <w:r w:rsidR="003D2455">
        <w:t xml:space="preserve">the Landsat </w:t>
      </w:r>
      <w:r>
        <w:t>satellites</w:t>
      </w:r>
    </w:p>
    <w:p w14:paraId="0490D136" w14:textId="6F42D15A" w:rsidR="00354DD8" w:rsidRDefault="005C2852" w:rsidP="00FD523E">
      <w:pPr>
        <w:pStyle w:val="NoSpacing"/>
        <w:rPr>
          <w:rFonts w:ascii="Times New Roman" w:hAnsi="Times New Roman" w:cs="Times New Roman"/>
          <w:sz w:val="24"/>
          <w:szCs w:val="24"/>
        </w:rPr>
      </w:pPr>
      <w:r>
        <w:rPr>
          <w:rFonts w:ascii="Times New Roman" w:hAnsi="Times New Roman" w:cs="Times New Roman"/>
          <w:sz w:val="24"/>
          <w:szCs w:val="24"/>
        </w:rPr>
        <w:t xml:space="preserve">Satellite remote sensing is </w:t>
      </w:r>
      <w:r w:rsidR="00891554">
        <w:rPr>
          <w:rFonts w:ascii="Times New Roman" w:hAnsi="Times New Roman" w:cs="Times New Roman"/>
          <w:sz w:val="24"/>
          <w:szCs w:val="24"/>
        </w:rPr>
        <w:t xml:space="preserve">crucial for </w:t>
      </w:r>
      <w:r w:rsidR="00D478A3">
        <w:rPr>
          <w:rFonts w:ascii="Times New Roman" w:hAnsi="Times New Roman" w:cs="Times New Roman"/>
          <w:sz w:val="24"/>
          <w:szCs w:val="24"/>
        </w:rPr>
        <w:t xml:space="preserve">assessing </w:t>
      </w:r>
      <w:r w:rsidR="00D710A0">
        <w:rPr>
          <w:rFonts w:ascii="Times New Roman" w:hAnsi="Times New Roman" w:cs="Times New Roman"/>
          <w:sz w:val="24"/>
          <w:szCs w:val="24"/>
        </w:rPr>
        <w:t xml:space="preserve">and </w:t>
      </w:r>
      <w:r w:rsidR="00891554">
        <w:rPr>
          <w:rFonts w:ascii="Times New Roman" w:hAnsi="Times New Roman" w:cs="Times New Roman"/>
          <w:sz w:val="24"/>
          <w:szCs w:val="24"/>
        </w:rPr>
        <w:t>monitoring</w:t>
      </w:r>
      <w:r w:rsidR="00D710A0">
        <w:rPr>
          <w:rFonts w:ascii="Times New Roman" w:hAnsi="Times New Roman" w:cs="Times New Roman"/>
          <w:sz w:val="24"/>
          <w:szCs w:val="24"/>
        </w:rPr>
        <w:t xml:space="preserve"> </w:t>
      </w:r>
      <w:r w:rsidR="00F85235">
        <w:rPr>
          <w:rFonts w:ascii="Times New Roman" w:hAnsi="Times New Roman" w:cs="Times New Roman"/>
          <w:sz w:val="24"/>
          <w:szCs w:val="24"/>
        </w:rPr>
        <w:t xml:space="preserve">how </w:t>
      </w:r>
      <w:r>
        <w:rPr>
          <w:rFonts w:ascii="Times New Roman" w:hAnsi="Times New Roman" w:cs="Times New Roman"/>
          <w:sz w:val="24"/>
          <w:szCs w:val="24"/>
        </w:rPr>
        <w:t xml:space="preserve">Earth’s </w:t>
      </w:r>
      <w:r w:rsidR="00D478A3">
        <w:rPr>
          <w:rFonts w:ascii="Times New Roman" w:hAnsi="Times New Roman" w:cs="Times New Roman"/>
          <w:sz w:val="24"/>
          <w:szCs w:val="24"/>
        </w:rPr>
        <w:t xml:space="preserve">terrestrial ecosystems have </w:t>
      </w:r>
      <w:r w:rsidR="00F85235">
        <w:rPr>
          <w:rFonts w:ascii="Times New Roman" w:hAnsi="Times New Roman" w:cs="Times New Roman"/>
          <w:sz w:val="24"/>
          <w:szCs w:val="24"/>
        </w:rPr>
        <w:t xml:space="preserve">changed </w:t>
      </w:r>
      <w:r w:rsidR="00C40299">
        <w:rPr>
          <w:rFonts w:ascii="Times New Roman" w:hAnsi="Times New Roman" w:cs="Times New Roman"/>
          <w:sz w:val="24"/>
          <w:szCs w:val="24"/>
        </w:rPr>
        <w:t xml:space="preserve">during recent </w:t>
      </w:r>
      <w:r w:rsidR="00D710A0">
        <w:rPr>
          <w:rFonts w:ascii="Times New Roman" w:hAnsi="Times New Roman" w:cs="Times New Roman"/>
          <w:sz w:val="24"/>
          <w:szCs w:val="24"/>
        </w:rPr>
        <w:t>decades</w:t>
      </w:r>
      <w:r w:rsidR="00F85235">
        <w:rPr>
          <w:rFonts w:ascii="Times New Roman" w:hAnsi="Times New Roman" w:cs="Times New Roman"/>
          <w:sz w:val="24"/>
          <w:szCs w:val="24"/>
        </w:rPr>
        <w:t xml:space="preserve"> </w:t>
      </w:r>
      <w:r w:rsidR="00F85235">
        <w:rPr>
          <w:rFonts w:ascii="Times New Roman" w:hAnsi="Times New Roman" w:cs="Times New Roman"/>
          <w:sz w:val="24"/>
          <w:szCs w:val="24"/>
        </w:rPr>
        <w:fldChar w:fldCharType="begin"/>
      </w:r>
      <w:r w:rsidR="00F85235">
        <w:rPr>
          <w:rFonts w:ascii="Times New Roman" w:hAnsi="Times New Roman" w:cs="Times New Roman"/>
          <w:sz w:val="24"/>
          <w:szCs w:val="24"/>
        </w:rPr>
        <w:instrText xml:space="preserve"> ADDIN EN.CITE &lt;EndNote&gt;&lt;Cite&gt;&lt;Author&gt;National Academies of Sciences&lt;/Author&gt;&lt;Year&gt;2018&lt;/Year&gt;&lt;RecNum&gt;4147&lt;/RecNum&gt;&lt;DisplayText&gt;(National Academies of Sciences 2018)&lt;/DisplayText&gt;&lt;record&gt;&lt;rec-number&gt;4147&lt;/rec-number&gt;&lt;foreign-keys&gt;&lt;key app="EN" db-id="przrz2xfys0et6es02qx0adprs59z2erxf5t" timestamp="1594052732"&gt;4147&lt;/key&gt;&lt;/foreign-keys&gt;&lt;ref-type name="Book"&gt;6&lt;/ref-type&gt;&lt;contributors&gt;&lt;authors&gt;&lt;author&gt;National Academies of Sciences,&lt;/author&gt;&lt;/authors&gt;&lt;/contributors&gt;&lt;titles&gt;&lt;title&gt;Thriving on Our Changing Planet: A Decadal Strategy for Earth Observation from Space&lt;/title&gt;&lt;/titles&gt;&lt;dates&gt;&lt;year&gt;2018&lt;/year&gt;&lt;/dates&gt;&lt;pub-location&gt;Washington, DC&lt;/pub-location&gt;&lt;publisher&gt;The National Academies Press&lt;/publisher&gt;&lt;urls&gt;&lt;related-urls&gt;&lt;url&gt;https://doi.org.10.17226/24938.&lt;/url&gt;&lt;/related-urls&gt;&lt;/urls&gt;&lt;/record&gt;&lt;/Cite&gt;&lt;/EndNote&gt;</w:instrText>
      </w:r>
      <w:r w:rsidR="00F85235">
        <w:rPr>
          <w:rFonts w:ascii="Times New Roman" w:hAnsi="Times New Roman" w:cs="Times New Roman"/>
          <w:sz w:val="24"/>
          <w:szCs w:val="24"/>
        </w:rPr>
        <w:fldChar w:fldCharType="separate"/>
      </w:r>
      <w:r w:rsidR="00F85235">
        <w:rPr>
          <w:rFonts w:ascii="Times New Roman" w:hAnsi="Times New Roman" w:cs="Times New Roman"/>
          <w:noProof/>
          <w:sz w:val="24"/>
          <w:szCs w:val="24"/>
        </w:rPr>
        <w:t>(National Academies of Sciences 2018)</w:t>
      </w:r>
      <w:r w:rsidR="00F85235">
        <w:rPr>
          <w:rFonts w:ascii="Times New Roman" w:hAnsi="Times New Roman" w:cs="Times New Roman"/>
          <w:sz w:val="24"/>
          <w:szCs w:val="24"/>
        </w:rPr>
        <w:fldChar w:fldCharType="end"/>
      </w:r>
      <w:r>
        <w:rPr>
          <w:rFonts w:ascii="Times New Roman" w:hAnsi="Times New Roman" w:cs="Times New Roman"/>
          <w:sz w:val="24"/>
          <w:szCs w:val="24"/>
        </w:rPr>
        <w:t>.</w:t>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Landsat satellites are particularly val</w:t>
      </w:r>
      <w:r w:rsidR="00683754">
        <w:rPr>
          <w:rFonts w:ascii="Times New Roman" w:hAnsi="Times New Roman" w:cs="Times New Roman"/>
          <w:sz w:val="24"/>
          <w:szCs w:val="24"/>
        </w:rPr>
        <w:t>uable</w:t>
      </w:r>
      <w:r w:rsidR="00D710A0">
        <w:rPr>
          <w:rFonts w:ascii="Times New Roman" w:hAnsi="Times New Roman" w:cs="Times New Roman"/>
          <w:sz w:val="24"/>
          <w:szCs w:val="24"/>
        </w:rPr>
        <w:t xml:space="preserve"> in this regard </w:t>
      </w:r>
      <w:r w:rsidR="00683754">
        <w:rPr>
          <w:rFonts w:ascii="Times New Roman" w:hAnsi="Times New Roman" w:cs="Times New Roman"/>
          <w:sz w:val="24"/>
          <w:szCs w:val="24"/>
        </w:rPr>
        <w:t xml:space="preserve">because </w:t>
      </w:r>
      <w:r w:rsidR="00D710A0">
        <w:rPr>
          <w:rFonts w:ascii="Times New Roman" w:hAnsi="Times New Roman" w:cs="Times New Roman"/>
          <w:sz w:val="24"/>
          <w:szCs w:val="24"/>
        </w:rPr>
        <w:t xml:space="preserve">they </w:t>
      </w:r>
      <w:r w:rsidR="00354DD8">
        <w:rPr>
          <w:rFonts w:ascii="Times New Roman" w:hAnsi="Times New Roman" w:cs="Times New Roman"/>
          <w:sz w:val="24"/>
          <w:szCs w:val="24"/>
        </w:rPr>
        <w:t xml:space="preserve">are the longest continuously running satellite program and were </w:t>
      </w:r>
      <w:r w:rsidR="00D710A0">
        <w:rPr>
          <w:rFonts w:ascii="Times New Roman" w:hAnsi="Times New Roman" w:cs="Times New Roman"/>
          <w:sz w:val="24"/>
          <w:szCs w:val="24"/>
        </w:rPr>
        <w:t xml:space="preserve">designed for </w:t>
      </w:r>
      <w:r w:rsidR="00061C5F">
        <w:rPr>
          <w:rFonts w:ascii="Times New Roman" w:hAnsi="Times New Roman" w:cs="Times New Roman"/>
          <w:sz w:val="24"/>
          <w:szCs w:val="24"/>
        </w:rPr>
        <w:t xml:space="preserve">terrestrial ecosystem </w:t>
      </w:r>
      <w:r w:rsidR="00D710A0">
        <w:rPr>
          <w:rFonts w:ascii="Times New Roman" w:hAnsi="Times New Roman" w:cs="Times New Roman"/>
          <w:sz w:val="24"/>
          <w:szCs w:val="24"/>
        </w:rPr>
        <w:t>monitoring at moderate spatial resolution</w:t>
      </w:r>
      <w:r w:rsidR="00354DD8">
        <w:rPr>
          <w:rFonts w:ascii="Times New Roman" w:hAnsi="Times New Roman" w:cs="Times New Roman"/>
          <w:sz w:val="24"/>
          <w:szCs w:val="24"/>
        </w:rPr>
        <w:t xml:space="preserve"> </w:t>
      </w:r>
      <w:r w:rsidR="00354DD8">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54DD8">
        <w:rPr>
          <w:rFonts w:ascii="Times New Roman" w:hAnsi="Times New Roman" w:cs="Times New Roman"/>
          <w:sz w:val="24"/>
          <w:szCs w:val="24"/>
        </w:rPr>
      </w:r>
      <w:r w:rsidR="00354DD8">
        <w:rPr>
          <w:rFonts w:ascii="Times New Roman" w:hAnsi="Times New Roman" w:cs="Times New Roman"/>
          <w:sz w:val="24"/>
          <w:szCs w:val="24"/>
        </w:rPr>
        <w:fldChar w:fldCharType="separate"/>
      </w:r>
      <w:r w:rsidR="00354DD8">
        <w:rPr>
          <w:rFonts w:ascii="Times New Roman" w:hAnsi="Times New Roman" w:cs="Times New Roman"/>
          <w:noProof/>
          <w:sz w:val="24"/>
          <w:szCs w:val="24"/>
        </w:rPr>
        <w:t>(Wulder et al. 2019)</w:t>
      </w:r>
      <w:r w:rsidR="00354DD8">
        <w:rPr>
          <w:rFonts w:ascii="Times New Roman" w:hAnsi="Times New Roman" w:cs="Times New Roman"/>
          <w:sz w:val="24"/>
          <w:szCs w:val="24"/>
        </w:rPr>
        <w:fldChar w:fldCharType="end"/>
      </w:r>
      <w:r w:rsidR="00C33E07">
        <w:rPr>
          <w:rFonts w:ascii="Times New Roman" w:hAnsi="Times New Roman" w:cs="Times New Roman"/>
          <w:sz w:val="24"/>
          <w:szCs w:val="24"/>
        </w:rPr>
        <w:t xml:space="preserve">. </w:t>
      </w:r>
      <w:r w:rsidR="00D710A0">
        <w:rPr>
          <w:rFonts w:ascii="Times New Roman" w:hAnsi="Times New Roman" w:cs="Times New Roman"/>
          <w:sz w:val="24"/>
          <w:szCs w:val="24"/>
        </w:rPr>
        <w:t>The first Landsat satellite (Landsat 1) was launched in 1972</w:t>
      </w:r>
      <w:r w:rsidR="005463A4">
        <w:rPr>
          <w:rFonts w:ascii="Times New Roman" w:hAnsi="Times New Roman" w:cs="Times New Roman"/>
          <w:sz w:val="24"/>
          <w:szCs w:val="24"/>
        </w:rPr>
        <w:t xml:space="preserve"> as a partnership between NASA and the US Geological Survey (USGS) and since that time a series of additional satellites have been launched, </w:t>
      </w:r>
      <w:r w:rsidR="0031164E">
        <w:rPr>
          <w:rFonts w:ascii="Times New Roman" w:hAnsi="Times New Roman" w:cs="Times New Roman"/>
          <w:sz w:val="24"/>
          <w:szCs w:val="24"/>
        </w:rPr>
        <w:t xml:space="preserve">with the most recent being </w:t>
      </w:r>
      <w:r w:rsidR="005463A4">
        <w:rPr>
          <w:rFonts w:ascii="Times New Roman" w:hAnsi="Times New Roman" w:cs="Times New Roman"/>
          <w:sz w:val="24"/>
          <w:szCs w:val="24"/>
        </w:rPr>
        <w:t>Landsat 9 in 2021</w:t>
      </w:r>
      <w:r w:rsidR="00C33E07">
        <w:rPr>
          <w:rFonts w:ascii="Times New Roman" w:hAnsi="Times New Roman" w:cs="Times New Roman"/>
          <w:sz w:val="24"/>
          <w:szCs w:val="24"/>
        </w:rPr>
        <w:t>.</w:t>
      </w:r>
      <w:r w:rsidR="00AC37E0">
        <w:rPr>
          <w:rFonts w:ascii="Times New Roman" w:hAnsi="Times New Roman" w:cs="Times New Roman"/>
          <w:sz w:val="24"/>
          <w:szCs w:val="24"/>
        </w:rPr>
        <w:t xml:space="preserve"> </w:t>
      </w:r>
      <w:r w:rsidR="00D710A0" w:rsidRPr="00C33E07">
        <w:rPr>
          <w:rFonts w:ascii="Times New Roman" w:hAnsi="Times New Roman" w:cs="Times New Roman"/>
          <w:sz w:val="24"/>
          <w:szCs w:val="24"/>
        </w:rPr>
        <w:t>The Landsat satellite</w:t>
      </w:r>
      <w:r w:rsidR="00AC37E0">
        <w:rPr>
          <w:rFonts w:ascii="Times New Roman" w:hAnsi="Times New Roman" w:cs="Times New Roman"/>
          <w:sz w:val="24"/>
          <w:szCs w:val="24"/>
        </w:rPr>
        <w:t xml:space="preserve">s carry multispectral sensors that </w:t>
      </w:r>
      <w:r w:rsidR="0031164E">
        <w:rPr>
          <w:rFonts w:ascii="Times New Roman" w:hAnsi="Times New Roman" w:cs="Times New Roman"/>
          <w:sz w:val="24"/>
          <w:szCs w:val="24"/>
        </w:rPr>
        <w:t xml:space="preserve">provide surface reflectance measurements </w:t>
      </w:r>
      <w:r w:rsidR="00D710A0" w:rsidRPr="00C33E07">
        <w:rPr>
          <w:rFonts w:ascii="Times New Roman" w:hAnsi="Times New Roman" w:cs="Times New Roman"/>
          <w:sz w:val="24"/>
          <w:szCs w:val="24"/>
        </w:rPr>
        <w:t>used</w:t>
      </w:r>
      <w:r w:rsidR="0031164E">
        <w:rPr>
          <w:rFonts w:ascii="Times New Roman" w:hAnsi="Times New Roman" w:cs="Times New Roman"/>
          <w:sz w:val="24"/>
          <w:szCs w:val="24"/>
        </w:rPr>
        <w:t xml:space="preserve"> for a wide range scientific and land management applications </w:t>
      </w:r>
      <w:r w:rsidR="0031164E">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PEVuZE5vdGU+PENpdGU+PEF1dGhvcj5XdWxkZXI8L0F1dGhvcj48WWVhcj4yMDE5PC9ZZWFyPjxS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31164E">
        <w:rPr>
          <w:rFonts w:ascii="Times New Roman" w:hAnsi="Times New Roman" w:cs="Times New Roman"/>
          <w:sz w:val="24"/>
          <w:szCs w:val="24"/>
        </w:rPr>
      </w:r>
      <w:r w:rsidR="0031164E">
        <w:rPr>
          <w:rFonts w:ascii="Times New Roman" w:hAnsi="Times New Roman" w:cs="Times New Roman"/>
          <w:sz w:val="24"/>
          <w:szCs w:val="24"/>
        </w:rPr>
        <w:fldChar w:fldCharType="separate"/>
      </w:r>
      <w:r w:rsidR="0031164E">
        <w:rPr>
          <w:rFonts w:ascii="Times New Roman" w:hAnsi="Times New Roman" w:cs="Times New Roman"/>
          <w:noProof/>
          <w:sz w:val="24"/>
          <w:szCs w:val="24"/>
        </w:rPr>
        <w:t>(Wulder et al. 2019)</w:t>
      </w:r>
      <w:r w:rsidR="0031164E">
        <w:rPr>
          <w:rFonts w:ascii="Times New Roman" w:hAnsi="Times New Roman" w:cs="Times New Roman"/>
          <w:sz w:val="24"/>
          <w:szCs w:val="24"/>
        </w:rPr>
        <w:fldChar w:fldCharType="end"/>
      </w:r>
      <w:r w:rsidR="0031164E">
        <w:rPr>
          <w:rFonts w:ascii="Times New Roman" w:hAnsi="Times New Roman" w:cs="Times New Roman"/>
          <w:sz w:val="24"/>
          <w:szCs w:val="24"/>
        </w:rPr>
        <w:t>. These include, for</w:t>
      </w:r>
      <w:r w:rsidR="005463A4" w:rsidRPr="00C33E07">
        <w:rPr>
          <w:rFonts w:ascii="Times New Roman" w:hAnsi="Times New Roman" w:cs="Times New Roman"/>
          <w:sz w:val="24"/>
          <w:szCs w:val="24"/>
        </w:rPr>
        <w:t xml:space="preserve"> instance,</w:t>
      </w:r>
      <w:r w:rsidR="00D710A0" w:rsidRPr="00C33E07">
        <w:rPr>
          <w:rFonts w:ascii="Times New Roman" w:hAnsi="Times New Roman" w:cs="Times New Roman"/>
          <w:sz w:val="24"/>
          <w:szCs w:val="24"/>
        </w:rPr>
        <w:t xml:space="preserve"> global monitoring of </w:t>
      </w:r>
      <w:r w:rsidR="005463A4" w:rsidRPr="00C33E07">
        <w:rPr>
          <w:rFonts w:ascii="Times New Roman" w:hAnsi="Times New Roman" w:cs="Times New Roman"/>
          <w:sz w:val="24"/>
          <w:szCs w:val="24"/>
        </w:rPr>
        <w:t xml:space="preserve">forest </w:t>
      </w:r>
      <w:r w:rsidR="0031164E">
        <w:rPr>
          <w:rFonts w:ascii="Times New Roman" w:hAnsi="Times New Roman" w:cs="Times New Roman"/>
          <w:sz w:val="24"/>
          <w:szCs w:val="24"/>
        </w:rPr>
        <w:t xml:space="preserve">canopy </w:t>
      </w:r>
      <w:r w:rsidR="005463A4" w:rsidRPr="00C33E07">
        <w:rPr>
          <w:rFonts w:ascii="Times New Roman" w:hAnsi="Times New Roman" w:cs="Times New Roman"/>
          <w:sz w:val="24"/>
          <w:szCs w:val="24"/>
        </w:rPr>
        <w:t xml:space="preserve">cover </w:t>
      </w:r>
      <w:r w:rsidR="00D710A0" w:rsidRPr="00C33E07">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PEVuZE5vdGU+PENpdGU+PEF1dGhvcj5IYW5zZW48L0F1dGhvcj48WWVhcj4yMDEzPC9ZZWFyPjxS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D710A0" w:rsidRPr="00C33E07">
        <w:rPr>
          <w:rFonts w:ascii="Times New Roman" w:hAnsi="Times New Roman" w:cs="Times New Roman"/>
          <w:sz w:val="24"/>
          <w:szCs w:val="24"/>
        </w:rPr>
      </w:r>
      <w:r w:rsidR="00D710A0" w:rsidRPr="00C33E07">
        <w:rPr>
          <w:rFonts w:ascii="Times New Roman" w:hAnsi="Times New Roman" w:cs="Times New Roman"/>
          <w:sz w:val="24"/>
          <w:szCs w:val="24"/>
        </w:rPr>
        <w:fldChar w:fldCharType="separate"/>
      </w:r>
      <w:r w:rsidR="00077502">
        <w:rPr>
          <w:rFonts w:ascii="Times New Roman" w:hAnsi="Times New Roman" w:cs="Times New Roman"/>
          <w:noProof/>
          <w:sz w:val="24"/>
          <w:szCs w:val="24"/>
        </w:rPr>
        <w:t>(Hansen et al. 2013, Sexton et al. 2013)</w:t>
      </w:r>
      <w:r w:rsidR="00D710A0" w:rsidRPr="00C33E07">
        <w:rPr>
          <w:rFonts w:ascii="Times New Roman" w:hAnsi="Times New Roman" w:cs="Times New Roman"/>
          <w:sz w:val="24"/>
          <w:szCs w:val="24"/>
        </w:rPr>
        <w:fldChar w:fldCharType="end"/>
      </w:r>
      <w:r w:rsidR="0031164E">
        <w:rPr>
          <w:rFonts w:ascii="Times New Roman" w:hAnsi="Times New Roman" w:cs="Times New Roman"/>
          <w:sz w:val="24"/>
          <w:szCs w:val="24"/>
        </w:rPr>
        <w:t xml:space="preserve"> </w:t>
      </w:r>
      <w:r w:rsidR="00FB010E">
        <w:rPr>
          <w:rFonts w:ascii="Times New Roman" w:hAnsi="Times New Roman" w:cs="Times New Roman"/>
          <w:sz w:val="24"/>
          <w:szCs w:val="24"/>
        </w:rPr>
        <w:t xml:space="preserve">and </w:t>
      </w:r>
      <w:r w:rsidR="00D710A0" w:rsidRPr="00C56196">
        <w:rPr>
          <w:rFonts w:ascii="Times New Roman" w:hAnsi="Times New Roman" w:cs="Times New Roman"/>
          <w:sz w:val="24"/>
          <w:szCs w:val="24"/>
        </w:rPr>
        <w:t xml:space="preserve">surface water </w:t>
      </w:r>
      <w:r w:rsidR="0031164E">
        <w:rPr>
          <w:rFonts w:ascii="Times New Roman" w:hAnsi="Times New Roman" w:cs="Times New Roman"/>
          <w:sz w:val="24"/>
          <w:szCs w:val="24"/>
        </w:rPr>
        <w:t xml:space="preserve">extent </w:t>
      </w:r>
      <w:r w:rsidR="00D710A0" w:rsidRPr="00C33E07">
        <w:rPr>
          <w:rFonts w:ascii="Times New Roman" w:hAnsi="Times New Roman" w:cs="Times New Roman"/>
          <w:sz w:val="24"/>
          <w:szCs w:val="24"/>
        </w:rPr>
        <w:fldChar w:fldCharType="begin"/>
      </w:r>
      <w:r w:rsidR="00FB010E">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sidR="00D710A0" w:rsidRPr="00C33E07">
        <w:rPr>
          <w:rFonts w:ascii="Times New Roman" w:hAnsi="Times New Roman" w:cs="Times New Roman"/>
          <w:sz w:val="24"/>
          <w:szCs w:val="24"/>
        </w:rPr>
        <w:fldChar w:fldCharType="separate"/>
      </w:r>
      <w:r w:rsidR="00FB010E">
        <w:rPr>
          <w:rFonts w:ascii="Times New Roman" w:hAnsi="Times New Roman" w:cs="Times New Roman"/>
          <w:noProof/>
          <w:sz w:val="24"/>
          <w:szCs w:val="24"/>
        </w:rPr>
        <w:t>(Pekel et al. 2016)</w:t>
      </w:r>
      <w:r w:rsidR="00D710A0" w:rsidRPr="00C33E07">
        <w:rPr>
          <w:rFonts w:ascii="Times New Roman" w:hAnsi="Times New Roman" w:cs="Times New Roman"/>
          <w:sz w:val="24"/>
          <w:szCs w:val="24"/>
        </w:rPr>
        <w:fldChar w:fldCharType="end"/>
      </w:r>
      <w:r w:rsidR="001E0248">
        <w:rPr>
          <w:rFonts w:ascii="Times New Roman" w:hAnsi="Times New Roman" w:cs="Times New Roman"/>
          <w:sz w:val="24"/>
          <w:szCs w:val="24"/>
        </w:rPr>
        <w:t xml:space="preserve">, as well as </w:t>
      </w:r>
      <w:r w:rsidR="00077502">
        <w:rPr>
          <w:rFonts w:ascii="Times New Roman" w:hAnsi="Times New Roman" w:cs="Times New Roman"/>
          <w:sz w:val="24"/>
          <w:szCs w:val="24"/>
        </w:rPr>
        <w:t>regional</w:t>
      </w:r>
      <w:r w:rsidR="004E1EF5">
        <w:rPr>
          <w:rFonts w:ascii="Times New Roman" w:hAnsi="Times New Roman" w:cs="Times New Roman"/>
          <w:sz w:val="24"/>
          <w:szCs w:val="24"/>
        </w:rPr>
        <w:t>-</w:t>
      </w:r>
      <w:r w:rsidR="00077502">
        <w:rPr>
          <w:rFonts w:ascii="Times New Roman" w:hAnsi="Times New Roman" w:cs="Times New Roman"/>
          <w:sz w:val="24"/>
          <w:szCs w:val="24"/>
        </w:rPr>
        <w:t xml:space="preserve"> to biome-scale assessments of how </w:t>
      </w:r>
      <w:r w:rsidR="001E0248">
        <w:rPr>
          <w:rFonts w:ascii="Times New Roman" w:hAnsi="Times New Roman" w:cs="Times New Roman"/>
          <w:sz w:val="24"/>
          <w:szCs w:val="24"/>
        </w:rPr>
        <w:t xml:space="preserve">land-use and climate change </w:t>
      </w:r>
      <w:r w:rsidR="007B3776">
        <w:rPr>
          <w:rFonts w:ascii="Times New Roman" w:hAnsi="Times New Roman" w:cs="Times New Roman"/>
          <w:sz w:val="24"/>
          <w:szCs w:val="24"/>
        </w:rPr>
        <w:t xml:space="preserve">are impacting </w:t>
      </w:r>
      <w:r w:rsidR="001E0248">
        <w:rPr>
          <w:rFonts w:ascii="Times New Roman" w:hAnsi="Times New Roman" w:cs="Times New Roman"/>
          <w:sz w:val="24"/>
          <w:szCs w:val="24"/>
        </w:rPr>
        <w:t xml:space="preserve">terrestrial ecosystems </w:t>
      </w:r>
      <w:r w:rsidR="003D2455">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PEVuZE5vdGU+PENpdGU+PEF1dGhvcj5CZXJuZXI8L0F1dGhvcj48WWVhcj4yMDIwPC9ZZWFyPjxS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3D2455">
        <w:rPr>
          <w:rFonts w:ascii="Times New Roman" w:hAnsi="Times New Roman" w:cs="Times New Roman"/>
          <w:sz w:val="24"/>
          <w:szCs w:val="24"/>
        </w:rPr>
      </w:r>
      <w:r w:rsidR="003D2455">
        <w:rPr>
          <w:rFonts w:ascii="Times New Roman" w:hAnsi="Times New Roman" w:cs="Times New Roman"/>
          <w:sz w:val="24"/>
          <w:szCs w:val="24"/>
        </w:rPr>
        <w:fldChar w:fldCharType="separate"/>
      </w:r>
      <w:r w:rsidR="00061C5F">
        <w:rPr>
          <w:rFonts w:ascii="Times New Roman" w:hAnsi="Times New Roman" w:cs="Times New Roman"/>
          <w:noProof/>
          <w:sz w:val="24"/>
          <w:szCs w:val="24"/>
        </w:rPr>
        <w:t>(Pastick et al. 2019, Wang and Friedl 2019, Berner et al. 2020, Berner and Goetz 2022)</w:t>
      </w:r>
      <w:r w:rsidR="003D2455">
        <w:rPr>
          <w:rFonts w:ascii="Times New Roman" w:hAnsi="Times New Roman" w:cs="Times New Roman"/>
          <w:sz w:val="24"/>
          <w:szCs w:val="24"/>
        </w:rPr>
        <w:fldChar w:fldCharType="end"/>
      </w:r>
      <w:r w:rsidR="001E0248">
        <w:rPr>
          <w:rFonts w:ascii="Times New Roman" w:hAnsi="Times New Roman" w:cs="Times New Roman"/>
          <w:sz w:val="24"/>
          <w:szCs w:val="24"/>
        </w:rPr>
        <w:t>.</w:t>
      </w:r>
      <w:r w:rsidR="00187E5F">
        <w:rPr>
          <w:rFonts w:ascii="Times New Roman" w:hAnsi="Times New Roman" w:cs="Times New Roman"/>
          <w:sz w:val="24"/>
          <w:szCs w:val="24"/>
        </w:rPr>
        <w:t xml:space="preserve"> </w:t>
      </w:r>
      <w:r w:rsidR="004D127F">
        <w:rPr>
          <w:rFonts w:ascii="Times New Roman" w:hAnsi="Times New Roman" w:cs="Times New Roman"/>
          <w:sz w:val="24"/>
          <w:szCs w:val="24"/>
        </w:rPr>
        <w:t>Hence, t</w:t>
      </w:r>
      <w:r w:rsidR="00364053">
        <w:rPr>
          <w:rFonts w:ascii="Times New Roman" w:hAnsi="Times New Roman" w:cs="Times New Roman"/>
          <w:sz w:val="24"/>
          <w:szCs w:val="24"/>
        </w:rPr>
        <w:t xml:space="preserve">he Landsat program </w:t>
      </w:r>
      <w:r w:rsidR="00732709">
        <w:rPr>
          <w:rFonts w:ascii="Times New Roman" w:hAnsi="Times New Roman" w:cs="Times New Roman"/>
          <w:sz w:val="24"/>
          <w:szCs w:val="24"/>
        </w:rPr>
        <w:t xml:space="preserve">has become </w:t>
      </w:r>
      <w:r w:rsidR="00364053">
        <w:rPr>
          <w:rFonts w:ascii="Times New Roman" w:hAnsi="Times New Roman" w:cs="Times New Roman"/>
          <w:sz w:val="24"/>
          <w:szCs w:val="24"/>
        </w:rPr>
        <w:t xml:space="preserve">a cornerstone of Earth surface monitoring. </w:t>
      </w:r>
    </w:p>
    <w:p w14:paraId="73589951" w14:textId="77777777" w:rsidR="009A13A8" w:rsidRDefault="009A13A8" w:rsidP="00FD523E">
      <w:pPr>
        <w:pStyle w:val="NoSpacing"/>
        <w:rPr>
          <w:rFonts w:ascii="Times New Roman" w:hAnsi="Times New Roman" w:cs="Times New Roman"/>
          <w:sz w:val="24"/>
          <w:szCs w:val="24"/>
        </w:rPr>
      </w:pPr>
    </w:p>
    <w:p w14:paraId="3F7D9913" w14:textId="32CA0ECC" w:rsidR="00F751FB" w:rsidRDefault="00455E25" w:rsidP="00C81F1B">
      <w:pPr>
        <w:pStyle w:val="Heading2"/>
      </w:pPr>
      <w:r>
        <w:t xml:space="preserve">Impediments to </w:t>
      </w:r>
      <w:r w:rsidR="00D04F79">
        <w:t xml:space="preserve">Landsat </w:t>
      </w:r>
      <w:r w:rsidR="00236CA0">
        <w:t xml:space="preserve">time series analyses </w:t>
      </w:r>
    </w:p>
    <w:p w14:paraId="54A9E211" w14:textId="77777777" w:rsidR="00F15B5A" w:rsidRDefault="006065F5" w:rsidP="00FA1159">
      <w:pPr>
        <w:pStyle w:val="NoSpacing"/>
        <w:rPr>
          <w:rFonts w:ascii="Times New Roman" w:hAnsi="Times New Roman" w:cs="Times New Roman"/>
          <w:sz w:val="24"/>
          <w:szCs w:val="24"/>
        </w:rPr>
      </w:pPr>
      <w:r>
        <w:rPr>
          <w:rFonts w:ascii="Times New Roman" w:hAnsi="Times New Roman" w:cs="Times New Roman"/>
          <w:sz w:val="24"/>
          <w:szCs w:val="24"/>
        </w:rPr>
        <w:t>In recent years, it has become easier to access, process, and analyze Landsat data; however, there are still challenges that hinder use of these data by ecologists, land manager</w:t>
      </w:r>
      <w:r w:rsidR="003B34A7">
        <w:rPr>
          <w:rFonts w:ascii="Times New Roman" w:hAnsi="Times New Roman" w:cs="Times New Roman"/>
          <w:sz w:val="24"/>
          <w:szCs w:val="24"/>
        </w:rPr>
        <w:t>s</w:t>
      </w:r>
      <w:r>
        <w:rPr>
          <w:rFonts w:ascii="Times New Roman" w:hAnsi="Times New Roman" w:cs="Times New Roman"/>
          <w:sz w:val="24"/>
          <w:szCs w:val="24"/>
        </w:rPr>
        <w:t xml:space="preserve">, and other </w:t>
      </w:r>
      <w:r w:rsidR="00364053">
        <w:rPr>
          <w:rFonts w:ascii="Times New Roman" w:hAnsi="Times New Roman" w:cs="Times New Roman"/>
          <w:sz w:val="24"/>
          <w:szCs w:val="24"/>
        </w:rPr>
        <w:t>non-remote sensing specialists.</w:t>
      </w:r>
      <w:r w:rsidR="00A5191C">
        <w:rPr>
          <w:rFonts w:ascii="Times New Roman" w:hAnsi="Times New Roman" w:cs="Times New Roman"/>
          <w:sz w:val="24"/>
          <w:szCs w:val="24"/>
        </w:rPr>
        <w:t xml:space="preserve"> </w:t>
      </w:r>
      <w:r w:rsidR="00B80C10">
        <w:rPr>
          <w:rFonts w:ascii="Times New Roman" w:hAnsi="Times New Roman" w:cs="Times New Roman"/>
          <w:sz w:val="24"/>
          <w:szCs w:val="24"/>
        </w:rPr>
        <w:t xml:space="preserve">The USGS made the Landsat archive publicly available in 2008 </w: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 </w:instrText>
      </w:r>
      <w:r w:rsidR="00B80C10">
        <w:rPr>
          <w:rFonts w:ascii="Times New Roman" w:hAnsi="Times New Roman" w:cs="Times New Roman"/>
          <w:sz w:val="24"/>
          <w:szCs w:val="24"/>
        </w:rPr>
        <w:fldChar w:fldCharType="begin">
          <w:fldData xml:space="preserve">PEVuZE5vdGU+PENpdGU+PEF1dGhvcj5Xb29kY29jazwvQXV0aG9yPjxZZWFyPjIwMDg8L1llYXI+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</w:fldData>
        </w:fldChar>
      </w:r>
      <w:r w:rsidR="00B80C10">
        <w:rPr>
          <w:rFonts w:ascii="Times New Roman" w:hAnsi="Times New Roman" w:cs="Times New Roman"/>
          <w:sz w:val="24"/>
          <w:szCs w:val="24"/>
        </w:rPr>
        <w:instrText xml:space="preserve"> ADDIN EN.CITE.DATA </w:instrText>
      </w:r>
      <w:r w:rsidR="00B80C10">
        <w:rPr>
          <w:rFonts w:ascii="Times New Roman" w:hAnsi="Times New Roman" w:cs="Times New Roman"/>
          <w:sz w:val="24"/>
          <w:szCs w:val="24"/>
        </w:rPr>
      </w:r>
      <w:r w:rsidR="00B80C10">
        <w:rPr>
          <w:rFonts w:ascii="Times New Roman" w:hAnsi="Times New Roman" w:cs="Times New Roman"/>
          <w:sz w:val="24"/>
          <w:szCs w:val="24"/>
        </w:rPr>
        <w:fldChar w:fldCharType="end"/>
      </w:r>
      <w:r w:rsidR="00B80C10">
        <w:rPr>
          <w:rFonts w:ascii="Times New Roman" w:hAnsi="Times New Roman" w:cs="Times New Roman"/>
          <w:sz w:val="24"/>
          <w:szCs w:val="24"/>
        </w:rPr>
      </w:r>
      <w:r w:rsidR="00B80C10">
        <w:rPr>
          <w:rFonts w:ascii="Times New Roman" w:hAnsi="Times New Roman" w:cs="Times New Roman"/>
          <w:sz w:val="24"/>
          <w:szCs w:val="24"/>
        </w:rPr>
        <w:fldChar w:fldCharType="separate"/>
      </w:r>
      <w:r w:rsidR="00B80C10">
        <w:rPr>
          <w:rFonts w:ascii="Times New Roman" w:hAnsi="Times New Roman" w:cs="Times New Roman"/>
          <w:noProof/>
          <w:sz w:val="24"/>
          <w:szCs w:val="24"/>
        </w:rPr>
        <w:t>(Woodcock et al. 2008)</w:t>
      </w:r>
      <w:r w:rsidR="00B80C10">
        <w:rPr>
          <w:rFonts w:ascii="Times New Roman" w:hAnsi="Times New Roman" w:cs="Times New Roman"/>
          <w:sz w:val="24"/>
          <w:szCs w:val="24"/>
        </w:rPr>
        <w:fldChar w:fldCharType="end"/>
      </w:r>
      <w:r w:rsidR="00497A92">
        <w:rPr>
          <w:rFonts w:ascii="Times New Roman" w:hAnsi="Times New Roman" w:cs="Times New Roman"/>
          <w:sz w:val="24"/>
          <w:szCs w:val="24"/>
        </w:rPr>
        <w:t xml:space="preserve"> and in recent years </w:t>
      </w:r>
      <w:r w:rsidR="001A340C">
        <w:rPr>
          <w:rFonts w:ascii="Times New Roman" w:hAnsi="Times New Roman" w:cs="Times New Roman"/>
          <w:sz w:val="24"/>
          <w:szCs w:val="24"/>
        </w:rPr>
        <w:t xml:space="preserve">Google </w:t>
      </w:r>
      <w:r w:rsidR="00497A92">
        <w:rPr>
          <w:rFonts w:ascii="Times New Roman" w:hAnsi="Times New Roman" w:cs="Times New Roman"/>
          <w:sz w:val="24"/>
          <w:szCs w:val="24"/>
        </w:rPr>
        <w:t xml:space="preserve">has hosted a copy of the archive </w:t>
      </w:r>
      <w:r w:rsidR="00F766A1">
        <w:rPr>
          <w:rFonts w:ascii="Times New Roman" w:hAnsi="Times New Roman" w:cs="Times New Roman"/>
          <w:sz w:val="24"/>
          <w:szCs w:val="24"/>
        </w:rPr>
        <w:t xml:space="preserve">accessible via </w:t>
      </w:r>
      <w:r w:rsidR="00497A92">
        <w:rPr>
          <w:rFonts w:ascii="Times New Roman" w:hAnsi="Times New Roman" w:cs="Times New Roman"/>
          <w:sz w:val="24"/>
          <w:szCs w:val="24"/>
        </w:rPr>
        <w:t xml:space="preserve">the cloud-computing platform </w:t>
      </w:r>
      <w:r w:rsidR="00B80C10">
        <w:rPr>
          <w:rFonts w:ascii="Times New Roman" w:hAnsi="Times New Roman" w:cs="Times New Roman"/>
          <w:sz w:val="24"/>
          <w:szCs w:val="24"/>
        </w:rPr>
        <w:t xml:space="preserve">Google Earth Engine </w:t>
      </w:r>
      <w:r w:rsidR="00B80C10">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&lt;EndNote&gt;&lt;Cite&gt;&lt;Author&gt;Gorelick&lt;/Author&gt;&lt;Year&gt;2017&lt;/Year&gt;&lt;RecNum&gt;3374&lt;/RecNum&gt;&lt;Prefix&gt;GEE`; &lt;/Prefix&gt;&lt;DisplayText&gt;(GEE; 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00B80C10">
        <w:rPr>
          <w:rFonts w:ascii="Times New Roman" w:hAnsi="Times New Roman" w:cs="Times New Roman"/>
          <w:sz w:val="24"/>
          <w:szCs w:val="24"/>
        </w:rPr>
        <w:fldChar w:fldCharType="separate"/>
      </w:r>
      <w:r w:rsidR="00752F4E">
        <w:rPr>
          <w:rFonts w:ascii="Times New Roman" w:hAnsi="Times New Roman" w:cs="Times New Roman"/>
          <w:noProof/>
          <w:sz w:val="24"/>
          <w:szCs w:val="24"/>
        </w:rPr>
        <w:t>(GEE; Gorelick et al. 2017)</w:t>
      </w:r>
      <w:r w:rsidR="00B80C10">
        <w:rPr>
          <w:rFonts w:ascii="Times New Roman" w:hAnsi="Times New Roman" w:cs="Times New Roman"/>
          <w:sz w:val="24"/>
          <w:szCs w:val="24"/>
        </w:rPr>
        <w:fldChar w:fldCharType="end"/>
      </w:r>
      <w:r w:rsidR="004B218B">
        <w:rPr>
          <w:rFonts w:ascii="Times New Roman" w:hAnsi="Times New Roman" w:cs="Times New Roman"/>
          <w:sz w:val="24"/>
          <w:szCs w:val="24"/>
        </w:rPr>
        <w:t>.</w:t>
      </w:r>
      <w:r w:rsidR="00E540ED">
        <w:rPr>
          <w:rFonts w:ascii="Times New Roman" w:hAnsi="Times New Roman" w:cs="Times New Roman"/>
          <w:sz w:val="24"/>
          <w:szCs w:val="24"/>
        </w:rPr>
        <w:t xml:space="preserve"> </w:t>
      </w:r>
      <w:r w:rsidR="00DC754E">
        <w:rPr>
          <w:rFonts w:ascii="Times New Roman" w:hAnsi="Times New Roman" w:cs="Times New Roman"/>
          <w:sz w:val="24"/>
          <w:szCs w:val="24"/>
        </w:rPr>
        <w:t xml:space="preserve">These steps have made Landsat data much more readily available </w:t>
      </w:r>
      <w:r w:rsidR="00F766A1">
        <w:rPr>
          <w:rFonts w:ascii="Times New Roman" w:hAnsi="Times New Roman" w:cs="Times New Roman"/>
          <w:sz w:val="24"/>
          <w:szCs w:val="24"/>
        </w:rPr>
        <w:t>to the end user</w:t>
      </w:r>
      <w:ins w:id="1" w:author="Logan Berner" w:date="2022-10-14T10:51:00Z">
        <w:r w:rsidR="00C2474F">
          <w:rPr>
            <w:rFonts w:ascii="Times New Roman" w:hAnsi="Times New Roman" w:cs="Times New Roman"/>
            <w:sz w:val="24"/>
            <w:szCs w:val="24"/>
          </w:rPr>
          <w:t xml:space="preserve"> and facilitate time series analyses.</w:t>
        </w:r>
      </w:ins>
      <w:del w:id="2" w:author="Logan Berner" w:date="2022-10-14T10:49:00Z">
        <w:r w:rsidR="00F766A1" w:rsidDel="00C2474F">
          <w:rPr>
            <w:rFonts w:ascii="Times New Roman" w:hAnsi="Times New Roman" w:cs="Times New Roman"/>
            <w:sz w:val="24"/>
            <w:szCs w:val="24"/>
          </w:rPr>
          <w:delText xml:space="preserve"> </w:delText>
        </w:r>
        <w:r w:rsidR="00DC754E" w:rsidDel="00C2474F">
          <w:rPr>
            <w:rFonts w:ascii="Times New Roman" w:hAnsi="Times New Roman" w:cs="Times New Roman"/>
            <w:sz w:val="24"/>
            <w:szCs w:val="24"/>
          </w:rPr>
          <w:delText xml:space="preserve">and </w:delText>
        </w:r>
        <w:r w:rsidR="00E540ED" w:rsidDel="00C2474F">
          <w:rPr>
            <w:rFonts w:ascii="Times New Roman" w:hAnsi="Times New Roman" w:cs="Times New Roman"/>
            <w:sz w:val="24"/>
            <w:szCs w:val="24"/>
          </w:rPr>
          <w:delText xml:space="preserve">enabled </w:delText>
        </w:r>
        <w:r w:rsidR="00DC754E" w:rsidDel="00C2474F">
          <w:rPr>
            <w:rFonts w:ascii="Times New Roman" w:hAnsi="Times New Roman" w:cs="Times New Roman"/>
            <w:sz w:val="24"/>
            <w:szCs w:val="24"/>
          </w:rPr>
          <w:delText>time series</w:delText>
        </w:r>
      </w:del>
      <w:ins w:id="3" w:author="Logan Berner" w:date="2022-10-14T10:49:00Z">
        <w:r w:rsidR="00C2474F">
          <w:rPr>
            <w:rFonts w:ascii="Times New Roman" w:hAnsi="Times New Roman" w:cs="Times New Roman"/>
            <w:sz w:val="24"/>
            <w:szCs w:val="24"/>
          </w:rPr>
          <w:t xml:space="preserve"> </w:t>
        </w:r>
      </w:ins>
      <w:del w:id="4" w:author="Logan Berner" w:date="2022-10-14T10:49:00Z">
        <w:r w:rsidR="00DC754E" w:rsidDel="00C2474F">
          <w:rPr>
            <w:rFonts w:ascii="Times New Roman" w:hAnsi="Times New Roman" w:cs="Times New Roman"/>
            <w:sz w:val="24"/>
            <w:szCs w:val="24"/>
          </w:rPr>
          <w:delText xml:space="preserve"> analyses of the Normalized Difference Vegetation Index (NDVI) and other spectral indices of “vegetation greenness” </w:delText>
        </w:r>
        <w:r w:rsidR="005A4E98" w:rsidDel="00C2474F">
          <w:rPr>
            <w:rFonts w:ascii="Times New Roman" w:hAnsi="Times New Roman" w:cs="Times New Roman"/>
            <w:sz w:val="24"/>
            <w:szCs w:val="24"/>
          </w:rPr>
          <w:delText xml:space="preserve">that </w:delText>
        </w:r>
        <w:r w:rsidR="00732709" w:rsidDel="00C2474F">
          <w:rPr>
            <w:rFonts w:ascii="Times New Roman" w:hAnsi="Times New Roman" w:cs="Times New Roman"/>
            <w:sz w:val="24"/>
            <w:szCs w:val="24"/>
          </w:rPr>
          <w:delText xml:space="preserve">are related to </w:delText>
        </w:r>
        <w:r w:rsidR="00DC754E" w:rsidDel="00C2474F">
          <w:rPr>
            <w:rFonts w:ascii="Times New Roman" w:hAnsi="Times New Roman" w:cs="Times New Roman"/>
            <w:sz w:val="24"/>
            <w:szCs w:val="24"/>
          </w:rPr>
          <w:delText xml:space="preserve">productivity </w:delText>
        </w:r>
        <w:r w:rsidR="00DC754E" w:rsidDel="00C2474F">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B2138B" w:rsidDel="00C2474F">
          <w:rPr>
            <w:rFonts w:ascii="Times New Roman" w:hAnsi="Times New Roman" w:cs="Times New Roman"/>
            <w:sz w:val="24"/>
            <w:szCs w:val="24"/>
          </w:rPr>
          <w:delInstrText xml:space="preserve"> ADDIN EN.CITE </w:delInstrText>
        </w:r>
        <w:r w:rsidR="00B2138B" w:rsidDel="00C2474F">
          <w:rPr>
            <w:rFonts w:ascii="Times New Roman" w:hAnsi="Times New Roman" w:cs="Times New Roman"/>
            <w:sz w:val="24"/>
            <w:szCs w:val="24"/>
          </w:rPr>
          <w:fldChar w:fldCharType="begin">
            <w:fldData xml:space="preserve">PEVuZE5vdGU+PENpdGU+PEF1dGhvcj5UdWNrZXI8L0F1dGhvcj48WWVhcj4xOTc5PC9ZZWFyPjxS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B2138B" w:rsidDel="00C2474F">
          <w:rPr>
            <w:rFonts w:ascii="Times New Roman" w:hAnsi="Times New Roman" w:cs="Times New Roman"/>
            <w:sz w:val="24"/>
            <w:szCs w:val="24"/>
          </w:rPr>
          <w:delInstrText xml:space="preserve"> ADDIN EN.CITE.DATA </w:delInstrText>
        </w:r>
        <w:r w:rsidR="00B2138B" w:rsidDel="00C2474F">
          <w:rPr>
            <w:rFonts w:ascii="Times New Roman" w:hAnsi="Times New Roman" w:cs="Times New Roman"/>
            <w:sz w:val="24"/>
            <w:szCs w:val="24"/>
          </w:rPr>
        </w:r>
        <w:r w:rsidR="00B2138B" w:rsidDel="00C2474F">
          <w:rPr>
            <w:rFonts w:ascii="Times New Roman" w:hAnsi="Times New Roman" w:cs="Times New Roman"/>
            <w:sz w:val="24"/>
            <w:szCs w:val="24"/>
          </w:rPr>
          <w:fldChar w:fldCharType="end"/>
        </w:r>
        <w:r w:rsidR="00DC754E" w:rsidDel="00C2474F">
          <w:rPr>
            <w:rFonts w:ascii="Times New Roman" w:hAnsi="Times New Roman" w:cs="Times New Roman"/>
            <w:sz w:val="24"/>
            <w:szCs w:val="24"/>
          </w:rPr>
        </w:r>
        <w:r w:rsidR="00DC754E" w:rsidDel="00C2474F">
          <w:rPr>
            <w:rFonts w:ascii="Times New Roman" w:hAnsi="Times New Roman" w:cs="Times New Roman"/>
            <w:sz w:val="24"/>
            <w:szCs w:val="24"/>
          </w:rPr>
          <w:fldChar w:fldCharType="separate"/>
        </w:r>
        <w:r w:rsidR="00E540ED" w:rsidDel="00C2474F">
          <w:rPr>
            <w:rFonts w:ascii="Times New Roman" w:hAnsi="Times New Roman" w:cs="Times New Roman"/>
            <w:noProof/>
            <w:sz w:val="24"/>
            <w:szCs w:val="24"/>
          </w:rPr>
          <w:delText>(Tucker 1979, Goetz and Prince 1999, Berner et al. 2020, Camps-Valls et al. 2021)</w:delText>
        </w:r>
        <w:r w:rsidR="00DC754E" w:rsidDel="00C2474F">
          <w:rPr>
            <w:rFonts w:ascii="Times New Roman" w:hAnsi="Times New Roman" w:cs="Times New Roman"/>
            <w:sz w:val="24"/>
            <w:szCs w:val="24"/>
          </w:rPr>
          <w:fldChar w:fldCharType="end"/>
        </w:r>
      </w:del>
      <w:r w:rsidR="00DC754E">
        <w:rPr>
          <w:rFonts w:ascii="Times New Roman" w:hAnsi="Times New Roman" w:cs="Times New Roman"/>
          <w:sz w:val="24"/>
          <w:szCs w:val="24"/>
        </w:rPr>
        <w:t>.</w:t>
      </w:r>
      <w:r w:rsidR="00E85484">
        <w:rPr>
          <w:rFonts w:ascii="Times New Roman" w:hAnsi="Times New Roman" w:cs="Times New Roman"/>
          <w:sz w:val="24"/>
          <w:szCs w:val="24"/>
        </w:rPr>
        <w:t xml:space="preserve"> </w:t>
      </w:r>
      <w:r w:rsidR="0027670E">
        <w:rPr>
          <w:rFonts w:ascii="Times New Roman" w:hAnsi="Times New Roman" w:cs="Times New Roman"/>
          <w:sz w:val="24"/>
          <w:szCs w:val="24"/>
        </w:rPr>
        <w:t>However,</w:t>
      </w:r>
      <w:r w:rsidR="00E540ED">
        <w:rPr>
          <w:rFonts w:ascii="Times New Roman" w:hAnsi="Times New Roman" w:cs="Times New Roman"/>
          <w:sz w:val="24"/>
          <w:szCs w:val="24"/>
        </w:rPr>
        <w:t xml:space="preserve"> </w:t>
      </w:r>
      <w:r w:rsidR="00E85484">
        <w:rPr>
          <w:rFonts w:ascii="Times New Roman" w:hAnsi="Times New Roman" w:cs="Times New Roman"/>
          <w:sz w:val="24"/>
          <w:szCs w:val="24"/>
        </w:rPr>
        <w:lastRenderedPageBreak/>
        <w:t>time series analyses that use</w:t>
      </w:r>
      <w:r w:rsidR="004D127F">
        <w:rPr>
          <w:rFonts w:ascii="Times New Roman" w:hAnsi="Times New Roman" w:cs="Times New Roman"/>
          <w:sz w:val="24"/>
          <w:szCs w:val="24"/>
        </w:rPr>
        <w:t xml:space="preserve"> measurements</w:t>
      </w:r>
      <w:r w:rsidR="00E85484">
        <w:rPr>
          <w:rFonts w:ascii="Times New Roman" w:hAnsi="Times New Roman" w:cs="Times New Roman"/>
          <w:sz w:val="24"/>
          <w:szCs w:val="24"/>
        </w:rPr>
        <w:t xml:space="preserve"> from multiple sensors are hindered by </w:t>
      </w:r>
      <w:r w:rsidR="00E540ED">
        <w:rPr>
          <w:rFonts w:ascii="Times New Roman" w:hAnsi="Times New Roman" w:cs="Times New Roman"/>
          <w:sz w:val="24"/>
          <w:szCs w:val="24"/>
        </w:rPr>
        <w:t xml:space="preserve">systematic </w:t>
      </w:r>
      <w:r w:rsidR="00E85484">
        <w:rPr>
          <w:rFonts w:ascii="Times New Roman" w:hAnsi="Times New Roman" w:cs="Times New Roman"/>
          <w:sz w:val="24"/>
          <w:szCs w:val="24"/>
        </w:rPr>
        <w:t xml:space="preserve">biases </w:t>
      </w:r>
      <w:r w:rsidR="00E540ED">
        <w:rPr>
          <w:rFonts w:ascii="Times New Roman" w:hAnsi="Times New Roman" w:cs="Times New Roman"/>
          <w:sz w:val="24"/>
          <w:szCs w:val="24"/>
        </w:rPr>
        <w:t>in</w:t>
      </w:r>
      <w:r w:rsidR="00C1090E">
        <w:rPr>
          <w:rFonts w:ascii="Times New Roman" w:hAnsi="Times New Roman" w:cs="Times New Roman"/>
          <w:sz w:val="24"/>
          <w:szCs w:val="24"/>
        </w:rPr>
        <w:t xml:space="preserve"> both</w:t>
      </w:r>
      <w:r w:rsidR="00E540ED">
        <w:rPr>
          <w:rFonts w:ascii="Times New Roman" w:hAnsi="Times New Roman" w:cs="Times New Roman"/>
          <w:sz w:val="24"/>
          <w:szCs w:val="24"/>
        </w:rPr>
        <w:t xml:space="preserve"> individual bands and spectral indices among </w:t>
      </w:r>
      <w:r w:rsidR="00C1090E">
        <w:rPr>
          <w:rFonts w:ascii="Times New Roman" w:hAnsi="Times New Roman" w:cs="Times New Roman"/>
          <w:sz w:val="24"/>
          <w:szCs w:val="24"/>
        </w:rPr>
        <w:t xml:space="preserve">the </w:t>
      </w:r>
      <w:r w:rsidR="00891554">
        <w:rPr>
          <w:rFonts w:ascii="Times New Roman" w:hAnsi="Times New Roman" w:cs="Times New Roman"/>
          <w:sz w:val="24"/>
          <w:szCs w:val="24"/>
        </w:rPr>
        <w:t>Landsat 5 Thematic Mapper (TM), Landsat 7 Enhanced Thematic Mapper Plus (ETM+), and Landsat 8 Operational Land Imager (OLI)</w:t>
      </w:r>
      <w:r w:rsidR="00EC3CA4">
        <w:rPr>
          <w:rFonts w:ascii="Times New Roman" w:hAnsi="Times New Roman" w:cs="Times New Roman"/>
          <w:sz w:val="24"/>
          <w:szCs w:val="24"/>
        </w:rPr>
        <w:t xml:space="preserve"> </w:t>
      </w:r>
      <w:r w:rsidR="00E7700F">
        <w:rPr>
          <w:rFonts w:ascii="Times New Roman" w:hAnsi="Times New Roman" w:cs="Times New Roman"/>
          <w:sz w:val="24"/>
          <w:szCs w:val="24"/>
        </w:rPr>
        <w:t xml:space="preserve">sensors </w:t>
      </w:r>
      <w:r w:rsidR="0003542E">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QmVybmVyPC9BdXRob3I+PFllYXI+MjAyMDwvWWVhcj48UmVjTnVtPjM3NTU8L1JlY051bT48cmVj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03542E">
        <w:rPr>
          <w:rFonts w:ascii="Times New Roman" w:hAnsi="Times New Roman" w:cs="Times New Roman"/>
          <w:sz w:val="24"/>
          <w:szCs w:val="24"/>
        </w:rPr>
      </w:r>
      <w:r w:rsidR="0003542E">
        <w:rPr>
          <w:rFonts w:ascii="Times New Roman" w:hAnsi="Times New Roman" w:cs="Times New Roman"/>
          <w:sz w:val="24"/>
          <w:szCs w:val="24"/>
        </w:rPr>
        <w:fldChar w:fldCharType="separate"/>
      </w:r>
      <w:r w:rsidR="00C93BA7">
        <w:rPr>
          <w:rFonts w:ascii="Times New Roman" w:hAnsi="Times New Roman" w:cs="Times New Roman"/>
          <w:noProof/>
          <w:sz w:val="24"/>
          <w:szCs w:val="24"/>
        </w:rPr>
        <w:t>(Ju and Masek 2016, Roy et al. 2016, Berner et al. 2020, Berner and Goetz 2022)</w:t>
      </w:r>
      <w:r w:rsidR="0003542E">
        <w:rPr>
          <w:rFonts w:ascii="Times New Roman" w:hAnsi="Times New Roman" w:cs="Times New Roman"/>
          <w:sz w:val="24"/>
          <w:szCs w:val="24"/>
        </w:rPr>
        <w:fldChar w:fldCharType="end"/>
      </w:r>
      <w:r w:rsidR="00891554">
        <w:rPr>
          <w:rFonts w:ascii="Times New Roman" w:hAnsi="Times New Roman" w:cs="Times New Roman"/>
          <w:sz w:val="24"/>
          <w:szCs w:val="24"/>
        </w:rPr>
        <w:t>.</w:t>
      </w:r>
      <w:r w:rsidR="007E4CCC">
        <w:rPr>
          <w:rFonts w:ascii="Times New Roman" w:hAnsi="Times New Roman" w:cs="Times New Roman"/>
          <w:sz w:val="24"/>
          <w:szCs w:val="24"/>
        </w:rPr>
        <w:t xml:space="preserve"> </w:t>
      </w:r>
      <w:r w:rsidR="00EC3CA4">
        <w:rPr>
          <w:rFonts w:ascii="Times New Roman" w:hAnsi="Times New Roman" w:cs="Times New Roman"/>
          <w:sz w:val="24"/>
          <w:szCs w:val="24"/>
        </w:rPr>
        <w:t>If unaccounted for, t</w:t>
      </w:r>
      <w:r w:rsidR="00891554">
        <w:rPr>
          <w:rFonts w:ascii="Times New Roman" w:hAnsi="Times New Roman" w:cs="Times New Roman"/>
          <w:sz w:val="24"/>
          <w:szCs w:val="24"/>
        </w:rPr>
        <w:t xml:space="preserve">hese </w:t>
      </w:r>
      <w:r w:rsidR="00EC3CA4">
        <w:rPr>
          <w:rFonts w:ascii="Times New Roman" w:hAnsi="Times New Roman" w:cs="Times New Roman"/>
          <w:sz w:val="24"/>
          <w:szCs w:val="24"/>
        </w:rPr>
        <w:t xml:space="preserve">biases </w:t>
      </w:r>
      <w:r w:rsidR="00891554">
        <w:rPr>
          <w:rFonts w:ascii="Times New Roman" w:hAnsi="Times New Roman" w:cs="Times New Roman"/>
          <w:sz w:val="24"/>
          <w:szCs w:val="24"/>
        </w:rPr>
        <w:t xml:space="preserve">can introduce </w:t>
      </w:r>
      <w:r w:rsidR="00E85484">
        <w:rPr>
          <w:rFonts w:ascii="Times New Roman" w:hAnsi="Times New Roman" w:cs="Times New Roman"/>
          <w:sz w:val="24"/>
          <w:szCs w:val="24"/>
        </w:rPr>
        <w:t xml:space="preserve">strong </w:t>
      </w:r>
      <w:r w:rsidR="00EC3CA4">
        <w:rPr>
          <w:rFonts w:ascii="Times New Roman" w:hAnsi="Times New Roman" w:cs="Times New Roman"/>
          <w:sz w:val="24"/>
          <w:szCs w:val="24"/>
        </w:rPr>
        <w:t xml:space="preserve">artificial </w:t>
      </w:r>
      <w:r w:rsidR="00891554">
        <w:rPr>
          <w:rFonts w:ascii="Times New Roman" w:hAnsi="Times New Roman" w:cs="Times New Roman"/>
          <w:sz w:val="24"/>
          <w:szCs w:val="24"/>
        </w:rPr>
        <w:t xml:space="preserve">trends into </w:t>
      </w:r>
      <w:r w:rsidR="00E85484">
        <w:rPr>
          <w:rFonts w:ascii="Times New Roman" w:hAnsi="Times New Roman" w:cs="Times New Roman"/>
          <w:sz w:val="24"/>
          <w:szCs w:val="24"/>
        </w:rPr>
        <w:t xml:space="preserve">combined </w:t>
      </w:r>
      <w:r w:rsidR="00891554">
        <w:rPr>
          <w:rFonts w:ascii="Times New Roman" w:hAnsi="Times New Roman" w:cs="Times New Roman"/>
          <w:sz w:val="24"/>
          <w:szCs w:val="24"/>
        </w:rPr>
        <w:t>time</w:t>
      </w:r>
      <w:r w:rsidR="00E85484">
        <w:rPr>
          <w:rFonts w:ascii="Times New Roman" w:hAnsi="Times New Roman" w:cs="Times New Roman"/>
          <w:sz w:val="24"/>
          <w:szCs w:val="24"/>
        </w:rPr>
        <w:t xml:space="preserve"> series</w:t>
      </w:r>
      <w:r w:rsidR="00CF1DBD">
        <w:rPr>
          <w:rFonts w:ascii="Times New Roman" w:hAnsi="Times New Roman" w:cs="Times New Roman"/>
          <w:sz w:val="24"/>
          <w:szCs w:val="24"/>
        </w:rPr>
        <w:t xml:space="preserve"> (Sulla-Menashe et al. 2017)</w:t>
      </w:r>
      <w:r w:rsidR="00E85484">
        <w:rPr>
          <w:rFonts w:ascii="Times New Roman" w:hAnsi="Times New Roman" w:cs="Times New Roman"/>
          <w:sz w:val="24"/>
          <w:szCs w:val="24"/>
        </w:rPr>
        <w:t>, such as</w:t>
      </w:r>
      <w:r w:rsidR="00EC3CA4">
        <w:rPr>
          <w:rFonts w:ascii="Times New Roman" w:hAnsi="Times New Roman" w:cs="Times New Roman"/>
          <w:sz w:val="24"/>
          <w:szCs w:val="24"/>
        </w:rPr>
        <w:t xml:space="preserve"> </w:t>
      </w:r>
      <w:r w:rsidR="00891554">
        <w:rPr>
          <w:rFonts w:ascii="Times New Roman" w:hAnsi="Times New Roman" w:cs="Times New Roman"/>
          <w:sz w:val="24"/>
          <w:szCs w:val="24"/>
        </w:rPr>
        <w:t xml:space="preserve">spurious increases </w:t>
      </w:r>
      <w:ins w:id="5" w:author="Logan Berner" w:date="2022-10-14T11:09:00Z">
        <w:r w:rsidR="00CF1DBD">
          <w:rPr>
            <w:rFonts w:ascii="Times New Roman" w:hAnsi="Times New Roman" w:cs="Times New Roman"/>
            <w:sz w:val="24"/>
            <w:szCs w:val="24"/>
          </w:rPr>
          <w:t xml:space="preserve">over time </w:t>
        </w:r>
      </w:ins>
      <w:r w:rsidR="00891554">
        <w:rPr>
          <w:rFonts w:ascii="Times New Roman" w:hAnsi="Times New Roman" w:cs="Times New Roman"/>
          <w:sz w:val="24"/>
          <w:szCs w:val="24"/>
        </w:rPr>
        <w:t>in</w:t>
      </w:r>
      <w:ins w:id="6" w:author="Logan Berner" w:date="2022-10-14T10:55:00Z">
        <w:r w:rsidR="00C2474F">
          <w:rPr>
            <w:rFonts w:ascii="Times New Roman" w:hAnsi="Times New Roman" w:cs="Times New Roman"/>
            <w:sz w:val="24"/>
            <w:szCs w:val="24"/>
          </w:rPr>
          <w:t xml:space="preserve"> the</w:t>
        </w:r>
      </w:ins>
      <w:ins w:id="7" w:author="Logan Berner" w:date="2022-10-14T10:56:00Z">
        <w:r w:rsidR="00C2474F">
          <w:rPr>
            <w:rFonts w:ascii="Times New Roman" w:hAnsi="Times New Roman" w:cs="Times New Roman"/>
            <w:sz w:val="24"/>
            <w:szCs w:val="24"/>
          </w:rPr>
          <w:t xml:space="preserve"> Normalized</w:t>
        </w:r>
      </w:ins>
      <w:ins w:id="8" w:author="Logan Berner" w:date="2022-10-14T11:09:00Z">
        <w:r w:rsidR="00CF1DBD">
          <w:rPr>
            <w:rFonts w:ascii="Times New Roman" w:hAnsi="Times New Roman" w:cs="Times New Roman"/>
            <w:sz w:val="24"/>
            <w:szCs w:val="24"/>
          </w:rPr>
          <w:t xml:space="preserve"> Difference Vegetation Index (NDVI) and other spectral indices of vegetation greenness that are related to </w:t>
        </w:r>
      </w:ins>
      <w:ins w:id="9" w:author="Logan Berner" w:date="2022-10-14T11:10:00Z">
        <w:r w:rsidR="00CF1DBD">
          <w:rPr>
            <w:rFonts w:ascii="Times New Roman" w:hAnsi="Times New Roman" w:cs="Times New Roman"/>
            <w:sz w:val="24"/>
            <w:szCs w:val="24"/>
          </w:rPr>
          <w:t xml:space="preserve">productivity </w:t>
        </w:r>
      </w:ins>
      <w:r w:rsidR="00CF1DBD">
        <w:rPr>
          <w:rFonts w:ascii="Times New Roman" w:hAnsi="Times New Roman" w:cs="Times New Roman"/>
          <w:sz w:val="24"/>
          <w:szCs w:val="24"/>
        </w:rPr>
        <w:fldChar w:fldCharType="begin">
          <w:fldData xml:space="preserve">PEVuZE5vdGU+PENpdGU+PEF1dGhvcj5DYW1wcy1WYWxsczwvQXV0aG9yPjxZZWFyPjIwMjE8L1ll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F1DBD">
        <w:rPr>
          <w:rFonts w:ascii="Times New Roman" w:hAnsi="Times New Roman" w:cs="Times New Roman"/>
          <w:sz w:val="24"/>
          <w:szCs w:val="24"/>
        </w:rPr>
        <w:instrText xml:space="preserve"> ADDIN EN.CITE </w:instrText>
      </w:r>
      <w:r w:rsidR="00CF1DBD">
        <w:rPr>
          <w:rFonts w:ascii="Times New Roman" w:hAnsi="Times New Roman" w:cs="Times New Roman"/>
          <w:sz w:val="24"/>
          <w:szCs w:val="24"/>
        </w:rPr>
        <w:fldChar w:fldCharType="begin">
          <w:fldData xml:space="preserve">PEVuZE5vdGU+PENpdGU+PEF1dGhvcj5DYW1wcy1WYWxsczwvQXV0aG9yPjxZZWFyPjIwMjE8L1ll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F1DBD">
        <w:rPr>
          <w:rFonts w:ascii="Times New Roman" w:hAnsi="Times New Roman" w:cs="Times New Roman"/>
          <w:sz w:val="24"/>
          <w:szCs w:val="24"/>
        </w:rPr>
        <w:instrText xml:space="preserve"> ADDIN EN.CITE.DATA </w:instrText>
      </w:r>
      <w:r w:rsidR="00CF1DBD">
        <w:rPr>
          <w:rFonts w:ascii="Times New Roman" w:hAnsi="Times New Roman" w:cs="Times New Roman"/>
          <w:sz w:val="24"/>
          <w:szCs w:val="24"/>
        </w:rPr>
      </w:r>
      <w:r w:rsidR="00CF1DBD">
        <w:rPr>
          <w:rFonts w:ascii="Times New Roman" w:hAnsi="Times New Roman" w:cs="Times New Roman"/>
          <w:sz w:val="24"/>
          <w:szCs w:val="24"/>
        </w:rPr>
        <w:fldChar w:fldCharType="end"/>
      </w:r>
      <w:r w:rsidR="00CF1DBD">
        <w:rPr>
          <w:rFonts w:ascii="Times New Roman" w:hAnsi="Times New Roman" w:cs="Times New Roman"/>
          <w:sz w:val="24"/>
          <w:szCs w:val="24"/>
        </w:rPr>
      </w:r>
      <w:r w:rsidR="00CF1DBD">
        <w:rPr>
          <w:rFonts w:ascii="Times New Roman" w:hAnsi="Times New Roman" w:cs="Times New Roman"/>
          <w:sz w:val="24"/>
          <w:szCs w:val="24"/>
        </w:rPr>
        <w:fldChar w:fldCharType="separate"/>
      </w:r>
      <w:r w:rsidR="00CF1DBD">
        <w:rPr>
          <w:rFonts w:ascii="Times New Roman" w:hAnsi="Times New Roman" w:cs="Times New Roman"/>
          <w:noProof/>
          <w:sz w:val="24"/>
          <w:szCs w:val="24"/>
        </w:rPr>
        <w:t>(Tucker 1979, Goetz and Prince 1999, Berner et al. 2020, Camps-Valls et al. 2021)</w:t>
      </w:r>
      <w:r w:rsidR="00CF1DBD">
        <w:rPr>
          <w:rFonts w:ascii="Times New Roman" w:hAnsi="Times New Roman" w:cs="Times New Roman"/>
          <w:sz w:val="24"/>
          <w:szCs w:val="24"/>
        </w:rPr>
        <w:fldChar w:fldCharType="end"/>
      </w:r>
      <w:r w:rsidR="00CF1DBD">
        <w:rPr>
          <w:rFonts w:ascii="Times New Roman" w:hAnsi="Times New Roman" w:cs="Times New Roman"/>
          <w:sz w:val="24"/>
          <w:szCs w:val="24"/>
        </w:rPr>
        <w:t xml:space="preserve">. </w:t>
      </w:r>
      <w:r w:rsidR="007E1D6D">
        <w:rPr>
          <w:rFonts w:ascii="Times New Roman" w:hAnsi="Times New Roman" w:cs="Times New Roman"/>
          <w:sz w:val="24"/>
          <w:szCs w:val="24"/>
        </w:rPr>
        <w:t xml:space="preserve">Existing approaches </w:t>
      </w:r>
      <w:r w:rsidR="0003542E">
        <w:rPr>
          <w:rFonts w:ascii="Times New Roman" w:hAnsi="Times New Roman" w:cs="Times New Roman"/>
          <w:sz w:val="24"/>
          <w:szCs w:val="24"/>
        </w:rPr>
        <w:t xml:space="preserve">for </w:t>
      </w:r>
      <w:r w:rsidR="00882101">
        <w:rPr>
          <w:rFonts w:ascii="Times New Roman" w:hAnsi="Times New Roman" w:cs="Times New Roman"/>
          <w:sz w:val="24"/>
          <w:szCs w:val="24"/>
        </w:rPr>
        <w:t xml:space="preserve">cross-sensor calibration focus on </w:t>
      </w:r>
      <w:r w:rsidR="007E1D6D">
        <w:rPr>
          <w:rFonts w:ascii="Times New Roman" w:hAnsi="Times New Roman" w:cs="Times New Roman"/>
          <w:sz w:val="24"/>
          <w:szCs w:val="24"/>
        </w:rPr>
        <w:t>linear corrections</w:t>
      </w:r>
      <w:r w:rsidR="00882101">
        <w:rPr>
          <w:rFonts w:ascii="Times New Roman" w:hAnsi="Times New Roman" w:cs="Times New Roman"/>
          <w:sz w:val="24"/>
          <w:szCs w:val="24"/>
        </w:rPr>
        <w:t xml:space="preserve"> </w:t>
      </w:r>
      <w:r w:rsidR="00882101">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226DB1">
        <w:rPr>
          <w:rFonts w:ascii="Times New Roman" w:hAnsi="Times New Roman" w:cs="Times New Roman"/>
          <w:sz w:val="24"/>
          <w:szCs w:val="24"/>
        </w:rPr>
        <w:instrText xml:space="preserve"> ADDIN EN.CITE </w:instrText>
      </w:r>
      <w:r w:rsidR="00226DB1">
        <w:rPr>
          <w:rFonts w:ascii="Times New Roman" w:hAnsi="Times New Roman" w:cs="Times New Roman"/>
          <w:sz w:val="24"/>
          <w:szCs w:val="24"/>
        </w:rPr>
        <w:fldChar w:fldCharType="begin">
          <w:fldData xml:space="preserve">PEVuZE5vdGU+PENpdGU+PEF1dGhvcj5Sb3k8L0F1dGhvcj48WWVhcj4yMDE2PC9ZZWFyPjxSZWNO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</w:fldData>
        </w:fldChar>
      </w:r>
      <w:r w:rsidR="00226DB1">
        <w:rPr>
          <w:rFonts w:ascii="Times New Roman" w:hAnsi="Times New Roman" w:cs="Times New Roman"/>
          <w:sz w:val="24"/>
          <w:szCs w:val="24"/>
        </w:rPr>
        <w:instrText xml:space="preserve"> ADDIN EN.CITE.DATA </w:instrText>
      </w:r>
      <w:r w:rsidR="00226DB1">
        <w:rPr>
          <w:rFonts w:ascii="Times New Roman" w:hAnsi="Times New Roman" w:cs="Times New Roman"/>
          <w:sz w:val="24"/>
          <w:szCs w:val="24"/>
        </w:rPr>
      </w:r>
      <w:r w:rsidR="00226DB1">
        <w:rPr>
          <w:rFonts w:ascii="Times New Roman" w:hAnsi="Times New Roman" w:cs="Times New Roman"/>
          <w:sz w:val="24"/>
          <w:szCs w:val="24"/>
        </w:rPr>
        <w:fldChar w:fldCharType="end"/>
      </w:r>
      <w:r w:rsidR="00882101">
        <w:rPr>
          <w:rFonts w:ascii="Times New Roman" w:hAnsi="Times New Roman" w:cs="Times New Roman"/>
          <w:sz w:val="24"/>
          <w:szCs w:val="24"/>
        </w:rPr>
      </w:r>
      <w:r w:rsidR="00882101">
        <w:rPr>
          <w:rFonts w:ascii="Times New Roman" w:hAnsi="Times New Roman" w:cs="Times New Roman"/>
          <w:sz w:val="24"/>
          <w:szCs w:val="24"/>
        </w:rPr>
        <w:fldChar w:fldCharType="separate"/>
      </w:r>
      <w:r w:rsidR="00226DB1">
        <w:rPr>
          <w:rFonts w:ascii="Times New Roman" w:hAnsi="Times New Roman" w:cs="Times New Roman"/>
          <w:noProof/>
          <w:sz w:val="24"/>
          <w:szCs w:val="24"/>
        </w:rPr>
        <w:t>(e.g., Ju and Masek 2016, Roy et al. 2016)</w:t>
      </w:r>
      <w:r w:rsidR="00882101">
        <w:rPr>
          <w:rFonts w:ascii="Times New Roman" w:hAnsi="Times New Roman" w:cs="Times New Roman"/>
          <w:sz w:val="24"/>
          <w:szCs w:val="24"/>
        </w:rPr>
        <w:fldChar w:fldCharType="end"/>
      </w:r>
      <w:r w:rsidR="007E1D6D">
        <w:rPr>
          <w:rFonts w:ascii="Times New Roman" w:hAnsi="Times New Roman" w:cs="Times New Roman"/>
          <w:sz w:val="24"/>
          <w:szCs w:val="24"/>
        </w:rPr>
        <w:t xml:space="preserve">, but not all relationships are </w:t>
      </w:r>
      <w:r w:rsidR="00077502">
        <w:rPr>
          <w:rFonts w:ascii="Times New Roman" w:hAnsi="Times New Roman" w:cs="Times New Roman"/>
          <w:sz w:val="24"/>
          <w:szCs w:val="24"/>
        </w:rPr>
        <w:t>linear,</w:t>
      </w:r>
      <w:r w:rsidR="00882101">
        <w:rPr>
          <w:rFonts w:ascii="Times New Roman" w:hAnsi="Times New Roman" w:cs="Times New Roman"/>
          <w:sz w:val="24"/>
          <w:szCs w:val="24"/>
        </w:rPr>
        <w:t xml:space="preserve"> and corrections are available for a limited number of spectral indices</w:t>
      </w:r>
      <w:r w:rsidR="00077502">
        <w:rPr>
          <w:rFonts w:ascii="Times New Roman" w:hAnsi="Times New Roman" w:cs="Times New Roman"/>
          <w:sz w:val="24"/>
          <w:szCs w:val="24"/>
        </w:rPr>
        <w:t xml:space="preserve"> (e.g., </w:t>
      </w:r>
      <w:r w:rsidR="00882101">
        <w:rPr>
          <w:rFonts w:ascii="Times New Roman" w:hAnsi="Times New Roman" w:cs="Times New Roman"/>
          <w:sz w:val="24"/>
          <w:szCs w:val="24"/>
        </w:rPr>
        <w:t>NDVI</w:t>
      </w:r>
      <w:r w:rsidR="00077502">
        <w:rPr>
          <w:rFonts w:ascii="Times New Roman" w:hAnsi="Times New Roman" w:cs="Times New Roman"/>
          <w:sz w:val="24"/>
          <w:szCs w:val="24"/>
        </w:rPr>
        <w:t>)</w:t>
      </w:r>
      <w:r w:rsidR="002B5EAE">
        <w:rPr>
          <w:rFonts w:ascii="Times New Roman" w:hAnsi="Times New Roman" w:cs="Times New Roman"/>
          <w:sz w:val="24"/>
          <w:szCs w:val="24"/>
        </w:rPr>
        <w:t xml:space="preserve"> and often based on regional data</w:t>
      </w:r>
      <w:ins w:id="10" w:author="Logan Berner" w:date="2022-10-14T11:14:00Z">
        <w:r w:rsidR="00226DB1">
          <w:rPr>
            <w:rFonts w:ascii="Times New Roman" w:hAnsi="Times New Roman" w:cs="Times New Roman"/>
            <w:sz w:val="24"/>
            <w:szCs w:val="24"/>
          </w:rPr>
          <w:t xml:space="preserve"> (e.g., continental USA)</w:t>
        </w:r>
      </w:ins>
      <w:r w:rsidR="002B5EAE">
        <w:rPr>
          <w:rFonts w:ascii="Times New Roman" w:hAnsi="Times New Roman" w:cs="Times New Roman"/>
          <w:sz w:val="24"/>
          <w:szCs w:val="24"/>
        </w:rPr>
        <w:t xml:space="preserve">. </w:t>
      </w:r>
    </w:p>
    <w:p w14:paraId="5CB21281" w14:textId="77777777" w:rsidR="00A50B0B" w:rsidRDefault="00A50B0B" w:rsidP="00A50B0B">
      <w:pPr>
        <w:pStyle w:val="NoSpacing"/>
        <w:rPr>
          <w:rFonts w:ascii="Times New Roman" w:hAnsi="Times New Roman" w:cs="Times New Roman"/>
          <w:sz w:val="24"/>
          <w:szCs w:val="24"/>
        </w:rPr>
      </w:pPr>
    </w:p>
    <w:p w14:paraId="69C43525" w14:textId="19F164BB" w:rsidR="008E00FD" w:rsidRDefault="00187CFE" w:rsidP="00A50B0B">
      <w:pPr>
        <w:pStyle w:val="NoSpacing"/>
        <w:rPr>
          <w:rFonts w:ascii="Times New Roman" w:hAnsi="Times New Roman" w:cs="Times New Roman"/>
          <w:sz w:val="24"/>
          <w:szCs w:val="24"/>
        </w:rPr>
      </w:pPr>
      <w:r>
        <w:rPr>
          <w:rFonts w:ascii="Times New Roman" w:hAnsi="Times New Roman" w:cs="Times New Roman"/>
          <w:sz w:val="24"/>
          <w:szCs w:val="24"/>
        </w:rPr>
        <w:t xml:space="preserve">Another </w:t>
      </w:r>
      <w:r w:rsidR="00FA1159">
        <w:rPr>
          <w:rFonts w:ascii="Times New Roman" w:hAnsi="Times New Roman" w:cs="Times New Roman"/>
          <w:sz w:val="24"/>
          <w:szCs w:val="24"/>
        </w:rPr>
        <w:t xml:space="preserve">potential </w:t>
      </w:r>
      <w:r>
        <w:rPr>
          <w:rFonts w:ascii="Times New Roman" w:hAnsi="Times New Roman" w:cs="Times New Roman"/>
          <w:sz w:val="24"/>
          <w:szCs w:val="24"/>
        </w:rPr>
        <w:t xml:space="preserve">hindrance when analyzing Landsat time series is the irregular timing of </w:t>
      </w:r>
      <w:r w:rsidR="008B36FF">
        <w:rPr>
          <w:rFonts w:ascii="Times New Roman" w:hAnsi="Times New Roman" w:cs="Times New Roman"/>
          <w:sz w:val="24"/>
          <w:szCs w:val="24"/>
        </w:rPr>
        <w:t>clear-sky acquisitions</w:t>
      </w:r>
      <w:r w:rsidR="00FA1159">
        <w:rPr>
          <w:rFonts w:ascii="Times New Roman" w:hAnsi="Times New Roman" w:cs="Times New Roman"/>
          <w:sz w:val="24"/>
          <w:szCs w:val="24"/>
        </w:rPr>
        <w:t>.</w:t>
      </w:r>
      <w:r w:rsidR="00BF6AB4">
        <w:rPr>
          <w:rFonts w:ascii="Times New Roman" w:hAnsi="Times New Roman" w:cs="Times New Roman"/>
          <w:sz w:val="24"/>
          <w:szCs w:val="24"/>
        </w:rPr>
        <w:t xml:space="preserve"> </w:t>
      </w:r>
      <w:r w:rsidR="00FA1159">
        <w:rPr>
          <w:rFonts w:ascii="Times New Roman" w:hAnsi="Times New Roman" w:cs="Times New Roman"/>
          <w:sz w:val="24"/>
          <w:szCs w:val="24"/>
        </w:rPr>
        <w:t xml:space="preserve">This can make it challenging to characterize </w:t>
      </w:r>
      <w:r w:rsidR="0011636F">
        <w:rPr>
          <w:rFonts w:ascii="Times New Roman" w:hAnsi="Times New Roman" w:cs="Times New Roman"/>
          <w:sz w:val="24"/>
          <w:szCs w:val="24"/>
        </w:rPr>
        <w:t xml:space="preserve">the </w:t>
      </w:r>
      <w:r w:rsidR="00FA1159">
        <w:rPr>
          <w:rFonts w:ascii="Times New Roman" w:hAnsi="Times New Roman" w:cs="Times New Roman"/>
          <w:sz w:val="24"/>
          <w:szCs w:val="24"/>
        </w:rPr>
        <w:t xml:space="preserve">NDVI or other spectral indices at a desired phenological stage (e.g., peak summer) and is especially problematic in regions with short growing seasons, such as the </w:t>
      </w:r>
      <w:r w:rsidR="002B5EAE">
        <w:rPr>
          <w:rFonts w:ascii="Times New Roman" w:hAnsi="Times New Roman" w:cs="Times New Roman"/>
          <w:sz w:val="24"/>
          <w:szCs w:val="24"/>
        </w:rPr>
        <w:t xml:space="preserve">rapidly warming </w:t>
      </w:r>
      <w:r w:rsidR="00FA1159">
        <w:rPr>
          <w:rFonts w:ascii="Times New Roman" w:hAnsi="Times New Roman" w:cs="Times New Roman"/>
          <w:sz w:val="24"/>
          <w:szCs w:val="24"/>
        </w:rPr>
        <w:t xml:space="preserve">Arctic </w:t>
      </w:r>
      <w:r w:rsidR="00FA115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FA1159">
        <w:rPr>
          <w:rFonts w:ascii="Times New Roman" w:hAnsi="Times New Roman" w:cs="Times New Roman"/>
          <w:sz w:val="24"/>
          <w:szCs w:val="24"/>
        </w:rPr>
        <w:fldChar w:fldCharType="separate"/>
      </w:r>
      <w:r w:rsidR="00FA1159">
        <w:rPr>
          <w:rFonts w:ascii="Times New Roman" w:hAnsi="Times New Roman" w:cs="Times New Roman"/>
          <w:noProof/>
          <w:sz w:val="24"/>
          <w:szCs w:val="24"/>
        </w:rPr>
        <w:t>(Berner et al. 2020)</w:t>
      </w:r>
      <w:r w:rsidR="00FA1159">
        <w:rPr>
          <w:rFonts w:ascii="Times New Roman" w:hAnsi="Times New Roman" w:cs="Times New Roman"/>
          <w:sz w:val="24"/>
          <w:szCs w:val="24"/>
        </w:rPr>
        <w:fldChar w:fldCharType="end"/>
      </w:r>
      <w:r w:rsidR="00FA1159">
        <w:rPr>
          <w:rFonts w:ascii="Times New Roman" w:hAnsi="Times New Roman" w:cs="Times New Roman"/>
          <w:sz w:val="24"/>
          <w:szCs w:val="24"/>
        </w:rPr>
        <w:t xml:space="preserve">. </w:t>
      </w:r>
      <w:r w:rsidR="008E00FD">
        <w:rPr>
          <w:rFonts w:ascii="Times New Roman" w:hAnsi="Times New Roman" w:cs="Times New Roman"/>
          <w:sz w:val="24"/>
          <w:szCs w:val="24"/>
        </w:rPr>
        <w:t xml:space="preserve">Simple calculations of annual maximum NDVI </w:t>
      </w:r>
      <w:r w:rsidR="002B5EAE">
        <w:rPr>
          <w:rFonts w:ascii="Times New Roman" w:hAnsi="Times New Roman" w:cs="Times New Roman"/>
          <w:sz w:val="24"/>
          <w:szCs w:val="24"/>
        </w:rPr>
        <w:t>(</w:t>
      </w:r>
      <w:proofErr w:type="spellStart"/>
      <w:r w:rsidR="002B5EAE">
        <w:rPr>
          <w:rFonts w:ascii="Times New Roman" w:hAnsi="Times New Roman" w:cs="Times New Roman"/>
          <w:sz w:val="24"/>
          <w:szCs w:val="24"/>
        </w:rPr>
        <w:t>NDVI</w:t>
      </w:r>
      <w:r w:rsidR="002B5EAE" w:rsidRPr="002B5EAE">
        <w:rPr>
          <w:rFonts w:ascii="Times New Roman" w:hAnsi="Times New Roman" w:cs="Times New Roman"/>
          <w:sz w:val="24"/>
          <w:szCs w:val="24"/>
          <w:vertAlign w:val="subscript"/>
        </w:rPr>
        <w:t>max</w:t>
      </w:r>
      <w:proofErr w:type="spellEnd"/>
      <w:r w:rsidR="002B5EAE">
        <w:rPr>
          <w:rFonts w:ascii="Times New Roman" w:hAnsi="Times New Roman" w:cs="Times New Roman"/>
          <w:sz w:val="24"/>
          <w:szCs w:val="24"/>
        </w:rPr>
        <w:t xml:space="preserve">) </w:t>
      </w:r>
      <w:r w:rsidR="008E00FD">
        <w:rPr>
          <w:rFonts w:ascii="Times New Roman" w:hAnsi="Times New Roman" w:cs="Times New Roman"/>
          <w:sz w:val="24"/>
          <w:szCs w:val="24"/>
        </w:rPr>
        <w:t xml:space="preserve">will </w:t>
      </w:r>
      <w:r w:rsidR="0011636F">
        <w:rPr>
          <w:rFonts w:ascii="Times New Roman" w:hAnsi="Times New Roman" w:cs="Times New Roman"/>
          <w:sz w:val="24"/>
          <w:szCs w:val="24"/>
        </w:rPr>
        <w:t xml:space="preserve">have a low </w:t>
      </w:r>
      <w:r w:rsidR="008E00FD">
        <w:rPr>
          <w:rFonts w:ascii="Times New Roman" w:hAnsi="Times New Roman" w:cs="Times New Roman"/>
          <w:sz w:val="24"/>
          <w:szCs w:val="24"/>
        </w:rPr>
        <w:t>bias early in the Landsat record</w:t>
      </w:r>
      <w:r w:rsidR="0011636F">
        <w:rPr>
          <w:rFonts w:ascii="Times New Roman" w:hAnsi="Times New Roman" w:cs="Times New Roman"/>
          <w:sz w:val="24"/>
          <w:szCs w:val="24"/>
        </w:rPr>
        <w:t>,</w:t>
      </w:r>
      <w:r w:rsidR="008E00FD">
        <w:rPr>
          <w:rFonts w:ascii="Times New Roman" w:hAnsi="Times New Roman" w:cs="Times New Roman"/>
          <w:sz w:val="24"/>
          <w:szCs w:val="24"/>
        </w:rPr>
        <w:t xml:space="preserve"> but less so during later years when more observations are available </w:t>
      </w:r>
      <w:r w:rsidR="0011636F">
        <w:rPr>
          <w:rFonts w:ascii="Times New Roman" w:hAnsi="Times New Roman" w:cs="Times New Roman"/>
          <w:sz w:val="24"/>
          <w:szCs w:val="24"/>
        </w:rPr>
        <w:t xml:space="preserve">during </w:t>
      </w:r>
      <w:r w:rsidR="00DD2813">
        <w:rPr>
          <w:rFonts w:ascii="Times New Roman" w:hAnsi="Times New Roman" w:cs="Times New Roman"/>
          <w:sz w:val="24"/>
          <w:szCs w:val="24"/>
        </w:rPr>
        <w:t>each growing season</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H</w:t>
      </w:r>
      <w:r w:rsidR="00DD2813">
        <w:rPr>
          <w:rFonts w:ascii="Times New Roman" w:hAnsi="Times New Roman" w:cs="Times New Roman"/>
          <w:sz w:val="24"/>
          <w:szCs w:val="24"/>
        </w:rPr>
        <w:t>ence</w:t>
      </w:r>
      <w:r w:rsidR="0011636F">
        <w:rPr>
          <w:rFonts w:ascii="Times New Roman" w:hAnsi="Times New Roman" w:cs="Times New Roman"/>
          <w:sz w:val="24"/>
          <w:szCs w:val="24"/>
        </w:rPr>
        <w:t>,</w:t>
      </w:r>
      <w:r w:rsidR="00DD2813">
        <w:rPr>
          <w:rFonts w:ascii="Times New Roman" w:hAnsi="Times New Roman" w:cs="Times New Roman"/>
          <w:sz w:val="24"/>
          <w:szCs w:val="24"/>
        </w:rPr>
        <w:t xml:space="preserve"> </w:t>
      </w:r>
      <w:r w:rsidR="0011636F">
        <w:rPr>
          <w:rFonts w:ascii="Times New Roman" w:hAnsi="Times New Roman" w:cs="Times New Roman"/>
          <w:sz w:val="24"/>
          <w:szCs w:val="24"/>
        </w:rPr>
        <w:t xml:space="preserve">again, </w:t>
      </w:r>
      <w:r w:rsidR="00DD2813">
        <w:rPr>
          <w:rFonts w:ascii="Times New Roman" w:hAnsi="Times New Roman" w:cs="Times New Roman"/>
          <w:sz w:val="24"/>
          <w:szCs w:val="24"/>
        </w:rPr>
        <w:t xml:space="preserve">care is needed </w:t>
      </w:r>
      <w:r w:rsidR="0011636F">
        <w:rPr>
          <w:rFonts w:ascii="Times New Roman" w:hAnsi="Times New Roman" w:cs="Times New Roman"/>
          <w:sz w:val="24"/>
          <w:szCs w:val="24"/>
        </w:rPr>
        <w:t>to avoid the</w:t>
      </w:r>
      <w:r w:rsidR="00DD2813">
        <w:rPr>
          <w:rFonts w:ascii="Times New Roman" w:hAnsi="Times New Roman" w:cs="Times New Roman"/>
          <w:sz w:val="24"/>
          <w:szCs w:val="24"/>
        </w:rPr>
        <w:t xml:space="preserve"> introduc</w:t>
      </w:r>
      <w:r w:rsidR="0011636F">
        <w:rPr>
          <w:rFonts w:ascii="Times New Roman" w:hAnsi="Times New Roman" w:cs="Times New Roman"/>
          <w:sz w:val="24"/>
          <w:szCs w:val="24"/>
        </w:rPr>
        <w:t>tion of</w:t>
      </w:r>
      <w:r w:rsidR="00DD2813">
        <w:rPr>
          <w:rFonts w:ascii="Times New Roman" w:hAnsi="Times New Roman" w:cs="Times New Roman"/>
          <w:sz w:val="24"/>
          <w:szCs w:val="24"/>
        </w:rPr>
        <w:t xml:space="preserve"> spurious greening trends into the time series </w:t>
      </w:r>
      <w:r w:rsidR="00DD2813">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DD2813">
        <w:rPr>
          <w:rFonts w:ascii="Times New Roman" w:hAnsi="Times New Roman" w:cs="Times New Roman"/>
          <w:sz w:val="24"/>
          <w:szCs w:val="24"/>
        </w:rPr>
        <w:fldChar w:fldCharType="separate"/>
      </w:r>
      <w:r w:rsidR="00DD2813">
        <w:rPr>
          <w:rFonts w:ascii="Times New Roman" w:hAnsi="Times New Roman" w:cs="Times New Roman"/>
          <w:noProof/>
          <w:sz w:val="24"/>
          <w:szCs w:val="24"/>
        </w:rPr>
        <w:t>(Berner et al. 2020)</w:t>
      </w:r>
      <w:r w:rsidR="00DD2813">
        <w:rPr>
          <w:rFonts w:ascii="Times New Roman" w:hAnsi="Times New Roman" w:cs="Times New Roman"/>
          <w:sz w:val="24"/>
          <w:szCs w:val="24"/>
        </w:rPr>
        <w:fldChar w:fldCharType="end"/>
      </w:r>
      <w:r w:rsidR="00DD2813">
        <w:rPr>
          <w:rFonts w:ascii="Times New Roman" w:hAnsi="Times New Roman" w:cs="Times New Roman"/>
          <w:sz w:val="24"/>
          <w:szCs w:val="24"/>
        </w:rPr>
        <w:t>.</w:t>
      </w:r>
      <w:r w:rsidR="00EA73F1">
        <w:rPr>
          <w:rFonts w:ascii="Times New Roman" w:hAnsi="Times New Roman" w:cs="Times New Roman"/>
          <w:sz w:val="24"/>
          <w:szCs w:val="24"/>
        </w:rPr>
        <w:t xml:space="preserve"> </w:t>
      </w:r>
      <w:r w:rsidR="008E0E89">
        <w:rPr>
          <w:rFonts w:ascii="Times New Roman" w:hAnsi="Times New Roman" w:cs="Times New Roman"/>
          <w:sz w:val="24"/>
          <w:szCs w:val="24"/>
        </w:rPr>
        <w:t>In summary, w</w:t>
      </w:r>
      <w:r w:rsidR="00EA73F1">
        <w:rPr>
          <w:rFonts w:ascii="Times New Roman" w:hAnsi="Times New Roman" w:cs="Times New Roman"/>
          <w:sz w:val="24"/>
          <w:szCs w:val="24"/>
        </w:rPr>
        <w:t>hile Landsat data are more readily available than ever before, there are lingering challenge</w:t>
      </w:r>
      <w:r w:rsidR="00367507">
        <w:rPr>
          <w:rFonts w:ascii="Times New Roman" w:hAnsi="Times New Roman" w:cs="Times New Roman"/>
          <w:sz w:val="24"/>
          <w:szCs w:val="24"/>
        </w:rPr>
        <w:t xml:space="preserve">s </w:t>
      </w:r>
      <w:r w:rsidR="002B5EAE">
        <w:rPr>
          <w:rFonts w:ascii="Times New Roman" w:hAnsi="Times New Roman" w:cs="Times New Roman"/>
          <w:sz w:val="24"/>
          <w:szCs w:val="24"/>
        </w:rPr>
        <w:t xml:space="preserve">for </w:t>
      </w:r>
      <w:r w:rsidR="00367507">
        <w:rPr>
          <w:rFonts w:ascii="Times New Roman" w:hAnsi="Times New Roman" w:cs="Times New Roman"/>
          <w:sz w:val="24"/>
          <w:szCs w:val="24"/>
        </w:rPr>
        <w:t xml:space="preserve">specialists and non-specialists alike. </w:t>
      </w:r>
      <w:r w:rsidR="00EA73F1">
        <w:rPr>
          <w:rFonts w:ascii="Times New Roman" w:hAnsi="Times New Roman" w:cs="Times New Roman"/>
          <w:sz w:val="24"/>
          <w:szCs w:val="24"/>
        </w:rPr>
        <w:t xml:space="preserve"> </w:t>
      </w:r>
    </w:p>
    <w:p w14:paraId="308474E7" w14:textId="77777777" w:rsidR="004D127F" w:rsidRDefault="004D127F" w:rsidP="00D7087C">
      <w:pPr>
        <w:pStyle w:val="NoSpacing"/>
        <w:rPr>
          <w:rFonts w:ascii="Times New Roman" w:hAnsi="Times New Roman" w:cs="Times New Roman"/>
          <w:sz w:val="24"/>
          <w:szCs w:val="24"/>
        </w:rPr>
      </w:pPr>
    </w:p>
    <w:p w14:paraId="5C5B982D" w14:textId="5B3B75E1" w:rsidR="00A8338D" w:rsidRDefault="00CB5ED3" w:rsidP="00C81F1B">
      <w:pPr>
        <w:pStyle w:val="Heading2"/>
      </w:pPr>
      <w:r>
        <w:t xml:space="preserve">The </w:t>
      </w:r>
      <w:proofErr w:type="spellStart"/>
      <w:r w:rsidR="00FC287F">
        <w:t>LandsatTS</w:t>
      </w:r>
      <w:proofErr w:type="spellEnd"/>
      <w:r>
        <w:t xml:space="preserve"> package</w:t>
      </w:r>
    </w:p>
    <w:p w14:paraId="54AA94A2" w14:textId="44B1B959" w:rsidR="00576E2B" w:rsidRDefault="00576E2B" w:rsidP="00576E2B">
      <w:pPr>
        <w:pStyle w:val="NoSpacing"/>
        <w:rPr>
          <w:rFonts w:ascii="Times New Roman" w:hAnsi="Times New Roman" w:cs="Times New Roman"/>
          <w:sz w:val="24"/>
          <w:szCs w:val="24"/>
        </w:rPr>
      </w:pPr>
      <w:bookmarkStart w:id="11" w:name="_Hlk90459856"/>
      <w:r>
        <w:rPr>
          <w:rFonts w:ascii="Times New Roman" w:hAnsi="Times New Roman" w:cs="Times New Roman"/>
          <w:sz w:val="24"/>
          <w:szCs w:val="24"/>
        </w:rPr>
        <w:t xml:space="preserve">We developed the </w:t>
      </w:r>
      <w:r w:rsidRPr="00792C3C">
        <w:rPr>
          <w:rFonts w:ascii="Times New Roman" w:hAnsi="Times New Roman" w:cs="Times New Roman"/>
          <w:sz w:val="24"/>
          <w:szCs w:val="24"/>
        </w:rPr>
        <w:t xml:space="preserve">R package </w:t>
      </w:r>
      <w:proofErr w:type="spellStart"/>
      <w:r w:rsidR="00FC287F">
        <w:rPr>
          <w:rFonts w:ascii="Times New Roman" w:hAnsi="Times New Roman" w:cs="Times New Roman"/>
          <w:i/>
          <w:iCs/>
          <w:sz w:val="24"/>
          <w:szCs w:val="24"/>
        </w:rPr>
        <w:t>LandsatTS</w:t>
      </w:r>
      <w:proofErr w:type="spellEnd"/>
      <w:r w:rsidRPr="00792C3C">
        <w:rPr>
          <w:rFonts w:ascii="Times New Roman" w:hAnsi="Times New Roman" w:cs="Times New Roman"/>
          <w:i/>
          <w:iCs/>
          <w:sz w:val="24"/>
          <w:szCs w:val="24"/>
        </w:rPr>
        <w:t xml:space="preserve"> </w:t>
      </w:r>
      <w:r>
        <w:rPr>
          <w:rFonts w:ascii="Times New Roman" w:hAnsi="Times New Roman" w:cs="Times New Roman"/>
          <w:sz w:val="24"/>
          <w:szCs w:val="24"/>
        </w:rPr>
        <w:t xml:space="preserve">(i.e., </w:t>
      </w:r>
      <w:r w:rsidRPr="00BA0D31">
        <w:rPr>
          <w:rFonts w:ascii="Times New Roman" w:hAnsi="Times New Roman" w:cs="Times New Roman"/>
          <w:i/>
          <w:iCs/>
          <w:sz w:val="24"/>
          <w:szCs w:val="24"/>
          <w:rPrChange w:id="12" w:author="Logan Berner" w:date="2022-10-13T14:34:00Z">
            <w:rPr>
              <w:rFonts w:ascii="Times New Roman" w:hAnsi="Times New Roman" w:cs="Times New Roman"/>
              <w:i/>
              <w:iCs/>
              <w:sz w:val="24"/>
              <w:szCs w:val="24"/>
              <w:u w:val="single"/>
            </w:rPr>
          </w:rPrChange>
        </w:rPr>
        <w:t>L</w:t>
      </w:r>
      <w:r w:rsidRPr="00BA0D31">
        <w:rPr>
          <w:rFonts w:ascii="Times New Roman" w:hAnsi="Times New Roman" w:cs="Times New Roman"/>
          <w:i/>
          <w:iCs/>
          <w:sz w:val="24"/>
          <w:szCs w:val="24"/>
        </w:rPr>
        <w:t>and</w:t>
      </w:r>
      <w:r w:rsidRPr="00BA0D31">
        <w:rPr>
          <w:rFonts w:ascii="Times New Roman" w:hAnsi="Times New Roman" w:cs="Times New Roman"/>
          <w:i/>
          <w:iCs/>
          <w:sz w:val="24"/>
          <w:szCs w:val="24"/>
          <w:rPrChange w:id="13" w:author="Logan Berner" w:date="2022-10-13T14:34:00Z">
            <w:rPr>
              <w:rFonts w:ascii="Times New Roman" w:hAnsi="Times New Roman" w:cs="Times New Roman"/>
              <w:i/>
              <w:iCs/>
              <w:sz w:val="24"/>
              <w:szCs w:val="24"/>
              <w:u w:val="single"/>
            </w:rPr>
          </w:rPrChange>
        </w:rPr>
        <w:t>sat</w:t>
      </w:r>
      <w:r w:rsidRPr="004E1EF5">
        <w:rPr>
          <w:rFonts w:ascii="Times New Roman" w:hAnsi="Times New Roman" w:cs="Times New Roman"/>
          <w:i/>
          <w:iCs/>
          <w:sz w:val="24"/>
          <w:szCs w:val="24"/>
        </w:rPr>
        <w:t xml:space="preserve"> </w:t>
      </w:r>
      <w:r w:rsidRPr="004E1EF5">
        <w:rPr>
          <w:rFonts w:ascii="Times New Roman" w:hAnsi="Times New Roman" w:cs="Times New Roman"/>
          <w:i/>
          <w:iCs/>
          <w:sz w:val="24"/>
          <w:szCs w:val="24"/>
          <w:u w:val="single"/>
        </w:rPr>
        <w:t>T</w:t>
      </w:r>
      <w:r w:rsidRPr="004E1EF5">
        <w:rPr>
          <w:rFonts w:ascii="Times New Roman" w:hAnsi="Times New Roman" w:cs="Times New Roman"/>
          <w:i/>
          <w:iCs/>
          <w:sz w:val="24"/>
          <w:szCs w:val="24"/>
        </w:rPr>
        <w:t xml:space="preserve">ime </w:t>
      </w:r>
      <w:r w:rsidRPr="004E1EF5">
        <w:rPr>
          <w:rFonts w:ascii="Times New Roman" w:hAnsi="Times New Roman" w:cs="Times New Roman"/>
          <w:i/>
          <w:iCs/>
          <w:sz w:val="24"/>
          <w:szCs w:val="24"/>
          <w:u w:val="single"/>
        </w:rPr>
        <w:t>S</w:t>
      </w:r>
      <w:r w:rsidRPr="004E1EF5">
        <w:rPr>
          <w:rFonts w:ascii="Times New Roman" w:hAnsi="Times New Roman" w:cs="Times New Roman"/>
          <w:i/>
          <w:iCs/>
          <w:sz w:val="24"/>
          <w:szCs w:val="24"/>
        </w:rPr>
        <w:t>eries</w:t>
      </w:r>
      <w:r>
        <w:rPr>
          <w:rFonts w:ascii="Times New Roman" w:hAnsi="Times New Roman" w:cs="Times New Roman"/>
          <w:sz w:val="24"/>
          <w:szCs w:val="24"/>
        </w:rPr>
        <w:t xml:space="preserve">) </w:t>
      </w:r>
      <w:r w:rsidRPr="00792C3C">
        <w:rPr>
          <w:rFonts w:ascii="Times New Roman" w:hAnsi="Times New Roman" w:cs="Times New Roman"/>
          <w:sz w:val="24"/>
          <w:szCs w:val="24"/>
        </w:rPr>
        <w:t xml:space="preserve">to facilitate </w:t>
      </w:r>
      <w:r>
        <w:rPr>
          <w:rFonts w:ascii="Times New Roman" w:hAnsi="Times New Roman" w:cs="Times New Roman"/>
          <w:sz w:val="24"/>
          <w:szCs w:val="24"/>
        </w:rPr>
        <w:t xml:space="preserve">sample-based time series analysis </w:t>
      </w:r>
      <w:r w:rsidRPr="00792C3C">
        <w:rPr>
          <w:rFonts w:ascii="Times New Roman" w:hAnsi="Times New Roman" w:cs="Times New Roman"/>
          <w:sz w:val="24"/>
          <w:szCs w:val="24"/>
        </w:rPr>
        <w:t>of spectral indices</w:t>
      </w:r>
      <w:r>
        <w:rPr>
          <w:rFonts w:ascii="Times New Roman" w:hAnsi="Times New Roman" w:cs="Times New Roman"/>
          <w:sz w:val="24"/>
          <w:szCs w:val="24"/>
        </w:rPr>
        <w:t xml:space="preserve"> </w:t>
      </w:r>
      <w:r w:rsidRPr="00792C3C">
        <w:rPr>
          <w:rFonts w:ascii="Times New Roman" w:hAnsi="Times New Roman" w:cs="Times New Roman"/>
          <w:sz w:val="24"/>
          <w:szCs w:val="24"/>
        </w:rPr>
        <w:t>derived from surface reflectance measur</w:t>
      </w:r>
      <w:r>
        <w:rPr>
          <w:rFonts w:ascii="Times New Roman" w:hAnsi="Times New Roman" w:cs="Times New Roman"/>
          <w:sz w:val="24"/>
          <w:szCs w:val="24"/>
        </w:rPr>
        <w:t xml:space="preserve">ed by multispectral sensors on several Landsat satellites. Specifically, </w:t>
      </w:r>
      <w:proofErr w:type="spellStart"/>
      <w:r w:rsidR="00FC287F">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w:t>
      </w:r>
      <w:r w:rsidRPr="00E11FF4">
        <w:rPr>
          <w:rFonts w:ascii="Times New Roman" w:hAnsi="Times New Roman" w:cs="Times New Roman"/>
          <w:sz w:val="24"/>
          <w:szCs w:val="24"/>
        </w:rPr>
        <w:t xml:space="preserve">includes functions for </w:t>
      </w:r>
      <w:r>
        <w:rPr>
          <w:rFonts w:ascii="Times New Roman" w:hAnsi="Times New Roman" w:cs="Times New Roman"/>
          <w:sz w:val="24"/>
          <w:szCs w:val="24"/>
        </w:rPr>
        <w:t xml:space="preserve">sample-based </w:t>
      </w:r>
      <w:r w:rsidRPr="00E11FF4">
        <w:rPr>
          <w:rFonts w:ascii="Times New Roman" w:hAnsi="Times New Roman" w:cs="Times New Roman"/>
          <w:sz w:val="24"/>
          <w:szCs w:val="24"/>
        </w:rPr>
        <w:t>extract</w:t>
      </w:r>
      <w:r>
        <w:rPr>
          <w:rFonts w:ascii="Times New Roman" w:hAnsi="Times New Roman" w:cs="Times New Roman"/>
          <w:sz w:val="24"/>
          <w:szCs w:val="24"/>
        </w:rPr>
        <w:t xml:space="preserve">ion of </w:t>
      </w:r>
      <w:r w:rsidRPr="00E11FF4">
        <w:rPr>
          <w:rFonts w:ascii="Times New Roman" w:hAnsi="Times New Roman" w:cs="Times New Roman"/>
          <w:sz w:val="24"/>
          <w:szCs w:val="24"/>
        </w:rPr>
        <w:t xml:space="preserve">full data records </w:t>
      </w:r>
      <w:r>
        <w:rPr>
          <w:rFonts w:ascii="Times New Roman" w:hAnsi="Times New Roman" w:cs="Times New Roman"/>
          <w:sz w:val="24"/>
          <w:szCs w:val="24"/>
        </w:rPr>
        <w:t xml:space="preserve">from </w:t>
      </w:r>
      <w:r w:rsidRPr="00E11FF4">
        <w:rPr>
          <w:rFonts w:ascii="Times New Roman" w:hAnsi="Times New Roman" w:cs="Times New Roman"/>
          <w:sz w:val="24"/>
          <w:szCs w:val="24"/>
        </w:rPr>
        <w:t xml:space="preserve">Landsat 5, 7, and 8 </w:t>
      </w:r>
      <w:r>
        <w:rPr>
          <w:rFonts w:ascii="Times New Roman" w:hAnsi="Times New Roman" w:cs="Times New Roman"/>
          <w:sz w:val="24"/>
          <w:szCs w:val="24"/>
        </w:rPr>
        <w:t xml:space="preserve">that is accomplished </w:t>
      </w:r>
      <w:r w:rsidRPr="00E11FF4">
        <w:rPr>
          <w:rFonts w:ascii="Times New Roman" w:hAnsi="Times New Roman" w:cs="Times New Roman"/>
          <w:sz w:val="24"/>
          <w:szCs w:val="24"/>
        </w:rPr>
        <w:t xml:space="preserve">by querying the Landsat Collection 2 data set on GEE </w:t>
      </w:r>
      <w:r w:rsidRPr="00E11FF4">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&lt;EndNote&gt;&lt;Cite&gt;&lt;Author&gt;Gorelick&lt;/Author&gt;&lt;Year&gt;2017&lt;/Year&gt;&lt;RecNum&gt;3374&lt;/RecNum&gt;&lt;DisplayText&gt;(Gorelick et al. 2017)&lt;/DisplayText&gt;&lt;record&gt;&lt;rec-number&gt;3374&lt;/rec-number&gt;&lt;foreign-keys&gt;&lt;key app="EN" db-id="przrz2xfys0et6es02qx0adprs59z2erxf5t" timestamp="0"&gt;3374&lt;/key&gt;&lt;/foreign-keys&gt;&lt;ref-type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dates&gt;&lt;year&gt;2017&lt;/year&gt;&lt;/dates&gt;&lt;isbn&gt;0034-4257&lt;/isbn&gt;&lt;urls&gt;&lt;/urls&gt;&lt;electronic-resource-num&gt;10.1016/j.rse.2017.06.031&lt;/electronic-resource-num&gt;&lt;/record&gt;&lt;/Cite&gt;&lt;/EndNote&gt;</w:instrText>
      </w:r>
      <w:r w:rsidRPr="00E11FF4">
        <w:rPr>
          <w:rFonts w:ascii="Times New Roman" w:hAnsi="Times New Roman" w:cs="Times New Roman"/>
          <w:sz w:val="24"/>
          <w:szCs w:val="24"/>
        </w:rPr>
        <w:fldChar w:fldCharType="separate"/>
      </w:r>
      <w:r>
        <w:rPr>
          <w:rFonts w:ascii="Times New Roman" w:hAnsi="Times New Roman" w:cs="Times New Roman"/>
          <w:noProof/>
          <w:sz w:val="24"/>
          <w:szCs w:val="24"/>
        </w:rPr>
        <w:t>(Gorelick et al. 2017)</w:t>
      </w:r>
      <w:r w:rsidRPr="00E11FF4">
        <w:rPr>
          <w:rFonts w:ascii="Times New Roman" w:hAnsi="Times New Roman" w:cs="Times New Roman"/>
          <w:sz w:val="24"/>
          <w:szCs w:val="24"/>
        </w:rPr>
        <w:fldChar w:fldCharType="end"/>
      </w:r>
      <w:r>
        <w:rPr>
          <w:rFonts w:ascii="Times New Roman" w:hAnsi="Times New Roman" w:cs="Times New Roman"/>
          <w:sz w:val="24"/>
          <w:szCs w:val="24"/>
        </w:rPr>
        <w:t xml:space="preserve"> using the application programming interface provided by the </w:t>
      </w:r>
      <w:proofErr w:type="spellStart"/>
      <w:r w:rsidRPr="00E11FF4">
        <w:rPr>
          <w:rFonts w:ascii="Times New Roman" w:hAnsi="Times New Roman" w:cs="Times New Roman"/>
          <w:i/>
          <w:iCs/>
          <w:sz w:val="24"/>
          <w:szCs w:val="24"/>
        </w:rPr>
        <w:t>rgee</w:t>
      </w:r>
      <w:proofErr w:type="spellEnd"/>
      <w:r>
        <w:rPr>
          <w:rFonts w:ascii="Times New Roman" w:hAnsi="Times New Roman" w:cs="Times New Roman"/>
          <w:sz w:val="24"/>
          <w:szCs w:val="24"/>
        </w:rPr>
        <w:t xml:space="preserve"> package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&lt;EndNote&gt;&lt;Cite&gt;&lt;Author&gt;Aybar&lt;/Author&gt;&lt;Year&gt;2020&lt;/Year&gt;&lt;RecNum&gt;4485&lt;/RecNum&gt;&lt;DisplayText&gt;(Aybar et al. 2020)&lt;/DisplayText&gt;&lt;record&gt;&lt;rec-number&gt;4485&lt;/rec-number&gt;&lt;foreign-keys&gt;&lt;key app="EN" db-id="przrz2xfys0et6es02qx0adprs59z2erxf5t" timestamp="1616616253"&gt;4485&lt;/key&gt;&lt;/foreign-keys&gt;&lt;ref-type name="Journal Article"&gt;17&lt;/ref-type&gt;&lt;contributors&gt;&lt;authors&gt;&lt;author&gt;Aybar, Cesar&lt;/author&gt;&lt;author&gt;Wu, Qiusheng&lt;/author&gt;&lt;author&gt;Bautista, Lesly&lt;/author&gt;&lt;author&gt;Yali, Roy&lt;/author&gt;&lt;author&gt;Barja, Antony&lt;/author&gt;&lt;/authors&gt;&lt;/contributors&gt;&lt;titles&gt;&lt;title&gt;rgee: An R package for interacting with Google Earth Engine&lt;/title&gt;&lt;secondary-title&gt;Journal of Open Source Software&lt;/secondary-title&gt;&lt;/titles&gt;&lt;periodical&gt;&lt;full-title&gt;Journal of Open Source Software&lt;/full-title&gt;&lt;/periodical&gt;&lt;pages&gt;2272&lt;/pages&gt;&lt;volume&gt;5&lt;/volume&gt;&lt;number&gt;51&lt;/number&gt;&lt;dates&gt;&lt;year&gt;2020&lt;/year&gt;&lt;/dates&gt;&lt;isbn&gt;2475-9066&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(Aybar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Further functions included in </w:t>
      </w:r>
      <w:proofErr w:type="spellStart"/>
      <w:r w:rsidR="00FC287F">
        <w:rPr>
          <w:rFonts w:ascii="Times New Roman" w:hAnsi="Times New Roman" w:cs="Times New Roman"/>
          <w:i/>
          <w:iCs/>
          <w:sz w:val="24"/>
          <w:szCs w:val="24"/>
        </w:rPr>
        <w:t>LandsatTS</w:t>
      </w:r>
      <w:proofErr w:type="spellEnd"/>
      <w:r w:rsidRPr="00FE4304">
        <w:rPr>
          <w:rFonts w:ascii="Times New Roman" w:hAnsi="Times New Roman" w:cs="Times New Roman"/>
          <w:sz w:val="24"/>
          <w:szCs w:val="24"/>
        </w:rPr>
        <w:t xml:space="preserve"> facilitate (1) data cleaning, (2) cross-sensor calibration with machine learning, (3) </w:t>
      </w:r>
      <w:r>
        <w:rPr>
          <w:rFonts w:ascii="Times New Roman" w:hAnsi="Times New Roman" w:cs="Times New Roman"/>
          <w:sz w:val="24"/>
          <w:szCs w:val="24"/>
        </w:rPr>
        <w:t xml:space="preserve">characterization of growing season conditions using </w:t>
      </w:r>
      <w:r w:rsidRPr="00FE4304">
        <w:rPr>
          <w:rFonts w:ascii="Times New Roman" w:hAnsi="Times New Roman" w:cs="Times New Roman"/>
          <w:sz w:val="24"/>
          <w:szCs w:val="24"/>
        </w:rPr>
        <w:t xml:space="preserve">phenological modeling, and (4) </w:t>
      </w:r>
      <w:r>
        <w:rPr>
          <w:rFonts w:ascii="Times New Roman" w:hAnsi="Times New Roman" w:cs="Times New Roman"/>
          <w:sz w:val="24"/>
          <w:szCs w:val="24"/>
        </w:rPr>
        <w:t xml:space="preserve">time series analysis of vegetation greenness (Figure 1, Table 1). Altogether, </w:t>
      </w:r>
      <w:proofErr w:type="spellStart"/>
      <w:r w:rsidR="00FC287F">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offers an integrated framework for Landsat data extraction, processing, and time series analysis for sample locations anywhere on Earth’s surface.</w:t>
      </w:r>
    </w:p>
    <w:p w14:paraId="2768370D" w14:textId="77777777" w:rsidR="00A50B0B" w:rsidRDefault="00A50B0B" w:rsidP="00A50B0B">
      <w:pPr>
        <w:pStyle w:val="NoSpacing"/>
        <w:rPr>
          <w:rFonts w:ascii="Times New Roman" w:hAnsi="Times New Roman" w:cs="Times New Roman"/>
          <w:i/>
          <w:iCs/>
          <w:sz w:val="24"/>
          <w:szCs w:val="24"/>
        </w:rPr>
      </w:pPr>
    </w:p>
    <w:p w14:paraId="53BDBC1F" w14:textId="1ED68991" w:rsidR="00576E2B" w:rsidRPr="00CB18C8" w:rsidRDefault="00FC287F" w:rsidP="00A50B0B">
      <w:pPr>
        <w:pStyle w:val="NoSpacing"/>
        <w:rPr>
          <w:rFonts w:ascii="Times New Roman" w:hAnsi="Times New Roman" w:cs="Times New Roman"/>
          <w:sz w:val="24"/>
          <w:szCs w:val="24"/>
        </w:rPr>
      </w:pPr>
      <w:proofErr w:type="spellStart"/>
      <w:r>
        <w:rPr>
          <w:rFonts w:ascii="Times New Roman" w:hAnsi="Times New Roman" w:cs="Times New Roman"/>
          <w:i/>
          <w:iCs/>
          <w:sz w:val="24"/>
          <w:szCs w:val="24"/>
        </w:rPr>
        <w:t>LandsatTS</w:t>
      </w:r>
      <w:proofErr w:type="spellEnd"/>
      <w:r w:rsidR="00576E2B" w:rsidRPr="007B3D9C">
        <w:rPr>
          <w:rFonts w:ascii="Times New Roman" w:hAnsi="Times New Roman" w:cs="Times New Roman"/>
          <w:i/>
          <w:iCs/>
          <w:sz w:val="24"/>
          <w:szCs w:val="24"/>
        </w:rPr>
        <w:t xml:space="preserve"> </w:t>
      </w:r>
      <w:r w:rsidR="00576E2B">
        <w:rPr>
          <w:rFonts w:ascii="Times New Roman" w:hAnsi="Times New Roman" w:cs="Times New Roman"/>
          <w:sz w:val="24"/>
          <w:szCs w:val="24"/>
        </w:rPr>
        <w:t>is implemented within the free, open-source, and widely</w:t>
      </w:r>
      <w:r w:rsidR="009B126C">
        <w:rPr>
          <w:rFonts w:ascii="Times New Roman" w:hAnsi="Times New Roman" w:cs="Times New Roman"/>
          <w:sz w:val="24"/>
          <w:szCs w:val="24"/>
        </w:rPr>
        <w:t xml:space="preserve"> </w:t>
      </w:r>
      <w:r w:rsidR="00576E2B">
        <w:rPr>
          <w:rFonts w:ascii="Times New Roman" w:hAnsi="Times New Roman" w:cs="Times New Roman"/>
          <w:sz w:val="24"/>
          <w:szCs w:val="24"/>
        </w:rPr>
        <w:t xml:space="preserve">used R software environment </w:t>
      </w:r>
      <w:r w:rsidR="00576E2B">
        <w:rPr>
          <w:rFonts w:ascii="Times New Roman" w:hAnsi="Times New Roman" w:cs="Times New Roman"/>
          <w:sz w:val="24"/>
          <w:szCs w:val="24"/>
        </w:rPr>
        <w:fldChar w:fldCharType="begin"/>
      </w:r>
      <w:r w:rsidR="00576E2B">
        <w:rPr>
          <w:rFonts w:ascii="Times New Roman" w:hAnsi="Times New Roman" w:cs="Times New Roman"/>
          <w:sz w:val="24"/>
          <w:szCs w:val="24"/>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(R Core Team 2021)</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Several R packages currently exist for processing Landsat data, including </w:t>
      </w:r>
      <w:proofErr w:type="spellStart"/>
      <w:r w:rsidR="00576E2B" w:rsidRPr="00BC11CC">
        <w:rPr>
          <w:rFonts w:ascii="Times New Roman" w:hAnsi="Times New Roman" w:cs="Times New Roman"/>
          <w:i/>
          <w:iCs/>
          <w:sz w:val="24"/>
          <w:szCs w:val="24"/>
        </w:rPr>
        <w:t>l</w:t>
      </w:r>
      <w:r w:rsidR="00576E2B">
        <w:rPr>
          <w:rFonts w:ascii="Times New Roman" w:hAnsi="Times New Roman" w:cs="Times New Roman"/>
          <w:i/>
          <w:iCs/>
          <w:sz w:val="24"/>
          <w:szCs w:val="24"/>
        </w:rPr>
        <w:t>andsat</w:t>
      </w:r>
      <w:proofErr w:type="spellEnd"/>
      <w:r w:rsidR="00576E2B">
        <w:rPr>
          <w:rFonts w:ascii="Times New Roman" w:hAnsi="Times New Roman" w:cs="Times New Roman"/>
          <w:sz w:val="24"/>
          <w:szCs w:val="24"/>
        </w:rPr>
        <w:t xml:space="preserve"> </w:t>
      </w:r>
      <w:r w:rsidR="00576E2B">
        <w:rPr>
          <w:rFonts w:ascii="Times New Roman" w:hAnsi="Times New Roman" w:cs="Times New Roman"/>
          <w:sz w:val="24"/>
          <w:szCs w:val="24"/>
        </w:rPr>
        <w:fldChar w:fldCharType="begin"/>
      </w:r>
      <w:r w:rsidR="00576E2B">
        <w:rPr>
          <w:rFonts w:ascii="Times New Roman" w:hAnsi="Times New Roman" w:cs="Times New Roman"/>
          <w:sz w:val="24"/>
          <w:szCs w:val="24"/>
        </w:rPr>
        <w:instrText xml:space="preserve"> ADDIN EN.CITE &lt;EndNote&gt;&lt;Cite&gt;&lt;Author&gt;Goslee&lt;/Author&gt;&lt;Year&gt;2011&lt;/Year&gt;&lt;RecNum&gt;902&lt;/RecNum&gt;&lt;DisplayText&gt;(Goslee 2011)&lt;/DisplayText&gt;&lt;record&gt;&lt;rec-number&gt;902&lt;/rec-number&gt;&lt;foreign-keys&gt;&lt;key app="EN" db-id="przrz2xfys0et6es02qx0adprs59z2erxf5t" timestamp="0"&gt;902&lt;/key&gt;&lt;/foreign-keys&gt;&lt;ref-type name="Journal Article"&gt;17&lt;/ref-type&gt;&lt;contributors&gt;&lt;authors&gt;&lt;author&gt;Goslee, S.&lt;/author&gt;&lt;/authors&gt;&lt;/contributors&gt;&lt;titles&gt;&lt;title&gt;Analyzing remote sensing data in R: The Landsat Package&lt;/title&gt;&lt;secondary-title&gt;The Journal of Statistial Software&lt;/secondary-title&gt;&lt;/titles&gt;&lt;volume&gt;43&lt;/volume&gt;&lt;number&gt;4&lt;/number&gt;&lt;dates&gt;&lt;year&gt;2011&lt;/year&gt;&lt;/dates&gt;&lt;urls&gt;&lt;/urls&gt;&lt;/record&gt;&lt;/Cite&gt;&lt;/EndNote&gt;</w:instrText>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(Goslee 2011)</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and </w:t>
      </w:r>
      <w:r w:rsidR="00576E2B" w:rsidRPr="00BC11CC">
        <w:rPr>
          <w:rFonts w:ascii="Times New Roman" w:hAnsi="Times New Roman" w:cs="Times New Roman"/>
          <w:i/>
          <w:iCs/>
          <w:sz w:val="24"/>
          <w:szCs w:val="24"/>
        </w:rPr>
        <w:t>landsat8</w:t>
      </w:r>
      <w:r w:rsidR="00576E2B">
        <w:rPr>
          <w:rFonts w:ascii="Times New Roman" w:hAnsi="Times New Roman" w:cs="Times New Roman"/>
          <w:i/>
          <w:iCs/>
          <w:sz w:val="24"/>
          <w:szCs w:val="24"/>
        </w:rPr>
        <w:t xml:space="preserve"> </w:t>
      </w:r>
      <w:r w:rsidR="00576E2B" w:rsidRPr="00753048">
        <w:rPr>
          <w:rFonts w:ascii="Times New Roman" w:hAnsi="Times New Roman" w:cs="Times New Roman"/>
          <w:sz w:val="24"/>
          <w:szCs w:val="24"/>
        </w:rPr>
        <w:fldChar w:fldCharType="begin"/>
      </w:r>
      <w:r w:rsidR="00576E2B">
        <w:rPr>
          <w:rFonts w:ascii="Times New Roman" w:hAnsi="Times New Roman" w:cs="Times New Roman"/>
          <w:sz w:val="24"/>
          <w:szCs w:val="24"/>
        </w:rPr>
        <w:instrText xml:space="preserve"> ADDIN EN.CITE &lt;EndNote&gt;&lt;Cite&gt;&lt;Author&gt;dos Santos&lt;/Author&gt;&lt;Year&gt;2017&lt;/Year&gt;&lt;RecNum&gt;4683&lt;/RecNum&gt;&lt;DisplayText&gt;(dos Santos 2017)&lt;/DisplayText&gt;&lt;record&gt;&lt;rec-number&gt;4683&lt;/rec-number&gt;&lt;foreign-keys&gt;&lt;key app="EN" db-id="przrz2xfys0et6es02qx0adprs59z2erxf5t" timestamp="1639690344"&gt;4683&lt;/key&gt;&lt;/foreign-keys&gt;&lt;ref-type name="Book"&gt;6&lt;/ref-type&gt;&lt;contributors&gt;&lt;authors&gt;&lt;author&gt;dos Santos, Alexandre&lt;/author&gt;&lt;/authors&gt;&lt;/contributors&gt;&lt;titles&gt;&lt;title&gt;landsat8: Landsat 8 Imagery Rescaled to Reflectance, Radiance and/or Temperature. R package version 0.1-10. https://CRAN.R-project.org/package=landsat8&lt;/title&gt;&lt;/titles&gt;&lt;dates&gt;&lt;year&gt;2017&lt;/year&gt;&lt;/dates&gt;&lt;urls&gt;&lt;/urls&gt;&lt;/record&gt;&lt;/Cite&gt;&lt;/EndNote&gt;</w:instrText>
      </w:r>
      <w:r w:rsidR="00576E2B" w:rsidRPr="00753048">
        <w:rPr>
          <w:rFonts w:ascii="Times New Roman" w:hAnsi="Times New Roman" w:cs="Times New Roman"/>
          <w:sz w:val="24"/>
          <w:szCs w:val="24"/>
        </w:rPr>
        <w:fldChar w:fldCharType="separate"/>
      </w:r>
      <w:r w:rsidR="00576E2B">
        <w:rPr>
          <w:rFonts w:ascii="Times New Roman" w:hAnsi="Times New Roman" w:cs="Times New Roman"/>
          <w:noProof/>
          <w:sz w:val="24"/>
          <w:szCs w:val="24"/>
        </w:rPr>
        <w:t>(dos Santos 2017)</w:t>
      </w:r>
      <w:r w:rsidR="00576E2B" w:rsidRPr="00753048">
        <w:rPr>
          <w:rFonts w:ascii="Times New Roman" w:hAnsi="Times New Roman" w:cs="Times New Roman"/>
          <w:sz w:val="24"/>
          <w:szCs w:val="24"/>
        </w:rPr>
        <w:fldChar w:fldCharType="end"/>
      </w:r>
      <w:r w:rsidR="00576E2B">
        <w:rPr>
          <w:rFonts w:ascii="Times New Roman" w:hAnsi="Times New Roman" w:cs="Times New Roman"/>
          <w:sz w:val="24"/>
          <w:szCs w:val="24"/>
        </w:rPr>
        <w:t xml:space="preserve">. </w:t>
      </w:r>
      <w:proofErr w:type="spellStart"/>
      <w:r w:rsidR="00576E2B" w:rsidRPr="00581C05">
        <w:rPr>
          <w:rFonts w:ascii="Times New Roman" w:hAnsi="Times New Roman" w:cs="Times New Roman"/>
          <w:i/>
          <w:iCs/>
          <w:sz w:val="24"/>
          <w:szCs w:val="24"/>
        </w:rPr>
        <w:t>landsat</w:t>
      </w:r>
      <w:proofErr w:type="spellEnd"/>
      <w:r w:rsidR="00576E2B" w:rsidRPr="00581C05">
        <w:rPr>
          <w:rFonts w:ascii="Times New Roman" w:hAnsi="Times New Roman" w:cs="Times New Roman"/>
          <w:sz w:val="24"/>
          <w:szCs w:val="24"/>
        </w:rPr>
        <w:t xml:space="preserve"> </w:t>
      </w:r>
      <w:r w:rsidR="00576E2B">
        <w:rPr>
          <w:rFonts w:ascii="Times New Roman" w:hAnsi="Times New Roman" w:cs="Times New Roman"/>
          <w:sz w:val="24"/>
          <w:szCs w:val="24"/>
        </w:rPr>
        <w:t>includes</w:t>
      </w:r>
      <w:r w:rsidR="00576E2B" w:rsidRPr="00581C05">
        <w:rPr>
          <w:rFonts w:ascii="Times New Roman" w:hAnsi="Times New Roman" w:cs="Times New Roman"/>
          <w:sz w:val="24"/>
          <w:szCs w:val="24"/>
        </w:rPr>
        <w:t xml:space="preserve"> functions for radiometric and topographic correction of Landsat</w:t>
      </w:r>
      <w:r w:rsidR="00576E2B">
        <w:rPr>
          <w:rFonts w:ascii="Times New Roman" w:hAnsi="Times New Roman" w:cs="Times New Roman"/>
          <w:sz w:val="24"/>
          <w:szCs w:val="24"/>
        </w:rPr>
        <w:t xml:space="preserve"> scenes, while </w:t>
      </w:r>
      <w:r w:rsidR="00576E2B" w:rsidRPr="00581C05">
        <w:rPr>
          <w:rFonts w:ascii="Times New Roman" w:hAnsi="Times New Roman" w:cs="Times New Roman"/>
          <w:i/>
          <w:iCs/>
          <w:sz w:val="24"/>
          <w:szCs w:val="24"/>
        </w:rPr>
        <w:t>landsat8</w:t>
      </w:r>
      <w:r w:rsidR="00576E2B">
        <w:rPr>
          <w:rFonts w:ascii="Times New Roman" w:hAnsi="Times New Roman" w:cs="Times New Roman"/>
          <w:sz w:val="24"/>
          <w:szCs w:val="24"/>
        </w:rPr>
        <w:t xml:space="preserve"> includes functions for computing top of atmosphere reflectance, radiance, and/or brightness temperature on Landsat scenes. These existing packages provide valuable tools for processing individual Landsat scenes. Nevertheless, </w:t>
      </w:r>
      <w:proofErr w:type="spellStart"/>
      <w:r>
        <w:rPr>
          <w:rFonts w:ascii="Times New Roman" w:hAnsi="Times New Roman" w:cs="Times New Roman"/>
          <w:i/>
          <w:iCs/>
          <w:sz w:val="24"/>
          <w:szCs w:val="24"/>
        </w:rPr>
        <w:t>LandsatTS</w:t>
      </w:r>
      <w:proofErr w:type="spellEnd"/>
      <w:r w:rsidR="00576E2B">
        <w:rPr>
          <w:rFonts w:ascii="Times New Roman" w:hAnsi="Times New Roman" w:cs="Times New Roman"/>
          <w:sz w:val="24"/>
          <w:szCs w:val="24"/>
        </w:rPr>
        <w:t xml:space="preserve"> provides fundamentally different functionality that includes an integrated framework for robust time-series analysis of vegetation dynamics at local to global scales. </w:t>
      </w:r>
    </w:p>
    <w:p w14:paraId="226EE615" w14:textId="0229535F" w:rsidR="00576E2B" w:rsidRDefault="00FC287F" w:rsidP="00576E2B">
      <w:pPr>
        <w:pStyle w:val="NoSpacing"/>
        <w:ind w:firstLine="720"/>
        <w:rPr>
          <w:rFonts w:ascii="Times New Roman" w:hAnsi="Times New Roman" w:cs="Times New Roman"/>
          <w:sz w:val="24"/>
          <w:szCs w:val="24"/>
        </w:rPr>
      </w:pPr>
      <w:proofErr w:type="spellStart"/>
      <w:r>
        <w:rPr>
          <w:rFonts w:ascii="Times New Roman" w:hAnsi="Times New Roman" w:cs="Times New Roman"/>
          <w:i/>
          <w:iCs/>
          <w:sz w:val="24"/>
          <w:szCs w:val="24"/>
        </w:rPr>
        <w:lastRenderedPageBreak/>
        <w:t>LandsatTS</w:t>
      </w:r>
      <w:proofErr w:type="spellEnd"/>
      <w:r w:rsidR="00576E2B">
        <w:rPr>
          <w:rFonts w:ascii="Times New Roman" w:hAnsi="Times New Roman" w:cs="Times New Roman"/>
          <w:sz w:val="24"/>
          <w:szCs w:val="24"/>
        </w:rPr>
        <w:t xml:space="preserve"> grew out of recent research projects that assessed changes in vegetation greenness </w:t>
      </w:r>
      <w:r w:rsidR="00576E2B" w:rsidRPr="008B297C">
        <w:rPr>
          <w:rFonts w:ascii="Times New Roman" w:hAnsi="Times New Roman" w:cs="Times New Roman"/>
          <w:sz w:val="24"/>
          <w:szCs w:val="24"/>
        </w:rPr>
        <w:t xml:space="preserve">since the early 1980s </w:t>
      </w:r>
      <w:r w:rsidR="00576E2B">
        <w:rPr>
          <w:rFonts w:ascii="Times New Roman" w:hAnsi="Times New Roman" w:cs="Times New Roman"/>
          <w:sz w:val="24"/>
          <w:szCs w:val="24"/>
        </w:rPr>
        <w:t xml:space="preserve">for the Arctic tundra and boreal forest biomes </w:t>
      </w:r>
      <w:r w:rsidR="00576E2B">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576E2B">
        <w:rPr>
          <w:rFonts w:ascii="Times New Roman" w:hAnsi="Times New Roman" w:cs="Times New Roman"/>
          <w:sz w:val="24"/>
          <w:szCs w:val="24"/>
        </w:rPr>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(Berner et al. 2020, Berner and Goetz 2022)</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We found a sample-based </w:t>
      </w:r>
      <w:r w:rsidR="00E06B6B">
        <w:rPr>
          <w:rFonts w:ascii="Times New Roman" w:hAnsi="Times New Roman" w:cs="Times New Roman"/>
          <w:sz w:val="24"/>
          <w:szCs w:val="24"/>
        </w:rPr>
        <w:t>approach</w:t>
      </w:r>
      <w:r w:rsidR="00576E2B">
        <w:rPr>
          <w:rFonts w:ascii="Times New Roman" w:hAnsi="Times New Roman" w:cs="Times New Roman"/>
          <w:sz w:val="24"/>
          <w:szCs w:val="24"/>
        </w:rPr>
        <w:t xml:space="preserve"> was well-suited for assessing vegetation dynamics and evaluating ecological hypotheses for these biomes, while substantially reducing computational burden compared with wall-to-wall analyses. Moreover, this sample-based </w:t>
      </w:r>
      <w:r w:rsidR="00E06B6B">
        <w:rPr>
          <w:rFonts w:ascii="Times New Roman" w:hAnsi="Times New Roman" w:cs="Times New Roman"/>
          <w:sz w:val="24"/>
          <w:szCs w:val="24"/>
        </w:rPr>
        <w:t xml:space="preserve">approach </w:t>
      </w:r>
      <w:r w:rsidR="00576E2B">
        <w:rPr>
          <w:rFonts w:ascii="Times New Roman" w:hAnsi="Times New Roman" w:cs="Times New Roman"/>
          <w:sz w:val="24"/>
          <w:szCs w:val="24"/>
        </w:rPr>
        <w:t xml:space="preserve">enables comparisons between satellite and field measurements across widely distributed site networks </w:t>
      </w:r>
      <w:r w:rsidR="00576E2B">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sidR="00576E2B">
        <w:rPr>
          <w:rFonts w:ascii="Times New Roman" w:hAnsi="Times New Roman" w:cs="Times New Roman"/>
          <w:sz w:val="24"/>
          <w:szCs w:val="24"/>
        </w:rPr>
        <w:instrText xml:space="preserve"> ADDIN EN.CITE </w:instrText>
      </w:r>
      <w:r w:rsidR="00576E2B">
        <w:rPr>
          <w:rFonts w:ascii="Times New Roman" w:hAnsi="Times New Roman" w:cs="Times New Roman"/>
          <w:sz w:val="24"/>
          <w:szCs w:val="24"/>
        </w:rPr>
        <w:fldChar w:fldCharType="begin">
          <w:fldData xml:space="preserve">PEVuZE5vdGU+PENpdGU+PEF1dGhvcj5XYWxrZXI8L0F1dGhvcj48WWVhcj4yMDIxPC9ZZWFyPjxS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</w:fldData>
        </w:fldChar>
      </w:r>
      <w:r w:rsidR="00576E2B">
        <w:rPr>
          <w:rFonts w:ascii="Times New Roman" w:hAnsi="Times New Roman" w:cs="Times New Roman"/>
          <w:sz w:val="24"/>
          <w:szCs w:val="24"/>
        </w:rPr>
        <w:instrText xml:space="preserve"> ADDIN EN.CITE.DATA </w:instrText>
      </w:r>
      <w:r w:rsidR="00576E2B">
        <w:rPr>
          <w:rFonts w:ascii="Times New Roman" w:hAnsi="Times New Roman" w:cs="Times New Roman"/>
          <w:sz w:val="24"/>
          <w:szCs w:val="24"/>
        </w:rPr>
      </w:r>
      <w:r w:rsidR="00576E2B">
        <w:rPr>
          <w:rFonts w:ascii="Times New Roman" w:hAnsi="Times New Roman" w:cs="Times New Roman"/>
          <w:sz w:val="24"/>
          <w:szCs w:val="24"/>
        </w:rPr>
        <w:fldChar w:fldCharType="end"/>
      </w:r>
      <w:r w:rsidR="00576E2B">
        <w:rPr>
          <w:rFonts w:ascii="Times New Roman" w:hAnsi="Times New Roman" w:cs="Times New Roman"/>
          <w:sz w:val="24"/>
          <w:szCs w:val="24"/>
        </w:rPr>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(Boyd et al. 2019, Berner et al. 2020, Boyd et al. 2021, Walker et al. 2021)</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and is conducive to rigorous propagation of uncertainty using Monte Carlo simulations </w:t>
      </w:r>
      <w:r w:rsidR="00576E2B">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576E2B">
        <w:rPr>
          <w:rFonts w:ascii="Times New Roman" w:hAnsi="Times New Roman" w:cs="Times New Roman"/>
          <w:sz w:val="24"/>
          <w:szCs w:val="24"/>
        </w:rPr>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(Berner et al. 2020, Berner and Goetz 2022)</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Comparisons with field measurements are crucial for validating and interpreting vegetation dynamics inferred from satellites measurements, while uncertainty assessments are crucial for improving confidence in such analyses but are seldom if ever carried out partially because of computational constraints </w:t>
      </w:r>
      <w:r w:rsidR="00576E2B">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sidR="00576E2B">
        <w:rPr>
          <w:rFonts w:ascii="Times New Roman" w:hAnsi="Times New Roman" w:cs="Times New Roman"/>
          <w:sz w:val="24"/>
          <w:szCs w:val="24"/>
        </w:rPr>
        <w:instrText xml:space="preserve"> ADDIN EN.CITE </w:instrText>
      </w:r>
      <w:r w:rsidR="00576E2B">
        <w:rPr>
          <w:rFonts w:ascii="Times New Roman" w:hAnsi="Times New Roman" w:cs="Times New Roman"/>
          <w:sz w:val="24"/>
          <w:szCs w:val="24"/>
        </w:rPr>
        <w:fldChar w:fldCharType="begin">
          <w:fldData xml:space="preserve">PEVuZE5vdGU+PENpdGU+PEF1dGhvcj5NeWVycy1TbWl0aDwvQXV0aG9yPjxZZWFyPjIwMjA8L1ll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</w:fldData>
        </w:fldChar>
      </w:r>
      <w:r w:rsidR="00576E2B">
        <w:rPr>
          <w:rFonts w:ascii="Times New Roman" w:hAnsi="Times New Roman" w:cs="Times New Roman"/>
          <w:sz w:val="24"/>
          <w:szCs w:val="24"/>
        </w:rPr>
        <w:instrText xml:space="preserve"> ADDIN EN.CITE.DATA </w:instrText>
      </w:r>
      <w:r w:rsidR="00576E2B">
        <w:rPr>
          <w:rFonts w:ascii="Times New Roman" w:hAnsi="Times New Roman" w:cs="Times New Roman"/>
          <w:sz w:val="24"/>
          <w:szCs w:val="24"/>
        </w:rPr>
      </w:r>
      <w:r w:rsidR="00576E2B">
        <w:rPr>
          <w:rFonts w:ascii="Times New Roman" w:hAnsi="Times New Roman" w:cs="Times New Roman"/>
          <w:sz w:val="24"/>
          <w:szCs w:val="24"/>
        </w:rPr>
        <w:fldChar w:fldCharType="end"/>
      </w:r>
      <w:r w:rsidR="00576E2B">
        <w:rPr>
          <w:rFonts w:ascii="Times New Roman" w:hAnsi="Times New Roman" w:cs="Times New Roman"/>
          <w:sz w:val="24"/>
          <w:szCs w:val="24"/>
        </w:rPr>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(Myers-Smith et al. 2020)</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Overall, </w:t>
      </w:r>
      <w:proofErr w:type="spellStart"/>
      <w:r>
        <w:rPr>
          <w:rFonts w:ascii="Times New Roman" w:hAnsi="Times New Roman" w:cs="Times New Roman"/>
          <w:i/>
          <w:iCs/>
          <w:sz w:val="24"/>
          <w:szCs w:val="24"/>
        </w:rPr>
        <w:t>LandsatTS</w:t>
      </w:r>
      <w:proofErr w:type="spellEnd"/>
      <w:r w:rsidR="00576E2B">
        <w:rPr>
          <w:rFonts w:ascii="Times New Roman" w:hAnsi="Times New Roman" w:cs="Times New Roman"/>
          <w:sz w:val="24"/>
          <w:szCs w:val="24"/>
        </w:rPr>
        <w:t xml:space="preserve"> provides </w:t>
      </w:r>
      <w:r w:rsidR="009B126C">
        <w:rPr>
          <w:rFonts w:ascii="Times New Roman" w:hAnsi="Times New Roman" w:cs="Times New Roman"/>
          <w:sz w:val="24"/>
          <w:szCs w:val="24"/>
        </w:rPr>
        <w:t xml:space="preserve">an </w:t>
      </w:r>
      <w:r w:rsidR="00576E2B">
        <w:rPr>
          <w:rFonts w:ascii="Times New Roman" w:hAnsi="Times New Roman" w:cs="Times New Roman"/>
          <w:sz w:val="24"/>
          <w:szCs w:val="24"/>
        </w:rPr>
        <w:t>integrated</w:t>
      </w:r>
      <w:r w:rsidR="00272C98">
        <w:rPr>
          <w:rFonts w:ascii="Times New Roman" w:hAnsi="Times New Roman" w:cs="Times New Roman"/>
          <w:sz w:val="24"/>
          <w:szCs w:val="24"/>
        </w:rPr>
        <w:t xml:space="preserve">, sampled-based </w:t>
      </w:r>
      <w:r w:rsidR="00E06B6B">
        <w:rPr>
          <w:rFonts w:ascii="Times New Roman" w:hAnsi="Times New Roman" w:cs="Times New Roman"/>
          <w:sz w:val="24"/>
          <w:szCs w:val="24"/>
        </w:rPr>
        <w:t xml:space="preserve">framework </w:t>
      </w:r>
      <w:r w:rsidR="00576E2B">
        <w:rPr>
          <w:rFonts w:ascii="Times New Roman" w:hAnsi="Times New Roman" w:cs="Times New Roman"/>
          <w:sz w:val="24"/>
          <w:szCs w:val="24"/>
        </w:rPr>
        <w:t xml:space="preserve">that </w:t>
      </w:r>
      <w:r w:rsidR="00E06B6B">
        <w:rPr>
          <w:rFonts w:ascii="Times New Roman" w:hAnsi="Times New Roman" w:cs="Times New Roman"/>
          <w:sz w:val="24"/>
          <w:szCs w:val="24"/>
        </w:rPr>
        <w:t xml:space="preserve">has </w:t>
      </w:r>
      <w:r w:rsidR="00576E2B">
        <w:rPr>
          <w:rFonts w:ascii="Times New Roman" w:hAnsi="Times New Roman" w:cs="Times New Roman"/>
          <w:sz w:val="24"/>
          <w:szCs w:val="24"/>
        </w:rPr>
        <w:t xml:space="preserve">recently been used to assess vegetation responses to climate change </w:t>
      </w:r>
      <w:r w:rsidR="00576E2B">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576E2B">
        <w:rPr>
          <w:rFonts w:ascii="Times New Roman" w:hAnsi="Times New Roman" w:cs="Times New Roman"/>
          <w:sz w:val="24"/>
          <w:szCs w:val="24"/>
        </w:rPr>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(Berner et al. 2020, Berner and Goetz 2022)</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insect outbreaks </w:t>
      </w:r>
      <w:r w:rsidR="00576E2B">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sidR="00576E2B">
        <w:rPr>
          <w:rFonts w:ascii="Times New Roman" w:hAnsi="Times New Roman" w:cs="Times New Roman"/>
          <w:sz w:val="24"/>
          <w:szCs w:val="24"/>
        </w:rPr>
        <w:instrText xml:space="preserve"> ADDIN EN.CITE </w:instrText>
      </w:r>
      <w:r w:rsidR="00576E2B">
        <w:rPr>
          <w:rFonts w:ascii="Times New Roman" w:hAnsi="Times New Roman" w:cs="Times New Roman"/>
          <w:sz w:val="24"/>
          <w:szCs w:val="24"/>
        </w:rPr>
        <w:fldChar w:fldCharType="begin">
          <w:fldData xml:space="preserve">PEVuZE5vdGU+PENpdGU+PEF1dGhvcj5Cb3lkPC9BdXRob3I+PFllYXI+MjAyMTwvWWVhcj48UmVj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</w:fldData>
        </w:fldChar>
      </w:r>
      <w:r w:rsidR="00576E2B">
        <w:rPr>
          <w:rFonts w:ascii="Times New Roman" w:hAnsi="Times New Roman" w:cs="Times New Roman"/>
          <w:sz w:val="24"/>
          <w:szCs w:val="24"/>
        </w:rPr>
        <w:instrText xml:space="preserve"> ADDIN EN.CITE.DATA </w:instrText>
      </w:r>
      <w:r w:rsidR="00576E2B">
        <w:rPr>
          <w:rFonts w:ascii="Times New Roman" w:hAnsi="Times New Roman" w:cs="Times New Roman"/>
          <w:sz w:val="24"/>
          <w:szCs w:val="24"/>
        </w:rPr>
      </w:r>
      <w:r w:rsidR="00576E2B">
        <w:rPr>
          <w:rFonts w:ascii="Times New Roman" w:hAnsi="Times New Roman" w:cs="Times New Roman"/>
          <w:sz w:val="24"/>
          <w:szCs w:val="24"/>
        </w:rPr>
        <w:fldChar w:fldCharType="end"/>
      </w:r>
      <w:r w:rsidR="00576E2B">
        <w:rPr>
          <w:rFonts w:ascii="Times New Roman" w:hAnsi="Times New Roman" w:cs="Times New Roman"/>
          <w:sz w:val="24"/>
          <w:szCs w:val="24"/>
        </w:rPr>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(Boyd et al. 2019, Boyd et al. 2021)</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wildfires </w:t>
      </w:r>
      <w:r w:rsidR="00576E2B">
        <w:rPr>
          <w:rFonts w:ascii="Times New Roman" w:hAnsi="Times New Roman" w:cs="Times New Roman"/>
          <w:sz w:val="24"/>
          <w:szCs w:val="24"/>
        </w:rPr>
        <w:fldChar w:fldCharType="begin"/>
      </w:r>
      <w:r w:rsidR="00576E2B">
        <w:rPr>
          <w:rFonts w:ascii="Times New Roman" w:hAnsi="Times New Roman" w:cs="Times New Roman"/>
          <w:sz w:val="24"/>
          <w:szCs w:val="24"/>
        </w:rPr>
        <w:instrText xml:space="preserve"> ADDIN EN.CITE &lt;EndNote&gt;&lt;Cite&gt;&lt;Author&gt;Gaglioti&lt;/Author&gt;&lt;Year&gt;2021&lt;/Year&gt;&lt;RecNum&gt;4489&lt;/RecNum&gt;&lt;DisplayText&gt;(Gaglioti et al. 2021)&lt;/DisplayText&gt;&lt;record&gt;&lt;rec-number&gt;4489&lt;/rec-number&gt;&lt;foreign-keys&gt;&lt;key app="EN" db-id="przrz2xfys0et6es02qx0adprs59z2erxf5t" timestamp="1617827463"&gt;4489&lt;/key&gt;&lt;/foreign-keys&gt;&lt;ref-type name="Journal Article"&gt;17&lt;/ref-type&gt;&lt;contributors&gt;&lt;authors&gt;&lt;author&gt;Gaglioti, BV&lt;/author&gt;&lt;author&gt;Berner, Logan T&lt;/author&gt;&lt;author&gt;Jones, Benjamin M&lt;/author&gt;&lt;author&gt;Orndahl, Kathleen M&lt;/author&gt;&lt;author&gt;Wi</w:instrText>
      </w:r>
      <w:r w:rsidR="00576E2B">
        <w:rPr>
          <w:rFonts w:ascii="Times New Roman" w:hAnsi="Times New Roman" w:cs="Times New Roman" w:hint="eastAsia"/>
          <w:sz w:val="24"/>
          <w:szCs w:val="24"/>
        </w:rPr>
        <w:instrText>lliams, A Park&lt;/author&gt;&lt;author&gt;Andreu</w:instrText>
      </w:r>
      <w:r w:rsidR="00576E2B">
        <w:rPr>
          <w:rFonts w:ascii="Times New Roman" w:hAnsi="Times New Roman" w:cs="Times New Roman" w:hint="eastAsia"/>
          <w:sz w:val="24"/>
          <w:szCs w:val="24"/>
        </w:rPr>
        <w:instrText>‐</w:instrText>
      </w:r>
      <w:r w:rsidR="00576E2B">
        <w:rPr>
          <w:rFonts w:ascii="Times New Roman" w:hAnsi="Times New Roman" w:cs="Times New Roman" w:hint="eastAsia"/>
          <w:sz w:val="24"/>
          <w:szCs w:val="24"/>
        </w:rPr>
        <w:instrText>Hayles, Laia&lt;/author&gt;&lt;author&gt;D</w:instrText>
      </w:r>
      <w:r w:rsidR="00576E2B">
        <w:rPr>
          <w:rFonts w:ascii="Times New Roman" w:hAnsi="Times New Roman" w:cs="Times New Roman" w:hint="eastAsia"/>
          <w:sz w:val="24"/>
          <w:szCs w:val="24"/>
        </w:rPr>
        <w:instrText>’</w:instrText>
      </w:r>
      <w:r w:rsidR="00576E2B">
        <w:rPr>
          <w:rFonts w:ascii="Times New Roman" w:hAnsi="Times New Roman" w:cs="Times New Roman" w:hint="eastAsia"/>
          <w:sz w:val="24"/>
          <w:szCs w:val="24"/>
        </w:rPr>
        <w:instrText>Arrigo, RD&lt;/author&gt;&lt;author&gt;Goetz, Scott J&lt;/author&gt;&lt;author&gt;Mann, Daniel H&lt;/author&gt;&lt;/authors&gt;&lt;/contributors&gt;&lt;titles&gt;&lt;title&gt;Tussocks enduring or shrubs greening: Alternate responses to chan</w:instrText>
      </w:r>
      <w:r w:rsidR="00576E2B">
        <w:rPr>
          <w:rFonts w:ascii="Times New Roman" w:hAnsi="Times New Roman" w:cs="Times New Roman"/>
          <w:sz w:val="24"/>
          <w:szCs w:val="24"/>
        </w:rPr>
        <w:instrText>ging fire regimes in the Noatak River Valley, Alaska&lt;/title&gt;&lt;secondary-title&gt;Journal of Geophysical Research: Biogeosciences&lt;/secondary-title&gt;&lt;/titles&gt;&lt;periodical&gt;&lt;full-title&gt;Journal of Geophysical Research: Biogeosciences&lt;/full-title&gt;&lt;/periodical&gt;&lt;pages&gt;e2020JG006009&lt;/pages&gt;&lt;volume&gt;126&lt;/volume&gt;&lt;dates&gt;&lt;year&gt;2021&lt;/year&gt;&lt;/dates&gt;&lt;isbn&gt;2169-8953&lt;/isbn&gt;&lt;urls&gt;&lt;/urls&gt;&lt;electronic-resource-num&gt;https://doi.org/10.1029/2020JG006009&lt;/electronic-resource-num&gt;&lt;/record&gt;&lt;/Cite&gt;&lt;/EndNote&gt;</w:instrText>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(Gaglioti et al. 2021)</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and permafrost degradation </w:t>
      </w:r>
      <w:r w:rsidR="00576E2B">
        <w:rPr>
          <w:rFonts w:ascii="Times New Roman" w:hAnsi="Times New Roman" w:cs="Times New Roman"/>
          <w:sz w:val="24"/>
          <w:szCs w:val="24"/>
        </w:rPr>
        <w:fldChar w:fldCharType="begin"/>
      </w:r>
      <w:r w:rsidR="00576E2B">
        <w:rPr>
          <w:rFonts w:ascii="Times New Roman" w:hAnsi="Times New Roman" w:cs="Times New Roman"/>
          <w:sz w:val="24"/>
          <w:szCs w:val="24"/>
        </w:rPr>
        <w:instrText xml:space="preserve"> ADDIN EN.CITE &lt;EndNote&gt;&lt;Cite&gt;&lt;Author&gt;Verdonen&lt;/Author&gt;&lt;Year&gt;2020&lt;/Year&gt;&lt;RecNum&gt;4115&lt;/RecNum&gt;&lt;DisplayText&gt;(Verdonen et al. 2020)&lt;/DisplayText&gt;&lt;record&gt;&lt;rec-number&gt;4115&lt;/rec-number&gt;&lt;foreign-keys&gt;&lt;key app="EN" db-id="przrz2xfys0et6es02qx0adprs59z2erxf5t" timestamp="1592847392"&gt;4115&lt;/key&gt;&lt;/foreign-keys&gt;&lt;ref-type name="Journal Article"&gt;17&lt;/ref-type&gt;&lt;contributors&gt;&lt;authors&gt;&lt;author&gt;Verdonen, Mariana&lt;/author&gt;&lt;author&gt;Berner, Logan T.&lt;/author&gt;&lt;author&gt;Forbes, Bruce C.&lt;/author&gt;&lt;author&gt;Kumpula, Timo&lt;/author&gt;&lt;/authors&gt;&lt;/contributors&gt;&lt;titles&gt;&lt;title&gt;Periglacial vegetation dynamics in Arctic Russia: decadal analysis of tundra regeneration on landslides with time series satellite imagery&lt;/title&gt;&lt;secondary-title&gt;Environmental Research Letters&lt;/secondary-title&gt;&lt;/titles&gt;&lt;periodical&gt;&lt;full-title&gt;Environmental Research Letters&lt;/full-title&gt;&lt;/periodical&gt;&lt;pages&gt;105020&lt;/pages&gt;&lt;volume&gt;15&lt;/volume&gt;&lt;dates&gt;&lt;year&gt;2020&lt;/year&gt;&lt;/dates&gt;&lt;urls&gt;&lt;/urls&gt;&lt;electronic-resource-num&gt;https://doi.org/10.1088/1748-9326/abb500&lt;/electronic-resource-num&gt;&lt;/record&gt;&lt;/Cite&gt;&lt;/EndNote&gt;</w:instrText>
      </w:r>
      <w:r w:rsidR="00576E2B">
        <w:rPr>
          <w:rFonts w:ascii="Times New Roman" w:hAnsi="Times New Roman" w:cs="Times New Roman"/>
          <w:sz w:val="24"/>
          <w:szCs w:val="24"/>
        </w:rPr>
        <w:fldChar w:fldCharType="separate"/>
      </w:r>
      <w:r w:rsidR="00576E2B">
        <w:rPr>
          <w:rFonts w:ascii="Times New Roman" w:hAnsi="Times New Roman" w:cs="Times New Roman"/>
          <w:noProof/>
          <w:sz w:val="24"/>
          <w:szCs w:val="24"/>
        </w:rPr>
        <w:t>(Verdonen et al. 2020)</w:t>
      </w:r>
      <w:r w:rsidR="00576E2B">
        <w:rPr>
          <w:rFonts w:ascii="Times New Roman" w:hAnsi="Times New Roman" w:cs="Times New Roman"/>
          <w:sz w:val="24"/>
          <w:szCs w:val="24"/>
        </w:rPr>
        <w:fldChar w:fldCharType="end"/>
      </w:r>
      <w:r w:rsidR="00576E2B">
        <w:rPr>
          <w:rFonts w:ascii="Times New Roman" w:hAnsi="Times New Roman" w:cs="Times New Roman"/>
          <w:sz w:val="24"/>
          <w:szCs w:val="24"/>
        </w:rPr>
        <w:t xml:space="preserve"> in cold northern biomes.  </w:t>
      </w:r>
    </w:p>
    <w:p w14:paraId="006BF8C5" w14:textId="05F4E6A5" w:rsidR="00590A6D" w:rsidRDefault="00576E2B" w:rsidP="0076442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following sections detail package installation and summarize the purpose and behavior of each </w:t>
      </w:r>
      <w:proofErr w:type="spellStart"/>
      <w:r w:rsidR="00FC287F">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function. Furthermore, we demonstrate the utility of </w:t>
      </w:r>
      <w:proofErr w:type="spellStart"/>
      <w:r w:rsidR="00FC287F">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with an example application focused on changes in vegetation greenness from 2000 to 2020 across a study area in the Greenlandic Arctic. For a detailed list of function descriptions, including the complete lists of arguments require by each function, please consult the helpfiles provided with the R package or refer to the list of function definitions supplied in the Supplementary Material. </w:t>
      </w:r>
    </w:p>
    <w:bookmarkEnd w:id="11"/>
    <w:p w14:paraId="30F6B7DF" w14:textId="62371988" w:rsidR="008A516D" w:rsidRDefault="007F4F15" w:rsidP="00272C98">
      <w:pPr>
        <w:pStyle w:val="NoSpacing"/>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DB72DC" wp14:editId="73630C51">
            <wp:extent cx="3236026" cy="5657222"/>
            <wp:effectExtent l="0" t="0" r="2540" b="63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36026" cy="5657222"/>
                    </a:xfrm>
                    <a:prstGeom prst="rect">
                      <a:avLst/>
                    </a:prstGeom>
                  </pic:spPr>
                </pic:pic>
              </a:graphicData>
            </a:graphic>
          </wp:inline>
        </w:drawing>
      </w:r>
    </w:p>
    <w:p w14:paraId="3B5B8A91" w14:textId="4EDE5B28" w:rsidR="00B9245A" w:rsidRDefault="00BA4386" w:rsidP="00F751FB">
      <w:pPr>
        <w:pStyle w:val="NoSpacing"/>
        <w:rPr>
          <w:rFonts w:ascii="Times New Roman" w:hAnsi="Times New Roman" w:cs="Times New Roman"/>
          <w:sz w:val="24"/>
          <w:szCs w:val="24"/>
        </w:rPr>
      </w:pPr>
      <w:r>
        <w:rPr>
          <w:rFonts w:ascii="Times New Roman" w:hAnsi="Times New Roman" w:cs="Times New Roman"/>
          <w:sz w:val="24"/>
          <w:szCs w:val="24"/>
        </w:rPr>
        <w:t>Figure 1.</w:t>
      </w:r>
      <w:r w:rsidR="00E87545">
        <w:rPr>
          <w:rFonts w:ascii="Times New Roman" w:hAnsi="Times New Roman" w:cs="Times New Roman"/>
          <w:sz w:val="24"/>
          <w:szCs w:val="24"/>
        </w:rPr>
        <w:t xml:space="preserve"> Schematic illustrating functions and typical workflow of the </w:t>
      </w:r>
      <w:proofErr w:type="spellStart"/>
      <w:r w:rsidR="00FC287F">
        <w:rPr>
          <w:rFonts w:ascii="Times New Roman" w:hAnsi="Times New Roman" w:cs="Times New Roman"/>
          <w:i/>
          <w:iCs/>
          <w:sz w:val="24"/>
          <w:szCs w:val="24"/>
        </w:rPr>
        <w:t>LandsatTS</w:t>
      </w:r>
      <w:proofErr w:type="spellEnd"/>
      <w:r w:rsidR="00E87545">
        <w:rPr>
          <w:rFonts w:ascii="Times New Roman" w:hAnsi="Times New Roman" w:cs="Times New Roman"/>
          <w:sz w:val="24"/>
          <w:szCs w:val="24"/>
        </w:rPr>
        <w:t xml:space="preserve"> package.</w:t>
      </w:r>
      <w:r w:rsidR="00FC7108">
        <w:rPr>
          <w:rFonts w:ascii="Times New Roman" w:hAnsi="Times New Roman" w:cs="Times New Roman"/>
          <w:sz w:val="24"/>
          <w:szCs w:val="24"/>
        </w:rPr>
        <w:t xml:space="preserve"> Each function is described in the main text and Table 1.</w:t>
      </w:r>
      <w:r w:rsidR="00ED284A">
        <w:rPr>
          <w:rFonts w:ascii="Times New Roman" w:hAnsi="Times New Roman" w:cs="Times New Roman"/>
          <w:sz w:val="24"/>
          <w:szCs w:val="24"/>
        </w:rPr>
        <w:t xml:space="preserve"> </w:t>
      </w:r>
      <w:proofErr w:type="spellStart"/>
      <w:r w:rsidR="00FC287F">
        <w:rPr>
          <w:rFonts w:ascii="Times New Roman" w:hAnsi="Times New Roman" w:cs="Times New Roman"/>
          <w:i/>
          <w:iCs/>
          <w:sz w:val="24"/>
          <w:szCs w:val="24"/>
        </w:rPr>
        <w:t>LandsatTS</w:t>
      </w:r>
      <w:proofErr w:type="spellEnd"/>
      <w:r w:rsidR="00ED284A">
        <w:rPr>
          <w:rFonts w:ascii="Times New Roman" w:hAnsi="Times New Roman" w:cs="Times New Roman"/>
          <w:sz w:val="24"/>
          <w:szCs w:val="24"/>
        </w:rPr>
        <w:t xml:space="preserve"> has primary been used for assessments of </w:t>
      </w:r>
      <w:r w:rsidR="002D28BF">
        <w:rPr>
          <w:rFonts w:ascii="Times New Roman" w:hAnsi="Times New Roman" w:cs="Times New Roman"/>
          <w:sz w:val="24"/>
          <w:szCs w:val="24"/>
        </w:rPr>
        <w:t xml:space="preserve">interannual variability and trends in </w:t>
      </w:r>
      <w:r w:rsidR="00ED284A">
        <w:rPr>
          <w:rFonts w:ascii="Times New Roman" w:hAnsi="Times New Roman" w:cs="Times New Roman"/>
          <w:sz w:val="24"/>
          <w:szCs w:val="24"/>
        </w:rPr>
        <w:t>vegetation greenness</w:t>
      </w:r>
      <w:r w:rsidR="00B9245A">
        <w:rPr>
          <w:rFonts w:ascii="Times New Roman" w:hAnsi="Times New Roman" w:cs="Times New Roman"/>
          <w:sz w:val="24"/>
          <w:szCs w:val="24"/>
        </w:rPr>
        <w:t xml:space="preserve">. However, </w:t>
      </w:r>
      <w:proofErr w:type="spellStart"/>
      <w:r w:rsidR="00FC287F">
        <w:rPr>
          <w:rFonts w:ascii="Times New Roman" w:hAnsi="Times New Roman" w:cs="Times New Roman"/>
          <w:i/>
          <w:iCs/>
          <w:sz w:val="24"/>
          <w:szCs w:val="24"/>
        </w:rPr>
        <w:t>LandsatTS</w:t>
      </w:r>
      <w:proofErr w:type="spellEnd"/>
      <w:r w:rsidR="00B9245A">
        <w:rPr>
          <w:rFonts w:ascii="Times New Roman" w:hAnsi="Times New Roman" w:cs="Times New Roman"/>
          <w:sz w:val="24"/>
          <w:szCs w:val="24"/>
        </w:rPr>
        <w:t xml:space="preserve"> facilitates other Landsat time series analyses by providing tools for general data extraction and processing. </w:t>
      </w:r>
    </w:p>
    <w:p w14:paraId="3F34D994" w14:textId="2CCBD4FE" w:rsidR="00A84E2F" w:rsidRDefault="00A84E2F">
      <w:pPr>
        <w:rPr>
          <w:rFonts w:ascii="Times New Roman" w:hAnsi="Times New Roman" w:cs="Times New Roman"/>
          <w:sz w:val="24"/>
          <w:szCs w:val="24"/>
        </w:rPr>
      </w:pPr>
      <w:r>
        <w:rPr>
          <w:rFonts w:ascii="Times New Roman" w:hAnsi="Times New Roman" w:cs="Times New Roman"/>
          <w:sz w:val="24"/>
          <w:szCs w:val="24"/>
        </w:rPr>
        <w:br w:type="page"/>
      </w:r>
    </w:p>
    <w:p w14:paraId="241C9357" w14:textId="77777777" w:rsidR="0022005E" w:rsidRPr="00792C3C" w:rsidRDefault="0022005E" w:rsidP="0022005E">
      <w:pPr>
        <w:pStyle w:val="NoSpacing"/>
        <w:rPr>
          <w:rFonts w:ascii="Times New Roman" w:hAnsi="Times New Roman" w:cs="Times New Roman"/>
          <w:sz w:val="24"/>
          <w:szCs w:val="24"/>
        </w:rPr>
      </w:pPr>
      <w:r w:rsidRPr="00792C3C">
        <w:rPr>
          <w:rFonts w:ascii="Times New Roman" w:hAnsi="Times New Roman" w:cs="Times New Roman"/>
          <w:sz w:val="24"/>
          <w:szCs w:val="24"/>
        </w:rPr>
        <w:lastRenderedPageBreak/>
        <w:t>Table 1. Function names and descriptions</w:t>
      </w:r>
      <w:r>
        <w:rPr>
          <w:rFonts w:ascii="Times New Roman" w:hAnsi="Times New Roman" w:cs="Times New Roman"/>
          <w:sz w:val="24"/>
          <w:szCs w:val="24"/>
        </w:rPr>
        <w:t xml:space="preserve">. These are listed in the order typically used. </w:t>
      </w:r>
    </w:p>
    <w:tbl>
      <w:tblPr>
        <w:tblStyle w:val="TableGrid"/>
        <w:tblW w:w="946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3049"/>
        <w:gridCol w:w="4764"/>
      </w:tblGrid>
      <w:tr w:rsidR="0022005E" w:rsidRPr="00792C3C" w14:paraId="4DB919ED" w14:textId="77777777" w:rsidTr="00206CCE">
        <w:tc>
          <w:tcPr>
            <w:tcW w:w="1655" w:type="dxa"/>
            <w:tcBorders>
              <w:top w:val="single" w:sz="4" w:space="0" w:color="auto"/>
              <w:bottom w:val="single" w:sz="4" w:space="0" w:color="auto"/>
            </w:tcBorders>
          </w:tcPr>
          <w:p w14:paraId="774D2ABF"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Step</w:t>
            </w:r>
          </w:p>
        </w:tc>
        <w:tc>
          <w:tcPr>
            <w:tcW w:w="3049" w:type="dxa"/>
            <w:tcBorders>
              <w:top w:val="single" w:sz="4" w:space="0" w:color="auto"/>
              <w:bottom w:val="single" w:sz="4" w:space="0" w:color="auto"/>
            </w:tcBorders>
          </w:tcPr>
          <w:p w14:paraId="666DDFCA"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Function</w:t>
            </w:r>
          </w:p>
        </w:tc>
        <w:tc>
          <w:tcPr>
            <w:tcW w:w="4764" w:type="dxa"/>
            <w:tcBorders>
              <w:top w:val="single" w:sz="4" w:space="0" w:color="auto"/>
              <w:bottom w:val="single" w:sz="4" w:space="0" w:color="auto"/>
            </w:tcBorders>
          </w:tcPr>
          <w:p w14:paraId="202F32B5" w14:textId="77777777" w:rsidR="0022005E" w:rsidRPr="00792C3C" w:rsidRDefault="0022005E" w:rsidP="00206CCE">
            <w:pPr>
              <w:pStyle w:val="NoSpacing"/>
              <w:rPr>
                <w:rFonts w:ascii="Times New Roman" w:hAnsi="Times New Roman" w:cs="Times New Roman"/>
                <w:b/>
                <w:bCs/>
                <w:sz w:val="24"/>
                <w:szCs w:val="24"/>
              </w:rPr>
            </w:pPr>
            <w:r w:rsidRPr="00792C3C">
              <w:rPr>
                <w:rFonts w:ascii="Times New Roman" w:hAnsi="Times New Roman" w:cs="Times New Roman"/>
                <w:b/>
                <w:bCs/>
                <w:sz w:val="24"/>
                <w:szCs w:val="24"/>
              </w:rPr>
              <w:t>Description</w:t>
            </w:r>
          </w:p>
        </w:tc>
      </w:tr>
      <w:tr w:rsidR="0022005E" w:rsidRPr="00792C3C" w14:paraId="39BFFF31" w14:textId="77777777" w:rsidTr="00206CCE">
        <w:tc>
          <w:tcPr>
            <w:tcW w:w="1655" w:type="dxa"/>
            <w:tcBorders>
              <w:top w:val="single" w:sz="4" w:space="0" w:color="auto"/>
            </w:tcBorders>
          </w:tcPr>
          <w:p w14:paraId="5124809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Pr>
                <w:rFonts w:ascii="Times New Roman" w:hAnsi="Times New Roman" w:cs="Times New Roman"/>
                <w:sz w:val="20"/>
                <w:szCs w:val="20"/>
              </w:rPr>
              <w:t>extraction</w:t>
            </w:r>
          </w:p>
        </w:tc>
        <w:tc>
          <w:tcPr>
            <w:tcW w:w="3049" w:type="dxa"/>
            <w:tcBorders>
              <w:top w:val="single" w:sz="4" w:space="0" w:color="auto"/>
            </w:tcBorders>
          </w:tcPr>
          <w:p w14:paraId="00655B54"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lsat_get_pixel_centers</w:t>
            </w:r>
            <w:proofErr w:type="spellEnd"/>
          </w:p>
        </w:tc>
        <w:tc>
          <w:tcPr>
            <w:tcW w:w="4764" w:type="dxa"/>
            <w:tcBorders>
              <w:top w:val="single" w:sz="4" w:space="0" w:color="auto"/>
            </w:tcBorders>
          </w:tcPr>
          <w:p w14:paraId="4B6D4369" w14:textId="10542CAA" w:rsidR="0022005E" w:rsidRPr="003C7159" w:rsidRDefault="00C02068" w:rsidP="00206CCE">
            <w:pPr>
              <w:pStyle w:val="NoSpacing"/>
              <w:rPr>
                <w:rFonts w:ascii="Times New Roman" w:hAnsi="Times New Roman" w:cs="Times New Roman"/>
                <w:sz w:val="20"/>
                <w:szCs w:val="20"/>
              </w:rPr>
            </w:pPr>
            <w:r>
              <w:rPr>
                <w:rFonts w:ascii="Times New Roman" w:hAnsi="Times New Roman" w:cs="Times New Roman"/>
                <w:sz w:val="20"/>
                <w:szCs w:val="20"/>
              </w:rPr>
              <w:t>(</w:t>
            </w:r>
            <w:r w:rsidRPr="00C02068">
              <w:rPr>
                <w:rFonts w:ascii="Times New Roman" w:hAnsi="Times New Roman" w:cs="Times New Roman"/>
                <w:i/>
                <w:iCs/>
                <w:sz w:val="20"/>
                <w:szCs w:val="20"/>
              </w:rPr>
              <w:t>Optional</w:t>
            </w:r>
            <w:r>
              <w:rPr>
                <w:rFonts w:ascii="Times New Roman" w:hAnsi="Times New Roman" w:cs="Times New Roman"/>
                <w:sz w:val="20"/>
                <w:szCs w:val="20"/>
              </w:rPr>
              <w:t xml:space="preserve">) </w:t>
            </w:r>
            <w:r w:rsidR="002C102D">
              <w:rPr>
                <w:rFonts w:ascii="Times New Roman" w:hAnsi="Times New Roman" w:cs="Times New Roman"/>
                <w:sz w:val="20"/>
                <w:szCs w:val="20"/>
              </w:rPr>
              <w:t xml:space="preserve">Retrieve </w:t>
            </w:r>
            <w:r w:rsidR="0022005E">
              <w:rPr>
                <w:rFonts w:ascii="Times New Roman" w:hAnsi="Times New Roman" w:cs="Times New Roman"/>
                <w:sz w:val="20"/>
                <w:szCs w:val="20"/>
              </w:rPr>
              <w:t xml:space="preserve">point coordinates of all Landsat </w:t>
            </w:r>
            <w:proofErr w:type="gramStart"/>
            <w:r w:rsidR="0022005E">
              <w:rPr>
                <w:rFonts w:ascii="Times New Roman" w:hAnsi="Times New Roman" w:cs="Times New Roman"/>
                <w:sz w:val="20"/>
                <w:szCs w:val="20"/>
              </w:rPr>
              <w:t>8 pixel</w:t>
            </w:r>
            <w:proofErr w:type="gramEnd"/>
            <w:r w:rsidR="0022005E">
              <w:rPr>
                <w:rFonts w:ascii="Times New Roman" w:hAnsi="Times New Roman" w:cs="Times New Roman"/>
                <w:sz w:val="20"/>
                <w:szCs w:val="20"/>
              </w:rPr>
              <w:t xml:space="preserve"> centers that fall within a polygon.</w:t>
            </w:r>
          </w:p>
        </w:tc>
      </w:tr>
      <w:tr w:rsidR="0022005E" w:rsidRPr="00792C3C" w14:paraId="7FC6C207" w14:textId="77777777" w:rsidTr="00206CCE">
        <w:tc>
          <w:tcPr>
            <w:tcW w:w="1655" w:type="dxa"/>
          </w:tcPr>
          <w:p w14:paraId="15ADE02F"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4A7E1555" w14:textId="6540E493"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sat_export_ts</w:t>
            </w:r>
            <w:proofErr w:type="spellEnd"/>
          </w:p>
        </w:tc>
        <w:tc>
          <w:tcPr>
            <w:tcW w:w="4764" w:type="dxa"/>
          </w:tcPr>
          <w:p w14:paraId="620548CD"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Export full Landsat surface reflectance time series for a set of point coordinates using GEE accessed from R. </w:t>
            </w:r>
          </w:p>
        </w:tc>
      </w:tr>
      <w:tr w:rsidR="0022005E" w:rsidRPr="00792C3C" w14:paraId="7185AAE8" w14:textId="77777777" w:rsidTr="00206CCE">
        <w:tc>
          <w:tcPr>
            <w:tcW w:w="1655" w:type="dxa"/>
          </w:tcPr>
          <w:p w14:paraId="070E736B" w14:textId="65B9A3B2"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Data </w:t>
            </w:r>
            <w:r w:rsidR="00325450">
              <w:rPr>
                <w:rFonts w:ascii="Times New Roman" w:hAnsi="Times New Roman" w:cs="Times New Roman"/>
                <w:sz w:val="20"/>
                <w:szCs w:val="20"/>
              </w:rPr>
              <w:t>processing</w:t>
            </w:r>
          </w:p>
        </w:tc>
        <w:tc>
          <w:tcPr>
            <w:tcW w:w="3049" w:type="dxa"/>
          </w:tcPr>
          <w:p w14:paraId="506E8080"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lsat_general_prep</w:t>
            </w:r>
            <w:proofErr w:type="spellEnd"/>
          </w:p>
        </w:tc>
        <w:tc>
          <w:tcPr>
            <w:tcW w:w="4764" w:type="dxa"/>
          </w:tcPr>
          <w:p w14:paraId="3A4483EB"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Prepare data exported from GEE, including parsing satellite </w:t>
            </w:r>
            <w:proofErr w:type="gramStart"/>
            <w:r>
              <w:rPr>
                <w:rFonts w:ascii="Times New Roman" w:hAnsi="Times New Roman" w:cs="Times New Roman"/>
                <w:sz w:val="20"/>
                <w:szCs w:val="20"/>
              </w:rPr>
              <w:t>names</w:t>
            </w:r>
            <w:proofErr w:type="gramEnd"/>
            <w:r>
              <w:rPr>
                <w:rFonts w:ascii="Times New Roman" w:hAnsi="Times New Roman" w:cs="Times New Roman"/>
                <w:sz w:val="20"/>
                <w:szCs w:val="20"/>
              </w:rPr>
              <w:t xml:space="preserve"> and renaming and scaling bands.</w:t>
            </w:r>
          </w:p>
        </w:tc>
      </w:tr>
      <w:tr w:rsidR="0022005E" w:rsidRPr="00792C3C" w14:paraId="120B79DA" w14:textId="77777777" w:rsidTr="00206CCE">
        <w:tc>
          <w:tcPr>
            <w:tcW w:w="1655" w:type="dxa"/>
          </w:tcPr>
          <w:p w14:paraId="2FFA6CA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3526617D" w14:textId="510C7DF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sat_clean_data</w:t>
            </w:r>
            <w:proofErr w:type="spellEnd"/>
          </w:p>
        </w:tc>
        <w:tc>
          <w:tcPr>
            <w:tcW w:w="4764" w:type="dxa"/>
          </w:tcPr>
          <w:p w14:paraId="1C76BBB3"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Filter out measurements </w:t>
            </w:r>
            <w:r>
              <w:rPr>
                <w:rFonts w:ascii="Times New Roman" w:hAnsi="Times New Roman" w:cs="Times New Roman"/>
                <w:sz w:val="20"/>
                <w:szCs w:val="20"/>
              </w:rPr>
              <w:t xml:space="preserve">based on presence of clouds, water, shadows, </w:t>
            </w:r>
            <w:r w:rsidRPr="00EC1D88">
              <w:rPr>
                <w:rFonts w:ascii="Times New Roman" w:hAnsi="Times New Roman" w:cs="Times New Roman"/>
                <w:sz w:val="20"/>
                <w:szCs w:val="20"/>
              </w:rPr>
              <w:t>oblique view angles, and other criteria.</w:t>
            </w:r>
          </w:p>
        </w:tc>
      </w:tr>
      <w:tr w:rsidR="0022005E" w:rsidRPr="00792C3C" w14:paraId="0106EF6C" w14:textId="77777777" w:rsidTr="00206CCE">
        <w:tc>
          <w:tcPr>
            <w:tcW w:w="1655" w:type="dxa"/>
          </w:tcPr>
          <w:p w14:paraId="5D4E6008"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C709D2" w14:textId="5D16E71E"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sat_summarize_data_avail</w:t>
            </w:r>
            <w:proofErr w:type="spellEnd"/>
          </w:p>
        </w:tc>
        <w:tc>
          <w:tcPr>
            <w:tcW w:w="4764" w:type="dxa"/>
          </w:tcPr>
          <w:p w14:paraId="48D07AE1" w14:textId="3A61D85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sidRPr="002A52FE">
              <w:rPr>
                <w:rFonts w:ascii="Times New Roman" w:hAnsi="Times New Roman" w:cs="Times New Roman"/>
                <w:sz w:val="20"/>
                <w:szCs w:val="20"/>
              </w:rPr>
              <w:t>Summarize</w:t>
            </w:r>
            <w:r w:rsidR="0022005E" w:rsidRPr="00EC1D88">
              <w:rPr>
                <w:rFonts w:ascii="Times New Roman" w:hAnsi="Times New Roman" w:cs="Times New Roman"/>
                <w:sz w:val="20"/>
                <w:szCs w:val="20"/>
              </w:rPr>
              <w:t xml:space="preserve"> data availability at each site, such </w:t>
            </w:r>
            <w:r w:rsidR="0022005E">
              <w:rPr>
                <w:rFonts w:ascii="Times New Roman" w:hAnsi="Times New Roman" w:cs="Times New Roman"/>
                <w:sz w:val="20"/>
                <w:szCs w:val="20"/>
              </w:rPr>
              <w:t xml:space="preserve">as </w:t>
            </w:r>
            <w:r w:rsidR="0022005E" w:rsidRPr="00EC1D88">
              <w:rPr>
                <w:rFonts w:ascii="Times New Roman" w:hAnsi="Times New Roman" w:cs="Times New Roman"/>
                <w:sz w:val="20"/>
                <w:szCs w:val="20"/>
              </w:rPr>
              <w:t xml:space="preserve">total number </w:t>
            </w:r>
            <w:r w:rsidR="0022005E">
              <w:rPr>
                <w:rFonts w:ascii="Times New Roman" w:hAnsi="Times New Roman" w:cs="Times New Roman"/>
                <w:sz w:val="20"/>
                <w:szCs w:val="20"/>
              </w:rPr>
              <w:t xml:space="preserve">and years </w:t>
            </w:r>
            <w:r w:rsidR="0022005E" w:rsidRPr="00EC1D88">
              <w:rPr>
                <w:rFonts w:ascii="Times New Roman" w:hAnsi="Times New Roman" w:cs="Times New Roman"/>
                <w:sz w:val="20"/>
                <w:szCs w:val="20"/>
              </w:rPr>
              <w:t>of observations</w:t>
            </w:r>
            <w:r w:rsidR="0022005E">
              <w:rPr>
                <w:rFonts w:ascii="Times New Roman" w:hAnsi="Times New Roman" w:cs="Times New Roman"/>
                <w:sz w:val="20"/>
                <w:szCs w:val="20"/>
              </w:rPr>
              <w:t>.</w:t>
            </w:r>
          </w:p>
        </w:tc>
      </w:tr>
      <w:tr w:rsidR="0022005E" w:rsidRPr="00792C3C" w14:paraId="7202B815" w14:textId="77777777" w:rsidTr="00206CCE">
        <w:tc>
          <w:tcPr>
            <w:tcW w:w="1655" w:type="dxa"/>
          </w:tcPr>
          <w:p w14:paraId="021BA202"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7922DACD" w14:textId="4210E7EC"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sat_neighborhood_mean</w:t>
            </w:r>
            <w:proofErr w:type="spellEnd"/>
          </w:p>
        </w:tc>
        <w:tc>
          <w:tcPr>
            <w:tcW w:w="4764" w:type="dxa"/>
          </w:tcPr>
          <w:p w14:paraId="4930D907" w14:textId="05982F79"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For buffered sites, compute band-wise mean surface reflectance across grid cells within the buffer.</w:t>
            </w:r>
          </w:p>
        </w:tc>
      </w:tr>
      <w:tr w:rsidR="0022005E" w:rsidRPr="00792C3C" w14:paraId="541E671F" w14:textId="77777777" w:rsidTr="00206CCE">
        <w:tc>
          <w:tcPr>
            <w:tcW w:w="1655" w:type="dxa"/>
          </w:tcPr>
          <w:p w14:paraId="6D5CF5F6"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2254D3C8" w14:textId="545F6D11"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sat_calc_spec_index</w:t>
            </w:r>
            <w:proofErr w:type="spellEnd"/>
          </w:p>
        </w:tc>
        <w:tc>
          <w:tcPr>
            <w:tcW w:w="4764" w:type="dxa"/>
          </w:tcPr>
          <w:p w14:paraId="2B4D6B6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Calculate a variety of widely used spectral indices, such as the Normalized Difference Vegetation Index (NDVI).</w:t>
            </w:r>
          </w:p>
        </w:tc>
      </w:tr>
      <w:tr w:rsidR="0022005E" w:rsidRPr="00792C3C" w14:paraId="0187912C" w14:textId="77777777" w:rsidTr="00206CCE">
        <w:tc>
          <w:tcPr>
            <w:tcW w:w="1655" w:type="dxa"/>
          </w:tcPr>
          <w:p w14:paraId="2D66F125"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613DECF5" w14:textId="4184C7B7"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sat_calibrate_rf</w:t>
            </w:r>
            <w:proofErr w:type="spellEnd"/>
          </w:p>
        </w:tc>
        <w:tc>
          <w:tcPr>
            <w:tcW w:w="4764" w:type="dxa"/>
          </w:tcPr>
          <w:p w14:paraId="1FB86F03"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Cross-calibrate bands or spectral indices from Landsat 5/8 to match Landsat 7 using Random Forests.</w:t>
            </w:r>
          </w:p>
        </w:tc>
      </w:tr>
      <w:tr w:rsidR="0022005E" w:rsidRPr="00792C3C" w14:paraId="1E18B287" w14:textId="77777777" w:rsidTr="00206CCE">
        <w:tc>
          <w:tcPr>
            <w:tcW w:w="1655" w:type="dxa"/>
          </w:tcPr>
          <w:p w14:paraId="48D8F89C" w14:textId="66509843" w:rsidR="0022005E" w:rsidRPr="00EC1D88" w:rsidRDefault="0022005E" w:rsidP="00206CCE">
            <w:pPr>
              <w:pStyle w:val="NoSpacing"/>
              <w:rPr>
                <w:rFonts w:ascii="Times New Roman" w:hAnsi="Times New Roman" w:cs="Times New Roman"/>
                <w:sz w:val="20"/>
                <w:szCs w:val="20"/>
              </w:rPr>
            </w:pPr>
          </w:p>
        </w:tc>
        <w:tc>
          <w:tcPr>
            <w:tcW w:w="3049" w:type="dxa"/>
          </w:tcPr>
          <w:p w14:paraId="46C65848" w14:textId="77777777" w:rsidR="0022005E" w:rsidRPr="00EC1D88" w:rsidRDefault="0022005E" w:rsidP="00206CCE">
            <w:pPr>
              <w:pStyle w:val="NoSpacing"/>
              <w:rPr>
                <w:rFonts w:ascii="Times New Roman" w:hAnsi="Times New Roman" w:cs="Times New Roman"/>
                <w:sz w:val="20"/>
                <w:szCs w:val="20"/>
              </w:rPr>
            </w:pPr>
            <w:proofErr w:type="spellStart"/>
            <w:r w:rsidRPr="00EC1D88">
              <w:rPr>
                <w:rFonts w:ascii="Times New Roman" w:hAnsi="Times New Roman" w:cs="Times New Roman"/>
                <w:sz w:val="20"/>
                <w:szCs w:val="20"/>
              </w:rPr>
              <w:t>lsat_fit_phenological_curves</w:t>
            </w:r>
            <w:proofErr w:type="spellEnd"/>
          </w:p>
        </w:tc>
        <w:tc>
          <w:tcPr>
            <w:tcW w:w="4764" w:type="dxa"/>
          </w:tcPr>
          <w:p w14:paraId="42359EC5"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 xml:space="preserve">Characterize seasonal land surface phenology at each site by iteratively fitting flexible cubic splines. </w:t>
            </w:r>
          </w:p>
        </w:tc>
      </w:tr>
      <w:tr w:rsidR="0022005E" w:rsidRPr="00792C3C" w14:paraId="44A64F9E" w14:textId="77777777" w:rsidTr="00206CCE">
        <w:tc>
          <w:tcPr>
            <w:tcW w:w="1655" w:type="dxa"/>
          </w:tcPr>
          <w:p w14:paraId="3485990B"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44D1716" w14:textId="719DB489"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sat_summarize_growing_seasons</w:t>
            </w:r>
            <w:proofErr w:type="spellEnd"/>
          </w:p>
        </w:tc>
        <w:tc>
          <w:tcPr>
            <w:tcW w:w="4764" w:type="dxa"/>
          </w:tcPr>
          <w:p w14:paraId="1C7B6389" w14:textId="77777777" w:rsidR="0022005E" w:rsidRPr="00EC1D88" w:rsidRDefault="0022005E" w:rsidP="00206CCE">
            <w:pPr>
              <w:pStyle w:val="NoSpacing"/>
              <w:rPr>
                <w:rFonts w:ascii="Times New Roman" w:hAnsi="Times New Roman" w:cs="Times New Roman"/>
                <w:sz w:val="20"/>
                <w:szCs w:val="20"/>
              </w:rPr>
            </w:pPr>
            <w:r>
              <w:rPr>
                <w:rFonts w:ascii="Times New Roman" w:hAnsi="Times New Roman" w:cs="Times New Roman"/>
                <w:sz w:val="20"/>
                <w:szCs w:val="20"/>
              </w:rPr>
              <w:t>Estimate various phenological metrics from fitted cubic splines, such as annual maximum vegetation greenness.</w:t>
            </w:r>
          </w:p>
        </w:tc>
      </w:tr>
      <w:tr w:rsidR="0022005E" w:rsidRPr="00792C3C" w14:paraId="7FE475C7" w14:textId="77777777" w:rsidTr="00206CCE">
        <w:tc>
          <w:tcPr>
            <w:tcW w:w="1655" w:type="dxa"/>
          </w:tcPr>
          <w:p w14:paraId="3B4939DD" w14:textId="77777777" w:rsidR="0022005E" w:rsidRPr="00EC1D88" w:rsidRDefault="0022005E" w:rsidP="00206CCE">
            <w:pPr>
              <w:pStyle w:val="NoSpacing"/>
              <w:rPr>
                <w:rFonts w:ascii="Times New Roman" w:hAnsi="Times New Roman" w:cs="Times New Roman"/>
                <w:sz w:val="20"/>
                <w:szCs w:val="20"/>
              </w:rPr>
            </w:pPr>
          </w:p>
        </w:tc>
        <w:tc>
          <w:tcPr>
            <w:tcW w:w="3049" w:type="dxa"/>
          </w:tcPr>
          <w:p w14:paraId="033DA87C" w14:textId="28F4F058"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sat_evaluate_phenological_max</w:t>
            </w:r>
            <w:proofErr w:type="spellEnd"/>
          </w:p>
        </w:tc>
        <w:tc>
          <w:tcPr>
            <w:tcW w:w="4764" w:type="dxa"/>
          </w:tcPr>
          <w:p w14:paraId="6F753E50" w14:textId="409AFF23" w:rsidR="0022005E" w:rsidRPr="00EC1D88" w:rsidRDefault="00C42BC6" w:rsidP="00206CCE">
            <w:pPr>
              <w:pStyle w:val="NoSpacing"/>
              <w:rPr>
                <w:rFonts w:ascii="Times New Roman" w:hAnsi="Times New Roman" w:cs="Times New Roman"/>
                <w:sz w:val="20"/>
                <w:szCs w:val="20"/>
              </w:rPr>
            </w:pPr>
            <w:r w:rsidRPr="00C42BC6">
              <w:rPr>
                <w:rFonts w:ascii="Times New Roman" w:hAnsi="Times New Roman" w:cs="Times New Roman"/>
                <w:sz w:val="20"/>
                <w:szCs w:val="20"/>
              </w:rPr>
              <w:t>(</w:t>
            </w:r>
            <w:r w:rsidRPr="00C42BC6">
              <w:rPr>
                <w:rFonts w:ascii="Times New Roman" w:hAnsi="Times New Roman" w:cs="Times New Roman"/>
                <w:i/>
                <w:iCs/>
                <w:sz w:val="20"/>
                <w:szCs w:val="20"/>
              </w:rPr>
              <w:t>Optional</w:t>
            </w:r>
            <w:r w:rsidRPr="00C42BC6">
              <w:rPr>
                <w:rFonts w:ascii="Times New Roman" w:hAnsi="Times New Roman" w:cs="Times New Roman"/>
                <w:sz w:val="20"/>
                <w:szCs w:val="20"/>
              </w:rPr>
              <w:t>)</w:t>
            </w:r>
            <w:r>
              <w:rPr>
                <w:rFonts w:ascii="Times New Roman" w:hAnsi="Times New Roman" w:cs="Times New Roman"/>
                <w:sz w:val="20"/>
                <w:szCs w:val="20"/>
              </w:rPr>
              <w:t xml:space="preserve"> </w:t>
            </w:r>
            <w:r w:rsidR="0022005E">
              <w:rPr>
                <w:rFonts w:ascii="Times New Roman" w:hAnsi="Times New Roman" w:cs="Times New Roman"/>
                <w:sz w:val="20"/>
                <w:szCs w:val="20"/>
              </w:rPr>
              <w:t xml:space="preserve">Evaluate estimates of annual maximum vegetation greenness with measurement availability. </w:t>
            </w:r>
          </w:p>
        </w:tc>
      </w:tr>
      <w:tr w:rsidR="0022005E" w:rsidRPr="00792C3C" w14:paraId="1EE9DECF" w14:textId="77777777" w:rsidTr="00206CCE">
        <w:tc>
          <w:tcPr>
            <w:tcW w:w="1655" w:type="dxa"/>
          </w:tcPr>
          <w:p w14:paraId="7A8747A7" w14:textId="3CEE2060" w:rsidR="0022005E" w:rsidRPr="00EC1D88" w:rsidRDefault="003A4922"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Data analysis</w:t>
            </w:r>
          </w:p>
        </w:tc>
        <w:tc>
          <w:tcPr>
            <w:tcW w:w="3049" w:type="dxa"/>
          </w:tcPr>
          <w:p w14:paraId="32D4D551" w14:textId="0660278D" w:rsidR="0022005E" w:rsidRPr="00EC1D88" w:rsidRDefault="009961CB" w:rsidP="00206CCE">
            <w:pPr>
              <w:pStyle w:val="NoSpacing"/>
              <w:rPr>
                <w:rFonts w:ascii="Times New Roman" w:hAnsi="Times New Roman" w:cs="Times New Roman"/>
                <w:sz w:val="20"/>
                <w:szCs w:val="20"/>
              </w:rPr>
            </w:pPr>
            <w:proofErr w:type="spellStart"/>
            <w:r>
              <w:rPr>
                <w:rFonts w:ascii="Times New Roman" w:hAnsi="Times New Roman" w:cs="Times New Roman"/>
                <w:sz w:val="20"/>
                <w:szCs w:val="20"/>
              </w:rPr>
              <w:t>l</w:t>
            </w:r>
            <w:r w:rsidR="0022005E" w:rsidRPr="00EC1D88">
              <w:rPr>
                <w:rFonts w:ascii="Times New Roman" w:hAnsi="Times New Roman" w:cs="Times New Roman"/>
                <w:sz w:val="20"/>
                <w:szCs w:val="20"/>
              </w:rPr>
              <w:t>sat_calc_trend</w:t>
            </w:r>
            <w:proofErr w:type="spellEnd"/>
          </w:p>
        </w:tc>
        <w:tc>
          <w:tcPr>
            <w:tcW w:w="4764" w:type="dxa"/>
          </w:tcPr>
          <w:p w14:paraId="2A0863D0" w14:textId="77777777" w:rsidR="0022005E" w:rsidRPr="00EC1D88" w:rsidRDefault="0022005E" w:rsidP="00206CCE">
            <w:pPr>
              <w:pStyle w:val="NoSpacing"/>
              <w:rPr>
                <w:rFonts w:ascii="Times New Roman" w:hAnsi="Times New Roman" w:cs="Times New Roman"/>
                <w:sz w:val="20"/>
                <w:szCs w:val="20"/>
              </w:rPr>
            </w:pPr>
            <w:r w:rsidRPr="00EC1D88">
              <w:rPr>
                <w:rFonts w:ascii="Times New Roman" w:hAnsi="Times New Roman" w:cs="Times New Roman"/>
                <w:sz w:val="20"/>
                <w:szCs w:val="20"/>
              </w:rPr>
              <w:t xml:space="preserve">Calculate temporal trends using non-parametric </w:t>
            </w:r>
            <w:r>
              <w:rPr>
                <w:rFonts w:ascii="Times New Roman" w:hAnsi="Times New Roman" w:cs="Times New Roman"/>
                <w:sz w:val="20"/>
                <w:szCs w:val="20"/>
              </w:rPr>
              <w:t>Mann-Kendall trend tests and Theil-Sen slope indicators.</w:t>
            </w:r>
          </w:p>
        </w:tc>
      </w:tr>
    </w:tbl>
    <w:p w14:paraId="0414E186" w14:textId="77777777" w:rsidR="0022005E" w:rsidRDefault="0022005E" w:rsidP="00F751FB">
      <w:pPr>
        <w:pStyle w:val="NoSpacing"/>
        <w:rPr>
          <w:rFonts w:ascii="Times New Roman" w:hAnsi="Times New Roman" w:cs="Times New Roman"/>
          <w:sz w:val="24"/>
          <w:szCs w:val="24"/>
        </w:rPr>
      </w:pPr>
    </w:p>
    <w:p w14:paraId="7A499EF7" w14:textId="77777777" w:rsidR="00AA6246" w:rsidRPr="00CA364C" w:rsidRDefault="00AA6246" w:rsidP="00C56196">
      <w:pPr>
        <w:pStyle w:val="NoSpacing"/>
        <w:rPr>
          <w:rFonts w:ascii="Times New Roman" w:hAnsi="Times New Roman" w:cs="Times New Roman"/>
          <w:sz w:val="24"/>
          <w:szCs w:val="24"/>
        </w:rPr>
      </w:pPr>
    </w:p>
    <w:p w14:paraId="4F4E69E4" w14:textId="7E024E40" w:rsidR="004F2FB5" w:rsidRPr="00792C3C" w:rsidRDefault="00F751FB" w:rsidP="00C81F1B">
      <w:pPr>
        <w:pStyle w:val="Heading1"/>
      </w:pPr>
      <w:r w:rsidRPr="00792C3C">
        <w:t>Example</w:t>
      </w:r>
      <w:r w:rsidR="004F2FB5" w:rsidRPr="00792C3C">
        <w:t xml:space="preserve"> application</w:t>
      </w:r>
      <w:r w:rsidR="00E07A3D">
        <w:t xml:space="preserve">: Vegetation greenness trends for a landscape on </w:t>
      </w:r>
      <w:proofErr w:type="spellStart"/>
      <w:r w:rsidR="00E07A3D">
        <w:t>Disko</w:t>
      </w:r>
      <w:proofErr w:type="spellEnd"/>
      <w:r w:rsidR="00E07A3D">
        <w:t xml:space="preserve"> Island</w:t>
      </w:r>
    </w:p>
    <w:p w14:paraId="78453F11" w14:textId="1CA7390C" w:rsidR="006B3CC4" w:rsidRDefault="001A6C2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Here we provide </w:t>
      </w:r>
      <w:r w:rsidR="008B108D">
        <w:rPr>
          <w:rFonts w:ascii="Times New Roman" w:hAnsi="Times New Roman" w:cs="Times New Roman"/>
          <w:sz w:val="24"/>
          <w:szCs w:val="24"/>
        </w:rPr>
        <w:t xml:space="preserve">an </w:t>
      </w:r>
      <w:r>
        <w:rPr>
          <w:rFonts w:ascii="Times New Roman" w:hAnsi="Times New Roman" w:cs="Times New Roman"/>
          <w:sz w:val="24"/>
          <w:szCs w:val="24"/>
        </w:rPr>
        <w:t xml:space="preserve">example </w:t>
      </w:r>
      <w:r w:rsidR="00AC568D">
        <w:rPr>
          <w:rFonts w:ascii="Times New Roman" w:hAnsi="Times New Roman" w:cs="Times New Roman"/>
          <w:sz w:val="24"/>
          <w:szCs w:val="24"/>
        </w:rPr>
        <w:t xml:space="preserve">analysis of </w:t>
      </w:r>
      <w:r w:rsidR="0077545D">
        <w:rPr>
          <w:rFonts w:ascii="Times New Roman" w:hAnsi="Times New Roman" w:cs="Times New Roman"/>
          <w:sz w:val="24"/>
          <w:szCs w:val="24"/>
        </w:rPr>
        <w:t xml:space="preserve">interannual </w:t>
      </w:r>
      <w:r w:rsidR="00AC568D">
        <w:rPr>
          <w:rFonts w:ascii="Times New Roman" w:hAnsi="Times New Roman" w:cs="Times New Roman"/>
          <w:sz w:val="24"/>
          <w:szCs w:val="24"/>
        </w:rPr>
        <w:t xml:space="preserve">changes </w:t>
      </w:r>
      <w:r w:rsidR="00692972">
        <w:rPr>
          <w:rFonts w:ascii="Times New Roman" w:hAnsi="Times New Roman" w:cs="Times New Roman"/>
          <w:sz w:val="24"/>
          <w:szCs w:val="24"/>
        </w:rPr>
        <w:t>in</w:t>
      </w:r>
      <w:r w:rsidR="008C6BC7">
        <w:rPr>
          <w:rFonts w:ascii="Times New Roman" w:hAnsi="Times New Roman" w:cs="Times New Roman"/>
          <w:sz w:val="24"/>
          <w:szCs w:val="24"/>
        </w:rPr>
        <w:t xml:space="preserve"> vegetation greenness </w:t>
      </w:r>
      <w:r w:rsidR="0077545D">
        <w:rPr>
          <w:rFonts w:ascii="Times New Roman" w:hAnsi="Times New Roman" w:cs="Times New Roman"/>
          <w:sz w:val="24"/>
          <w:szCs w:val="24"/>
        </w:rPr>
        <w:t xml:space="preserve">from </w:t>
      </w:r>
      <w:r w:rsidR="00F4186D">
        <w:rPr>
          <w:rFonts w:ascii="Times New Roman" w:hAnsi="Times New Roman" w:cs="Times New Roman"/>
          <w:sz w:val="24"/>
          <w:szCs w:val="24"/>
        </w:rPr>
        <w:t>2000</w:t>
      </w:r>
      <w:r w:rsidR="0077545D">
        <w:rPr>
          <w:rFonts w:ascii="Times New Roman" w:hAnsi="Times New Roman" w:cs="Times New Roman"/>
          <w:sz w:val="24"/>
          <w:szCs w:val="24"/>
        </w:rPr>
        <w:t xml:space="preserve"> to 202</w:t>
      </w:r>
      <w:r w:rsidR="004C73F6">
        <w:rPr>
          <w:rFonts w:ascii="Times New Roman" w:hAnsi="Times New Roman" w:cs="Times New Roman"/>
          <w:sz w:val="24"/>
          <w:szCs w:val="24"/>
        </w:rPr>
        <w:t>0</w:t>
      </w:r>
      <w:r w:rsidR="006B3CC4">
        <w:rPr>
          <w:rFonts w:ascii="Times New Roman" w:hAnsi="Times New Roman" w:cs="Times New Roman"/>
          <w:sz w:val="24"/>
          <w:szCs w:val="24"/>
        </w:rPr>
        <w:t>…</w:t>
      </w:r>
    </w:p>
    <w:p w14:paraId="0BB1FAAA" w14:textId="77777777" w:rsidR="006B3CC4" w:rsidRDefault="006B3CC4" w:rsidP="00F751FB">
      <w:pPr>
        <w:pStyle w:val="NoSpacing"/>
        <w:rPr>
          <w:rFonts w:ascii="Times New Roman" w:hAnsi="Times New Roman" w:cs="Times New Roman"/>
          <w:sz w:val="24"/>
          <w:szCs w:val="24"/>
        </w:rPr>
      </w:pPr>
    </w:p>
    <w:p w14:paraId="3939CF5A" w14:textId="6FE73C4D" w:rsidR="00EB7B05" w:rsidRDefault="0077545D"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We </w:t>
      </w:r>
      <w:r w:rsidR="008C6BC7">
        <w:rPr>
          <w:rFonts w:ascii="Times New Roman" w:hAnsi="Times New Roman" w:cs="Times New Roman"/>
          <w:sz w:val="24"/>
          <w:szCs w:val="24"/>
        </w:rPr>
        <w:t xml:space="preserve">characterize </w:t>
      </w:r>
      <w:r w:rsidR="004C73F6">
        <w:rPr>
          <w:rFonts w:ascii="Times New Roman" w:hAnsi="Times New Roman" w:cs="Times New Roman"/>
          <w:sz w:val="24"/>
          <w:szCs w:val="24"/>
        </w:rPr>
        <w:t xml:space="preserve">annual maximum </w:t>
      </w:r>
      <w:r w:rsidR="008C6BC7">
        <w:rPr>
          <w:rFonts w:ascii="Times New Roman" w:hAnsi="Times New Roman" w:cs="Times New Roman"/>
          <w:sz w:val="24"/>
          <w:szCs w:val="24"/>
        </w:rPr>
        <w:t>vegetation greenness</w:t>
      </w:r>
      <w:r>
        <w:rPr>
          <w:rFonts w:ascii="Times New Roman" w:hAnsi="Times New Roman" w:cs="Times New Roman"/>
          <w:sz w:val="24"/>
          <w:szCs w:val="24"/>
        </w:rPr>
        <w:t xml:space="preserve"> using the </w:t>
      </w:r>
      <w:r w:rsidR="008C6BC7">
        <w:rPr>
          <w:rFonts w:ascii="Times New Roman" w:hAnsi="Times New Roman" w:cs="Times New Roman"/>
          <w:sz w:val="24"/>
          <w:szCs w:val="24"/>
        </w:rPr>
        <w:t>Normalized Difference Vegetation Index (</w:t>
      </w:r>
      <w:proofErr w:type="spellStart"/>
      <w:r w:rsidR="008C6BC7">
        <w:rPr>
          <w:rFonts w:ascii="Times New Roman" w:hAnsi="Times New Roman" w:cs="Times New Roman"/>
          <w:sz w:val="24"/>
          <w:szCs w:val="24"/>
        </w:rPr>
        <w:t>NDVI</w:t>
      </w:r>
      <w:r w:rsidR="008C6BC7" w:rsidRPr="00A40441">
        <w:rPr>
          <w:rFonts w:ascii="Times New Roman" w:hAnsi="Times New Roman" w:cs="Times New Roman"/>
          <w:sz w:val="24"/>
          <w:szCs w:val="24"/>
          <w:vertAlign w:val="subscript"/>
        </w:rPr>
        <w:t>max</w:t>
      </w:r>
      <w:proofErr w:type="spellEnd"/>
      <w:r w:rsidR="008C6BC7">
        <w:rPr>
          <w:rFonts w:ascii="Times New Roman" w:hAnsi="Times New Roman" w:cs="Times New Roman"/>
          <w:sz w:val="24"/>
          <w:szCs w:val="24"/>
        </w:rPr>
        <w:t>)</w:t>
      </w:r>
      <w:r w:rsidR="004C73F6">
        <w:rPr>
          <w:rFonts w:ascii="Times New Roman" w:hAnsi="Times New Roman" w:cs="Times New Roman"/>
          <w:sz w:val="24"/>
          <w:szCs w:val="24"/>
        </w:rPr>
        <w:t xml:space="preserve"> derived from Landsat satellite observations.</w:t>
      </w:r>
      <w:r w:rsidR="009542CB">
        <w:rPr>
          <w:rFonts w:ascii="Times New Roman" w:hAnsi="Times New Roman" w:cs="Times New Roman"/>
          <w:sz w:val="24"/>
          <w:szCs w:val="24"/>
        </w:rPr>
        <w:t xml:space="preserve"> </w:t>
      </w:r>
      <w:r w:rsidR="004C73F6">
        <w:rPr>
          <w:rFonts w:ascii="Times New Roman" w:hAnsi="Times New Roman" w:cs="Times New Roman"/>
          <w:sz w:val="24"/>
          <w:szCs w:val="24"/>
        </w:rPr>
        <w:t xml:space="preserve">Landsat </w:t>
      </w:r>
      <w:proofErr w:type="spellStart"/>
      <w:r w:rsidR="004C73F6">
        <w:rPr>
          <w:rFonts w:ascii="Times New Roman" w:hAnsi="Times New Roman" w:cs="Times New Roman"/>
          <w:sz w:val="24"/>
          <w:szCs w:val="24"/>
        </w:rPr>
        <w:t>NDVI</w:t>
      </w:r>
      <w:r w:rsidR="004C73F6" w:rsidRPr="004C73F6">
        <w:rPr>
          <w:rFonts w:ascii="Times New Roman" w:hAnsi="Times New Roman" w:cs="Times New Roman"/>
          <w:sz w:val="24"/>
          <w:szCs w:val="24"/>
          <w:vertAlign w:val="subscript"/>
        </w:rPr>
        <w:t>max</w:t>
      </w:r>
      <w:proofErr w:type="spellEnd"/>
      <w:r w:rsidR="004C73F6">
        <w:rPr>
          <w:rFonts w:ascii="Times New Roman" w:hAnsi="Times New Roman" w:cs="Times New Roman"/>
          <w:sz w:val="24"/>
          <w:szCs w:val="24"/>
        </w:rPr>
        <w:t xml:space="preserve"> </w:t>
      </w:r>
      <w:r w:rsidR="008A591D">
        <w:rPr>
          <w:rFonts w:ascii="Times New Roman" w:hAnsi="Times New Roman" w:cs="Times New Roman"/>
          <w:sz w:val="24"/>
          <w:szCs w:val="24"/>
        </w:rPr>
        <w:t xml:space="preserve">relates to vegetation </w:t>
      </w:r>
      <w:r w:rsidR="00B15E21">
        <w:rPr>
          <w:rFonts w:ascii="Times New Roman" w:hAnsi="Times New Roman" w:cs="Times New Roman"/>
          <w:sz w:val="24"/>
          <w:szCs w:val="24"/>
        </w:rPr>
        <w:t>productivity and aboveground biomass</w:t>
      </w:r>
      <w:r w:rsidR="009542CB">
        <w:rPr>
          <w:rFonts w:ascii="Times New Roman" w:hAnsi="Times New Roman" w:cs="Times New Roman"/>
          <w:sz w:val="24"/>
          <w:szCs w:val="24"/>
        </w:rPr>
        <w:t xml:space="preserve"> </w:t>
      </w:r>
      <w:r w:rsidR="008A591D">
        <w:rPr>
          <w:rFonts w:ascii="Times New Roman" w:hAnsi="Times New Roman" w:cs="Times New Roman"/>
          <w:sz w:val="24"/>
          <w:szCs w:val="24"/>
        </w:rPr>
        <w:t xml:space="preserve">in tundra ecosystems </w:t>
      </w:r>
      <w:r w:rsidR="00A40441">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 </w:instrText>
      </w:r>
      <w:r w:rsidR="00FF6925">
        <w:rPr>
          <w:rFonts w:ascii="Times New Roman" w:hAnsi="Times New Roman" w:cs="Times New Roman"/>
          <w:sz w:val="24"/>
          <w:szCs w:val="24"/>
        </w:rPr>
        <w:fldChar w:fldCharType="begin">
          <w:fldData xml:space="preserve">PEVuZE5vdGU+PENpdGU+PEF1dGhvcj5CZXJuZXI8L0F1dGhvcj48WWVhcj4yMDE4PC9ZZWFyPjxS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</w:fldData>
        </w:fldChar>
      </w:r>
      <w:r w:rsidR="00FF6925">
        <w:rPr>
          <w:rFonts w:ascii="Times New Roman" w:hAnsi="Times New Roman" w:cs="Times New Roman"/>
          <w:sz w:val="24"/>
          <w:szCs w:val="24"/>
        </w:rPr>
        <w:instrText xml:space="preserve"> ADDIN EN.CITE.DATA </w:instrText>
      </w:r>
      <w:r w:rsidR="00FF6925">
        <w:rPr>
          <w:rFonts w:ascii="Times New Roman" w:hAnsi="Times New Roman" w:cs="Times New Roman"/>
          <w:sz w:val="24"/>
          <w:szCs w:val="24"/>
        </w:rPr>
      </w:r>
      <w:r w:rsidR="00FF6925">
        <w:rPr>
          <w:rFonts w:ascii="Times New Roman" w:hAnsi="Times New Roman" w:cs="Times New Roman"/>
          <w:sz w:val="24"/>
          <w:szCs w:val="24"/>
        </w:rPr>
        <w:fldChar w:fldCharType="end"/>
      </w:r>
      <w:r w:rsidR="00A40441">
        <w:rPr>
          <w:rFonts w:ascii="Times New Roman" w:hAnsi="Times New Roman" w:cs="Times New Roman"/>
          <w:sz w:val="24"/>
          <w:szCs w:val="24"/>
        </w:rPr>
      </w:r>
      <w:r w:rsidR="00A40441">
        <w:rPr>
          <w:rFonts w:ascii="Times New Roman" w:hAnsi="Times New Roman" w:cs="Times New Roman"/>
          <w:sz w:val="24"/>
          <w:szCs w:val="24"/>
        </w:rPr>
        <w:fldChar w:fldCharType="separate"/>
      </w:r>
      <w:r w:rsidR="00FF6925">
        <w:rPr>
          <w:rFonts w:ascii="Times New Roman" w:hAnsi="Times New Roman" w:cs="Times New Roman"/>
          <w:noProof/>
          <w:sz w:val="24"/>
          <w:szCs w:val="24"/>
        </w:rPr>
        <w:t>(Johansen and Tømmervik 2014, Berner et al. 2018, Berner et al. 2020)</w:t>
      </w:r>
      <w:r w:rsidR="00A40441">
        <w:rPr>
          <w:rFonts w:ascii="Times New Roman" w:hAnsi="Times New Roman" w:cs="Times New Roman"/>
          <w:sz w:val="24"/>
          <w:szCs w:val="24"/>
        </w:rPr>
        <w:fldChar w:fldCharType="end"/>
      </w:r>
      <w:r w:rsidR="00A40441">
        <w:rPr>
          <w:rFonts w:ascii="Times New Roman" w:hAnsi="Times New Roman" w:cs="Times New Roman"/>
          <w:sz w:val="24"/>
          <w:szCs w:val="24"/>
        </w:rPr>
        <w:t>.</w:t>
      </w:r>
      <w:r w:rsidR="00E07A3D">
        <w:rPr>
          <w:rFonts w:ascii="Times New Roman" w:hAnsi="Times New Roman" w:cs="Times New Roman"/>
          <w:sz w:val="24"/>
          <w:szCs w:val="24"/>
        </w:rPr>
        <w:t xml:space="preserve"> </w:t>
      </w:r>
      <w:r w:rsidR="00BA6731">
        <w:rPr>
          <w:rFonts w:ascii="Times New Roman" w:hAnsi="Times New Roman" w:cs="Times New Roman"/>
          <w:sz w:val="24"/>
          <w:szCs w:val="24"/>
        </w:rPr>
        <w:t>Here, w</w:t>
      </w:r>
      <w:r w:rsidR="006628AB">
        <w:rPr>
          <w:rFonts w:ascii="Times New Roman" w:hAnsi="Times New Roman" w:cs="Times New Roman"/>
          <w:sz w:val="24"/>
          <w:szCs w:val="24"/>
        </w:rPr>
        <w:t xml:space="preserve">e focus on the period from 2000 to 2020 because there </w:t>
      </w:r>
      <w:r w:rsidR="00CC64E0">
        <w:rPr>
          <w:rFonts w:ascii="Times New Roman" w:hAnsi="Times New Roman" w:cs="Times New Roman"/>
          <w:sz w:val="24"/>
          <w:szCs w:val="24"/>
        </w:rPr>
        <w:t>were</w:t>
      </w:r>
      <w:r w:rsidR="006628AB">
        <w:rPr>
          <w:rFonts w:ascii="Times New Roman" w:hAnsi="Times New Roman" w:cs="Times New Roman"/>
          <w:sz w:val="24"/>
          <w:szCs w:val="24"/>
        </w:rPr>
        <w:t xml:space="preserve"> limited Landsat data available prior to 2000</w:t>
      </w:r>
      <w:r w:rsidR="00FF6925">
        <w:rPr>
          <w:rFonts w:ascii="Times New Roman" w:hAnsi="Times New Roman" w:cs="Times New Roman"/>
          <w:sz w:val="24"/>
          <w:szCs w:val="24"/>
        </w:rPr>
        <w:t xml:space="preserve"> in this region</w:t>
      </w:r>
      <w:r w:rsidR="008C64E5">
        <w:rPr>
          <w:rFonts w:ascii="Times New Roman" w:hAnsi="Times New Roman" w:cs="Times New Roman"/>
          <w:sz w:val="24"/>
          <w:szCs w:val="24"/>
        </w:rPr>
        <w:t xml:space="preserve">, as </w:t>
      </w:r>
      <w:r w:rsidR="00FF6925">
        <w:rPr>
          <w:rFonts w:ascii="Times New Roman" w:hAnsi="Times New Roman" w:cs="Times New Roman"/>
          <w:sz w:val="24"/>
          <w:szCs w:val="24"/>
        </w:rPr>
        <w:t>shown</w:t>
      </w:r>
      <w:r w:rsidR="008C64E5">
        <w:rPr>
          <w:rFonts w:ascii="Times New Roman" w:hAnsi="Times New Roman" w:cs="Times New Roman"/>
          <w:sz w:val="24"/>
          <w:szCs w:val="24"/>
        </w:rPr>
        <w:t xml:space="preserve"> below</w:t>
      </w:r>
      <w:r w:rsidR="006628AB">
        <w:rPr>
          <w:rFonts w:ascii="Times New Roman" w:hAnsi="Times New Roman" w:cs="Times New Roman"/>
          <w:sz w:val="24"/>
          <w:szCs w:val="24"/>
        </w:rPr>
        <w:t xml:space="preserve">. </w:t>
      </w:r>
      <w:r w:rsidR="00A95307">
        <w:rPr>
          <w:rFonts w:ascii="Times New Roman" w:hAnsi="Times New Roman" w:cs="Times New Roman"/>
          <w:sz w:val="24"/>
          <w:szCs w:val="24"/>
        </w:rPr>
        <w:t>We provide the scripts associated with this example as supplemental files and</w:t>
      </w:r>
      <w:r w:rsidR="00EF2C33">
        <w:rPr>
          <w:rFonts w:ascii="Times New Roman" w:hAnsi="Times New Roman" w:cs="Times New Roman"/>
          <w:sz w:val="24"/>
          <w:szCs w:val="24"/>
        </w:rPr>
        <w:t xml:space="preserve"> in this section </w:t>
      </w:r>
      <w:r w:rsidR="00063289">
        <w:rPr>
          <w:rFonts w:ascii="Times New Roman" w:hAnsi="Times New Roman" w:cs="Times New Roman"/>
          <w:sz w:val="24"/>
          <w:szCs w:val="24"/>
        </w:rPr>
        <w:t xml:space="preserve">guide the reader </w:t>
      </w:r>
      <w:r w:rsidR="00A95307">
        <w:rPr>
          <w:rFonts w:ascii="Times New Roman" w:hAnsi="Times New Roman" w:cs="Times New Roman"/>
          <w:sz w:val="24"/>
          <w:szCs w:val="24"/>
        </w:rPr>
        <w:t>through</w:t>
      </w:r>
      <w:r>
        <w:rPr>
          <w:rFonts w:ascii="Times New Roman" w:hAnsi="Times New Roman" w:cs="Times New Roman"/>
          <w:sz w:val="24"/>
          <w:szCs w:val="24"/>
        </w:rPr>
        <w:t xml:space="preserve"> </w:t>
      </w:r>
      <w:r w:rsidR="003D7172">
        <w:rPr>
          <w:rFonts w:ascii="Times New Roman" w:hAnsi="Times New Roman" w:cs="Times New Roman"/>
          <w:sz w:val="24"/>
          <w:szCs w:val="24"/>
        </w:rPr>
        <w:t>the analysis</w:t>
      </w:r>
      <w:r w:rsidR="009F3E05">
        <w:rPr>
          <w:rFonts w:ascii="Times New Roman" w:hAnsi="Times New Roman" w:cs="Times New Roman"/>
          <w:sz w:val="24"/>
          <w:szCs w:val="24"/>
        </w:rPr>
        <w:t xml:space="preserve"> code</w:t>
      </w:r>
      <w:r w:rsidR="003D7172">
        <w:rPr>
          <w:rFonts w:ascii="Times New Roman" w:hAnsi="Times New Roman" w:cs="Times New Roman"/>
          <w:sz w:val="24"/>
          <w:szCs w:val="24"/>
        </w:rPr>
        <w:t xml:space="preserve"> </w:t>
      </w:r>
      <w:r w:rsidR="00E07A3D">
        <w:rPr>
          <w:rFonts w:ascii="Times New Roman" w:hAnsi="Times New Roman" w:cs="Times New Roman"/>
          <w:sz w:val="24"/>
          <w:szCs w:val="24"/>
        </w:rPr>
        <w:t xml:space="preserve">with </w:t>
      </w:r>
      <w:r>
        <w:rPr>
          <w:rFonts w:ascii="Times New Roman" w:hAnsi="Times New Roman" w:cs="Times New Roman"/>
          <w:sz w:val="24"/>
          <w:szCs w:val="24"/>
        </w:rPr>
        <w:t>example output</w:t>
      </w:r>
      <w:r w:rsidR="00EF2C33">
        <w:rPr>
          <w:rFonts w:ascii="Times New Roman" w:hAnsi="Times New Roman" w:cs="Times New Roman"/>
          <w:sz w:val="24"/>
          <w:szCs w:val="24"/>
        </w:rPr>
        <w:t xml:space="preserve"> </w:t>
      </w:r>
      <w:r w:rsidR="00EB7B05">
        <w:rPr>
          <w:rFonts w:ascii="Times New Roman" w:hAnsi="Times New Roman" w:cs="Times New Roman"/>
          <w:sz w:val="24"/>
          <w:szCs w:val="24"/>
        </w:rPr>
        <w:t xml:space="preserve">figures and tables that are generated by the </w:t>
      </w:r>
      <w:proofErr w:type="spellStart"/>
      <w:r w:rsidR="00FC287F">
        <w:rPr>
          <w:rFonts w:ascii="Times New Roman" w:hAnsi="Times New Roman" w:cs="Times New Roman"/>
          <w:i/>
          <w:iCs/>
          <w:sz w:val="24"/>
          <w:szCs w:val="24"/>
        </w:rPr>
        <w:t>LandsatTS</w:t>
      </w:r>
      <w:proofErr w:type="spellEnd"/>
      <w:r w:rsidR="00461791">
        <w:rPr>
          <w:rFonts w:ascii="Times New Roman" w:hAnsi="Times New Roman" w:cs="Times New Roman"/>
          <w:sz w:val="24"/>
          <w:szCs w:val="24"/>
        </w:rPr>
        <w:t xml:space="preserve"> </w:t>
      </w:r>
      <w:r w:rsidR="00EB7B05">
        <w:rPr>
          <w:rFonts w:ascii="Times New Roman" w:hAnsi="Times New Roman" w:cs="Times New Roman"/>
          <w:sz w:val="24"/>
          <w:szCs w:val="24"/>
        </w:rPr>
        <w:t>functions (excluding Figure 2).</w:t>
      </w:r>
      <w:r w:rsidR="00EB7B05">
        <w:rPr>
          <w:rFonts w:ascii="Times New Roman" w:hAnsi="Times New Roman" w:cs="Times New Roman"/>
          <w:sz w:val="24"/>
          <w:szCs w:val="24"/>
        </w:rPr>
        <w:tab/>
      </w:r>
      <w:r w:rsidR="00EB7B05">
        <w:rPr>
          <w:rFonts w:ascii="Times New Roman" w:hAnsi="Times New Roman" w:cs="Times New Roman"/>
          <w:sz w:val="24"/>
          <w:szCs w:val="24"/>
        </w:rPr>
        <w:tab/>
      </w:r>
    </w:p>
    <w:p w14:paraId="270518EF" w14:textId="099A5661" w:rsidR="00831471" w:rsidRDefault="00831471" w:rsidP="00F751FB">
      <w:pPr>
        <w:pStyle w:val="NoSpacing"/>
        <w:rPr>
          <w:rFonts w:ascii="Times New Roman" w:hAnsi="Times New Roman" w:cs="Times New Roman"/>
          <w:sz w:val="24"/>
          <w:szCs w:val="24"/>
        </w:rPr>
      </w:pPr>
    </w:p>
    <w:p w14:paraId="245D87E0" w14:textId="77777777" w:rsidR="000807F8" w:rsidRDefault="000807F8" w:rsidP="00F751FB">
      <w:pPr>
        <w:pStyle w:val="NoSpacing"/>
        <w:rPr>
          <w:rFonts w:ascii="Times New Roman" w:hAnsi="Times New Roman" w:cs="Times New Roman"/>
          <w:sz w:val="24"/>
          <w:szCs w:val="24"/>
        </w:rPr>
      </w:pPr>
    </w:p>
    <w:p w14:paraId="0C1338FB" w14:textId="7867C783" w:rsidR="00AD0531" w:rsidRPr="00980DC1" w:rsidRDefault="00AD0531" w:rsidP="00E17953">
      <w:pPr>
        <w:pStyle w:val="NoSpacing"/>
        <w:rPr>
          <w:rFonts w:cs="Times New Roman"/>
          <w:iCs/>
          <w:szCs w:val="24"/>
        </w:rPr>
      </w:pPr>
      <w:r w:rsidRPr="00E17953">
        <w:rPr>
          <w:rFonts w:ascii="Times New Roman" w:hAnsi="Times New Roman" w:cs="Times New Roman"/>
          <w:i/>
          <w:iCs/>
          <w:sz w:val="24"/>
          <w:szCs w:val="24"/>
        </w:rPr>
        <w:t xml:space="preserve">Part 1: Export Landsat time series from </w:t>
      </w:r>
      <w:r w:rsidR="0016136E">
        <w:rPr>
          <w:rFonts w:ascii="Times New Roman" w:hAnsi="Times New Roman" w:cs="Times New Roman"/>
          <w:i/>
          <w:iCs/>
          <w:sz w:val="24"/>
          <w:szCs w:val="24"/>
        </w:rPr>
        <w:t xml:space="preserve">Google </w:t>
      </w:r>
      <w:r w:rsidRPr="00E17953">
        <w:rPr>
          <w:rFonts w:ascii="Times New Roman" w:hAnsi="Times New Roman" w:cs="Times New Roman"/>
          <w:i/>
          <w:iCs/>
          <w:sz w:val="24"/>
          <w:szCs w:val="24"/>
        </w:rPr>
        <w:t xml:space="preserve">Earth Engine </w:t>
      </w:r>
    </w:p>
    <w:p w14:paraId="031FC637" w14:textId="0C815F6F" w:rsidR="00AD0531" w:rsidRPr="002F458E" w:rsidRDefault="00816270" w:rsidP="000B4516">
      <w:pPr>
        <w:pStyle w:val="NoSpacing"/>
        <w:rPr>
          <w:rFonts w:ascii="Times New Roman" w:hAnsi="Times New Roman" w:cs="Times New Roman"/>
          <w:sz w:val="24"/>
          <w:szCs w:val="24"/>
        </w:rPr>
      </w:pPr>
      <w:r w:rsidRPr="00E17953">
        <w:rPr>
          <w:rFonts w:ascii="Times New Roman" w:hAnsi="Times New Roman" w:cs="Times New Roman"/>
          <w:sz w:val="24"/>
          <w:szCs w:val="24"/>
        </w:rPr>
        <w:t xml:space="preserve">First the user needs to export Landsat time series </w:t>
      </w:r>
      <w:r w:rsidR="007E6E5E">
        <w:rPr>
          <w:rFonts w:ascii="Times New Roman" w:hAnsi="Times New Roman" w:cs="Times New Roman"/>
          <w:sz w:val="24"/>
          <w:szCs w:val="24"/>
        </w:rPr>
        <w:t xml:space="preserve">for sample locations in the </w:t>
      </w:r>
      <w:r w:rsidRPr="00E17953">
        <w:rPr>
          <w:rFonts w:ascii="Times New Roman" w:hAnsi="Times New Roman" w:cs="Times New Roman"/>
          <w:sz w:val="24"/>
          <w:szCs w:val="24"/>
        </w:rPr>
        <w:t xml:space="preserve">study </w:t>
      </w:r>
      <w:r w:rsidR="009F3E05">
        <w:rPr>
          <w:rFonts w:ascii="Times New Roman" w:hAnsi="Times New Roman" w:cs="Times New Roman"/>
          <w:sz w:val="24"/>
          <w:szCs w:val="24"/>
        </w:rPr>
        <w:t>area</w:t>
      </w:r>
      <w:r w:rsidRPr="00E17953">
        <w:rPr>
          <w:rFonts w:ascii="Times New Roman" w:hAnsi="Times New Roman" w:cs="Times New Roman"/>
          <w:sz w:val="24"/>
          <w:szCs w:val="24"/>
        </w:rPr>
        <w:t xml:space="preserve"> </w:t>
      </w:r>
      <w:r w:rsidR="007E6E5E">
        <w:rPr>
          <w:rFonts w:ascii="Times New Roman" w:hAnsi="Times New Roman" w:cs="Times New Roman"/>
          <w:sz w:val="24"/>
          <w:szCs w:val="24"/>
        </w:rPr>
        <w:t xml:space="preserve">using </w:t>
      </w:r>
      <w:r w:rsidRPr="00E17953">
        <w:rPr>
          <w:rFonts w:ascii="Times New Roman" w:hAnsi="Times New Roman" w:cs="Times New Roman"/>
          <w:sz w:val="24"/>
          <w:szCs w:val="24"/>
        </w:rPr>
        <w:t>G</w:t>
      </w:r>
      <w:r w:rsidR="00924DE1">
        <w:rPr>
          <w:rFonts w:ascii="Times New Roman" w:hAnsi="Times New Roman" w:cs="Times New Roman"/>
          <w:sz w:val="24"/>
          <w:szCs w:val="24"/>
        </w:rPr>
        <w:t>EE</w:t>
      </w:r>
      <w:r w:rsidRPr="00E17953">
        <w:rPr>
          <w:rFonts w:ascii="Times New Roman" w:hAnsi="Times New Roman" w:cs="Times New Roman"/>
          <w:sz w:val="24"/>
          <w:szCs w:val="24"/>
        </w:rPr>
        <w:t xml:space="preserve"> (Code Box 1). For this they need to prepare the environment, set the boundaries of the study </w:t>
      </w:r>
      <w:r w:rsidR="007E6E5E">
        <w:rPr>
          <w:rFonts w:ascii="Times New Roman" w:hAnsi="Times New Roman" w:cs="Times New Roman"/>
          <w:sz w:val="24"/>
          <w:szCs w:val="24"/>
        </w:rPr>
        <w:t xml:space="preserve">area </w:t>
      </w:r>
      <w:r w:rsidRPr="00E17953">
        <w:rPr>
          <w:rFonts w:ascii="Times New Roman" w:hAnsi="Times New Roman" w:cs="Times New Roman"/>
          <w:sz w:val="24"/>
          <w:szCs w:val="24"/>
        </w:rPr>
        <w:t xml:space="preserve">and then retrieve the Landsat pixel center coordinates using the </w:t>
      </w:r>
      <w:proofErr w:type="spellStart"/>
      <w:r w:rsidRPr="00DE0EB9">
        <w:rPr>
          <w:rFonts w:ascii="Times New Roman" w:hAnsi="Times New Roman" w:cs="Times New Roman"/>
          <w:i/>
          <w:iCs/>
          <w:sz w:val="24"/>
          <w:szCs w:val="24"/>
        </w:rPr>
        <w:t>lsat_get_pixel_</w:t>
      </w:r>
      <w:proofErr w:type="gramStart"/>
      <w:r w:rsidRPr="00DE0EB9">
        <w:rPr>
          <w:rFonts w:ascii="Times New Roman" w:hAnsi="Times New Roman" w:cs="Times New Roman"/>
          <w:i/>
          <w:iCs/>
          <w:sz w:val="24"/>
          <w:szCs w:val="24"/>
        </w:rPr>
        <w:t>centers</w:t>
      </w:r>
      <w:proofErr w:type="spellEnd"/>
      <w:r w:rsidRPr="00DE0EB9">
        <w:rPr>
          <w:rFonts w:ascii="Times New Roman" w:hAnsi="Times New Roman" w:cs="Times New Roman"/>
          <w:i/>
          <w:iCs/>
          <w:sz w:val="24"/>
          <w:szCs w:val="24"/>
        </w:rPr>
        <w:t>(</w:t>
      </w:r>
      <w:proofErr w:type="gramEnd"/>
      <w:r w:rsidRPr="00DE0EB9">
        <w:rPr>
          <w:rFonts w:ascii="Times New Roman" w:hAnsi="Times New Roman" w:cs="Times New Roman"/>
          <w:i/>
          <w:iCs/>
          <w:sz w:val="24"/>
          <w:szCs w:val="24"/>
        </w:rPr>
        <w:t>)</w:t>
      </w:r>
      <w:r w:rsidRPr="00E17953">
        <w:rPr>
          <w:rFonts w:ascii="Times New Roman" w:hAnsi="Times New Roman" w:cs="Times New Roman"/>
          <w:sz w:val="24"/>
          <w:szCs w:val="24"/>
        </w:rPr>
        <w:t xml:space="preserve"> function. Next, the Landsat records are exported for the pixel center locations using </w:t>
      </w:r>
      <w:proofErr w:type="spellStart"/>
      <w:r w:rsidRPr="00DE0EB9">
        <w:rPr>
          <w:rFonts w:ascii="Times New Roman" w:hAnsi="Times New Roman" w:cs="Times New Roman"/>
          <w:i/>
          <w:iCs/>
          <w:sz w:val="24"/>
          <w:szCs w:val="24"/>
        </w:rPr>
        <w:t>lsat_export_</w:t>
      </w:r>
      <w:proofErr w:type="gramStart"/>
      <w:r w:rsidRPr="00DE0EB9">
        <w:rPr>
          <w:rFonts w:ascii="Times New Roman" w:hAnsi="Times New Roman" w:cs="Times New Roman"/>
          <w:i/>
          <w:iCs/>
          <w:sz w:val="24"/>
          <w:szCs w:val="24"/>
        </w:rPr>
        <w:t>ts</w:t>
      </w:r>
      <w:proofErr w:type="spellEnd"/>
      <w:r w:rsidRPr="00DE0EB9">
        <w:rPr>
          <w:rFonts w:ascii="Times New Roman" w:hAnsi="Times New Roman" w:cs="Times New Roman"/>
          <w:i/>
          <w:iCs/>
          <w:sz w:val="24"/>
          <w:szCs w:val="24"/>
        </w:rPr>
        <w:t>(</w:t>
      </w:r>
      <w:proofErr w:type="gramEnd"/>
      <w:r w:rsidRPr="00DE0EB9">
        <w:rPr>
          <w:rFonts w:ascii="Times New Roman" w:hAnsi="Times New Roman" w:cs="Times New Roman"/>
          <w:i/>
          <w:iCs/>
          <w:sz w:val="24"/>
          <w:szCs w:val="24"/>
        </w:rPr>
        <w:t>)</w:t>
      </w:r>
      <w:r w:rsidRPr="00E17953">
        <w:rPr>
          <w:rFonts w:ascii="Times New Roman" w:hAnsi="Times New Roman" w:cs="Times New Roman"/>
          <w:sz w:val="24"/>
          <w:szCs w:val="24"/>
        </w:rPr>
        <w:t>.</w:t>
      </w:r>
      <w:r w:rsidR="005D292B" w:rsidRPr="00E17953">
        <w:rPr>
          <w:rFonts w:ascii="Times New Roman" w:hAnsi="Times New Roman" w:cs="Times New Roman"/>
          <w:sz w:val="24"/>
          <w:szCs w:val="24"/>
        </w:rPr>
        <w:t xml:space="preserve"> Here, we cho</w:t>
      </w:r>
      <w:r w:rsidR="00F07989" w:rsidRPr="00E17953">
        <w:rPr>
          <w:rFonts w:ascii="Times New Roman" w:hAnsi="Times New Roman" w:cs="Times New Roman"/>
          <w:sz w:val="24"/>
          <w:szCs w:val="24"/>
        </w:rPr>
        <w:t>o</w:t>
      </w:r>
      <w:r w:rsidR="005D292B" w:rsidRPr="00E17953">
        <w:rPr>
          <w:rFonts w:ascii="Times New Roman" w:hAnsi="Times New Roman" w:cs="Times New Roman"/>
          <w:sz w:val="24"/>
          <w:szCs w:val="24"/>
        </w:rPr>
        <w:t xml:space="preserve">se to export only Landsat observations </w:t>
      </w:r>
      <w:r w:rsidR="00F07989" w:rsidRPr="002F458E">
        <w:rPr>
          <w:rFonts w:ascii="Times New Roman" w:hAnsi="Times New Roman" w:cs="Times New Roman"/>
          <w:sz w:val="24"/>
          <w:szCs w:val="24"/>
        </w:rPr>
        <w:t>between day</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of</w:t>
      </w:r>
      <w:r w:rsidR="00924DE1">
        <w:rPr>
          <w:rFonts w:ascii="Times New Roman" w:hAnsi="Times New Roman" w:cs="Times New Roman"/>
          <w:sz w:val="24"/>
          <w:szCs w:val="24"/>
        </w:rPr>
        <w:t xml:space="preserve"> </w:t>
      </w:r>
      <w:r w:rsidR="00F07989" w:rsidRPr="002F458E">
        <w:rPr>
          <w:rFonts w:ascii="Times New Roman" w:hAnsi="Times New Roman" w:cs="Times New Roman"/>
          <w:sz w:val="24"/>
          <w:szCs w:val="24"/>
        </w:rPr>
        <w:t xml:space="preserve">year 152 (beginning of June) and 273 (end of September). </w:t>
      </w:r>
      <w:r w:rsidRPr="002F458E">
        <w:rPr>
          <w:rFonts w:ascii="Times New Roman" w:hAnsi="Times New Roman" w:cs="Times New Roman"/>
          <w:sz w:val="24"/>
          <w:szCs w:val="24"/>
        </w:rPr>
        <w:t>The user then wait</w:t>
      </w:r>
      <w:r w:rsidR="005E4BF1" w:rsidRPr="002F458E">
        <w:rPr>
          <w:rFonts w:ascii="Times New Roman" w:hAnsi="Times New Roman" w:cs="Times New Roman"/>
          <w:sz w:val="24"/>
          <w:szCs w:val="24"/>
        </w:rPr>
        <w:t>s</w:t>
      </w:r>
      <w:r w:rsidRPr="002F458E">
        <w:rPr>
          <w:rFonts w:ascii="Times New Roman" w:hAnsi="Times New Roman" w:cs="Times New Roman"/>
          <w:sz w:val="24"/>
          <w:szCs w:val="24"/>
        </w:rPr>
        <w:t xml:space="preserve"> for G</w:t>
      </w:r>
      <w:r w:rsidR="00924DE1">
        <w:rPr>
          <w:rFonts w:ascii="Times New Roman" w:hAnsi="Times New Roman" w:cs="Times New Roman"/>
          <w:sz w:val="24"/>
          <w:szCs w:val="24"/>
        </w:rPr>
        <w:t>EE</w:t>
      </w:r>
      <w:r w:rsidRPr="002F458E">
        <w:rPr>
          <w:rFonts w:ascii="Times New Roman" w:hAnsi="Times New Roman" w:cs="Times New Roman"/>
          <w:sz w:val="24"/>
          <w:szCs w:val="24"/>
        </w:rPr>
        <w:t xml:space="preserve"> to finish the exports</w:t>
      </w:r>
      <w:r w:rsidR="009F3E05">
        <w:rPr>
          <w:rFonts w:ascii="Times New Roman" w:hAnsi="Times New Roman" w:cs="Times New Roman"/>
          <w:sz w:val="24"/>
          <w:szCs w:val="24"/>
        </w:rPr>
        <w:t xml:space="preserve">. </w:t>
      </w:r>
      <w:r w:rsidR="00924DE1">
        <w:rPr>
          <w:rFonts w:ascii="Times New Roman" w:hAnsi="Times New Roman" w:cs="Times New Roman"/>
          <w:sz w:val="24"/>
          <w:szCs w:val="24"/>
        </w:rPr>
        <w:t>P</w:t>
      </w:r>
      <w:r w:rsidRPr="002F458E">
        <w:rPr>
          <w:rFonts w:ascii="Times New Roman" w:hAnsi="Times New Roman" w:cs="Times New Roman"/>
          <w:sz w:val="24"/>
          <w:szCs w:val="24"/>
        </w:rPr>
        <w:t xml:space="preserve">rogress can be monitored </w:t>
      </w:r>
      <w:r w:rsidR="00924DE1">
        <w:rPr>
          <w:rFonts w:ascii="Times New Roman" w:hAnsi="Times New Roman" w:cs="Times New Roman"/>
          <w:sz w:val="24"/>
          <w:szCs w:val="24"/>
        </w:rPr>
        <w:t xml:space="preserve">using </w:t>
      </w:r>
      <w:r w:rsidRPr="002F458E">
        <w:rPr>
          <w:rFonts w:ascii="Times New Roman" w:hAnsi="Times New Roman" w:cs="Times New Roman"/>
          <w:sz w:val="24"/>
          <w:szCs w:val="24"/>
        </w:rPr>
        <w:t>the</w:t>
      </w:r>
      <w:r w:rsidR="00740926" w:rsidRPr="002F458E">
        <w:rPr>
          <w:rFonts w:ascii="Times New Roman" w:hAnsi="Times New Roman" w:cs="Times New Roman"/>
          <w:sz w:val="24"/>
          <w:szCs w:val="24"/>
        </w:rPr>
        <w:t xml:space="preserve"> </w:t>
      </w:r>
      <w:r w:rsidR="00924DE1">
        <w:rPr>
          <w:rFonts w:ascii="Times New Roman" w:hAnsi="Times New Roman" w:cs="Times New Roman"/>
          <w:sz w:val="24"/>
          <w:szCs w:val="24"/>
        </w:rPr>
        <w:t>G</w:t>
      </w:r>
      <w:r w:rsidR="00740926" w:rsidRPr="002F458E">
        <w:rPr>
          <w:rFonts w:ascii="Times New Roman" w:hAnsi="Times New Roman" w:cs="Times New Roman"/>
          <w:sz w:val="24"/>
          <w:szCs w:val="24"/>
        </w:rPr>
        <w:t>EE task manager in the</w:t>
      </w:r>
      <w:r w:rsidRPr="002F458E">
        <w:rPr>
          <w:rFonts w:ascii="Times New Roman" w:hAnsi="Times New Roman" w:cs="Times New Roman"/>
          <w:sz w:val="24"/>
          <w:szCs w:val="24"/>
        </w:rPr>
        <w:t xml:space="preserve"> web browser </w:t>
      </w:r>
      <w:r w:rsidR="009F3E05">
        <w:rPr>
          <w:rFonts w:ascii="Times New Roman" w:hAnsi="Times New Roman" w:cs="Times New Roman"/>
          <w:sz w:val="24"/>
          <w:szCs w:val="24"/>
        </w:rPr>
        <w:lastRenderedPageBreak/>
        <w:t>(</w:t>
      </w:r>
      <w:hyperlink r:id="rId13" w:history="1">
        <w:r w:rsidR="009F3E05" w:rsidRPr="002F458E">
          <w:rPr>
            <w:rStyle w:val="Hyperlink"/>
            <w:rFonts w:ascii="Times New Roman" w:hAnsi="Times New Roman" w:cs="Times New Roman"/>
            <w:sz w:val="24"/>
            <w:szCs w:val="24"/>
          </w:rPr>
          <w:t>https://code.earthengine.google.com/tasks</w:t>
        </w:r>
      </w:hyperlink>
      <w:r w:rsidR="009F3E05">
        <w:rPr>
          <w:rFonts w:ascii="Times New Roman" w:hAnsi="Times New Roman" w:cs="Times New Roman"/>
          <w:sz w:val="24"/>
          <w:szCs w:val="24"/>
        </w:rPr>
        <w:t>)</w:t>
      </w:r>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or</w:t>
      </w:r>
      <w:r w:rsidR="009F3E05" w:rsidRPr="009F3E05">
        <w:rPr>
          <w:rFonts w:ascii="Times New Roman" w:hAnsi="Times New Roman" w:cs="Times New Roman"/>
          <w:sz w:val="24"/>
          <w:szCs w:val="24"/>
        </w:rPr>
        <w:t xml:space="preserve"> </w:t>
      </w:r>
      <w:r w:rsidR="009F3E05" w:rsidRPr="008A57B2">
        <w:rPr>
          <w:rFonts w:ascii="Times New Roman" w:hAnsi="Times New Roman" w:cs="Times New Roman"/>
          <w:sz w:val="24"/>
          <w:szCs w:val="24"/>
        </w:rPr>
        <w:t>on the R console</w:t>
      </w:r>
      <w:r w:rsidR="009F3E05">
        <w:rPr>
          <w:rFonts w:ascii="Times New Roman" w:hAnsi="Times New Roman" w:cs="Times New Roman"/>
          <w:sz w:val="24"/>
          <w:szCs w:val="24"/>
        </w:rPr>
        <w:t>, using</w:t>
      </w:r>
      <w:r w:rsidR="00740926" w:rsidRPr="002F458E">
        <w:rPr>
          <w:rFonts w:ascii="Times New Roman" w:hAnsi="Times New Roman" w:cs="Times New Roman"/>
          <w:sz w:val="24"/>
          <w:szCs w:val="24"/>
        </w:rPr>
        <w:t xml:space="preserve"> the </w:t>
      </w:r>
      <w:proofErr w:type="spellStart"/>
      <w:r w:rsidR="00740926" w:rsidRPr="00924DE1">
        <w:rPr>
          <w:rFonts w:ascii="Times New Roman" w:hAnsi="Times New Roman" w:cs="Times New Roman"/>
          <w:i/>
          <w:iCs/>
          <w:sz w:val="24"/>
          <w:szCs w:val="24"/>
        </w:rPr>
        <w:t>ee_</w:t>
      </w:r>
      <w:proofErr w:type="gramStart"/>
      <w:r w:rsidR="00740926" w:rsidRPr="00924DE1">
        <w:rPr>
          <w:rFonts w:ascii="Times New Roman" w:hAnsi="Times New Roman" w:cs="Times New Roman"/>
          <w:i/>
          <w:iCs/>
          <w:sz w:val="24"/>
          <w:szCs w:val="24"/>
        </w:rPr>
        <w:t>monitoring</w:t>
      </w:r>
      <w:proofErr w:type="spellEnd"/>
      <w:r w:rsidR="00740926" w:rsidRPr="00924DE1">
        <w:rPr>
          <w:rFonts w:ascii="Times New Roman" w:hAnsi="Times New Roman" w:cs="Times New Roman"/>
          <w:i/>
          <w:iCs/>
          <w:sz w:val="24"/>
          <w:szCs w:val="24"/>
        </w:rPr>
        <w:t>(</w:t>
      </w:r>
      <w:proofErr w:type="gramEnd"/>
      <w:r w:rsidR="00740926" w:rsidRPr="00924DE1">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924DE1">
        <w:rPr>
          <w:rFonts w:ascii="Times New Roman" w:hAnsi="Times New Roman" w:cs="Times New Roman"/>
          <w:i/>
          <w:iCs/>
          <w:sz w:val="24"/>
          <w:szCs w:val="24"/>
        </w:rPr>
        <w:t>rge</w:t>
      </w:r>
      <w:r w:rsidR="00924DE1" w:rsidRPr="00924DE1">
        <w:rPr>
          <w:rFonts w:ascii="Times New Roman" w:hAnsi="Times New Roman" w:cs="Times New Roman"/>
          <w:i/>
          <w:iCs/>
          <w:sz w:val="24"/>
          <w:szCs w:val="24"/>
        </w:rPr>
        <w:t>e</w:t>
      </w:r>
      <w:proofErr w:type="spellEnd"/>
      <w:r w:rsidRPr="002F458E">
        <w:rPr>
          <w:rFonts w:ascii="Times New Roman" w:hAnsi="Times New Roman" w:cs="Times New Roman"/>
          <w:sz w:val="24"/>
          <w:szCs w:val="24"/>
        </w:rPr>
        <w:t xml:space="preserve">. </w:t>
      </w:r>
      <w:r w:rsidR="0094458F" w:rsidRPr="002F458E">
        <w:rPr>
          <w:rFonts w:ascii="Times New Roman" w:hAnsi="Times New Roman" w:cs="Times New Roman"/>
          <w:sz w:val="24"/>
          <w:szCs w:val="24"/>
        </w:rPr>
        <w:t xml:space="preserve">For </w:t>
      </w:r>
      <w:r w:rsidR="009F3E05">
        <w:rPr>
          <w:rFonts w:ascii="Times New Roman" w:hAnsi="Times New Roman" w:cs="Times New Roman"/>
          <w:sz w:val="24"/>
          <w:szCs w:val="24"/>
        </w:rPr>
        <w:t>the</w:t>
      </w:r>
      <w:r w:rsidR="0094458F" w:rsidRPr="002F458E">
        <w:rPr>
          <w:rFonts w:ascii="Times New Roman" w:hAnsi="Times New Roman" w:cs="Times New Roman"/>
          <w:sz w:val="24"/>
          <w:szCs w:val="24"/>
        </w:rPr>
        <w:t xml:space="preserve"> example</w:t>
      </w:r>
      <w:r w:rsidR="00740926" w:rsidRPr="002F458E">
        <w:rPr>
          <w:rFonts w:ascii="Times New Roman" w:hAnsi="Times New Roman" w:cs="Times New Roman"/>
          <w:sz w:val="24"/>
          <w:szCs w:val="24"/>
        </w:rPr>
        <w:t>,</w:t>
      </w:r>
      <w:r w:rsidR="0094458F" w:rsidRPr="002F458E">
        <w:rPr>
          <w:rFonts w:ascii="Times New Roman" w:hAnsi="Times New Roman" w:cs="Times New Roman"/>
          <w:sz w:val="24"/>
          <w:szCs w:val="24"/>
        </w:rPr>
        <w:t xml:space="preserve"> it took ~2 days </w:t>
      </w:r>
      <w:r w:rsidR="00740926" w:rsidRPr="002F458E">
        <w:rPr>
          <w:rFonts w:ascii="Times New Roman" w:hAnsi="Times New Roman" w:cs="Times New Roman"/>
          <w:sz w:val="24"/>
          <w:szCs w:val="24"/>
        </w:rPr>
        <w:t xml:space="preserve">to </w:t>
      </w:r>
      <w:r w:rsidR="0094458F" w:rsidRPr="002F458E">
        <w:rPr>
          <w:rFonts w:ascii="Times New Roman" w:hAnsi="Times New Roman" w:cs="Times New Roman"/>
          <w:sz w:val="24"/>
          <w:szCs w:val="24"/>
        </w:rPr>
        <w:t xml:space="preserve">export </w:t>
      </w:r>
      <w:r w:rsidR="00924DE1">
        <w:rPr>
          <w:rFonts w:ascii="Times New Roman" w:hAnsi="Times New Roman" w:cs="Times New Roman"/>
          <w:sz w:val="24"/>
          <w:szCs w:val="24"/>
        </w:rPr>
        <w:t xml:space="preserve">the </w:t>
      </w:r>
      <w:r w:rsidR="0094458F" w:rsidRPr="002F458E">
        <w:rPr>
          <w:rFonts w:ascii="Times New Roman" w:hAnsi="Times New Roman" w:cs="Times New Roman"/>
          <w:sz w:val="24"/>
          <w:szCs w:val="24"/>
        </w:rPr>
        <w:t xml:space="preserve">19 files </w:t>
      </w:r>
      <w:r w:rsidR="00924DE1">
        <w:rPr>
          <w:rFonts w:ascii="Times New Roman" w:hAnsi="Times New Roman" w:cs="Times New Roman"/>
          <w:sz w:val="24"/>
          <w:szCs w:val="24"/>
        </w:rPr>
        <w:t>(</w:t>
      </w:r>
      <w:r w:rsidR="00924DE1" w:rsidRPr="002F458E">
        <w:rPr>
          <w:rFonts w:ascii="Times New Roman" w:hAnsi="Times New Roman" w:cs="Times New Roman"/>
          <w:sz w:val="24"/>
          <w:szCs w:val="24"/>
        </w:rPr>
        <w:t>totaling ~692 MB</w:t>
      </w:r>
      <w:r w:rsidR="00924DE1">
        <w:rPr>
          <w:rFonts w:ascii="Times New Roman" w:hAnsi="Times New Roman" w:cs="Times New Roman"/>
          <w:sz w:val="24"/>
          <w:szCs w:val="24"/>
        </w:rPr>
        <w:t>) associated with this example analysis</w:t>
      </w:r>
      <w:r w:rsidR="00740926" w:rsidRPr="002F458E">
        <w:rPr>
          <w:rFonts w:ascii="Times New Roman" w:hAnsi="Times New Roman" w:cs="Times New Roman"/>
          <w:sz w:val="24"/>
          <w:szCs w:val="24"/>
        </w:rPr>
        <w:t xml:space="preserve">. The CSV files containing the raw exports then need to be copied from the user’s Google Drive to the local machine that </w:t>
      </w:r>
      <w:r w:rsidR="009F3E05">
        <w:rPr>
          <w:rFonts w:ascii="Times New Roman" w:hAnsi="Times New Roman" w:cs="Times New Roman"/>
          <w:sz w:val="24"/>
          <w:szCs w:val="24"/>
        </w:rPr>
        <w:t>will carry</w:t>
      </w:r>
      <w:r w:rsidR="00740926" w:rsidRPr="002F458E">
        <w:rPr>
          <w:rFonts w:ascii="Times New Roman" w:hAnsi="Times New Roman" w:cs="Times New Roman"/>
          <w:sz w:val="24"/>
          <w:szCs w:val="24"/>
        </w:rPr>
        <w:t xml:space="preserve"> out the subsequent processing using </w:t>
      </w:r>
      <w:proofErr w:type="spellStart"/>
      <w:r w:rsidR="00FC287F">
        <w:rPr>
          <w:rFonts w:ascii="Times New Roman" w:hAnsi="Times New Roman" w:cs="Times New Roman"/>
          <w:i/>
          <w:iCs/>
          <w:sz w:val="24"/>
          <w:szCs w:val="24"/>
        </w:rPr>
        <w:t>LandsatTS</w:t>
      </w:r>
      <w:proofErr w:type="spellEnd"/>
      <w:r w:rsidR="00740926" w:rsidRPr="002F458E">
        <w:rPr>
          <w:rFonts w:ascii="Times New Roman" w:hAnsi="Times New Roman" w:cs="Times New Roman"/>
          <w:sz w:val="24"/>
          <w:szCs w:val="24"/>
        </w:rPr>
        <w:t xml:space="preserve">. The files can be copied manually or using the </w:t>
      </w:r>
      <w:proofErr w:type="spellStart"/>
      <w:r w:rsidR="00740926" w:rsidRPr="002F458E">
        <w:rPr>
          <w:rFonts w:ascii="Times New Roman" w:hAnsi="Times New Roman" w:cs="Times New Roman"/>
          <w:i/>
          <w:iCs/>
          <w:sz w:val="24"/>
          <w:szCs w:val="24"/>
        </w:rPr>
        <w:t>ee_drive_to_</w:t>
      </w:r>
      <w:proofErr w:type="gramStart"/>
      <w:r w:rsidR="00740926" w:rsidRPr="002F458E">
        <w:rPr>
          <w:rFonts w:ascii="Times New Roman" w:hAnsi="Times New Roman" w:cs="Times New Roman"/>
          <w:i/>
          <w:iCs/>
          <w:sz w:val="24"/>
          <w:szCs w:val="24"/>
        </w:rPr>
        <w:t>local</w:t>
      </w:r>
      <w:proofErr w:type="spellEnd"/>
      <w:r w:rsidR="00740926" w:rsidRPr="002F458E">
        <w:rPr>
          <w:rFonts w:ascii="Times New Roman" w:hAnsi="Times New Roman" w:cs="Times New Roman"/>
          <w:i/>
          <w:iCs/>
          <w:sz w:val="24"/>
          <w:szCs w:val="24"/>
        </w:rPr>
        <w:t>(</w:t>
      </w:r>
      <w:proofErr w:type="gramEnd"/>
      <w:r w:rsidR="00740926" w:rsidRPr="002F458E">
        <w:rPr>
          <w:rFonts w:ascii="Times New Roman" w:hAnsi="Times New Roman" w:cs="Times New Roman"/>
          <w:i/>
          <w:iCs/>
          <w:sz w:val="24"/>
          <w:szCs w:val="24"/>
        </w:rPr>
        <w:t>)</w:t>
      </w:r>
      <w:r w:rsidR="00740926" w:rsidRPr="002F458E">
        <w:rPr>
          <w:rFonts w:ascii="Times New Roman" w:hAnsi="Times New Roman" w:cs="Times New Roman"/>
          <w:sz w:val="24"/>
          <w:szCs w:val="24"/>
        </w:rPr>
        <w:t xml:space="preserve"> function provided by </w:t>
      </w:r>
      <w:proofErr w:type="spellStart"/>
      <w:r w:rsidR="00740926" w:rsidRPr="002F458E">
        <w:rPr>
          <w:rFonts w:ascii="Times New Roman" w:hAnsi="Times New Roman" w:cs="Times New Roman"/>
          <w:i/>
          <w:iCs/>
          <w:sz w:val="24"/>
          <w:szCs w:val="24"/>
        </w:rPr>
        <w:t>rgee</w:t>
      </w:r>
      <w:proofErr w:type="spellEnd"/>
      <w:r w:rsidR="00740926" w:rsidRPr="002F458E">
        <w:rPr>
          <w:rFonts w:ascii="Times New Roman" w:hAnsi="Times New Roman" w:cs="Times New Roman"/>
          <w:sz w:val="24"/>
          <w:szCs w:val="24"/>
        </w:rPr>
        <w:t xml:space="preserve">. </w:t>
      </w:r>
      <w:r w:rsidRPr="002F458E">
        <w:rPr>
          <w:rFonts w:ascii="Times New Roman" w:hAnsi="Times New Roman" w:cs="Times New Roman"/>
          <w:sz w:val="24"/>
          <w:szCs w:val="24"/>
        </w:rPr>
        <w:t xml:space="preserve">Once the records are available </w:t>
      </w:r>
      <w:r w:rsidR="00F07989" w:rsidRPr="002F458E">
        <w:rPr>
          <w:rFonts w:ascii="Times New Roman" w:hAnsi="Times New Roman" w:cs="Times New Roman"/>
          <w:sz w:val="24"/>
          <w:szCs w:val="24"/>
        </w:rPr>
        <w:t>locally,</w:t>
      </w:r>
      <w:r w:rsidR="00740926" w:rsidRPr="002F458E">
        <w:rPr>
          <w:rFonts w:ascii="Times New Roman" w:hAnsi="Times New Roman" w:cs="Times New Roman"/>
          <w:sz w:val="24"/>
          <w:szCs w:val="24"/>
        </w:rPr>
        <w:t xml:space="preserve"> they need to be cleaned</w:t>
      </w:r>
      <w:r w:rsidR="005D292B" w:rsidRPr="002F458E">
        <w:rPr>
          <w:rFonts w:ascii="Times New Roman" w:hAnsi="Times New Roman" w:cs="Times New Roman"/>
          <w:sz w:val="24"/>
          <w:szCs w:val="24"/>
        </w:rPr>
        <w:t xml:space="preserve"> and processed into vegetation index </w:t>
      </w:r>
      <w:r w:rsidR="00982AC0">
        <w:rPr>
          <w:rFonts w:ascii="Times New Roman" w:hAnsi="Times New Roman" w:cs="Times New Roman"/>
          <w:sz w:val="24"/>
          <w:szCs w:val="24"/>
        </w:rPr>
        <w:t>time series</w:t>
      </w:r>
      <w:r w:rsidR="009F3E05">
        <w:rPr>
          <w:rFonts w:ascii="Times New Roman" w:hAnsi="Times New Roman" w:cs="Times New Roman"/>
          <w:sz w:val="24"/>
          <w:szCs w:val="24"/>
        </w:rPr>
        <w:t xml:space="preserve"> as detailed in the next section</w:t>
      </w:r>
      <w:r w:rsidR="005D292B" w:rsidRPr="002F458E">
        <w:rPr>
          <w:rFonts w:ascii="Times New Roman" w:hAnsi="Times New Roman" w:cs="Times New Roman"/>
          <w:sz w:val="24"/>
          <w:szCs w:val="24"/>
        </w:rPr>
        <w:t xml:space="preserve">. </w:t>
      </w:r>
    </w:p>
    <w:p w14:paraId="0345D89C" w14:textId="77EDE0A4" w:rsidR="00816270" w:rsidRDefault="00816270" w:rsidP="000853A5">
      <w:pPr>
        <w:pStyle w:val="NoSpacing"/>
      </w:pPr>
    </w:p>
    <w:p w14:paraId="7BCFF1FB" w14:textId="0E573003" w:rsidR="00816270" w:rsidRPr="002F458E" w:rsidRDefault="00816270" w:rsidP="005E4BF1">
      <w:pPr>
        <w:pStyle w:val="NoSpacing"/>
        <w:rPr>
          <w:rFonts w:ascii="Times New Roman" w:hAnsi="Times New Roman" w:cs="Times New Roman"/>
          <w:sz w:val="24"/>
          <w:szCs w:val="24"/>
        </w:rPr>
      </w:pPr>
      <w:r w:rsidRPr="002F458E">
        <w:rPr>
          <w:rFonts w:ascii="Times New Roman" w:hAnsi="Times New Roman" w:cs="Times New Roman"/>
          <w:sz w:val="24"/>
          <w:szCs w:val="24"/>
        </w:rPr>
        <w:t xml:space="preserve">Code Box 1: Export Landsat time series from </w:t>
      </w:r>
      <w:r w:rsidR="0016136E">
        <w:rPr>
          <w:rFonts w:ascii="Times New Roman" w:hAnsi="Times New Roman" w:cs="Times New Roman"/>
          <w:sz w:val="24"/>
          <w:szCs w:val="24"/>
        </w:rPr>
        <w:t xml:space="preserve">Google </w:t>
      </w:r>
      <w:r w:rsidRPr="002F458E">
        <w:rPr>
          <w:rFonts w:ascii="Times New Roman" w:hAnsi="Times New Roman" w:cs="Times New Roman"/>
          <w:sz w:val="24"/>
          <w:szCs w:val="24"/>
        </w:rPr>
        <w:t>Earth Engine</w:t>
      </w:r>
    </w:p>
    <w:p w14:paraId="084FDE2C" w14:textId="6131331D" w:rsidR="008B6649" w:rsidRPr="002F458E" w:rsidRDefault="008B664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Load required R packages</w:t>
      </w:r>
    </w:p>
    <w:p w14:paraId="66C8B037" w14:textId="77777777"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proofErr w:type="spellStart"/>
      <w:r w:rsidRPr="0094106D">
        <w:rPr>
          <w:rFonts w:ascii="Consolas" w:hAnsi="Consolas" w:cs="Times New Roman"/>
          <w:sz w:val="20"/>
          <w:szCs w:val="20"/>
        </w:rPr>
        <w:t>lsatTS</w:t>
      </w:r>
      <w:proofErr w:type="spellEnd"/>
      <w:r w:rsidRPr="0094106D">
        <w:rPr>
          <w:rFonts w:ascii="Consolas" w:hAnsi="Consolas" w:cs="Times New Roman"/>
          <w:sz w:val="20"/>
          <w:szCs w:val="20"/>
        </w:rPr>
        <w:t>)</w:t>
      </w:r>
    </w:p>
    <w:p w14:paraId="3C1D17B4" w14:textId="2C590638"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proofErr w:type="spellStart"/>
      <w:r w:rsidRPr="0094106D">
        <w:rPr>
          <w:rFonts w:ascii="Consolas" w:hAnsi="Consolas" w:cs="Times New Roman"/>
          <w:sz w:val="20"/>
          <w:szCs w:val="20"/>
        </w:rPr>
        <w:t>rgee</w:t>
      </w:r>
      <w:proofErr w:type="spellEnd"/>
      <w:r w:rsidRPr="0094106D">
        <w:rPr>
          <w:rFonts w:ascii="Consolas" w:hAnsi="Consolas" w:cs="Times New Roman"/>
          <w:sz w:val="20"/>
          <w:szCs w:val="20"/>
        </w:rPr>
        <w:t>)</w:t>
      </w:r>
    </w:p>
    <w:p w14:paraId="1E223AF2" w14:textId="77777777"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require(sf)</w:t>
      </w:r>
    </w:p>
    <w:p w14:paraId="53DCE1FB" w14:textId="05FAA005"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require(ggplot2)</w:t>
      </w:r>
    </w:p>
    <w:p w14:paraId="7AD991CA" w14:textId="1357F413" w:rsidR="002C207C" w:rsidRPr="0094106D" w:rsidRDefault="002C207C"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94106D">
        <w:rPr>
          <w:rFonts w:ascii="Consolas" w:hAnsi="Consolas" w:cs="Times New Roman"/>
          <w:sz w:val="20"/>
          <w:szCs w:val="20"/>
        </w:rPr>
        <w:t>require(</w:t>
      </w:r>
      <w:proofErr w:type="spellStart"/>
      <w:proofErr w:type="gramStart"/>
      <w:r w:rsidR="00193181" w:rsidRPr="00193181">
        <w:rPr>
          <w:rFonts w:ascii="Consolas" w:hAnsi="Consolas" w:cs="Times New Roman"/>
          <w:i/>
          <w:iCs/>
          <w:sz w:val="20"/>
          <w:szCs w:val="20"/>
        </w:rPr>
        <w:t>data.table</w:t>
      </w:r>
      <w:proofErr w:type="spellEnd"/>
      <w:proofErr w:type="gramEnd"/>
      <w:r w:rsidRPr="0094106D">
        <w:rPr>
          <w:rFonts w:ascii="Consolas" w:hAnsi="Consolas" w:cs="Times New Roman"/>
          <w:sz w:val="20"/>
          <w:szCs w:val="20"/>
        </w:rPr>
        <w:t>)</w:t>
      </w:r>
    </w:p>
    <w:p w14:paraId="4928705C" w14:textId="35C11A80" w:rsid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4"/>
          <w:szCs w:val="24"/>
        </w:rPr>
      </w:pPr>
    </w:p>
    <w:p w14:paraId="43D05E3A" w14:textId="401A8F71" w:rsidR="009525C2" w:rsidRPr="009525C2" w:rsidRDefault="009525C2"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i/>
          <w:iCs/>
          <w:sz w:val="24"/>
          <w:szCs w:val="24"/>
        </w:rPr>
      </w:pPr>
      <w:r w:rsidRPr="002F458E">
        <w:rPr>
          <w:rFonts w:ascii="Consolas" w:hAnsi="Consolas" w:cs="Times New Roman"/>
          <w:sz w:val="20"/>
          <w:szCs w:val="20"/>
        </w:rPr>
        <w:t xml:space="preserve"># Initialize </w:t>
      </w:r>
      <w:r w:rsidR="0016136E">
        <w:rPr>
          <w:rFonts w:ascii="Consolas" w:hAnsi="Consolas" w:cs="Times New Roman"/>
          <w:sz w:val="20"/>
          <w:szCs w:val="20"/>
        </w:rPr>
        <w:t xml:space="preserve">Google </w:t>
      </w:r>
      <w:r w:rsidRPr="002F458E">
        <w:rPr>
          <w:rFonts w:ascii="Consolas" w:hAnsi="Consolas" w:cs="Times New Roman"/>
          <w:sz w:val="20"/>
          <w:szCs w:val="20"/>
        </w:rPr>
        <w:t>Earth Engine</w:t>
      </w:r>
    </w:p>
    <w:p w14:paraId="4C9AECDA" w14:textId="69284693" w:rsidR="000853A5" w:rsidRPr="0094106D"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ee_</w:t>
      </w:r>
      <w:proofErr w:type="gramStart"/>
      <w:r w:rsidRPr="0094106D">
        <w:rPr>
          <w:rFonts w:ascii="Consolas" w:hAnsi="Consolas" w:cs="Times New Roman"/>
          <w:sz w:val="20"/>
          <w:szCs w:val="20"/>
        </w:rPr>
        <w:t>Initialize</w:t>
      </w:r>
      <w:proofErr w:type="spellEnd"/>
      <w:r w:rsidRPr="0094106D">
        <w:rPr>
          <w:rFonts w:ascii="Consolas" w:hAnsi="Consolas" w:cs="Times New Roman"/>
          <w:sz w:val="20"/>
          <w:szCs w:val="20"/>
        </w:rPr>
        <w:t>(</w:t>
      </w:r>
      <w:proofErr w:type="gramEnd"/>
      <w:r w:rsidRPr="0094106D">
        <w:rPr>
          <w:rFonts w:ascii="Consolas" w:hAnsi="Consolas" w:cs="Times New Roman"/>
          <w:sz w:val="20"/>
          <w:szCs w:val="20"/>
        </w:rPr>
        <w:t>)</w:t>
      </w:r>
    </w:p>
    <w:p w14:paraId="729F895E" w14:textId="41240C9F" w:rsidR="000853A5" w:rsidRDefault="000853A5"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1F04F5D2" w14:textId="0654243D" w:rsidR="00D97A86" w:rsidRPr="002F458E" w:rsidRDefault="00D97A86"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Create </w:t>
      </w:r>
      <w:r w:rsidR="00816270" w:rsidRPr="002F458E">
        <w:rPr>
          <w:rFonts w:ascii="Consolas" w:hAnsi="Consolas" w:cs="Times New Roman"/>
          <w:sz w:val="20"/>
          <w:szCs w:val="20"/>
        </w:rPr>
        <w:t xml:space="preserve">sf </w:t>
      </w:r>
      <w:r w:rsidRPr="002F458E">
        <w:rPr>
          <w:rFonts w:ascii="Consolas" w:hAnsi="Consolas" w:cs="Times New Roman"/>
          <w:sz w:val="20"/>
          <w:szCs w:val="20"/>
        </w:rPr>
        <w:t xml:space="preserve">polygon </w:t>
      </w:r>
      <w:r w:rsidR="00816270" w:rsidRPr="002F458E">
        <w:rPr>
          <w:rFonts w:ascii="Consolas" w:hAnsi="Consolas" w:cs="Times New Roman"/>
          <w:sz w:val="20"/>
          <w:szCs w:val="20"/>
        </w:rPr>
        <w:t xml:space="preserve">of </w:t>
      </w:r>
      <w:r w:rsidRPr="002F458E">
        <w:rPr>
          <w:rFonts w:ascii="Consolas" w:hAnsi="Consolas" w:cs="Times New Roman"/>
          <w:sz w:val="20"/>
          <w:szCs w:val="20"/>
        </w:rPr>
        <w:t>the study area</w:t>
      </w:r>
      <w:r w:rsidR="00913009" w:rsidRPr="002F458E">
        <w:rPr>
          <w:rFonts w:ascii="Consolas" w:hAnsi="Consolas" w:cs="Times New Roman"/>
          <w:sz w:val="20"/>
          <w:szCs w:val="20"/>
        </w:rPr>
        <w:t xml:space="preserve"> </w:t>
      </w:r>
    </w:p>
    <w:p w14:paraId="4BADDCF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E948B0">
        <w:rPr>
          <w:rFonts w:ascii="Consolas" w:hAnsi="Consolas" w:cs="Times New Roman"/>
          <w:sz w:val="20"/>
          <w:szCs w:val="20"/>
        </w:rPr>
        <w:t>aoi.poly</w:t>
      </w:r>
      <w:proofErr w:type="spellEnd"/>
      <w:proofErr w:type="gramEnd"/>
      <w:r w:rsidRPr="00E948B0">
        <w:rPr>
          <w:rFonts w:ascii="Consolas" w:hAnsi="Consolas" w:cs="Times New Roman"/>
          <w:sz w:val="20"/>
          <w:szCs w:val="20"/>
        </w:rPr>
        <w:t xml:space="preserve"> &lt;- </w:t>
      </w:r>
      <w:proofErr w:type="spellStart"/>
      <w:r w:rsidRPr="00E948B0">
        <w:rPr>
          <w:rFonts w:ascii="Consolas" w:hAnsi="Consolas" w:cs="Times New Roman"/>
          <w:sz w:val="20"/>
          <w:szCs w:val="20"/>
        </w:rPr>
        <w:t>st_polygon</w:t>
      </w:r>
      <w:proofErr w:type="spellEnd"/>
      <w:r w:rsidRPr="00E948B0">
        <w:rPr>
          <w:rFonts w:ascii="Consolas" w:hAnsi="Consolas" w:cs="Times New Roman"/>
          <w:sz w:val="20"/>
          <w:szCs w:val="20"/>
        </w:rPr>
        <w:t>(list(matrix(</w:t>
      </w:r>
    </w:p>
    <w:p w14:paraId="6803C208"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c(</w:t>
      </w:r>
      <w:proofErr w:type="gramEnd"/>
      <w:r w:rsidRPr="00E948B0">
        <w:rPr>
          <w:rFonts w:ascii="Consolas" w:hAnsi="Consolas" w:cs="Times New Roman"/>
          <w:sz w:val="20"/>
          <w:szCs w:val="20"/>
        </w:rPr>
        <w:t>-332950,-2243300,</w:t>
      </w:r>
    </w:p>
    <w:p w14:paraId="73378ADD"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334950,-</w:t>
      </w:r>
      <w:proofErr w:type="gramEnd"/>
      <w:r w:rsidRPr="00E948B0">
        <w:rPr>
          <w:rFonts w:ascii="Consolas" w:hAnsi="Consolas" w:cs="Times New Roman"/>
          <w:sz w:val="20"/>
          <w:szCs w:val="20"/>
        </w:rPr>
        <w:t>2243300,</w:t>
      </w:r>
    </w:p>
    <w:p w14:paraId="34D737F2"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334950,-</w:t>
      </w:r>
      <w:proofErr w:type="gramEnd"/>
      <w:r w:rsidRPr="00E948B0">
        <w:rPr>
          <w:rFonts w:ascii="Consolas" w:hAnsi="Consolas" w:cs="Times New Roman"/>
          <w:sz w:val="20"/>
          <w:szCs w:val="20"/>
        </w:rPr>
        <w:t>2245300,</w:t>
      </w:r>
    </w:p>
    <w:p w14:paraId="3F8A1BE7"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332950,-</w:t>
      </w:r>
      <w:proofErr w:type="gramEnd"/>
      <w:r w:rsidRPr="00E948B0">
        <w:rPr>
          <w:rFonts w:ascii="Consolas" w:hAnsi="Consolas" w:cs="Times New Roman"/>
          <w:sz w:val="20"/>
          <w:szCs w:val="20"/>
        </w:rPr>
        <w:t>2245300,</w:t>
      </w:r>
    </w:p>
    <w:p w14:paraId="305D305B" w14:textId="77777777" w:rsidR="00E8337D" w:rsidRPr="00E948B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gramStart"/>
      <w:r w:rsidRPr="00E948B0">
        <w:rPr>
          <w:rFonts w:ascii="Consolas" w:hAnsi="Consolas" w:cs="Times New Roman"/>
          <w:sz w:val="20"/>
          <w:szCs w:val="20"/>
        </w:rPr>
        <w:t>332950,-</w:t>
      </w:r>
      <w:proofErr w:type="gramEnd"/>
      <w:r w:rsidRPr="00E948B0">
        <w:rPr>
          <w:rFonts w:ascii="Consolas" w:hAnsi="Consolas" w:cs="Times New Roman"/>
          <w:sz w:val="20"/>
          <w:szCs w:val="20"/>
        </w:rPr>
        <w:t>2243300),</w:t>
      </w:r>
    </w:p>
    <w:p w14:paraId="052E9834" w14:textId="77777777" w:rsidR="005E4BF1"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E948B0">
        <w:rPr>
          <w:rFonts w:ascii="Consolas" w:hAnsi="Consolas" w:cs="Times New Roman"/>
          <w:sz w:val="20"/>
          <w:szCs w:val="20"/>
        </w:rPr>
        <w:t xml:space="preserve">  </w:t>
      </w:r>
      <w:proofErr w:type="spellStart"/>
      <w:r w:rsidRPr="00E948B0">
        <w:rPr>
          <w:rFonts w:ascii="Consolas" w:hAnsi="Consolas" w:cs="Times New Roman"/>
          <w:sz w:val="20"/>
          <w:szCs w:val="20"/>
        </w:rPr>
        <w:t>ncol</w:t>
      </w:r>
      <w:proofErr w:type="spellEnd"/>
      <w:r w:rsidRPr="00E948B0">
        <w:rPr>
          <w:rFonts w:ascii="Consolas" w:hAnsi="Consolas" w:cs="Times New Roman"/>
          <w:sz w:val="20"/>
          <w:szCs w:val="20"/>
        </w:rPr>
        <w:t xml:space="preserve"> = 2, </w:t>
      </w:r>
    </w:p>
    <w:p w14:paraId="0214D8D2" w14:textId="2700D619" w:rsidR="00E8337D"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byrow</w:t>
      </w:r>
      <w:proofErr w:type="spellEnd"/>
      <w:r w:rsidR="00E8337D" w:rsidRPr="00E948B0">
        <w:rPr>
          <w:rFonts w:ascii="Consolas" w:hAnsi="Consolas" w:cs="Times New Roman"/>
          <w:sz w:val="20"/>
          <w:szCs w:val="20"/>
        </w:rPr>
        <w:t xml:space="preserve"> = T)))</w:t>
      </w:r>
    </w:p>
    <w:p w14:paraId="74CEA7E2" w14:textId="2723BC5E" w:rsidR="00E8337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0FE2D4E" w14:textId="5D26F4D7" w:rsidR="00816270" w:rsidRPr="002F458E" w:rsidRDefault="00816270"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i/>
          <w:iCs/>
          <w:sz w:val="20"/>
          <w:szCs w:val="20"/>
        </w:rPr>
      </w:pPr>
      <w:r w:rsidRPr="002F458E">
        <w:rPr>
          <w:rFonts w:ascii="Consolas" w:hAnsi="Consolas" w:cs="Times New Roman"/>
          <w:i/>
          <w:iCs/>
          <w:sz w:val="20"/>
          <w:szCs w:val="20"/>
        </w:rPr>
        <w:t xml:space="preserve"># Transform polygon to </w:t>
      </w:r>
      <w:r>
        <w:rPr>
          <w:rFonts w:ascii="Consolas" w:hAnsi="Consolas" w:cs="Times New Roman"/>
          <w:i/>
          <w:iCs/>
          <w:sz w:val="20"/>
          <w:szCs w:val="20"/>
        </w:rPr>
        <w:t xml:space="preserve">WGS84 </w:t>
      </w:r>
      <w:proofErr w:type="spellStart"/>
      <w:r>
        <w:rPr>
          <w:rFonts w:ascii="Consolas" w:hAnsi="Consolas" w:cs="Times New Roman"/>
          <w:i/>
          <w:iCs/>
          <w:sz w:val="20"/>
          <w:szCs w:val="20"/>
        </w:rPr>
        <w:t>lat</w:t>
      </w:r>
      <w:proofErr w:type="spellEnd"/>
      <w:r>
        <w:rPr>
          <w:rFonts w:ascii="Consolas" w:hAnsi="Consolas" w:cs="Times New Roman"/>
          <w:i/>
          <w:iCs/>
          <w:sz w:val="20"/>
          <w:szCs w:val="20"/>
        </w:rPr>
        <w:t xml:space="preserve"> long</w:t>
      </w:r>
    </w:p>
    <w:p w14:paraId="6C5BE40B" w14:textId="77777777" w:rsidR="00816270"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E948B0">
        <w:rPr>
          <w:rFonts w:ascii="Consolas" w:hAnsi="Consolas" w:cs="Times New Roman"/>
          <w:sz w:val="20"/>
          <w:szCs w:val="20"/>
        </w:rPr>
        <w:t>aoi.poly</w:t>
      </w:r>
      <w:proofErr w:type="spellEnd"/>
      <w:proofErr w:type="gramEnd"/>
      <w:r w:rsidRPr="00E948B0">
        <w:rPr>
          <w:rFonts w:ascii="Consolas" w:hAnsi="Consolas" w:cs="Times New Roman"/>
          <w:sz w:val="20"/>
          <w:szCs w:val="20"/>
        </w:rPr>
        <w:t xml:space="preserve"> </w:t>
      </w:r>
      <w:r w:rsidR="00E948B0" w:rsidRPr="00E948B0">
        <w:rPr>
          <w:rFonts w:ascii="Consolas" w:hAnsi="Consolas" w:cs="Times New Roman"/>
          <w:sz w:val="20"/>
          <w:szCs w:val="20"/>
        </w:rPr>
        <w:t>&lt;-</w:t>
      </w:r>
      <w:r w:rsidRPr="00E948B0">
        <w:rPr>
          <w:rFonts w:ascii="Consolas" w:hAnsi="Consolas" w:cs="Times New Roman"/>
          <w:sz w:val="20"/>
          <w:szCs w:val="20"/>
        </w:rPr>
        <w:t xml:space="preserve"> </w:t>
      </w:r>
      <w:proofErr w:type="spellStart"/>
      <w:r w:rsidRPr="00E948B0">
        <w:rPr>
          <w:rFonts w:ascii="Consolas" w:hAnsi="Consolas" w:cs="Times New Roman"/>
          <w:sz w:val="20"/>
          <w:szCs w:val="20"/>
        </w:rPr>
        <w:t>aoi.poly</w:t>
      </w:r>
      <w:proofErr w:type="spellEnd"/>
      <w:r w:rsidRPr="00E948B0">
        <w:rPr>
          <w:rFonts w:ascii="Consolas" w:hAnsi="Consolas" w:cs="Times New Roman"/>
          <w:sz w:val="20"/>
          <w:szCs w:val="20"/>
        </w:rPr>
        <w:t xml:space="preserve"> %&gt;% </w:t>
      </w:r>
    </w:p>
    <w:p w14:paraId="51B163E3" w14:textId="7B6C58B6"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w:t>
      </w:r>
      <w:proofErr w:type="gramStart"/>
      <w:r w:rsidR="00E8337D" w:rsidRPr="00E948B0">
        <w:rPr>
          <w:rFonts w:ascii="Consolas" w:hAnsi="Consolas" w:cs="Times New Roman"/>
          <w:sz w:val="20"/>
          <w:szCs w:val="20"/>
        </w:rPr>
        <w:t>sfc</w:t>
      </w:r>
      <w:proofErr w:type="spellEnd"/>
      <w:r w:rsidR="00E8337D" w:rsidRPr="00E948B0">
        <w:rPr>
          <w:rFonts w:ascii="Consolas" w:hAnsi="Consolas" w:cs="Times New Roman"/>
          <w:sz w:val="20"/>
          <w:szCs w:val="20"/>
        </w:rPr>
        <w:t>(</w:t>
      </w:r>
      <w:proofErr w:type="spellStart"/>
      <w:proofErr w:type="gramEnd"/>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3413) %&gt;% </w:t>
      </w:r>
    </w:p>
    <w:p w14:paraId="02AD1315" w14:textId="01FB0B7A"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w:t>
      </w:r>
      <w:proofErr w:type="gramStart"/>
      <w:r w:rsidR="00E8337D" w:rsidRPr="00E948B0">
        <w:rPr>
          <w:rFonts w:ascii="Consolas" w:hAnsi="Consolas" w:cs="Times New Roman"/>
          <w:sz w:val="20"/>
          <w:szCs w:val="20"/>
        </w:rPr>
        <w:t>transform</w:t>
      </w:r>
      <w:proofErr w:type="spellEnd"/>
      <w:r w:rsidR="00E8337D" w:rsidRPr="00E948B0">
        <w:rPr>
          <w:rFonts w:ascii="Consolas" w:hAnsi="Consolas" w:cs="Times New Roman"/>
          <w:sz w:val="20"/>
          <w:szCs w:val="20"/>
        </w:rPr>
        <w:t>(</w:t>
      </w:r>
      <w:proofErr w:type="spellStart"/>
      <w:proofErr w:type="gramEnd"/>
      <w:r w:rsidR="00E8337D" w:rsidRPr="00E948B0">
        <w:rPr>
          <w:rFonts w:ascii="Consolas" w:hAnsi="Consolas" w:cs="Times New Roman"/>
          <w:sz w:val="20"/>
          <w:szCs w:val="20"/>
        </w:rPr>
        <w:t>crs</w:t>
      </w:r>
      <w:proofErr w:type="spellEnd"/>
      <w:r w:rsidR="00E8337D" w:rsidRPr="00E948B0">
        <w:rPr>
          <w:rFonts w:ascii="Consolas" w:hAnsi="Consolas" w:cs="Times New Roman"/>
          <w:sz w:val="20"/>
          <w:szCs w:val="20"/>
        </w:rPr>
        <w:t xml:space="preserve"> = 4326) %&gt;% </w:t>
      </w:r>
    </w:p>
    <w:p w14:paraId="1856D2FF" w14:textId="50B756B2" w:rsidR="002F1CCE" w:rsidRPr="00E948B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E8337D" w:rsidRPr="00E948B0">
        <w:rPr>
          <w:rFonts w:ascii="Consolas" w:hAnsi="Consolas" w:cs="Times New Roman"/>
          <w:sz w:val="20"/>
          <w:szCs w:val="20"/>
        </w:rPr>
        <w:t>st_as_</w:t>
      </w:r>
      <w:proofErr w:type="gramStart"/>
      <w:r w:rsidR="00E8337D" w:rsidRPr="00E948B0">
        <w:rPr>
          <w:rFonts w:ascii="Consolas" w:hAnsi="Consolas" w:cs="Times New Roman"/>
          <w:sz w:val="20"/>
          <w:szCs w:val="20"/>
        </w:rPr>
        <w:t>sf</w:t>
      </w:r>
      <w:proofErr w:type="spellEnd"/>
      <w:r w:rsidR="00E8337D" w:rsidRPr="00E948B0">
        <w:rPr>
          <w:rFonts w:ascii="Consolas" w:hAnsi="Consolas" w:cs="Times New Roman"/>
          <w:sz w:val="20"/>
          <w:szCs w:val="20"/>
        </w:rPr>
        <w:t>(</w:t>
      </w:r>
      <w:proofErr w:type="gramEnd"/>
      <w:r w:rsidR="00E8337D" w:rsidRPr="00E948B0">
        <w:rPr>
          <w:rFonts w:ascii="Consolas" w:hAnsi="Consolas" w:cs="Times New Roman"/>
          <w:sz w:val="20"/>
          <w:szCs w:val="20"/>
        </w:rPr>
        <w:t>)</w:t>
      </w:r>
    </w:p>
    <w:p w14:paraId="718B41E0" w14:textId="77777777" w:rsidR="00E8337D" w:rsidRPr="0094106D" w:rsidRDefault="00E8337D"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rPr>
      </w:pPr>
    </w:p>
    <w:p w14:paraId="55E93217" w14:textId="11BBC636" w:rsidR="002F1CCE" w:rsidRPr="002F458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Get the central coordinates </w:t>
      </w:r>
      <w:r w:rsidR="00FB5A6E" w:rsidRPr="002F458E">
        <w:rPr>
          <w:rFonts w:ascii="Consolas" w:hAnsi="Consolas" w:cs="Times New Roman"/>
          <w:sz w:val="20"/>
          <w:szCs w:val="20"/>
        </w:rPr>
        <w:t xml:space="preserve">for </w:t>
      </w:r>
      <w:r w:rsidRPr="002F458E">
        <w:rPr>
          <w:rFonts w:ascii="Consolas" w:hAnsi="Consolas" w:cs="Times New Roman"/>
          <w:sz w:val="20"/>
          <w:szCs w:val="20"/>
        </w:rPr>
        <w:t xml:space="preserve">each </w:t>
      </w:r>
      <w:r w:rsidR="00D66B3D" w:rsidRPr="002F458E">
        <w:rPr>
          <w:rFonts w:ascii="Consolas" w:hAnsi="Consolas" w:cs="Times New Roman"/>
          <w:sz w:val="20"/>
          <w:szCs w:val="20"/>
        </w:rPr>
        <w:t>of the 45</w:t>
      </w:r>
      <w:r w:rsidR="00C843FD" w:rsidRPr="002F458E">
        <w:rPr>
          <w:rFonts w:ascii="Consolas" w:hAnsi="Consolas" w:cs="Times New Roman"/>
          <w:sz w:val="20"/>
          <w:szCs w:val="20"/>
        </w:rPr>
        <w:t>5</w:t>
      </w:r>
      <w:r w:rsidR="00D66B3D" w:rsidRPr="002F458E">
        <w:rPr>
          <w:rFonts w:ascii="Consolas" w:hAnsi="Consolas" w:cs="Times New Roman"/>
          <w:sz w:val="20"/>
          <w:szCs w:val="20"/>
        </w:rPr>
        <w:t xml:space="preserve">7 </w:t>
      </w:r>
      <w:r w:rsidRPr="002F458E">
        <w:rPr>
          <w:rFonts w:ascii="Consolas" w:hAnsi="Consolas" w:cs="Times New Roman"/>
          <w:sz w:val="20"/>
          <w:szCs w:val="20"/>
        </w:rPr>
        <w:t>Landsat pixel</w:t>
      </w:r>
      <w:r w:rsidR="00D66B3D" w:rsidRPr="002F458E">
        <w:rPr>
          <w:rFonts w:ascii="Consolas" w:hAnsi="Consolas" w:cs="Times New Roman"/>
          <w:sz w:val="20"/>
          <w:szCs w:val="20"/>
        </w:rPr>
        <w:t>s</w:t>
      </w:r>
      <w:r w:rsidRPr="002F458E">
        <w:rPr>
          <w:rFonts w:ascii="Consolas" w:hAnsi="Consolas" w:cs="Times New Roman"/>
          <w:sz w:val="20"/>
          <w:szCs w:val="20"/>
        </w:rPr>
        <w:t xml:space="preserve"> in study area</w:t>
      </w:r>
    </w:p>
    <w:p w14:paraId="6E3371B2" w14:textId="7FF0F2B2" w:rsidR="002F1CCE" w:rsidRPr="0094106D"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aoi.pts</w:t>
      </w:r>
      <w:proofErr w:type="spellEnd"/>
      <w:r w:rsidRPr="0094106D">
        <w:rPr>
          <w:rFonts w:ascii="Consolas" w:hAnsi="Consolas" w:cs="Times New Roman"/>
          <w:sz w:val="20"/>
          <w:szCs w:val="20"/>
        </w:rPr>
        <w:t xml:space="preserve"> &lt;- </w:t>
      </w:r>
      <w:proofErr w:type="spellStart"/>
      <w:r w:rsidRPr="0094106D">
        <w:rPr>
          <w:rFonts w:ascii="Consolas" w:hAnsi="Consolas" w:cs="Times New Roman"/>
          <w:sz w:val="20"/>
          <w:szCs w:val="20"/>
        </w:rPr>
        <w:t>lsat_get_pixel_centers</w:t>
      </w:r>
      <w:proofErr w:type="spellEnd"/>
      <w:r w:rsidRPr="0094106D">
        <w:rPr>
          <w:rFonts w:ascii="Consolas" w:hAnsi="Consolas" w:cs="Times New Roman"/>
          <w:sz w:val="20"/>
          <w:szCs w:val="20"/>
        </w:rPr>
        <w:t>(</w:t>
      </w:r>
      <w:proofErr w:type="spellStart"/>
      <w:proofErr w:type="gramStart"/>
      <w:r w:rsidRPr="0094106D">
        <w:rPr>
          <w:rFonts w:ascii="Consolas" w:hAnsi="Consolas" w:cs="Times New Roman"/>
          <w:sz w:val="20"/>
          <w:szCs w:val="20"/>
        </w:rPr>
        <w:t>aoi.</w:t>
      </w:r>
      <w:r w:rsidR="003D7172" w:rsidRPr="0094106D">
        <w:rPr>
          <w:rFonts w:ascii="Consolas" w:hAnsi="Consolas" w:cs="Times New Roman"/>
          <w:sz w:val="20"/>
          <w:szCs w:val="20"/>
        </w:rPr>
        <w:t>poly</w:t>
      </w:r>
      <w:proofErr w:type="spellEnd"/>
      <w:proofErr w:type="gramEnd"/>
      <w:r w:rsidRPr="0094106D">
        <w:rPr>
          <w:rFonts w:ascii="Consolas" w:hAnsi="Consolas" w:cs="Times New Roman"/>
          <w:sz w:val="20"/>
          <w:szCs w:val="20"/>
        </w:rPr>
        <w:t>)</w:t>
      </w:r>
    </w:p>
    <w:p w14:paraId="469DB598" w14:textId="77777777" w:rsidR="002F1CCE" w:rsidRPr="002F1CCE"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Times New Roman" w:hAnsi="Times New Roman" w:cs="Times New Roman"/>
          <w:sz w:val="24"/>
          <w:szCs w:val="24"/>
        </w:rPr>
      </w:pPr>
    </w:p>
    <w:p w14:paraId="650E2EF2" w14:textId="77777777" w:rsidR="0094458F"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2F458E">
        <w:rPr>
          <w:rFonts w:ascii="Consolas" w:hAnsi="Consolas" w:cs="Times New Roman"/>
          <w:sz w:val="20"/>
          <w:szCs w:val="20"/>
        </w:rPr>
        <w:t xml:space="preserve"># </w:t>
      </w:r>
      <w:r w:rsidR="003D7172" w:rsidRPr="002F458E">
        <w:rPr>
          <w:rFonts w:ascii="Consolas" w:hAnsi="Consolas" w:cs="Times New Roman"/>
          <w:sz w:val="20"/>
          <w:szCs w:val="20"/>
        </w:rPr>
        <w:t xml:space="preserve">Export </w:t>
      </w:r>
      <w:r w:rsidR="000213B5" w:rsidRPr="002F458E">
        <w:rPr>
          <w:rFonts w:ascii="Consolas" w:hAnsi="Consolas" w:cs="Times New Roman"/>
          <w:sz w:val="20"/>
          <w:szCs w:val="20"/>
        </w:rPr>
        <w:t xml:space="preserve">summer </w:t>
      </w:r>
      <w:r w:rsidRPr="002F458E">
        <w:rPr>
          <w:rFonts w:ascii="Consolas" w:hAnsi="Consolas" w:cs="Times New Roman"/>
          <w:sz w:val="20"/>
          <w:szCs w:val="20"/>
        </w:rPr>
        <w:t xml:space="preserve">Landsat surface reflectance measurements </w:t>
      </w:r>
      <w:r w:rsidR="00D66B3D" w:rsidRPr="002F458E">
        <w:rPr>
          <w:rFonts w:ascii="Consolas" w:hAnsi="Consolas" w:cs="Times New Roman"/>
          <w:sz w:val="20"/>
          <w:szCs w:val="20"/>
        </w:rPr>
        <w:t xml:space="preserve">for each pixel </w:t>
      </w:r>
      <w:r w:rsidR="003D7172" w:rsidRPr="002F458E">
        <w:rPr>
          <w:rFonts w:ascii="Consolas" w:hAnsi="Consolas" w:cs="Times New Roman"/>
          <w:sz w:val="20"/>
          <w:szCs w:val="20"/>
        </w:rPr>
        <w:t xml:space="preserve">to </w:t>
      </w:r>
      <w:r w:rsidR="000213B5" w:rsidRPr="002F458E">
        <w:rPr>
          <w:rFonts w:ascii="Consolas" w:hAnsi="Consolas" w:cs="Times New Roman"/>
          <w:sz w:val="20"/>
          <w:szCs w:val="20"/>
        </w:rPr>
        <w:t xml:space="preserve">a </w:t>
      </w:r>
      <w:r w:rsidR="0042225A" w:rsidRPr="002F458E">
        <w:rPr>
          <w:rFonts w:ascii="Consolas" w:hAnsi="Consolas" w:cs="Times New Roman"/>
          <w:sz w:val="20"/>
          <w:szCs w:val="20"/>
        </w:rPr>
        <w:t xml:space="preserve">folder </w:t>
      </w:r>
    </w:p>
    <w:p w14:paraId="2B4C72D8" w14:textId="4AC01CFE" w:rsidR="002F1CCE" w:rsidRPr="002F458E" w:rsidRDefault="0094458F"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42225A" w:rsidRPr="002F458E">
        <w:rPr>
          <w:rFonts w:ascii="Consolas" w:hAnsi="Consolas" w:cs="Times New Roman"/>
          <w:sz w:val="20"/>
          <w:szCs w:val="20"/>
        </w:rPr>
        <w:t>called</w:t>
      </w:r>
      <w:r w:rsidR="00817E57" w:rsidRPr="002F458E">
        <w:rPr>
          <w:rFonts w:ascii="Consolas" w:hAnsi="Consolas" w:cs="Times New Roman"/>
          <w:sz w:val="20"/>
          <w:szCs w:val="20"/>
        </w:rPr>
        <w:t xml:space="preserve"> </w:t>
      </w:r>
      <w:r>
        <w:rPr>
          <w:rFonts w:ascii="Consolas" w:hAnsi="Consolas" w:cs="Times New Roman"/>
          <w:sz w:val="20"/>
          <w:szCs w:val="20"/>
        </w:rPr>
        <w:t>“</w:t>
      </w:r>
      <w:proofErr w:type="spellStart"/>
      <w:r w:rsidR="0042225A" w:rsidRPr="002F458E">
        <w:rPr>
          <w:rFonts w:ascii="Consolas" w:hAnsi="Consolas" w:cs="Times New Roman"/>
          <w:sz w:val="20"/>
          <w:szCs w:val="20"/>
        </w:rPr>
        <w:t>earth_engine</w:t>
      </w:r>
      <w:proofErr w:type="spellEnd"/>
      <w:r w:rsidR="00EF2C33" w:rsidRPr="002F458E">
        <w:rPr>
          <w:rFonts w:ascii="Consolas" w:hAnsi="Consolas" w:cs="Times New Roman"/>
          <w:sz w:val="20"/>
          <w:szCs w:val="20"/>
        </w:rPr>
        <w:t>/</w:t>
      </w:r>
      <w:proofErr w:type="spellStart"/>
      <w:r w:rsidR="00EF2C33" w:rsidRPr="002F458E">
        <w:rPr>
          <w:rFonts w:ascii="Consolas" w:hAnsi="Consolas" w:cs="Times New Roman"/>
          <w:sz w:val="20"/>
          <w:szCs w:val="20"/>
        </w:rPr>
        <w:t>lsat_disko</w:t>
      </w:r>
      <w:proofErr w:type="spellEnd"/>
      <w:r>
        <w:rPr>
          <w:rFonts w:ascii="Consolas" w:hAnsi="Consolas" w:cs="Times New Roman"/>
          <w:sz w:val="20"/>
          <w:szCs w:val="20"/>
        </w:rPr>
        <w:t>”</w:t>
      </w:r>
      <w:r w:rsidR="0042225A" w:rsidRPr="002F458E">
        <w:rPr>
          <w:rFonts w:ascii="Consolas" w:hAnsi="Consolas" w:cs="Times New Roman"/>
          <w:sz w:val="20"/>
          <w:szCs w:val="20"/>
        </w:rPr>
        <w:t xml:space="preserve"> on </w:t>
      </w:r>
      <w:r>
        <w:rPr>
          <w:rFonts w:ascii="Consolas" w:hAnsi="Consolas" w:cs="Times New Roman"/>
          <w:sz w:val="20"/>
          <w:szCs w:val="20"/>
        </w:rPr>
        <w:t xml:space="preserve">the user’s </w:t>
      </w:r>
      <w:r w:rsidR="003D7172" w:rsidRPr="002F458E">
        <w:rPr>
          <w:rFonts w:ascii="Consolas" w:hAnsi="Consolas" w:cs="Times New Roman"/>
          <w:sz w:val="20"/>
          <w:szCs w:val="20"/>
        </w:rPr>
        <w:t>Google</w:t>
      </w:r>
      <w:r w:rsidR="000213B5" w:rsidRPr="002F458E">
        <w:rPr>
          <w:rFonts w:ascii="Consolas" w:hAnsi="Consolas" w:cs="Times New Roman"/>
          <w:sz w:val="20"/>
          <w:szCs w:val="20"/>
        </w:rPr>
        <w:t xml:space="preserve"> </w:t>
      </w:r>
      <w:r w:rsidR="003D7172" w:rsidRPr="002F458E">
        <w:rPr>
          <w:rFonts w:ascii="Consolas" w:hAnsi="Consolas" w:cs="Times New Roman"/>
          <w:sz w:val="20"/>
          <w:szCs w:val="20"/>
        </w:rPr>
        <w:t>Drive</w:t>
      </w:r>
      <w:r w:rsidR="008A44EA" w:rsidRPr="002F458E">
        <w:rPr>
          <w:rFonts w:ascii="Consolas" w:hAnsi="Consolas" w:cs="Times New Roman"/>
          <w:sz w:val="20"/>
          <w:szCs w:val="20"/>
        </w:rPr>
        <w:t xml:space="preserve">. </w:t>
      </w:r>
    </w:p>
    <w:p w14:paraId="47C7C016" w14:textId="77777777" w:rsidR="00816270" w:rsidRDefault="002F1CCE"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lsat_export_</w:t>
      </w:r>
      <w:proofErr w:type="gramStart"/>
      <w:r w:rsidRPr="0094106D">
        <w:rPr>
          <w:rFonts w:ascii="Consolas" w:hAnsi="Consolas" w:cs="Times New Roman"/>
          <w:sz w:val="20"/>
          <w:szCs w:val="20"/>
        </w:rPr>
        <w:t>ts</w:t>
      </w:r>
      <w:proofErr w:type="spellEnd"/>
      <w:r w:rsidRPr="0094106D">
        <w:rPr>
          <w:rFonts w:ascii="Consolas" w:hAnsi="Consolas" w:cs="Times New Roman"/>
          <w:sz w:val="20"/>
          <w:szCs w:val="20"/>
        </w:rPr>
        <w:t>(</w:t>
      </w:r>
      <w:proofErr w:type="gramEnd"/>
    </w:p>
    <w:p w14:paraId="1BF8BA0B" w14:textId="32AA276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pixel_coords_sf</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aoi.pts</w:t>
      </w:r>
      <w:proofErr w:type="spellEnd"/>
      <w:r w:rsidR="002F1CCE" w:rsidRPr="0094106D">
        <w:rPr>
          <w:rFonts w:ascii="Consolas" w:hAnsi="Consolas" w:cs="Times New Roman"/>
          <w:sz w:val="20"/>
          <w:szCs w:val="20"/>
        </w:rPr>
        <w:t xml:space="preserve">, </w:t>
      </w:r>
    </w:p>
    <w:p w14:paraId="0C6045BC" w14:textId="223DEC01"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startJulian</w:t>
      </w:r>
      <w:proofErr w:type="spellEnd"/>
      <w:r w:rsidR="002F1CCE" w:rsidRPr="0094106D">
        <w:rPr>
          <w:rFonts w:ascii="Consolas" w:hAnsi="Consolas" w:cs="Times New Roman"/>
          <w:sz w:val="20"/>
          <w:szCs w:val="20"/>
        </w:rPr>
        <w:t xml:space="preserve"> = 1</w:t>
      </w:r>
      <w:r w:rsidR="0049567B">
        <w:rPr>
          <w:rFonts w:ascii="Consolas" w:hAnsi="Consolas" w:cs="Times New Roman"/>
          <w:sz w:val="20"/>
          <w:szCs w:val="20"/>
        </w:rPr>
        <w:t>5</w:t>
      </w:r>
      <w:r w:rsidR="002F1CCE" w:rsidRPr="0094106D">
        <w:rPr>
          <w:rFonts w:ascii="Consolas" w:hAnsi="Consolas" w:cs="Times New Roman"/>
          <w:sz w:val="20"/>
          <w:szCs w:val="20"/>
        </w:rPr>
        <w:t xml:space="preserve">2, </w:t>
      </w:r>
    </w:p>
    <w:p w14:paraId="147CDAC6" w14:textId="0BF2E8D8"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endJulian</w:t>
      </w:r>
      <w:proofErr w:type="spellEnd"/>
      <w:r w:rsidR="002F1CCE" w:rsidRPr="0094106D">
        <w:rPr>
          <w:rFonts w:ascii="Consolas" w:hAnsi="Consolas" w:cs="Times New Roman"/>
          <w:sz w:val="20"/>
          <w:szCs w:val="20"/>
        </w:rPr>
        <w:t xml:space="preserve"> = 2</w:t>
      </w:r>
      <w:r w:rsidR="0049567B">
        <w:rPr>
          <w:rFonts w:ascii="Consolas" w:hAnsi="Consolas" w:cs="Times New Roman"/>
          <w:sz w:val="20"/>
          <w:szCs w:val="20"/>
        </w:rPr>
        <w:t>7</w:t>
      </w:r>
      <w:r w:rsidR="002F1CCE" w:rsidRPr="0094106D">
        <w:rPr>
          <w:rFonts w:ascii="Consolas" w:hAnsi="Consolas" w:cs="Times New Roman"/>
          <w:sz w:val="20"/>
          <w:szCs w:val="20"/>
        </w:rPr>
        <w:t>3,</w:t>
      </w:r>
      <w:r w:rsidR="0042225A" w:rsidRPr="0094106D">
        <w:rPr>
          <w:rFonts w:ascii="Consolas" w:hAnsi="Consolas" w:cs="Times New Roman"/>
          <w:sz w:val="20"/>
          <w:szCs w:val="20"/>
        </w:rPr>
        <w:t xml:space="preserve"> </w:t>
      </w:r>
    </w:p>
    <w:p w14:paraId="046D9E24" w14:textId="611DBF0E" w:rsidR="00816270"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r w:rsidR="002F1CCE" w:rsidRPr="0094106D">
        <w:rPr>
          <w:rFonts w:ascii="Consolas" w:hAnsi="Consolas" w:cs="Times New Roman"/>
          <w:sz w:val="20"/>
          <w:szCs w:val="20"/>
        </w:rPr>
        <w:t>prefix = '</w:t>
      </w:r>
      <w:proofErr w:type="spellStart"/>
      <w:r w:rsidR="002F1CCE" w:rsidRPr="0094106D">
        <w:rPr>
          <w:rFonts w:ascii="Consolas" w:hAnsi="Consolas" w:cs="Times New Roman"/>
          <w:sz w:val="20"/>
          <w:szCs w:val="20"/>
        </w:rPr>
        <w:t>disko</w:t>
      </w:r>
      <w:proofErr w:type="spellEnd"/>
      <w:r w:rsidR="002F1CCE" w:rsidRPr="0094106D">
        <w:rPr>
          <w:rFonts w:ascii="Consolas" w:hAnsi="Consolas" w:cs="Times New Roman"/>
          <w:sz w:val="20"/>
          <w:szCs w:val="20"/>
        </w:rPr>
        <w:t xml:space="preserve">', </w:t>
      </w:r>
    </w:p>
    <w:p w14:paraId="6157698E" w14:textId="4B071790" w:rsidR="005B13AD" w:rsidRDefault="005E4BF1"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spellStart"/>
      <w:r w:rsidR="002F1CCE" w:rsidRPr="0094106D">
        <w:rPr>
          <w:rFonts w:ascii="Consolas" w:hAnsi="Consolas" w:cs="Times New Roman"/>
          <w:sz w:val="20"/>
          <w:szCs w:val="20"/>
        </w:rPr>
        <w:t>drive_export_dir</w:t>
      </w:r>
      <w:proofErr w:type="spellEnd"/>
      <w:r w:rsidR="002F1CCE" w:rsidRPr="0094106D">
        <w:rPr>
          <w:rFonts w:ascii="Consolas" w:hAnsi="Consolas" w:cs="Times New Roman"/>
          <w:sz w:val="20"/>
          <w:szCs w:val="20"/>
        </w:rPr>
        <w:t xml:space="preserve"> = '</w:t>
      </w:r>
      <w:proofErr w:type="spellStart"/>
      <w:r w:rsidR="002F1CCE" w:rsidRPr="0094106D">
        <w:rPr>
          <w:rFonts w:ascii="Consolas" w:hAnsi="Consolas" w:cs="Times New Roman"/>
          <w:sz w:val="20"/>
          <w:szCs w:val="20"/>
        </w:rPr>
        <w:t>earth_engine</w:t>
      </w:r>
      <w:proofErr w:type="spellEnd"/>
      <w:r w:rsidR="00AA2D22">
        <w:rPr>
          <w:rFonts w:ascii="Consolas" w:hAnsi="Consolas" w:cs="Times New Roman"/>
          <w:sz w:val="20"/>
          <w:szCs w:val="20"/>
        </w:rPr>
        <w:t>/</w:t>
      </w:r>
      <w:proofErr w:type="spellStart"/>
      <w:r w:rsidR="00AA2D22">
        <w:rPr>
          <w:rFonts w:ascii="Consolas" w:hAnsi="Consolas" w:cs="Times New Roman"/>
          <w:sz w:val="20"/>
          <w:szCs w:val="20"/>
        </w:rPr>
        <w:t>lsat_disko</w:t>
      </w:r>
      <w:proofErr w:type="spellEnd"/>
      <w:r w:rsidR="002F1CCE" w:rsidRPr="0094106D">
        <w:rPr>
          <w:rFonts w:ascii="Consolas" w:hAnsi="Consolas" w:cs="Times New Roman"/>
          <w:sz w:val="20"/>
          <w:szCs w:val="20"/>
        </w:rPr>
        <w:t>')</w:t>
      </w:r>
    </w:p>
    <w:p w14:paraId="5E1A0813" w14:textId="774B9468" w:rsidR="00071689" w:rsidRDefault="00071689"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745E92C7" w14:textId="331B8119" w:rsidR="003934F7" w:rsidRDefault="003934F7" w:rsidP="00F751FB">
      <w:pPr>
        <w:pStyle w:val="NoSpacing"/>
        <w:rPr>
          <w:rFonts w:ascii="Times New Roman" w:hAnsi="Times New Roman" w:cs="Times New Roman"/>
          <w:sz w:val="24"/>
          <w:szCs w:val="24"/>
        </w:rPr>
      </w:pPr>
    </w:p>
    <w:p w14:paraId="02013074" w14:textId="2E2ECB18" w:rsidR="003D7172" w:rsidRDefault="00AD0531" w:rsidP="00AD0531">
      <w:pPr>
        <w:pStyle w:val="Heading2"/>
      </w:pPr>
      <w:r>
        <w:t xml:space="preserve">Part 2: Derive vegetation greenness time series </w:t>
      </w:r>
      <w:r w:rsidR="00552762">
        <w:t xml:space="preserve">from the raw </w:t>
      </w:r>
      <w:r>
        <w:t>Landsat data</w:t>
      </w:r>
    </w:p>
    <w:p w14:paraId="7F47D8E6" w14:textId="7F9DBD3E" w:rsidR="0094458F" w:rsidRDefault="00F07989" w:rsidP="0094458F">
      <w:pPr>
        <w:pStyle w:val="NoSpacing"/>
        <w:rPr>
          <w:rFonts w:ascii="Times New Roman" w:hAnsi="Times New Roman" w:cs="Times New Roman"/>
          <w:sz w:val="24"/>
          <w:szCs w:val="24"/>
        </w:rPr>
      </w:pPr>
      <w:r>
        <w:rPr>
          <w:rFonts w:ascii="Times New Roman" w:hAnsi="Times New Roman" w:cs="Times New Roman"/>
          <w:sz w:val="24"/>
          <w:szCs w:val="24"/>
        </w:rPr>
        <w:t>To derive the vegetation greenness time series from the</w:t>
      </w:r>
      <w:r w:rsidR="0094458F">
        <w:rPr>
          <w:rFonts w:ascii="Times New Roman" w:hAnsi="Times New Roman" w:cs="Times New Roman"/>
          <w:sz w:val="24"/>
          <w:szCs w:val="24"/>
        </w:rPr>
        <w:t xml:space="preserve"> raw exports </w:t>
      </w:r>
      <w:r>
        <w:rPr>
          <w:rFonts w:ascii="Times New Roman" w:hAnsi="Times New Roman" w:cs="Times New Roman"/>
          <w:sz w:val="24"/>
          <w:szCs w:val="24"/>
        </w:rPr>
        <w:t xml:space="preserve">of </w:t>
      </w:r>
      <w:r w:rsidR="0094458F">
        <w:rPr>
          <w:rFonts w:ascii="Times New Roman" w:hAnsi="Times New Roman" w:cs="Times New Roman"/>
          <w:sz w:val="24"/>
          <w:szCs w:val="24"/>
        </w:rPr>
        <w:t>Landsat time series</w:t>
      </w:r>
      <w:r w:rsidR="00FC5166">
        <w:rPr>
          <w:rFonts w:ascii="Times New Roman" w:hAnsi="Times New Roman" w:cs="Times New Roman"/>
          <w:sz w:val="24"/>
          <w:szCs w:val="24"/>
        </w:rPr>
        <w:t>,</w:t>
      </w:r>
      <w:r w:rsidR="0094458F">
        <w:rPr>
          <w:rFonts w:ascii="Times New Roman" w:hAnsi="Times New Roman" w:cs="Times New Roman"/>
          <w:sz w:val="24"/>
          <w:szCs w:val="24"/>
        </w:rPr>
        <w:t xml:space="preserve"> </w:t>
      </w:r>
      <w:r w:rsidR="00FC5166">
        <w:rPr>
          <w:rFonts w:ascii="Times New Roman" w:hAnsi="Times New Roman" w:cs="Times New Roman"/>
          <w:sz w:val="24"/>
          <w:szCs w:val="24"/>
        </w:rPr>
        <w:t>the records</w:t>
      </w:r>
      <w:r w:rsidR="0055286D">
        <w:rPr>
          <w:rFonts w:ascii="Times New Roman" w:hAnsi="Times New Roman" w:cs="Times New Roman"/>
          <w:sz w:val="24"/>
          <w:szCs w:val="24"/>
        </w:rPr>
        <w:t xml:space="preserve"> first need to be</w:t>
      </w:r>
      <w:r w:rsidR="0094458F">
        <w:rPr>
          <w:rFonts w:ascii="Times New Roman" w:hAnsi="Times New Roman" w:cs="Times New Roman"/>
          <w:sz w:val="24"/>
          <w:szCs w:val="24"/>
        </w:rPr>
        <w:t xml:space="preserve"> imported </w:t>
      </w:r>
      <w:r w:rsidR="00FC5166">
        <w:rPr>
          <w:rFonts w:ascii="Times New Roman" w:hAnsi="Times New Roman" w:cs="Times New Roman"/>
          <w:sz w:val="24"/>
          <w:szCs w:val="24"/>
        </w:rPr>
        <w:t xml:space="preserve">to R </w:t>
      </w:r>
      <w:r w:rsidR="0094458F">
        <w:rPr>
          <w:rFonts w:ascii="Times New Roman" w:hAnsi="Times New Roman" w:cs="Times New Roman"/>
          <w:sz w:val="24"/>
          <w:szCs w:val="24"/>
        </w:rPr>
        <w:t xml:space="preserve">as a </w:t>
      </w:r>
      <w:proofErr w:type="spellStart"/>
      <w:proofErr w:type="gramStart"/>
      <w:r w:rsidR="00193181" w:rsidRPr="00193181">
        <w:rPr>
          <w:rFonts w:ascii="Times New Roman" w:hAnsi="Times New Roman" w:cs="Times New Roman"/>
          <w:i/>
          <w:iCs/>
          <w:sz w:val="24"/>
          <w:szCs w:val="24"/>
        </w:rPr>
        <w:t>data.table</w:t>
      </w:r>
      <w:proofErr w:type="spellEnd"/>
      <w:proofErr w:type="gramEnd"/>
      <w:r w:rsidR="0094458F">
        <w:rPr>
          <w:rFonts w:ascii="Times New Roman" w:hAnsi="Times New Roman" w:cs="Times New Roman"/>
          <w:sz w:val="24"/>
          <w:szCs w:val="24"/>
        </w:rPr>
        <w:t xml:space="preserve"> object, re-formatted using </w:t>
      </w:r>
      <w:proofErr w:type="spellStart"/>
      <w:r w:rsidR="0094458F" w:rsidRPr="002F458E">
        <w:rPr>
          <w:rFonts w:ascii="Times New Roman" w:hAnsi="Times New Roman" w:cs="Times New Roman"/>
          <w:i/>
          <w:iCs/>
          <w:sz w:val="24"/>
          <w:szCs w:val="24"/>
        </w:rPr>
        <w:lastRenderedPageBreak/>
        <w:t>lsat_general_prep</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sz w:val="24"/>
          <w:szCs w:val="24"/>
        </w:rPr>
        <w:t xml:space="preserve"> and cleaned with </w:t>
      </w:r>
      <w:proofErr w:type="spellStart"/>
      <w:r w:rsidR="0094458F" w:rsidRPr="002F458E">
        <w:rPr>
          <w:rFonts w:ascii="Times New Roman" w:hAnsi="Times New Roman" w:cs="Times New Roman"/>
          <w:i/>
          <w:iCs/>
          <w:sz w:val="24"/>
          <w:szCs w:val="24"/>
        </w:rPr>
        <w:t>lsat_clean_data</w:t>
      </w:r>
      <w:proofErr w:type="spellEnd"/>
      <w:r w:rsidR="0094458F" w:rsidRPr="002F458E">
        <w:rPr>
          <w:rFonts w:ascii="Times New Roman" w:hAnsi="Times New Roman" w:cs="Times New Roman"/>
          <w:i/>
          <w:iCs/>
          <w:sz w:val="24"/>
          <w:szCs w:val="24"/>
        </w:rPr>
        <w:t>()</w:t>
      </w:r>
      <w:r w:rsidR="0094458F">
        <w:rPr>
          <w:rFonts w:ascii="Times New Roman" w:hAnsi="Times New Roman" w:cs="Times New Roman"/>
          <w:i/>
          <w:iCs/>
          <w:sz w:val="24"/>
          <w:szCs w:val="24"/>
        </w:rPr>
        <w:t xml:space="preserve"> </w:t>
      </w:r>
      <w:r w:rsidR="0094458F">
        <w:rPr>
          <w:rFonts w:ascii="Times New Roman" w:hAnsi="Times New Roman" w:cs="Times New Roman"/>
          <w:sz w:val="24"/>
          <w:szCs w:val="24"/>
        </w:rPr>
        <w:t>to filter out clouds, snow, and water, as well as radiometric and geometric errors (</w:t>
      </w:r>
      <w:r w:rsidR="000B4516">
        <w:rPr>
          <w:rFonts w:ascii="Times New Roman" w:hAnsi="Times New Roman" w:cs="Times New Roman"/>
          <w:sz w:val="24"/>
          <w:szCs w:val="24"/>
        </w:rPr>
        <w:t xml:space="preserve">Code </w:t>
      </w:r>
      <w:r w:rsidR="0094458F">
        <w:rPr>
          <w:rFonts w:ascii="Times New Roman" w:hAnsi="Times New Roman" w:cs="Times New Roman"/>
          <w:sz w:val="24"/>
          <w:szCs w:val="24"/>
        </w:rPr>
        <w:t xml:space="preserve">Box 2). </w:t>
      </w:r>
      <w:r w:rsidR="00FC5166">
        <w:rPr>
          <w:rFonts w:ascii="Times New Roman" w:hAnsi="Times New Roman" w:cs="Times New Roman"/>
          <w:sz w:val="24"/>
          <w:szCs w:val="24"/>
        </w:rPr>
        <w:t xml:space="preserve">For the study area on </w:t>
      </w:r>
      <w:proofErr w:type="spellStart"/>
      <w:r w:rsidR="00FC5166">
        <w:rPr>
          <w:rFonts w:ascii="Times New Roman" w:hAnsi="Times New Roman" w:cs="Times New Roman"/>
          <w:sz w:val="24"/>
          <w:szCs w:val="24"/>
        </w:rPr>
        <w:t>Disko</w:t>
      </w:r>
      <w:proofErr w:type="spellEnd"/>
      <w:r w:rsidR="00FC5166">
        <w:rPr>
          <w:rFonts w:ascii="Times New Roman" w:hAnsi="Times New Roman" w:cs="Times New Roman"/>
          <w:sz w:val="24"/>
          <w:szCs w:val="24"/>
        </w:rPr>
        <w:t xml:space="preserve"> Island, </w:t>
      </w:r>
      <w:proofErr w:type="spellStart"/>
      <w:r w:rsidR="00FC5166" w:rsidRPr="008A57B2">
        <w:rPr>
          <w:rFonts w:ascii="Times New Roman" w:hAnsi="Times New Roman" w:cs="Times New Roman"/>
          <w:i/>
          <w:iCs/>
          <w:sz w:val="24"/>
          <w:szCs w:val="24"/>
        </w:rPr>
        <w:t>lsat_clean_</w:t>
      </w:r>
      <w:proofErr w:type="gramStart"/>
      <w:r w:rsidR="00FC5166" w:rsidRPr="008A57B2">
        <w:rPr>
          <w:rFonts w:ascii="Times New Roman" w:hAnsi="Times New Roman" w:cs="Times New Roman"/>
          <w:i/>
          <w:iCs/>
          <w:sz w:val="24"/>
          <w:szCs w:val="24"/>
        </w:rPr>
        <w:t>data</w:t>
      </w:r>
      <w:proofErr w:type="spellEnd"/>
      <w:r w:rsidR="00FC5166" w:rsidRPr="008A57B2">
        <w:rPr>
          <w:rFonts w:ascii="Times New Roman" w:hAnsi="Times New Roman" w:cs="Times New Roman"/>
          <w:i/>
          <w:iCs/>
          <w:sz w:val="24"/>
          <w:szCs w:val="24"/>
        </w:rPr>
        <w:t>(</w:t>
      </w:r>
      <w:proofErr w:type="gramEnd"/>
      <w:r w:rsidR="00FC5166" w:rsidRPr="008A57B2">
        <w:rPr>
          <w:rFonts w:ascii="Times New Roman" w:hAnsi="Times New Roman" w:cs="Times New Roman"/>
          <w:i/>
          <w:iCs/>
          <w:sz w:val="24"/>
          <w:szCs w:val="24"/>
        </w:rPr>
        <w:t>)</w:t>
      </w:r>
      <w:r w:rsidR="00FC5166">
        <w:rPr>
          <w:rFonts w:ascii="Times New Roman" w:hAnsi="Times New Roman" w:cs="Times New Roman"/>
          <w:i/>
          <w:iCs/>
          <w:sz w:val="24"/>
          <w:szCs w:val="24"/>
        </w:rPr>
        <w:t xml:space="preserve"> </w:t>
      </w:r>
      <w:r w:rsidR="0094458F">
        <w:rPr>
          <w:rFonts w:ascii="Times New Roman" w:hAnsi="Times New Roman" w:cs="Times New Roman"/>
          <w:sz w:val="24"/>
          <w:szCs w:val="24"/>
        </w:rPr>
        <w:t>re</w:t>
      </w:r>
      <w:r w:rsidR="0094458F" w:rsidRPr="00817E57">
        <w:rPr>
          <w:rFonts w:ascii="Times New Roman" w:hAnsi="Times New Roman" w:cs="Times New Roman"/>
          <w:sz w:val="24"/>
          <w:szCs w:val="24"/>
        </w:rPr>
        <w:t xml:space="preserve">moved </w:t>
      </w:r>
      <w:r w:rsidR="0094458F" w:rsidRPr="002F458E">
        <w:rPr>
          <w:rFonts w:ascii="Times New Roman" w:hAnsi="Times New Roman" w:cs="Times New Roman"/>
          <w:sz w:val="24"/>
          <w:szCs w:val="24"/>
        </w:rPr>
        <w:t>1,817,683 of 2,452,693 observations (74.11%)</w:t>
      </w:r>
      <w:r w:rsidR="00FC5166">
        <w:rPr>
          <w:rFonts w:ascii="Times New Roman" w:hAnsi="Times New Roman" w:cs="Times New Roman"/>
          <w:sz w:val="24"/>
          <w:szCs w:val="24"/>
        </w:rPr>
        <w:t xml:space="preserve"> in the data cleaning process</w:t>
      </w:r>
      <w:r w:rsidR="0094458F">
        <w:rPr>
          <w:rFonts w:ascii="Times New Roman" w:hAnsi="Times New Roman" w:cs="Times New Roman"/>
          <w:sz w:val="24"/>
          <w:szCs w:val="24"/>
        </w:rPr>
        <w:t xml:space="preserve">. </w:t>
      </w:r>
      <w:r w:rsidR="0055286D">
        <w:rPr>
          <w:rFonts w:ascii="Times New Roman" w:hAnsi="Times New Roman" w:cs="Times New Roman"/>
          <w:sz w:val="24"/>
          <w:szCs w:val="24"/>
        </w:rPr>
        <w:t>The availability of Landsat observations for all point locations (“</w:t>
      </w:r>
      <w:proofErr w:type="spellStart"/>
      <w:r w:rsidR="0055286D">
        <w:rPr>
          <w:rFonts w:ascii="Times New Roman" w:hAnsi="Times New Roman" w:cs="Times New Roman"/>
          <w:sz w:val="24"/>
          <w:szCs w:val="24"/>
        </w:rPr>
        <w:t>sample.ids</w:t>
      </w:r>
      <w:proofErr w:type="spellEnd"/>
      <w:r w:rsidR="0055286D">
        <w:rPr>
          <w:rFonts w:ascii="Times New Roman" w:hAnsi="Times New Roman" w:cs="Times New Roman"/>
          <w:sz w:val="24"/>
          <w:szCs w:val="24"/>
        </w:rPr>
        <w:t xml:space="preserve">”) in the remaining dataset can then be visualized using </w:t>
      </w:r>
      <w:proofErr w:type="spellStart"/>
      <w:r w:rsidR="0055286D" w:rsidRPr="002F458E">
        <w:rPr>
          <w:rFonts w:ascii="Times New Roman" w:hAnsi="Times New Roman" w:cs="Times New Roman"/>
          <w:i/>
          <w:iCs/>
          <w:sz w:val="24"/>
          <w:szCs w:val="24"/>
        </w:rPr>
        <w:t>lsat_summarize_data_</w:t>
      </w:r>
      <w:proofErr w:type="gramStart"/>
      <w:r w:rsidR="0055286D" w:rsidRPr="002F458E">
        <w:rPr>
          <w:rFonts w:ascii="Times New Roman" w:hAnsi="Times New Roman" w:cs="Times New Roman"/>
          <w:i/>
          <w:iCs/>
          <w:sz w:val="24"/>
          <w:szCs w:val="24"/>
        </w:rPr>
        <w:t>avail</w:t>
      </w:r>
      <w:proofErr w:type="spellEnd"/>
      <w:r w:rsidR="0055286D" w:rsidRPr="0055286D">
        <w:rPr>
          <w:rFonts w:ascii="Times New Roman" w:hAnsi="Times New Roman" w:cs="Times New Roman"/>
          <w:sz w:val="24"/>
          <w:szCs w:val="24"/>
        </w:rPr>
        <w:t>(</w:t>
      </w:r>
      <w:proofErr w:type="gramEnd"/>
      <w:r w:rsidR="0055286D" w:rsidRPr="0055286D">
        <w:rPr>
          <w:rFonts w:ascii="Times New Roman" w:hAnsi="Times New Roman" w:cs="Times New Roman"/>
          <w:sz w:val="24"/>
          <w:szCs w:val="24"/>
        </w:rPr>
        <w:t>)</w:t>
      </w:r>
      <w:r w:rsidR="0055286D">
        <w:rPr>
          <w:rFonts w:ascii="Times New Roman" w:hAnsi="Times New Roman" w:cs="Times New Roman"/>
          <w:sz w:val="24"/>
          <w:szCs w:val="24"/>
        </w:rPr>
        <w:t xml:space="preserve">. In the case of the pixel </w:t>
      </w:r>
      <w:r w:rsidR="000B4516">
        <w:rPr>
          <w:rFonts w:ascii="Times New Roman" w:hAnsi="Times New Roman" w:cs="Times New Roman"/>
          <w:sz w:val="24"/>
          <w:szCs w:val="24"/>
        </w:rPr>
        <w:t>centers</w:t>
      </w:r>
      <w:r w:rsidR="0055286D">
        <w:rPr>
          <w:rFonts w:ascii="Times New Roman" w:hAnsi="Times New Roman" w:cs="Times New Roman"/>
          <w:sz w:val="24"/>
          <w:szCs w:val="24"/>
        </w:rPr>
        <w:t xml:space="preserve"> across the study area on </w:t>
      </w:r>
      <w:proofErr w:type="spellStart"/>
      <w:r w:rsidR="0055286D">
        <w:rPr>
          <w:rFonts w:ascii="Times New Roman" w:hAnsi="Times New Roman" w:cs="Times New Roman"/>
          <w:sz w:val="24"/>
          <w:szCs w:val="24"/>
        </w:rPr>
        <w:t>Disko</w:t>
      </w:r>
      <w:proofErr w:type="spellEnd"/>
      <w:r w:rsidR="0055286D">
        <w:rPr>
          <w:rFonts w:ascii="Times New Roman" w:hAnsi="Times New Roman" w:cs="Times New Roman"/>
          <w:sz w:val="24"/>
          <w:szCs w:val="24"/>
        </w:rPr>
        <w:t xml:space="preserve"> Island, the </w:t>
      </w:r>
      <w:r w:rsidR="00605B35">
        <w:rPr>
          <w:rFonts w:ascii="Times New Roman" w:hAnsi="Times New Roman" w:cs="Times New Roman"/>
          <w:sz w:val="24"/>
          <w:szCs w:val="24"/>
        </w:rPr>
        <w:t xml:space="preserve">number of observations </w:t>
      </w:r>
      <w:r w:rsidR="00FC5166">
        <w:rPr>
          <w:rFonts w:ascii="Times New Roman" w:hAnsi="Times New Roman" w:cs="Times New Roman"/>
          <w:sz w:val="24"/>
          <w:szCs w:val="24"/>
        </w:rPr>
        <w:t>is</w:t>
      </w:r>
      <w:r w:rsidR="00605B35">
        <w:rPr>
          <w:rFonts w:ascii="Times New Roman" w:hAnsi="Times New Roman" w:cs="Times New Roman"/>
          <w:sz w:val="24"/>
          <w:szCs w:val="24"/>
        </w:rPr>
        <w:t xml:space="preserve"> </w:t>
      </w:r>
      <w:r w:rsidR="0055286D">
        <w:rPr>
          <w:rFonts w:ascii="Times New Roman" w:hAnsi="Times New Roman" w:cs="Times New Roman"/>
          <w:sz w:val="24"/>
          <w:szCs w:val="24"/>
        </w:rPr>
        <w:t>poor before the year 2000</w:t>
      </w:r>
      <w:r w:rsidR="00924DE1">
        <w:rPr>
          <w:rFonts w:ascii="Times New Roman" w:hAnsi="Times New Roman" w:cs="Times New Roman"/>
          <w:sz w:val="24"/>
          <w:szCs w:val="24"/>
        </w:rPr>
        <w:t xml:space="preserve">, </w:t>
      </w:r>
      <w:r w:rsidR="00605B35">
        <w:rPr>
          <w:rFonts w:ascii="Times New Roman" w:hAnsi="Times New Roman" w:cs="Times New Roman"/>
          <w:sz w:val="24"/>
          <w:szCs w:val="24"/>
        </w:rPr>
        <w:t>as highlighted by the graph that is automatically generated by the function (Figure 3)</w:t>
      </w:r>
      <w:r w:rsidR="0055286D">
        <w:rPr>
          <w:rFonts w:ascii="Times New Roman" w:hAnsi="Times New Roman" w:cs="Times New Roman"/>
          <w:sz w:val="24"/>
          <w:szCs w:val="24"/>
        </w:rPr>
        <w:t>.</w:t>
      </w:r>
      <w:r w:rsidR="00924DE1">
        <w:rPr>
          <w:rFonts w:ascii="Times New Roman" w:hAnsi="Times New Roman" w:cs="Times New Roman"/>
          <w:sz w:val="24"/>
          <w:szCs w:val="24"/>
        </w:rPr>
        <w:t xml:space="preserve"> Therefore, we later limit the </w:t>
      </w:r>
      <w:r w:rsidR="00552762">
        <w:rPr>
          <w:rFonts w:ascii="Times New Roman" w:hAnsi="Times New Roman" w:cs="Times New Roman"/>
          <w:sz w:val="24"/>
          <w:szCs w:val="24"/>
        </w:rPr>
        <w:t xml:space="preserve">analysis of </w:t>
      </w:r>
      <w:r w:rsidR="00924DE1">
        <w:rPr>
          <w:rFonts w:ascii="Times New Roman" w:hAnsi="Times New Roman" w:cs="Times New Roman"/>
          <w:sz w:val="24"/>
          <w:szCs w:val="24"/>
        </w:rPr>
        <w:t xml:space="preserve">vegetation </w:t>
      </w:r>
      <w:r w:rsidR="00605B35">
        <w:rPr>
          <w:rFonts w:ascii="Times New Roman" w:hAnsi="Times New Roman" w:cs="Times New Roman"/>
          <w:sz w:val="24"/>
          <w:szCs w:val="24"/>
        </w:rPr>
        <w:t xml:space="preserve">greenness to the years between 2000 and 2020. </w:t>
      </w:r>
      <w:r w:rsidR="00FC5166">
        <w:rPr>
          <w:rFonts w:ascii="Times New Roman" w:hAnsi="Times New Roman" w:cs="Times New Roman"/>
          <w:sz w:val="24"/>
          <w:szCs w:val="24"/>
        </w:rPr>
        <w:t>Finally,</w:t>
      </w:r>
      <w:r w:rsidR="00552762">
        <w:rPr>
          <w:rFonts w:ascii="Times New Roman" w:hAnsi="Times New Roman" w:cs="Times New Roman"/>
          <w:sz w:val="24"/>
          <w:szCs w:val="24"/>
        </w:rPr>
        <w:t xml:space="preserve"> the NDVI is calculated using the </w:t>
      </w:r>
      <w:proofErr w:type="spellStart"/>
      <w:r w:rsidR="00552762" w:rsidRPr="00924DE1">
        <w:rPr>
          <w:rFonts w:ascii="Times New Roman" w:hAnsi="Times New Roman" w:cs="Times New Roman"/>
          <w:i/>
          <w:iCs/>
          <w:sz w:val="24"/>
          <w:szCs w:val="24"/>
        </w:rPr>
        <w:t>lsat_calc_spec_</w:t>
      </w:r>
      <w:proofErr w:type="gramStart"/>
      <w:r w:rsidR="00552762" w:rsidRPr="00924DE1">
        <w:rPr>
          <w:rFonts w:ascii="Times New Roman" w:hAnsi="Times New Roman" w:cs="Times New Roman"/>
          <w:i/>
          <w:iCs/>
          <w:sz w:val="24"/>
          <w:szCs w:val="24"/>
        </w:rPr>
        <w:t>index</w:t>
      </w:r>
      <w:proofErr w:type="spellEnd"/>
      <w:r w:rsidR="00552762" w:rsidRPr="00924DE1">
        <w:rPr>
          <w:rFonts w:ascii="Times New Roman" w:hAnsi="Times New Roman" w:cs="Times New Roman"/>
          <w:i/>
          <w:iCs/>
          <w:sz w:val="24"/>
          <w:szCs w:val="24"/>
        </w:rPr>
        <w:t>(</w:t>
      </w:r>
      <w:proofErr w:type="gramEnd"/>
      <w:r w:rsidR="00552762" w:rsidRPr="00924DE1">
        <w:rPr>
          <w:rFonts w:ascii="Times New Roman" w:hAnsi="Times New Roman" w:cs="Times New Roman"/>
          <w:i/>
          <w:iCs/>
          <w:sz w:val="24"/>
          <w:szCs w:val="24"/>
        </w:rPr>
        <w:t>)</w:t>
      </w:r>
      <w:r w:rsidR="00924DE1">
        <w:rPr>
          <w:rFonts w:ascii="Times New Roman" w:hAnsi="Times New Roman" w:cs="Times New Roman"/>
          <w:sz w:val="24"/>
          <w:szCs w:val="24"/>
        </w:rPr>
        <w:t>. The</w:t>
      </w:r>
      <w:r w:rsidR="00552762">
        <w:rPr>
          <w:rFonts w:ascii="Times New Roman" w:hAnsi="Times New Roman" w:cs="Times New Roman"/>
          <w:sz w:val="24"/>
          <w:szCs w:val="24"/>
        </w:rPr>
        <w:t xml:space="preserve"> dataset is </w:t>
      </w:r>
      <w:r w:rsidR="00924DE1">
        <w:rPr>
          <w:rFonts w:ascii="Times New Roman" w:hAnsi="Times New Roman" w:cs="Times New Roman"/>
          <w:sz w:val="24"/>
          <w:szCs w:val="24"/>
        </w:rPr>
        <w:t xml:space="preserve">then </w:t>
      </w:r>
      <w:r w:rsidR="00552762">
        <w:rPr>
          <w:rFonts w:ascii="Times New Roman" w:hAnsi="Times New Roman" w:cs="Times New Roman"/>
          <w:sz w:val="24"/>
          <w:szCs w:val="24"/>
        </w:rPr>
        <w:t xml:space="preserve">ready for the sensor cross-calibration and phenological modelling. </w:t>
      </w:r>
    </w:p>
    <w:p w14:paraId="76DE02DF" w14:textId="77777777" w:rsidR="00552762" w:rsidRPr="00817E57" w:rsidRDefault="00552762" w:rsidP="0094458F">
      <w:pPr>
        <w:pStyle w:val="NoSpacing"/>
        <w:rPr>
          <w:rFonts w:ascii="Times New Roman" w:hAnsi="Times New Roman" w:cs="Times New Roman"/>
          <w:i/>
          <w:iCs/>
          <w:sz w:val="24"/>
          <w:szCs w:val="24"/>
        </w:rPr>
      </w:pPr>
    </w:p>
    <w:p w14:paraId="2FE7EC11" w14:textId="11C1C2A9" w:rsidR="003D7172" w:rsidRPr="0094458F" w:rsidRDefault="000B4516" w:rsidP="00F751FB">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552762">
        <w:rPr>
          <w:rFonts w:ascii="Times New Roman" w:hAnsi="Times New Roman" w:cs="Times New Roman"/>
          <w:sz w:val="24"/>
          <w:szCs w:val="24"/>
        </w:rPr>
        <w:t xml:space="preserve">Box 2: </w:t>
      </w:r>
      <w:r>
        <w:rPr>
          <w:rFonts w:ascii="Times New Roman" w:hAnsi="Times New Roman" w:cs="Times New Roman"/>
          <w:sz w:val="24"/>
          <w:szCs w:val="24"/>
        </w:rPr>
        <w:t>Derived</w:t>
      </w:r>
      <w:r w:rsidR="00552762">
        <w:rPr>
          <w:rFonts w:ascii="Times New Roman" w:hAnsi="Times New Roman" w:cs="Times New Roman"/>
          <w:sz w:val="24"/>
          <w:szCs w:val="24"/>
        </w:rPr>
        <w:t xml:space="preserve"> vegetation greenness time series from the raw Landsat data</w:t>
      </w:r>
    </w:p>
    <w:p w14:paraId="5DF9B6DA" w14:textId="14BB2FD2"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 xml:space="preserve">Import CSV exported with GEE as </w:t>
      </w:r>
      <w:proofErr w:type="spellStart"/>
      <w:proofErr w:type="gramStart"/>
      <w:r w:rsidR="00193181" w:rsidRPr="00193181">
        <w:rPr>
          <w:rFonts w:ascii="Consolas" w:hAnsi="Consolas" w:cs="Times New Roman"/>
          <w:i/>
          <w:iCs/>
          <w:sz w:val="20"/>
          <w:szCs w:val="20"/>
          <w:lang w:val="en-GB"/>
        </w:rPr>
        <w:t>data.table</w:t>
      </w:r>
      <w:proofErr w:type="spellEnd"/>
      <w:proofErr w:type="gramEnd"/>
      <w:r w:rsidR="00552762" w:rsidRPr="002F458E">
        <w:rPr>
          <w:rFonts w:ascii="Consolas" w:hAnsi="Consolas" w:cs="Times New Roman"/>
          <w:sz w:val="20"/>
          <w:szCs w:val="20"/>
          <w:lang w:val="en-GB"/>
        </w:rPr>
        <w:t xml:space="preserve"> </w:t>
      </w:r>
    </w:p>
    <w:p w14:paraId="4FE8B744" w14:textId="0476EBB2"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702B5">
        <w:rPr>
          <w:rFonts w:ascii="Consolas" w:hAnsi="Consolas" w:cs="Times New Roman"/>
          <w:sz w:val="20"/>
          <w:szCs w:val="20"/>
          <w:lang w:val="en-GB"/>
        </w:rPr>
        <w:t>data.files</w:t>
      </w:r>
      <w:proofErr w:type="spellEnd"/>
      <w:proofErr w:type="gramEnd"/>
      <w:r w:rsidRPr="006702B5">
        <w:rPr>
          <w:rFonts w:ascii="Consolas" w:hAnsi="Consolas" w:cs="Times New Roman"/>
          <w:sz w:val="20"/>
          <w:szCs w:val="20"/>
          <w:lang w:val="en-GB"/>
        </w:rPr>
        <w:t xml:space="preserve"> &lt;- </w:t>
      </w:r>
      <w:proofErr w:type="spellStart"/>
      <w:r w:rsidRPr="006702B5">
        <w:rPr>
          <w:rFonts w:ascii="Consolas" w:hAnsi="Consolas" w:cs="Times New Roman"/>
          <w:sz w:val="20"/>
          <w:szCs w:val="20"/>
          <w:lang w:val="en-GB"/>
        </w:rPr>
        <w:t>list.files</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earth_engine</w:t>
      </w:r>
      <w:proofErr w:type="spellEnd"/>
      <w:r w:rsidRPr="006702B5">
        <w:rPr>
          <w:rFonts w:ascii="Consolas" w:hAnsi="Consolas" w:cs="Times New Roman"/>
          <w:sz w:val="20"/>
          <w:szCs w:val="20"/>
          <w:lang w:val="en-GB"/>
        </w:rPr>
        <w:t>/</w:t>
      </w:r>
      <w:proofErr w:type="spellStart"/>
      <w:r w:rsidR="00AA2D22" w:rsidRPr="006702B5">
        <w:rPr>
          <w:rFonts w:ascii="Consolas" w:hAnsi="Consolas" w:cs="Times New Roman"/>
          <w:sz w:val="20"/>
          <w:szCs w:val="20"/>
          <w:lang w:val="en-GB"/>
        </w:rPr>
        <w:t>lsat_disko</w:t>
      </w:r>
      <w:proofErr w:type="spellEnd"/>
      <w:r w:rsidR="00AA2D22" w:rsidRPr="006702B5">
        <w:rPr>
          <w:rFonts w:ascii="Consolas" w:hAnsi="Consolas" w:cs="Times New Roman"/>
          <w:sz w:val="20"/>
          <w:szCs w:val="20"/>
          <w:lang w:val="en-GB"/>
        </w:rPr>
        <w:t>’</w:t>
      </w:r>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full.names</w:t>
      </w:r>
      <w:proofErr w:type="spellEnd"/>
      <w:r w:rsidRPr="006702B5">
        <w:rPr>
          <w:rFonts w:ascii="Consolas" w:hAnsi="Consolas" w:cs="Times New Roman"/>
          <w:sz w:val="20"/>
          <w:szCs w:val="20"/>
          <w:lang w:val="en-GB"/>
        </w:rPr>
        <w:t xml:space="preserve"> = T)</w:t>
      </w:r>
    </w:p>
    <w:p w14:paraId="2DCB7F06"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702B5">
        <w:rPr>
          <w:rFonts w:ascii="Consolas" w:hAnsi="Consolas" w:cs="Times New Roman"/>
          <w:sz w:val="20"/>
          <w:szCs w:val="20"/>
          <w:lang w:val="en-GB"/>
        </w:rPr>
        <w:t>lsat.dt</w:t>
      </w:r>
      <w:proofErr w:type="spellEnd"/>
      <w:proofErr w:type="gramEnd"/>
      <w:r w:rsidRPr="006702B5">
        <w:rPr>
          <w:rFonts w:ascii="Consolas" w:hAnsi="Consolas" w:cs="Times New Roman"/>
          <w:sz w:val="20"/>
          <w:szCs w:val="20"/>
          <w:lang w:val="en-GB"/>
        </w:rPr>
        <w:t xml:space="preserve"> &lt;- </w:t>
      </w:r>
      <w:proofErr w:type="spellStart"/>
      <w:r w:rsidRPr="006702B5">
        <w:rPr>
          <w:rFonts w:ascii="Consolas" w:hAnsi="Consolas" w:cs="Times New Roman"/>
          <w:sz w:val="20"/>
          <w:szCs w:val="20"/>
          <w:lang w:val="en-GB"/>
        </w:rPr>
        <w:t>do.call</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rbind</w:t>
      </w:r>
      <w:proofErr w:type="spellEnd"/>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lapply</w:t>
      </w:r>
      <w:proofErr w:type="spellEnd"/>
      <w:r w:rsidRPr="006702B5">
        <w:rPr>
          <w:rFonts w:ascii="Consolas" w:hAnsi="Consolas" w:cs="Times New Roman"/>
          <w:sz w:val="20"/>
          <w:szCs w:val="20"/>
          <w:lang w:val="en-GB"/>
        </w:rPr>
        <w:t>(</w:t>
      </w:r>
      <w:proofErr w:type="spellStart"/>
      <w:r w:rsidRPr="006702B5">
        <w:rPr>
          <w:rFonts w:ascii="Consolas" w:hAnsi="Consolas" w:cs="Times New Roman"/>
          <w:sz w:val="20"/>
          <w:szCs w:val="20"/>
          <w:lang w:val="en-GB"/>
        </w:rPr>
        <w:t>data.files</w:t>
      </w:r>
      <w:proofErr w:type="spellEnd"/>
      <w:r w:rsidRPr="006702B5">
        <w:rPr>
          <w:rFonts w:ascii="Consolas" w:hAnsi="Consolas" w:cs="Times New Roman"/>
          <w:sz w:val="20"/>
          <w:szCs w:val="20"/>
          <w:lang w:val="en-GB"/>
        </w:rPr>
        <w:t xml:space="preserve">, </w:t>
      </w:r>
      <w:proofErr w:type="spellStart"/>
      <w:r w:rsidRPr="006702B5">
        <w:rPr>
          <w:rFonts w:ascii="Consolas" w:hAnsi="Consolas" w:cs="Times New Roman"/>
          <w:sz w:val="20"/>
          <w:szCs w:val="20"/>
          <w:lang w:val="en-GB"/>
        </w:rPr>
        <w:t>fread</w:t>
      </w:r>
      <w:proofErr w:type="spellEnd"/>
      <w:r w:rsidRPr="006702B5">
        <w:rPr>
          <w:rFonts w:ascii="Consolas" w:hAnsi="Consolas" w:cs="Times New Roman"/>
          <w:sz w:val="20"/>
          <w:szCs w:val="20"/>
          <w:lang w:val="en-GB"/>
        </w:rPr>
        <w:t>))</w:t>
      </w:r>
    </w:p>
    <w:p w14:paraId="72D4E26B" w14:textId="77777777" w:rsidR="008A44EA" w:rsidRPr="006702B5"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BFF0985" w14:textId="466D7AC6"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2F458E">
        <w:rPr>
          <w:rFonts w:ascii="Consolas" w:hAnsi="Consolas" w:cs="Times New Roman"/>
          <w:sz w:val="20"/>
          <w:szCs w:val="20"/>
          <w:lang w:val="en-GB"/>
        </w:rPr>
        <w:t xml:space="preserve"># </w:t>
      </w:r>
      <w:r w:rsidR="00552762" w:rsidRPr="002F458E">
        <w:rPr>
          <w:rFonts w:ascii="Consolas" w:hAnsi="Consolas" w:cs="Times New Roman"/>
          <w:sz w:val="20"/>
          <w:szCs w:val="20"/>
          <w:lang w:val="en-GB"/>
        </w:rPr>
        <w:t>(Re-)f</w:t>
      </w:r>
      <w:r w:rsidRPr="002F458E">
        <w:rPr>
          <w:rFonts w:ascii="Consolas" w:hAnsi="Consolas" w:cs="Times New Roman"/>
          <w:sz w:val="20"/>
          <w:szCs w:val="20"/>
          <w:lang w:val="en-GB"/>
        </w:rPr>
        <w:t xml:space="preserve">ormat the </w:t>
      </w:r>
      <w:r w:rsidR="00552762" w:rsidRPr="002F458E">
        <w:rPr>
          <w:rFonts w:ascii="Consolas" w:hAnsi="Consolas" w:cs="Times New Roman"/>
          <w:sz w:val="20"/>
          <w:szCs w:val="20"/>
          <w:lang w:val="en-GB"/>
        </w:rPr>
        <w:t>imported raw</w:t>
      </w:r>
      <w:r w:rsidRPr="002F458E">
        <w:rPr>
          <w:rFonts w:ascii="Consolas" w:hAnsi="Consolas" w:cs="Times New Roman"/>
          <w:sz w:val="20"/>
          <w:szCs w:val="20"/>
          <w:lang w:val="en-GB"/>
        </w:rPr>
        <w:t xml:space="preserve"> data</w:t>
      </w:r>
    </w:p>
    <w:p w14:paraId="321D2DD3"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2F458E">
        <w:rPr>
          <w:rFonts w:ascii="Consolas" w:hAnsi="Consolas" w:cs="Times New Roman"/>
          <w:sz w:val="20"/>
          <w:szCs w:val="20"/>
          <w:lang w:val="da-DK"/>
        </w:rPr>
        <w:t>lsat.dt &lt;- lsat_general_prep(lsat.dt)</w:t>
      </w:r>
    </w:p>
    <w:p w14:paraId="2473D0E5" w14:textId="77777777" w:rsidR="008A44EA" w:rsidRPr="002F458E"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p>
    <w:p w14:paraId="760E7D15" w14:textId="3323219D" w:rsidR="00817E57"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Clean data by filtering clouds, snow, and water, as well as radiometric and geometric errors.</w:t>
      </w:r>
    </w:p>
    <w:p w14:paraId="473CBFAE" w14:textId="77777777"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E6FEA">
        <w:rPr>
          <w:rFonts w:ascii="Consolas" w:hAnsi="Consolas" w:cs="Times New Roman"/>
          <w:sz w:val="20"/>
          <w:szCs w:val="20"/>
          <w:lang w:val="en-GB"/>
        </w:rPr>
        <w:t>lsat.dt</w:t>
      </w:r>
      <w:proofErr w:type="spellEnd"/>
      <w:proofErr w:type="gramEnd"/>
      <w:r w:rsidRPr="006E6FEA">
        <w:rPr>
          <w:rFonts w:ascii="Consolas" w:hAnsi="Consolas" w:cs="Times New Roman"/>
          <w:sz w:val="20"/>
          <w:szCs w:val="20"/>
          <w:lang w:val="en-GB"/>
        </w:rPr>
        <w:t xml:space="preserve"> &lt;- </w:t>
      </w:r>
      <w:proofErr w:type="spellStart"/>
      <w:r w:rsidRPr="006E6FEA">
        <w:rPr>
          <w:rFonts w:ascii="Consolas" w:hAnsi="Consolas" w:cs="Times New Roman"/>
          <w:sz w:val="20"/>
          <w:szCs w:val="20"/>
          <w:lang w:val="en-GB"/>
        </w:rPr>
        <w:t>lsat_clean_data</w:t>
      </w:r>
      <w:proofErr w:type="spellEnd"/>
      <w:r w:rsidRPr="006E6FEA">
        <w:rPr>
          <w:rFonts w:ascii="Consolas" w:hAnsi="Consolas" w:cs="Times New Roman"/>
          <w:sz w:val="20"/>
          <w:szCs w:val="20"/>
          <w:lang w:val="en-GB"/>
        </w:rPr>
        <w:t>(</w:t>
      </w:r>
      <w:proofErr w:type="spellStart"/>
      <w:r w:rsidRPr="006E6FEA">
        <w:rPr>
          <w:rFonts w:ascii="Consolas" w:hAnsi="Consolas" w:cs="Times New Roman"/>
          <w:sz w:val="20"/>
          <w:szCs w:val="20"/>
          <w:lang w:val="en-GB"/>
        </w:rPr>
        <w:t>lsat.dt</w:t>
      </w:r>
      <w:proofErr w:type="spellEnd"/>
      <w:r w:rsidRPr="006E6FEA">
        <w:rPr>
          <w:rFonts w:ascii="Consolas" w:hAnsi="Consolas" w:cs="Times New Roman"/>
          <w:sz w:val="20"/>
          <w:szCs w:val="20"/>
          <w:lang w:val="en-GB"/>
        </w:rPr>
        <w:t>)</w:t>
      </w:r>
    </w:p>
    <w:p w14:paraId="00924171" w14:textId="2E904B1F" w:rsidR="008A44EA" w:rsidRPr="006E6FEA" w:rsidRDefault="008A44EA"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24327BC6" w14:textId="143D39F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Summarize the availability of Landsat data for each pixel</w:t>
      </w:r>
    </w:p>
    <w:p w14:paraId="709EB016" w14:textId="015EA42F"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r w:rsidRPr="006E6FEA">
        <w:rPr>
          <w:rFonts w:ascii="Consolas" w:hAnsi="Consolas" w:cs="Times New Roman"/>
          <w:sz w:val="20"/>
          <w:szCs w:val="20"/>
          <w:lang w:val="en-GB"/>
        </w:rPr>
        <w:t>lsat_summarize_data_avail</w:t>
      </w:r>
      <w:proofErr w:type="spellEnd"/>
      <w:r w:rsidRPr="006E6FEA">
        <w:rPr>
          <w:rFonts w:ascii="Consolas" w:hAnsi="Consolas" w:cs="Times New Roman"/>
          <w:sz w:val="20"/>
          <w:szCs w:val="20"/>
          <w:lang w:val="en-GB"/>
        </w:rPr>
        <w:t>(</w:t>
      </w:r>
      <w:proofErr w:type="spellStart"/>
      <w:proofErr w:type="gramStart"/>
      <w:r w:rsidRPr="006E6FEA">
        <w:rPr>
          <w:rFonts w:ascii="Consolas" w:hAnsi="Consolas" w:cs="Times New Roman"/>
          <w:sz w:val="20"/>
          <w:szCs w:val="20"/>
          <w:lang w:val="en-GB"/>
        </w:rPr>
        <w:t>lsat.dt</w:t>
      </w:r>
      <w:proofErr w:type="spellEnd"/>
      <w:proofErr w:type="gramEnd"/>
      <w:r w:rsidRPr="006E6FEA">
        <w:rPr>
          <w:rFonts w:ascii="Consolas" w:hAnsi="Consolas" w:cs="Times New Roman"/>
          <w:sz w:val="20"/>
          <w:szCs w:val="20"/>
          <w:lang w:val="en-GB"/>
        </w:rPr>
        <w:t>)</w:t>
      </w:r>
    </w:p>
    <w:p w14:paraId="1E8926BD" w14:textId="1B9D4103" w:rsidR="006E6ACB" w:rsidRPr="006E6FEA" w:rsidRDefault="006E6ACB"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68E72303" w14:textId="77777777"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6E6FEA">
        <w:rPr>
          <w:rFonts w:ascii="Consolas" w:hAnsi="Consolas" w:cs="Times New Roman"/>
          <w:sz w:val="20"/>
          <w:szCs w:val="20"/>
          <w:lang w:val="en-GB"/>
        </w:rPr>
        <w:t># Compute the Normalized Difference Vegetation Index (NDVI)</w:t>
      </w:r>
    </w:p>
    <w:p w14:paraId="06370F3F" w14:textId="7058D35B" w:rsidR="00552762" w:rsidRPr="006E6FEA"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roofErr w:type="spellStart"/>
      <w:proofErr w:type="gramStart"/>
      <w:r w:rsidRPr="006E6FEA">
        <w:rPr>
          <w:rFonts w:ascii="Consolas" w:hAnsi="Consolas" w:cs="Times New Roman"/>
          <w:sz w:val="20"/>
          <w:szCs w:val="20"/>
          <w:lang w:val="en-GB"/>
        </w:rPr>
        <w:t>lsat.dt</w:t>
      </w:r>
      <w:proofErr w:type="spellEnd"/>
      <w:proofErr w:type="gramEnd"/>
      <w:r w:rsidRPr="006E6FEA">
        <w:rPr>
          <w:rFonts w:ascii="Consolas" w:hAnsi="Consolas" w:cs="Times New Roman"/>
          <w:sz w:val="20"/>
          <w:szCs w:val="20"/>
          <w:lang w:val="en-GB"/>
        </w:rPr>
        <w:t xml:space="preserve"> &lt;- </w:t>
      </w:r>
      <w:proofErr w:type="spellStart"/>
      <w:r w:rsidRPr="006E6FEA">
        <w:rPr>
          <w:rFonts w:ascii="Consolas" w:hAnsi="Consolas" w:cs="Times New Roman"/>
          <w:sz w:val="20"/>
          <w:szCs w:val="20"/>
          <w:lang w:val="en-GB"/>
        </w:rPr>
        <w:t>lsat_calc_spec_index</w:t>
      </w:r>
      <w:proofErr w:type="spellEnd"/>
      <w:r w:rsidRPr="006E6FEA">
        <w:rPr>
          <w:rFonts w:ascii="Consolas" w:hAnsi="Consolas" w:cs="Times New Roman"/>
          <w:sz w:val="20"/>
          <w:szCs w:val="20"/>
          <w:lang w:val="en-GB"/>
        </w:rPr>
        <w:t>(</w:t>
      </w:r>
      <w:proofErr w:type="spellStart"/>
      <w:r w:rsidRPr="006E6FEA">
        <w:rPr>
          <w:rFonts w:ascii="Consolas" w:hAnsi="Consolas" w:cs="Times New Roman"/>
          <w:sz w:val="20"/>
          <w:szCs w:val="20"/>
          <w:lang w:val="en-GB"/>
        </w:rPr>
        <w:t>lsat.dt</w:t>
      </w:r>
      <w:proofErr w:type="spellEnd"/>
      <w:r w:rsidRPr="006E6FEA">
        <w:rPr>
          <w:rFonts w:ascii="Consolas" w:hAnsi="Consolas" w:cs="Times New Roman"/>
          <w:sz w:val="20"/>
          <w:szCs w:val="20"/>
          <w:lang w:val="en-GB"/>
        </w:rPr>
        <w:t xml:space="preserve">, </w:t>
      </w:r>
      <w:proofErr w:type="spellStart"/>
      <w:r w:rsidRPr="006E6FEA">
        <w:rPr>
          <w:rFonts w:ascii="Consolas" w:hAnsi="Consolas" w:cs="Times New Roman"/>
          <w:sz w:val="20"/>
          <w:szCs w:val="20"/>
          <w:lang w:val="en-GB"/>
        </w:rPr>
        <w:t>si</w:t>
      </w:r>
      <w:proofErr w:type="spellEnd"/>
      <w:r w:rsidRPr="006E6FEA">
        <w:rPr>
          <w:rFonts w:ascii="Consolas" w:hAnsi="Consolas" w:cs="Times New Roman"/>
          <w:sz w:val="20"/>
          <w:szCs w:val="20"/>
          <w:lang w:val="en-GB"/>
        </w:rPr>
        <w:t xml:space="preserve"> = '</w:t>
      </w:r>
      <w:proofErr w:type="spellStart"/>
      <w:r w:rsidRPr="006E6FEA">
        <w:rPr>
          <w:rFonts w:ascii="Consolas" w:hAnsi="Consolas" w:cs="Times New Roman"/>
          <w:sz w:val="20"/>
          <w:szCs w:val="20"/>
          <w:lang w:val="en-GB"/>
        </w:rPr>
        <w:t>ndvi</w:t>
      </w:r>
      <w:proofErr w:type="spellEnd"/>
      <w:r w:rsidRPr="006E6FEA">
        <w:rPr>
          <w:rFonts w:ascii="Consolas" w:hAnsi="Consolas" w:cs="Times New Roman"/>
          <w:sz w:val="20"/>
          <w:szCs w:val="20"/>
          <w:lang w:val="en-GB"/>
        </w:rPr>
        <w:t>')</w:t>
      </w:r>
    </w:p>
    <w:p w14:paraId="1AB13A3B" w14:textId="77777777" w:rsidR="00552762" w:rsidRPr="0094106D" w:rsidRDefault="00552762" w:rsidP="002F458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8ED6437" w14:textId="77777777" w:rsidR="00552762" w:rsidRDefault="00552762" w:rsidP="006E6ACB">
      <w:pPr>
        <w:pStyle w:val="NoSpacing"/>
        <w:rPr>
          <w:rFonts w:ascii="Times New Roman" w:hAnsi="Times New Roman" w:cs="Times New Roman"/>
          <w:sz w:val="24"/>
          <w:szCs w:val="24"/>
        </w:rPr>
      </w:pPr>
    </w:p>
    <w:p w14:paraId="5B2FEDD4" w14:textId="0B112AE9" w:rsidR="006E6ACB" w:rsidRPr="00FE5824" w:rsidRDefault="006A038E" w:rsidP="006E6ACB">
      <w:pPr>
        <w:pStyle w:val="NoSpacing"/>
        <w:rPr>
          <w:rFonts w:ascii="Times New Roman" w:hAnsi="Times New Roman" w:cs="Times New Roman"/>
          <w:sz w:val="24"/>
          <w:szCs w:val="24"/>
        </w:rPr>
      </w:pPr>
      <w:r w:rsidRPr="00FE5824">
        <w:rPr>
          <w:rFonts w:ascii="Times New Roman" w:hAnsi="Times New Roman" w:cs="Times New Roman"/>
          <w:noProof/>
          <w:sz w:val="24"/>
          <w:szCs w:val="24"/>
        </w:rPr>
        <w:lastRenderedPageBreak/>
        <w:drawing>
          <wp:inline distT="0" distB="0" distL="0" distR="0" wp14:anchorId="371AFD9B" wp14:editId="5420D827">
            <wp:extent cx="5486400" cy="3657600"/>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9B8CB3F" w14:textId="5C75EA0E" w:rsidR="006E6ACB" w:rsidRPr="00FE5824" w:rsidRDefault="006E6ACB" w:rsidP="006E6ACB">
      <w:pPr>
        <w:pStyle w:val="NoSpacing"/>
        <w:rPr>
          <w:rFonts w:ascii="Times New Roman" w:hAnsi="Times New Roman" w:cs="Times New Roman"/>
          <w:sz w:val="24"/>
          <w:szCs w:val="24"/>
        </w:rPr>
      </w:pPr>
      <w:r w:rsidRPr="00FE5824">
        <w:rPr>
          <w:rFonts w:ascii="Times New Roman" w:hAnsi="Times New Roman" w:cs="Times New Roman"/>
          <w:sz w:val="24"/>
          <w:szCs w:val="24"/>
        </w:rPr>
        <w:t xml:space="preserve">Figure </w:t>
      </w:r>
      <w:r w:rsidR="00F84824" w:rsidRPr="00FE5824">
        <w:rPr>
          <w:rFonts w:ascii="Times New Roman" w:hAnsi="Times New Roman" w:cs="Times New Roman"/>
          <w:sz w:val="24"/>
          <w:szCs w:val="24"/>
        </w:rPr>
        <w:t>3</w:t>
      </w:r>
      <w:r w:rsidRPr="00FE5824">
        <w:rPr>
          <w:rFonts w:ascii="Times New Roman" w:hAnsi="Times New Roman" w:cs="Times New Roman"/>
          <w:sz w:val="24"/>
          <w:szCs w:val="24"/>
        </w:rPr>
        <w:t xml:space="preserve">. </w:t>
      </w:r>
      <w:r w:rsidR="0095593B">
        <w:rPr>
          <w:rFonts w:ascii="Times New Roman" w:hAnsi="Times New Roman" w:cs="Times New Roman"/>
          <w:sz w:val="24"/>
          <w:szCs w:val="24"/>
        </w:rPr>
        <w:t>A</w:t>
      </w:r>
      <w:r w:rsidR="00CA68C8" w:rsidRPr="00FE5824">
        <w:rPr>
          <w:rFonts w:ascii="Times New Roman" w:hAnsi="Times New Roman" w:cs="Times New Roman"/>
          <w:sz w:val="24"/>
          <w:szCs w:val="24"/>
        </w:rPr>
        <w:t>vailab</w:t>
      </w:r>
      <w:r w:rsidR="0095593B">
        <w:rPr>
          <w:rFonts w:ascii="Times New Roman" w:hAnsi="Times New Roman" w:cs="Times New Roman"/>
          <w:sz w:val="24"/>
          <w:szCs w:val="24"/>
        </w:rPr>
        <w:t>ility of</w:t>
      </w:r>
      <w:r w:rsidR="00CA68C8" w:rsidRPr="00FE5824">
        <w:rPr>
          <w:rFonts w:ascii="Times New Roman" w:hAnsi="Times New Roman" w:cs="Times New Roman"/>
          <w:sz w:val="24"/>
          <w:szCs w:val="24"/>
        </w:rPr>
        <w:t xml:space="preserve"> </w:t>
      </w:r>
      <w:r w:rsidR="0095593B">
        <w:rPr>
          <w:rFonts w:ascii="Times New Roman" w:hAnsi="Times New Roman" w:cs="Times New Roman"/>
          <w:sz w:val="24"/>
          <w:szCs w:val="24"/>
        </w:rPr>
        <w:t>qualit</w:t>
      </w:r>
      <w:r w:rsidR="009B126C">
        <w:rPr>
          <w:rFonts w:ascii="Times New Roman" w:hAnsi="Times New Roman" w:cs="Times New Roman"/>
          <w:sz w:val="24"/>
          <w:szCs w:val="24"/>
        </w:rPr>
        <w:t xml:space="preserve">y </w:t>
      </w:r>
      <w:r w:rsidR="0095593B">
        <w:rPr>
          <w:rFonts w:ascii="Times New Roman" w:hAnsi="Times New Roman" w:cs="Times New Roman"/>
          <w:sz w:val="24"/>
          <w:szCs w:val="24"/>
        </w:rPr>
        <w:t xml:space="preserve">screened </w:t>
      </w:r>
      <w:r w:rsidR="00B2614B" w:rsidRPr="00FE5824">
        <w:rPr>
          <w:rFonts w:ascii="Times New Roman" w:hAnsi="Times New Roman" w:cs="Times New Roman"/>
          <w:sz w:val="24"/>
          <w:szCs w:val="24"/>
        </w:rPr>
        <w:t>Landsat observation</w:t>
      </w:r>
      <w:r w:rsidR="00CA68C8" w:rsidRPr="00FE5824">
        <w:rPr>
          <w:rFonts w:ascii="Times New Roman" w:hAnsi="Times New Roman" w:cs="Times New Roman"/>
          <w:sz w:val="24"/>
          <w:szCs w:val="24"/>
        </w:rPr>
        <w:t xml:space="preserve">s across years for </w:t>
      </w:r>
      <w:r w:rsidR="000E2A56" w:rsidRPr="00FE5824">
        <w:rPr>
          <w:rFonts w:ascii="Times New Roman" w:hAnsi="Times New Roman" w:cs="Times New Roman"/>
          <w:sz w:val="24"/>
          <w:szCs w:val="24"/>
        </w:rPr>
        <w:t>sample location</w:t>
      </w:r>
      <w:r w:rsidR="00CA68C8" w:rsidRPr="00FE5824">
        <w:rPr>
          <w:rFonts w:ascii="Times New Roman" w:hAnsi="Times New Roman" w:cs="Times New Roman"/>
          <w:sz w:val="24"/>
          <w:szCs w:val="24"/>
        </w:rPr>
        <w:t xml:space="preserve">s </w:t>
      </w:r>
      <w:r w:rsidR="00B2614B" w:rsidRPr="00FE5824">
        <w:rPr>
          <w:rFonts w:ascii="Times New Roman" w:hAnsi="Times New Roman" w:cs="Times New Roman"/>
          <w:sz w:val="24"/>
          <w:szCs w:val="24"/>
        </w:rPr>
        <w:t>in the study area</w:t>
      </w:r>
      <w:r w:rsidR="00FB6DC3" w:rsidRPr="00FE5824">
        <w:rPr>
          <w:rFonts w:ascii="Times New Roman" w:hAnsi="Times New Roman" w:cs="Times New Roman"/>
          <w:sz w:val="24"/>
          <w:szCs w:val="24"/>
        </w:rPr>
        <w:t xml:space="preserve"> on </w:t>
      </w:r>
      <w:proofErr w:type="spellStart"/>
      <w:r w:rsidR="00FB6DC3" w:rsidRPr="00FE5824">
        <w:rPr>
          <w:rFonts w:ascii="Times New Roman" w:hAnsi="Times New Roman" w:cs="Times New Roman"/>
          <w:sz w:val="24"/>
          <w:szCs w:val="24"/>
        </w:rPr>
        <w:t>Disko</w:t>
      </w:r>
      <w:proofErr w:type="spellEnd"/>
      <w:r w:rsidR="00FB6DC3" w:rsidRPr="00FE5824">
        <w:rPr>
          <w:rFonts w:ascii="Times New Roman" w:hAnsi="Times New Roman" w:cs="Times New Roman"/>
          <w:sz w:val="24"/>
          <w:szCs w:val="24"/>
        </w:rPr>
        <w:t xml:space="preserve"> Island</w:t>
      </w:r>
      <w:r w:rsidR="00605B35" w:rsidRPr="00FE5824">
        <w:rPr>
          <w:rFonts w:ascii="Times New Roman" w:hAnsi="Times New Roman" w:cs="Times New Roman"/>
          <w:sz w:val="24"/>
          <w:szCs w:val="24"/>
        </w:rPr>
        <w:t xml:space="preserve"> as returned by the</w:t>
      </w:r>
      <w:r w:rsidR="00CA68C8" w:rsidRPr="00FE5824">
        <w:rPr>
          <w:rFonts w:ascii="Times New Roman" w:hAnsi="Times New Roman" w:cs="Times New Roman"/>
          <w:sz w:val="24"/>
          <w:szCs w:val="24"/>
        </w:rPr>
        <w:t xml:space="preserve"> </w:t>
      </w:r>
      <w:proofErr w:type="spellStart"/>
      <w:r w:rsidR="00CA68C8" w:rsidRPr="00CC64E0">
        <w:rPr>
          <w:rFonts w:ascii="Times New Roman" w:hAnsi="Times New Roman" w:cs="Times New Roman"/>
          <w:i/>
          <w:iCs/>
          <w:sz w:val="24"/>
          <w:szCs w:val="24"/>
        </w:rPr>
        <w:t>l</w:t>
      </w:r>
      <w:r w:rsidR="00605B35" w:rsidRPr="00CC64E0">
        <w:rPr>
          <w:rFonts w:ascii="Times New Roman" w:hAnsi="Times New Roman" w:cs="Times New Roman"/>
          <w:i/>
          <w:iCs/>
          <w:sz w:val="24"/>
          <w:szCs w:val="24"/>
        </w:rPr>
        <w:t>sat</w:t>
      </w:r>
      <w:r w:rsidR="00605B35" w:rsidRPr="00FE5824">
        <w:rPr>
          <w:rFonts w:ascii="Times New Roman" w:hAnsi="Times New Roman" w:cs="Times New Roman"/>
          <w:i/>
          <w:iCs/>
          <w:sz w:val="24"/>
          <w:szCs w:val="24"/>
        </w:rPr>
        <w:t>_summarize_data_</w:t>
      </w:r>
      <w:proofErr w:type="gramStart"/>
      <w:r w:rsidR="00605B35" w:rsidRPr="00FE5824">
        <w:rPr>
          <w:rFonts w:ascii="Times New Roman" w:hAnsi="Times New Roman" w:cs="Times New Roman"/>
          <w:i/>
          <w:iCs/>
          <w:sz w:val="24"/>
          <w:szCs w:val="24"/>
        </w:rPr>
        <w:t>avail</w:t>
      </w:r>
      <w:proofErr w:type="spellEnd"/>
      <w:r w:rsidR="00605B35" w:rsidRPr="00FE5824">
        <w:rPr>
          <w:rFonts w:ascii="Times New Roman" w:hAnsi="Times New Roman" w:cs="Times New Roman"/>
          <w:i/>
          <w:iCs/>
          <w:sz w:val="24"/>
          <w:szCs w:val="24"/>
        </w:rPr>
        <w:t>(</w:t>
      </w:r>
      <w:proofErr w:type="gramEnd"/>
      <w:r w:rsidR="00605B35" w:rsidRPr="00FE5824">
        <w:rPr>
          <w:rFonts w:ascii="Times New Roman" w:hAnsi="Times New Roman" w:cs="Times New Roman"/>
          <w:i/>
          <w:iCs/>
          <w:sz w:val="24"/>
          <w:szCs w:val="24"/>
        </w:rPr>
        <w:t>)</w:t>
      </w:r>
      <w:r w:rsidR="00605B35" w:rsidRPr="00FE5824">
        <w:rPr>
          <w:rFonts w:ascii="Times New Roman" w:hAnsi="Times New Roman" w:cs="Times New Roman"/>
          <w:sz w:val="24"/>
          <w:szCs w:val="24"/>
        </w:rPr>
        <w:t xml:space="preserve"> function</w:t>
      </w:r>
      <w:r w:rsidR="00FB6DC3" w:rsidRPr="00FE5824">
        <w:rPr>
          <w:rFonts w:ascii="Times New Roman" w:hAnsi="Times New Roman" w:cs="Times New Roman"/>
          <w:sz w:val="24"/>
          <w:szCs w:val="24"/>
        </w:rPr>
        <w:t xml:space="preserve">. </w:t>
      </w:r>
      <w:r w:rsidR="00CA68C8" w:rsidRPr="00FE5824">
        <w:rPr>
          <w:rFonts w:ascii="Times New Roman" w:hAnsi="Times New Roman" w:cs="Times New Roman"/>
          <w:sz w:val="24"/>
          <w:szCs w:val="24"/>
        </w:rPr>
        <w:t>Summaries are based on observations acquired between da</w:t>
      </w:r>
      <w:r w:rsidR="009B126C">
        <w:rPr>
          <w:rFonts w:ascii="Times New Roman" w:hAnsi="Times New Roman" w:cs="Times New Roman"/>
          <w:sz w:val="24"/>
          <w:szCs w:val="24"/>
        </w:rPr>
        <w:t xml:space="preserve">y </w:t>
      </w:r>
      <w:r w:rsidR="00CA68C8" w:rsidRPr="00FE5824">
        <w:rPr>
          <w:rFonts w:ascii="Times New Roman" w:hAnsi="Times New Roman" w:cs="Times New Roman"/>
          <w:sz w:val="24"/>
          <w:szCs w:val="24"/>
        </w:rPr>
        <w:t>of</w:t>
      </w:r>
      <w:r w:rsidR="009B126C">
        <w:rPr>
          <w:rFonts w:ascii="Times New Roman" w:hAnsi="Times New Roman" w:cs="Times New Roman"/>
          <w:sz w:val="24"/>
          <w:szCs w:val="24"/>
        </w:rPr>
        <w:t xml:space="preserve"> </w:t>
      </w:r>
      <w:r w:rsidR="00CA68C8" w:rsidRPr="00FE5824">
        <w:rPr>
          <w:rFonts w:ascii="Times New Roman" w:hAnsi="Times New Roman" w:cs="Times New Roman"/>
          <w:sz w:val="24"/>
          <w:szCs w:val="24"/>
        </w:rPr>
        <w:t xml:space="preserve">year 152 (beginning of June) and 273 (end of September). </w:t>
      </w:r>
      <w:r w:rsidR="0095593B">
        <w:rPr>
          <w:rFonts w:ascii="Times New Roman" w:hAnsi="Times New Roman" w:cs="Times New Roman"/>
          <w:sz w:val="24"/>
          <w:szCs w:val="24"/>
        </w:rPr>
        <w:t xml:space="preserve">Note the limited </w:t>
      </w:r>
      <w:r w:rsidR="0055286D" w:rsidRPr="00FE5824">
        <w:rPr>
          <w:rFonts w:ascii="Times New Roman" w:hAnsi="Times New Roman" w:cs="Times New Roman"/>
          <w:sz w:val="24"/>
          <w:szCs w:val="24"/>
        </w:rPr>
        <w:t xml:space="preserve">availability of observations </w:t>
      </w:r>
      <w:r w:rsidR="00605B35" w:rsidRPr="00FE5824">
        <w:rPr>
          <w:rFonts w:ascii="Times New Roman" w:hAnsi="Times New Roman" w:cs="Times New Roman"/>
          <w:sz w:val="24"/>
          <w:szCs w:val="24"/>
        </w:rPr>
        <w:t>before the year 2000.</w:t>
      </w:r>
      <w:r w:rsidR="00CA68C8" w:rsidRPr="00FE5824">
        <w:rPr>
          <w:rFonts w:ascii="Times New Roman" w:hAnsi="Times New Roman" w:cs="Times New Roman"/>
          <w:sz w:val="24"/>
          <w:szCs w:val="24"/>
        </w:rPr>
        <w:t xml:space="preserve"> Lines with points denote median counts while </w:t>
      </w:r>
      <w:r w:rsidR="00DD538F" w:rsidRPr="00FE5824">
        <w:rPr>
          <w:rFonts w:ascii="Times New Roman" w:hAnsi="Times New Roman" w:cs="Times New Roman"/>
          <w:sz w:val="24"/>
          <w:szCs w:val="24"/>
        </w:rPr>
        <w:t>shaded error bands encompass the 2.5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to 97.5</w:t>
      </w:r>
      <w:r w:rsidR="00DD538F" w:rsidRPr="00FE5824">
        <w:rPr>
          <w:rFonts w:ascii="Times New Roman" w:hAnsi="Times New Roman" w:cs="Times New Roman"/>
          <w:sz w:val="24"/>
          <w:szCs w:val="24"/>
          <w:vertAlign w:val="superscript"/>
        </w:rPr>
        <w:t>th</w:t>
      </w:r>
      <w:r w:rsidR="00DD538F" w:rsidRPr="00FE5824">
        <w:rPr>
          <w:rFonts w:ascii="Times New Roman" w:hAnsi="Times New Roman" w:cs="Times New Roman"/>
          <w:sz w:val="24"/>
          <w:szCs w:val="24"/>
        </w:rPr>
        <w:t xml:space="preserve"> percentiles of counts among </w:t>
      </w:r>
      <w:r w:rsidR="000E2A56" w:rsidRPr="00FE5824">
        <w:rPr>
          <w:rFonts w:ascii="Times New Roman" w:hAnsi="Times New Roman" w:cs="Times New Roman"/>
          <w:sz w:val="24"/>
          <w:szCs w:val="24"/>
        </w:rPr>
        <w:t>sample location</w:t>
      </w:r>
      <w:r w:rsidR="00DD538F" w:rsidRPr="00FE5824">
        <w:rPr>
          <w:rFonts w:ascii="Times New Roman" w:hAnsi="Times New Roman" w:cs="Times New Roman"/>
          <w:sz w:val="24"/>
          <w:szCs w:val="24"/>
        </w:rPr>
        <w:t xml:space="preserve">s. </w:t>
      </w:r>
      <w:r w:rsidR="00605B35" w:rsidRPr="00FE5824">
        <w:rPr>
          <w:rFonts w:ascii="Times New Roman" w:hAnsi="Times New Roman" w:cs="Times New Roman"/>
          <w:sz w:val="24"/>
          <w:szCs w:val="24"/>
        </w:rPr>
        <w:t xml:space="preserve"> </w:t>
      </w:r>
    </w:p>
    <w:p w14:paraId="537A1C5B" w14:textId="6865F756" w:rsidR="00941058" w:rsidRDefault="00941058" w:rsidP="008A44EA">
      <w:pPr>
        <w:pStyle w:val="NoSpacing"/>
        <w:rPr>
          <w:rFonts w:ascii="Consolas" w:hAnsi="Consolas" w:cs="Times New Roman"/>
          <w:sz w:val="24"/>
          <w:szCs w:val="24"/>
        </w:rPr>
      </w:pPr>
    </w:p>
    <w:p w14:paraId="2ACE8532" w14:textId="610D5C53" w:rsidR="00605B35" w:rsidRPr="0088022B" w:rsidRDefault="00605B35" w:rsidP="008A44EA">
      <w:pPr>
        <w:pStyle w:val="NoSpacing"/>
        <w:rPr>
          <w:rFonts w:ascii="Times New Roman" w:hAnsi="Times New Roman" w:cs="Times New Roman"/>
          <w:i/>
          <w:iCs/>
          <w:sz w:val="24"/>
          <w:szCs w:val="24"/>
        </w:rPr>
      </w:pPr>
      <w:r w:rsidRPr="00A631AD">
        <w:rPr>
          <w:rFonts w:ascii="Times New Roman" w:hAnsi="Times New Roman" w:cs="Times New Roman"/>
          <w:i/>
          <w:iCs/>
          <w:sz w:val="24"/>
          <w:szCs w:val="24"/>
        </w:rPr>
        <w:t>Part 3: Cross-</w:t>
      </w:r>
      <w:r w:rsidR="00FE5824">
        <w:rPr>
          <w:rFonts w:ascii="Times New Roman" w:hAnsi="Times New Roman" w:cs="Times New Roman"/>
          <w:i/>
          <w:iCs/>
          <w:sz w:val="24"/>
          <w:szCs w:val="24"/>
        </w:rPr>
        <w:t xml:space="preserve">sensor </w:t>
      </w:r>
      <w:r w:rsidRPr="00A631AD">
        <w:rPr>
          <w:rFonts w:ascii="Times New Roman" w:hAnsi="Times New Roman" w:cs="Times New Roman"/>
          <w:i/>
          <w:iCs/>
          <w:sz w:val="24"/>
          <w:szCs w:val="24"/>
        </w:rPr>
        <w:t>calibration and phenological modelling</w:t>
      </w:r>
    </w:p>
    <w:p w14:paraId="6E20E907" w14:textId="786577B3" w:rsidR="00EC0F30" w:rsidRPr="006B0E2B" w:rsidRDefault="000F793A"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The derived NDVI time series need to be </w:t>
      </w:r>
      <w:r w:rsidR="00695F3C">
        <w:rPr>
          <w:rFonts w:ascii="Times New Roman" w:hAnsi="Times New Roman" w:cs="Times New Roman"/>
          <w:sz w:val="24"/>
          <w:szCs w:val="24"/>
        </w:rPr>
        <w:t>calibrated</w:t>
      </w:r>
      <w:r>
        <w:rPr>
          <w:rFonts w:ascii="Times New Roman" w:hAnsi="Times New Roman" w:cs="Times New Roman"/>
          <w:sz w:val="24"/>
          <w:szCs w:val="24"/>
        </w:rPr>
        <w:t xml:space="preserve"> across the different </w:t>
      </w:r>
      <w:r w:rsidR="00950167">
        <w:rPr>
          <w:rFonts w:ascii="Times New Roman" w:hAnsi="Times New Roman" w:cs="Times New Roman"/>
          <w:sz w:val="24"/>
          <w:szCs w:val="24"/>
        </w:rPr>
        <w:t>L</w:t>
      </w:r>
      <w:r>
        <w:rPr>
          <w:rFonts w:ascii="Times New Roman" w:hAnsi="Times New Roman" w:cs="Times New Roman"/>
          <w:sz w:val="24"/>
          <w:szCs w:val="24"/>
        </w:rPr>
        <w:t>andsat sensors</w:t>
      </w:r>
      <w:r w:rsidR="00FC5166">
        <w:rPr>
          <w:rFonts w:ascii="Times New Roman" w:hAnsi="Times New Roman" w:cs="Times New Roman"/>
          <w:sz w:val="24"/>
          <w:szCs w:val="24"/>
        </w:rPr>
        <w:t>,</w:t>
      </w:r>
      <w:r>
        <w:rPr>
          <w:rFonts w:ascii="Times New Roman" w:hAnsi="Times New Roman" w:cs="Times New Roman"/>
          <w:sz w:val="24"/>
          <w:szCs w:val="24"/>
        </w:rPr>
        <w:t xml:space="preserve"> and</w:t>
      </w:r>
      <w:r w:rsidR="00500368">
        <w:rPr>
          <w:rFonts w:ascii="Times New Roman" w:hAnsi="Times New Roman" w:cs="Times New Roman"/>
          <w:sz w:val="24"/>
          <w:szCs w:val="24"/>
        </w:rPr>
        <w:t xml:space="preserve"> then </w:t>
      </w:r>
      <w:proofErr w:type="spellStart"/>
      <w:r w:rsidR="00500368">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estimated using the phenological </w:t>
      </w:r>
      <w:r w:rsidR="00FC5166">
        <w:rPr>
          <w:rFonts w:ascii="Times New Roman" w:hAnsi="Times New Roman" w:cs="Times New Roman"/>
          <w:sz w:val="24"/>
          <w:szCs w:val="24"/>
        </w:rPr>
        <w:t>modelling approach</w:t>
      </w:r>
      <w:r>
        <w:rPr>
          <w:rFonts w:ascii="Times New Roman" w:hAnsi="Times New Roman" w:cs="Times New Roman"/>
          <w:sz w:val="24"/>
          <w:szCs w:val="24"/>
        </w:rPr>
        <w:t xml:space="preserve"> (</w:t>
      </w:r>
      <w:r w:rsidR="000B4516">
        <w:rPr>
          <w:rFonts w:ascii="Times New Roman" w:hAnsi="Times New Roman" w:cs="Times New Roman"/>
          <w:sz w:val="24"/>
          <w:szCs w:val="24"/>
        </w:rPr>
        <w:t xml:space="preserve">Code </w:t>
      </w:r>
      <w:r>
        <w:rPr>
          <w:rFonts w:ascii="Times New Roman" w:hAnsi="Times New Roman" w:cs="Times New Roman"/>
          <w:sz w:val="24"/>
          <w:szCs w:val="24"/>
        </w:rPr>
        <w:t>Box 3). We start by cross</w:t>
      </w:r>
      <w:r w:rsidR="00FE5824">
        <w:rPr>
          <w:rFonts w:ascii="Times New Roman" w:hAnsi="Times New Roman" w:cs="Times New Roman"/>
          <w:sz w:val="24"/>
          <w:szCs w:val="24"/>
        </w:rPr>
        <w:t>-</w:t>
      </w:r>
      <w:r>
        <w:rPr>
          <w:rFonts w:ascii="Times New Roman" w:hAnsi="Times New Roman" w:cs="Times New Roman"/>
          <w:sz w:val="24"/>
          <w:szCs w:val="24"/>
        </w:rPr>
        <w:t xml:space="preserve">calibrating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using </w:t>
      </w:r>
      <w:proofErr w:type="spellStart"/>
      <w:r w:rsidRPr="0088022B">
        <w:rPr>
          <w:rFonts w:ascii="Times New Roman" w:hAnsi="Times New Roman" w:cs="Times New Roman"/>
          <w:i/>
          <w:iCs/>
          <w:sz w:val="24"/>
          <w:szCs w:val="24"/>
        </w:rPr>
        <w:t>lsat_calibrate_</w:t>
      </w:r>
      <w:proofErr w:type="gramStart"/>
      <w:r w:rsidRPr="0088022B">
        <w:rPr>
          <w:rFonts w:ascii="Times New Roman" w:hAnsi="Times New Roman" w:cs="Times New Roman"/>
          <w:i/>
          <w:iCs/>
          <w:sz w:val="24"/>
          <w:szCs w:val="24"/>
        </w:rPr>
        <w:t>rf</w:t>
      </w:r>
      <w:proofErr w:type="spellEnd"/>
      <w:r w:rsidRPr="0088022B">
        <w:rPr>
          <w:rFonts w:ascii="Times New Roman" w:hAnsi="Times New Roman" w:cs="Times New Roman"/>
          <w:i/>
          <w:iCs/>
          <w:sz w:val="24"/>
          <w:szCs w:val="24"/>
        </w:rPr>
        <w:t>(</w:t>
      </w:r>
      <w:proofErr w:type="gramEnd"/>
      <w:r w:rsidRPr="0088022B">
        <w:rPr>
          <w:rFonts w:ascii="Times New Roman" w:hAnsi="Times New Roman" w:cs="Times New Roman"/>
          <w:i/>
          <w:iCs/>
          <w:sz w:val="24"/>
          <w:szCs w:val="24"/>
        </w:rPr>
        <w:t>)</w:t>
      </w:r>
      <w:r>
        <w:rPr>
          <w:rFonts w:ascii="Times New Roman" w:hAnsi="Times New Roman" w:cs="Times New Roman"/>
          <w:sz w:val="24"/>
          <w:szCs w:val="24"/>
        </w:rPr>
        <w:t xml:space="preserve">. As the number of observations in the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dataset is too small to calibrate the random forest models, we use the </w:t>
      </w:r>
      <w:r w:rsidR="00EC1406">
        <w:rPr>
          <w:rFonts w:ascii="Times New Roman" w:hAnsi="Times New Roman" w:cs="Times New Roman"/>
          <w:sz w:val="24"/>
          <w:szCs w:val="24"/>
        </w:rPr>
        <w:t xml:space="preserve">pre-processed </w:t>
      </w:r>
      <w:r>
        <w:rPr>
          <w:rFonts w:ascii="Times New Roman" w:hAnsi="Times New Roman" w:cs="Times New Roman"/>
          <w:sz w:val="24"/>
          <w:szCs w:val="24"/>
        </w:rPr>
        <w:t xml:space="preserve">dataset of high latitude observations </w:t>
      </w:r>
      <w:r w:rsidR="00EC1406">
        <w:rPr>
          <w:rFonts w:ascii="Times New Roman" w:hAnsi="Times New Roman" w:cs="Times New Roman"/>
          <w:sz w:val="24"/>
          <w:szCs w:val="24"/>
        </w:rPr>
        <w:t>included</w:t>
      </w:r>
      <w:r>
        <w:rPr>
          <w:rFonts w:ascii="Times New Roman" w:hAnsi="Times New Roman" w:cs="Times New Roman"/>
          <w:sz w:val="24"/>
          <w:szCs w:val="24"/>
        </w:rPr>
        <w:t xml:space="preserve"> with </w:t>
      </w:r>
      <w:proofErr w:type="spellStart"/>
      <w:r w:rsidR="00FC287F">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w:t>
      </w:r>
      <w:r w:rsidR="00695F3C">
        <w:rPr>
          <w:rFonts w:ascii="Times New Roman" w:hAnsi="Times New Roman" w:cs="Times New Roman"/>
          <w:sz w:val="24"/>
          <w:szCs w:val="24"/>
        </w:rPr>
        <w:t xml:space="preserve">The </w:t>
      </w:r>
      <w:r w:rsidR="00FC5166">
        <w:rPr>
          <w:rFonts w:ascii="Times New Roman" w:hAnsi="Times New Roman" w:cs="Times New Roman"/>
          <w:sz w:val="24"/>
          <w:szCs w:val="24"/>
        </w:rPr>
        <w:t xml:space="preserve">function </w:t>
      </w:r>
      <w:r w:rsidR="00695F3C">
        <w:rPr>
          <w:rFonts w:ascii="Times New Roman" w:hAnsi="Times New Roman" w:cs="Times New Roman"/>
          <w:sz w:val="24"/>
          <w:szCs w:val="24"/>
        </w:rPr>
        <w:t>saves the models in a specified output dir</w:t>
      </w:r>
      <w:r w:rsidR="000B4516">
        <w:rPr>
          <w:rFonts w:ascii="Times New Roman" w:hAnsi="Times New Roman" w:cs="Times New Roman"/>
          <w:sz w:val="24"/>
          <w:szCs w:val="24"/>
        </w:rPr>
        <w:t>ectory</w:t>
      </w:r>
      <w:r w:rsidR="00695F3C">
        <w:rPr>
          <w:rFonts w:ascii="Times New Roman" w:hAnsi="Times New Roman" w:cs="Times New Roman"/>
          <w:sz w:val="24"/>
          <w:szCs w:val="24"/>
        </w:rPr>
        <w:t xml:space="preserve"> and generates a series of graphs (Figure 4) and tabular data (Table 3) that help with evaluating model performance. As </w:t>
      </w:r>
      <w:r w:rsidR="00EC0F30">
        <w:rPr>
          <w:rFonts w:ascii="Times New Roman" w:hAnsi="Times New Roman" w:cs="Times New Roman"/>
          <w:sz w:val="24"/>
          <w:szCs w:val="24"/>
        </w:rPr>
        <w:t>desired</w:t>
      </w:r>
      <w:r w:rsidR="00143A07">
        <w:rPr>
          <w:rFonts w:ascii="Times New Roman" w:hAnsi="Times New Roman" w:cs="Times New Roman"/>
          <w:sz w:val="24"/>
          <w:szCs w:val="24"/>
        </w:rPr>
        <w:t>,</w:t>
      </w:r>
      <w:r w:rsidR="00695F3C">
        <w:rPr>
          <w:rFonts w:ascii="Times New Roman" w:hAnsi="Times New Roman" w:cs="Times New Roman"/>
          <w:sz w:val="24"/>
          <w:szCs w:val="24"/>
        </w:rPr>
        <w:t xml:space="preserve"> the</w:t>
      </w:r>
      <w:r w:rsidR="00143A07">
        <w:rPr>
          <w:rFonts w:ascii="Times New Roman" w:hAnsi="Times New Roman" w:cs="Times New Roman"/>
          <w:sz w:val="24"/>
          <w:szCs w:val="24"/>
        </w:rPr>
        <w:t xml:space="preserve"> </w:t>
      </w:r>
      <w:r w:rsidR="00EC0F30">
        <w:rPr>
          <w:rFonts w:ascii="Times New Roman" w:hAnsi="Times New Roman" w:cs="Times New Roman"/>
          <w:sz w:val="24"/>
          <w:szCs w:val="24"/>
        </w:rPr>
        <w:t>calibration reduced the median bias</w:t>
      </w:r>
      <w:r w:rsidR="00143A07">
        <w:rPr>
          <w:rFonts w:ascii="Times New Roman" w:hAnsi="Times New Roman" w:cs="Times New Roman"/>
          <w:sz w:val="24"/>
          <w:szCs w:val="24"/>
        </w:rPr>
        <w:t xml:space="preserve"> between</w:t>
      </w:r>
      <w:r w:rsidR="00EC0F30">
        <w:rPr>
          <w:rFonts w:ascii="Times New Roman" w:hAnsi="Times New Roman" w:cs="Times New Roman"/>
          <w:sz w:val="24"/>
          <w:szCs w:val="24"/>
        </w:rPr>
        <w:t xml:space="preserve"> the</w:t>
      </w:r>
      <w:r w:rsidR="00143A07">
        <w:rPr>
          <w:rFonts w:ascii="Times New Roman" w:hAnsi="Times New Roman" w:cs="Times New Roman"/>
          <w:sz w:val="24"/>
          <w:szCs w:val="24"/>
        </w:rPr>
        <w:t xml:space="preserve"> Landsat 7</w:t>
      </w:r>
      <w:r w:rsidR="00EC0F30">
        <w:rPr>
          <w:rFonts w:ascii="Times New Roman" w:hAnsi="Times New Roman" w:cs="Times New Roman"/>
          <w:sz w:val="24"/>
          <w:szCs w:val="24"/>
        </w:rPr>
        <w:t xml:space="preserve"> observations</w:t>
      </w:r>
      <w:r w:rsidR="00143A07">
        <w:rPr>
          <w:rFonts w:ascii="Times New Roman" w:hAnsi="Times New Roman" w:cs="Times New Roman"/>
          <w:sz w:val="24"/>
          <w:szCs w:val="24"/>
        </w:rPr>
        <w:t xml:space="preserve"> and the Landsat 5 and 8 observations </w:t>
      </w:r>
      <w:r w:rsidR="00EC0F30">
        <w:rPr>
          <w:rFonts w:ascii="Times New Roman" w:hAnsi="Times New Roman" w:cs="Times New Roman"/>
          <w:sz w:val="24"/>
          <w:szCs w:val="24"/>
        </w:rPr>
        <w:t>visually (Figure 4) and statistically (Table 3)</w:t>
      </w:r>
      <w:r w:rsidR="00143A07">
        <w:rPr>
          <w:rFonts w:ascii="Times New Roman" w:hAnsi="Times New Roman" w:cs="Times New Roman"/>
          <w:sz w:val="24"/>
          <w:szCs w:val="24"/>
        </w:rPr>
        <w:t>.</w:t>
      </w:r>
      <w:r w:rsidR="00B35AFF">
        <w:rPr>
          <w:rFonts w:ascii="Times New Roman" w:hAnsi="Times New Roman" w:cs="Times New Roman"/>
          <w:sz w:val="24"/>
          <w:szCs w:val="24"/>
        </w:rPr>
        <w:t xml:space="preserve"> Next, </w:t>
      </w:r>
      <w:r w:rsidR="00F43EA9">
        <w:rPr>
          <w:rFonts w:ascii="Times New Roman" w:hAnsi="Times New Roman" w:cs="Times New Roman"/>
          <w:sz w:val="24"/>
          <w:szCs w:val="24"/>
        </w:rPr>
        <w:t xml:space="preserve">as a step towards </w:t>
      </w:r>
      <w:r w:rsidR="00950167">
        <w:rPr>
          <w:rFonts w:ascii="Times New Roman" w:hAnsi="Times New Roman" w:cs="Times New Roman"/>
          <w:sz w:val="24"/>
          <w:szCs w:val="24"/>
        </w:rPr>
        <w:t>estimat</w:t>
      </w:r>
      <w:r w:rsidR="00F43EA9">
        <w:rPr>
          <w:rFonts w:ascii="Times New Roman" w:hAnsi="Times New Roman" w:cs="Times New Roman"/>
          <w:sz w:val="24"/>
          <w:szCs w:val="24"/>
        </w:rPr>
        <w:t>ing</w:t>
      </w:r>
      <w:r w:rsidR="00950167">
        <w:rPr>
          <w:rFonts w:ascii="Times New Roman" w:hAnsi="Times New Roman" w:cs="Times New Roman"/>
          <w:sz w:val="24"/>
          <w:szCs w:val="24"/>
        </w:rPr>
        <w:t xml:space="preserve"> </w:t>
      </w:r>
      <w:r w:rsidR="00FE5824">
        <w:rPr>
          <w:rFonts w:ascii="Times New Roman" w:hAnsi="Times New Roman" w:cs="Times New Roman"/>
          <w:sz w:val="24"/>
          <w:szCs w:val="24"/>
        </w:rPr>
        <w:t xml:space="preserve">annual </w:t>
      </w:r>
      <w:proofErr w:type="spellStart"/>
      <w:r w:rsidR="00950167">
        <w:rPr>
          <w:rFonts w:ascii="Times New Roman" w:hAnsi="Times New Roman" w:cs="Times New Roman"/>
          <w:sz w:val="24"/>
          <w:szCs w:val="24"/>
        </w:rPr>
        <w:t>NDVI</w:t>
      </w:r>
      <w:r w:rsidR="00500368" w:rsidRPr="00500368">
        <w:rPr>
          <w:rFonts w:ascii="Times New Roman" w:hAnsi="Times New Roman" w:cs="Times New Roman"/>
          <w:sz w:val="24"/>
          <w:szCs w:val="24"/>
          <w:vertAlign w:val="subscript"/>
        </w:rPr>
        <w:t>max</w:t>
      </w:r>
      <w:proofErr w:type="spellEnd"/>
      <w:r w:rsidR="00950167">
        <w:rPr>
          <w:rFonts w:ascii="Times New Roman" w:hAnsi="Times New Roman" w:cs="Times New Roman"/>
          <w:sz w:val="24"/>
          <w:szCs w:val="24"/>
        </w:rPr>
        <w:t xml:space="preserve">, </w:t>
      </w:r>
      <w:r w:rsidR="00B35AFF">
        <w:rPr>
          <w:rFonts w:ascii="Times New Roman" w:hAnsi="Times New Roman" w:cs="Times New Roman"/>
          <w:sz w:val="24"/>
          <w:szCs w:val="24"/>
        </w:rPr>
        <w:t xml:space="preserve">we fit phenological models to the calibrated </w:t>
      </w:r>
      <w:r w:rsidR="00950167">
        <w:rPr>
          <w:rFonts w:ascii="Times New Roman" w:hAnsi="Times New Roman" w:cs="Times New Roman"/>
          <w:sz w:val="24"/>
          <w:szCs w:val="24"/>
        </w:rPr>
        <w:t xml:space="preserve">NDVI </w:t>
      </w:r>
      <w:r w:rsidR="00B35AFF">
        <w:rPr>
          <w:rFonts w:ascii="Times New Roman" w:hAnsi="Times New Roman" w:cs="Times New Roman"/>
          <w:sz w:val="24"/>
          <w:szCs w:val="24"/>
        </w:rPr>
        <w:t xml:space="preserve">time series using </w:t>
      </w:r>
      <w:proofErr w:type="spellStart"/>
      <w:r w:rsidR="00B35AFF" w:rsidRPr="0088022B">
        <w:rPr>
          <w:rFonts w:ascii="Times New Roman" w:hAnsi="Times New Roman" w:cs="Times New Roman"/>
          <w:i/>
          <w:iCs/>
          <w:sz w:val="24"/>
          <w:szCs w:val="24"/>
        </w:rPr>
        <w:t>lsat_fit_phenological_</w:t>
      </w:r>
      <w:proofErr w:type="gramStart"/>
      <w:r w:rsidR="00B35AFF" w:rsidRPr="0088022B">
        <w:rPr>
          <w:rFonts w:ascii="Times New Roman" w:hAnsi="Times New Roman" w:cs="Times New Roman"/>
          <w:i/>
          <w:iCs/>
          <w:sz w:val="24"/>
          <w:szCs w:val="24"/>
        </w:rPr>
        <w:t>curves</w:t>
      </w:r>
      <w:proofErr w:type="spellEnd"/>
      <w:r w:rsidR="00B35AFF" w:rsidRPr="0088022B">
        <w:rPr>
          <w:rFonts w:ascii="Times New Roman" w:hAnsi="Times New Roman" w:cs="Times New Roman"/>
          <w:i/>
          <w:iCs/>
          <w:sz w:val="24"/>
          <w:szCs w:val="24"/>
        </w:rPr>
        <w:t>(</w:t>
      </w:r>
      <w:proofErr w:type="gramEnd"/>
      <w:r w:rsidR="00B35AFF" w:rsidRPr="0088022B">
        <w:rPr>
          <w:rFonts w:ascii="Times New Roman" w:hAnsi="Times New Roman" w:cs="Times New Roman"/>
          <w:i/>
          <w:iCs/>
          <w:sz w:val="24"/>
          <w:szCs w:val="24"/>
        </w:rPr>
        <w:t>)</w:t>
      </w:r>
      <w:r w:rsidR="00B35AFF">
        <w:rPr>
          <w:rFonts w:ascii="Times New Roman" w:hAnsi="Times New Roman" w:cs="Times New Roman"/>
          <w:sz w:val="24"/>
          <w:szCs w:val="24"/>
        </w:rPr>
        <w:t xml:space="preserve">. The function automatically returns </w:t>
      </w:r>
      <w:r w:rsidR="00F43EA9">
        <w:rPr>
          <w:rFonts w:ascii="Times New Roman" w:hAnsi="Times New Roman" w:cs="Times New Roman"/>
          <w:sz w:val="24"/>
          <w:szCs w:val="24"/>
        </w:rPr>
        <w:t xml:space="preserve">a figure with Landsat observations and </w:t>
      </w:r>
      <w:r w:rsidR="00B35AFF">
        <w:rPr>
          <w:rFonts w:ascii="Times New Roman" w:hAnsi="Times New Roman" w:cs="Times New Roman"/>
          <w:sz w:val="24"/>
          <w:szCs w:val="24"/>
        </w:rPr>
        <w:t xml:space="preserve">fitted phenological curves for </w:t>
      </w:r>
      <w:r w:rsidR="00F43EA9">
        <w:rPr>
          <w:rFonts w:ascii="Times New Roman" w:hAnsi="Times New Roman" w:cs="Times New Roman"/>
          <w:sz w:val="24"/>
          <w:szCs w:val="24"/>
        </w:rPr>
        <w:t xml:space="preserve">nine </w:t>
      </w:r>
      <w:r w:rsidR="00B35AFF">
        <w:rPr>
          <w:rFonts w:ascii="Times New Roman" w:hAnsi="Times New Roman" w:cs="Times New Roman"/>
          <w:sz w:val="24"/>
          <w:szCs w:val="24"/>
        </w:rPr>
        <w:t>random sample locations in the dataset (Figure 5).</w:t>
      </w:r>
      <w:r w:rsidR="00F43EA9">
        <w:rPr>
          <w:rFonts w:ascii="Times New Roman" w:hAnsi="Times New Roman" w:cs="Times New Roman"/>
          <w:sz w:val="24"/>
          <w:szCs w:val="24"/>
        </w:rPr>
        <w:t xml:space="preserve"> Each phenological curve characterizes the seasonal progression of NDVI using observations pooled over a multi-year period (here </w:t>
      </w:r>
      <w:r w:rsidR="00A23A73">
        <w:rPr>
          <w:rFonts w:ascii="Times New Roman" w:hAnsi="Times New Roman" w:cs="Times New Roman"/>
          <w:sz w:val="24"/>
          <w:szCs w:val="24"/>
        </w:rPr>
        <w:t xml:space="preserve">an </w:t>
      </w:r>
      <w:proofErr w:type="gramStart"/>
      <w:r w:rsidR="00455540">
        <w:rPr>
          <w:rFonts w:ascii="Times New Roman" w:hAnsi="Times New Roman" w:cs="Times New Roman"/>
          <w:sz w:val="24"/>
          <w:szCs w:val="24"/>
        </w:rPr>
        <w:t>11 year</w:t>
      </w:r>
      <w:proofErr w:type="gramEnd"/>
      <w:r w:rsidR="00A23A73">
        <w:rPr>
          <w:rFonts w:ascii="Times New Roman" w:hAnsi="Times New Roman" w:cs="Times New Roman"/>
          <w:sz w:val="24"/>
          <w:szCs w:val="24"/>
        </w:rPr>
        <w:t xml:space="preserve"> moving window</w:t>
      </w:r>
      <w:r w:rsidR="00455540">
        <w:rPr>
          <w:rFonts w:ascii="Times New Roman" w:hAnsi="Times New Roman" w:cs="Times New Roman"/>
          <w:sz w:val="24"/>
          <w:szCs w:val="24"/>
        </w:rPr>
        <w:t>)</w:t>
      </w:r>
      <w:r w:rsidR="00F64AE3">
        <w:rPr>
          <w:rFonts w:ascii="Times New Roman" w:hAnsi="Times New Roman" w:cs="Times New Roman"/>
          <w:sz w:val="24"/>
          <w:szCs w:val="24"/>
        </w:rPr>
        <w:t xml:space="preserve"> and should be smooth and hump-shaped. Beware of phenological curves with long straight lines that could suggest </w:t>
      </w:r>
      <w:r w:rsidR="00500368">
        <w:rPr>
          <w:rFonts w:ascii="Times New Roman" w:hAnsi="Times New Roman" w:cs="Times New Roman"/>
          <w:sz w:val="24"/>
          <w:szCs w:val="24"/>
        </w:rPr>
        <w:t xml:space="preserve">inadequate seasonal distribution of </w:t>
      </w:r>
      <w:r w:rsidR="00F64AE3">
        <w:rPr>
          <w:rFonts w:ascii="Times New Roman" w:hAnsi="Times New Roman" w:cs="Times New Roman"/>
          <w:sz w:val="24"/>
          <w:szCs w:val="24"/>
        </w:rPr>
        <w:t xml:space="preserve">data used when fitting the curves. </w:t>
      </w:r>
      <w:r w:rsidR="006B0E2B">
        <w:rPr>
          <w:rFonts w:ascii="Times New Roman" w:hAnsi="Times New Roman" w:cs="Times New Roman"/>
          <w:sz w:val="24"/>
          <w:szCs w:val="24"/>
        </w:rPr>
        <w:t xml:space="preserve">Once the models are fitted, the summary statistics (including the estimated </w:t>
      </w:r>
      <w:proofErr w:type="spellStart"/>
      <w:r w:rsidR="006B0E2B">
        <w:rPr>
          <w:rFonts w:ascii="Times New Roman" w:hAnsi="Times New Roman" w:cs="Times New Roman"/>
          <w:sz w:val="24"/>
          <w:szCs w:val="24"/>
        </w:rPr>
        <w:t>NDVI</w:t>
      </w:r>
      <w:r w:rsidR="00455540" w:rsidRPr="00455540">
        <w:rPr>
          <w:rFonts w:ascii="Times New Roman" w:hAnsi="Times New Roman" w:cs="Times New Roman"/>
          <w:sz w:val="24"/>
          <w:szCs w:val="24"/>
          <w:vertAlign w:val="subscript"/>
        </w:rPr>
        <w:t>max</w:t>
      </w:r>
      <w:proofErr w:type="spellEnd"/>
      <w:r w:rsidR="006B0E2B">
        <w:rPr>
          <w:rFonts w:ascii="Times New Roman" w:hAnsi="Times New Roman" w:cs="Times New Roman"/>
          <w:sz w:val="24"/>
          <w:szCs w:val="24"/>
        </w:rPr>
        <w:t xml:space="preserve">) are extracted using </w:t>
      </w:r>
      <w:proofErr w:type="spellStart"/>
      <w:r w:rsidR="006B0E2B" w:rsidRPr="0088022B">
        <w:rPr>
          <w:rFonts w:ascii="Times New Roman" w:hAnsi="Times New Roman" w:cs="Times New Roman"/>
          <w:i/>
          <w:iCs/>
          <w:sz w:val="24"/>
          <w:szCs w:val="24"/>
        </w:rPr>
        <w:t>lsat_summarize_growing_</w:t>
      </w:r>
      <w:proofErr w:type="gramStart"/>
      <w:r w:rsidR="006B0E2B" w:rsidRPr="0088022B">
        <w:rPr>
          <w:rFonts w:ascii="Times New Roman" w:hAnsi="Times New Roman" w:cs="Times New Roman"/>
          <w:i/>
          <w:iCs/>
          <w:sz w:val="24"/>
          <w:szCs w:val="24"/>
        </w:rPr>
        <w:t>seasons</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The </w:t>
      </w:r>
      <w:proofErr w:type="spellStart"/>
      <w:r w:rsidR="006B0E2B" w:rsidRPr="0088022B">
        <w:rPr>
          <w:rFonts w:ascii="Times New Roman" w:hAnsi="Times New Roman" w:cs="Times New Roman"/>
          <w:i/>
          <w:iCs/>
          <w:sz w:val="24"/>
          <w:szCs w:val="24"/>
        </w:rPr>
        <w:t>lsat_evaluate_phenological_</w:t>
      </w:r>
      <w:proofErr w:type="gramStart"/>
      <w:r w:rsidR="006B0E2B" w:rsidRPr="0088022B">
        <w:rPr>
          <w:rFonts w:ascii="Times New Roman" w:hAnsi="Times New Roman" w:cs="Times New Roman"/>
          <w:i/>
          <w:iCs/>
          <w:sz w:val="24"/>
          <w:szCs w:val="24"/>
        </w:rPr>
        <w:t>max</w:t>
      </w:r>
      <w:proofErr w:type="spellEnd"/>
      <w:r w:rsidR="006B0E2B" w:rsidRPr="0088022B">
        <w:rPr>
          <w:rFonts w:ascii="Times New Roman" w:hAnsi="Times New Roman" w:cs="Times New Roman"/>
          <w:i/>
          <w:iCs/>
          <w:sz w:val="24"/>
          <w:szCs w:val="24"/>
        </w:rPr>
        <w:t>(</w:t>
      </w:r>
      <w:proofErr w:type="gramEnd"/>
      <w:r w:rsidR="006B0E2B" w:rsidRPr="0088022B">
        <w:rPr>
          <w:rFonts w:ascii="Times New Roman" w:hAnsi="Times New Roman" w:cs="Times New Roman"/>
          <w:i/>
          <w:iCs/>
          <w:sz w:val="24"/>
          <w:szCs w:val="24"/>
        </w:rPr>
        <w:t>)</w:t>
      </w:r>
      <w:r w:rsidR="006B0E2B">
        <w:rPr>
          <w:rFonts w:ascii="Times New Roman" w:hAnsi="Times New Roman" w:cs="Times New Roman"/>
          <w:sz w:val="24"/>
          <w:szCs w:val="24"/>
        </w:rPr>
        <w:t xml:space="preserve"> can be used to output a </w:t>
      </w:r>
      <w:r w:rsidR="00790CB0">
        <w:rPr>
          <w:rFonts w:ascii="Times New Roman" w:hAnsi="Times New Roman" w:cs="Times New Roman"/>
          <w:sz w:val="24"/>
          <w:szCs w:val="24"/>
        </w:rPr>
        <w:t xml:space="preserve">figure </w:t>
      </w:r>
      <w:r w:rsidR="006B0E2B">
        <w:rPr>
          <w:rFonts w:ascii="Times New Roman" w:hAnsi="Times New Roman" w:cs="Times New Roman"/>
          <w:sz w:val="24"/>
          <w:szCs w:val="24"/>
        </w:rPr>
        <w:t xml:space="preserve">that allows for </w:t>
      </w:r>
      <w:r w:rsidR="00DF6832">
        <w:rPr>
          <w:rFonts w:ascii="Times New Roman" w:hAnsi="Times New Roman" w:cs="Times New Roman"/>
          <w:sz w:val="24"/>
          <w:szCs w:val="24"/>
        </w:rPr>
        <w:t xml:space="preserve">visually </w:t>
      </w:r>
      <w:r w:rsidR="006B0E2B">
        <w:rPr>
          <w:rFonts w:ascii="Times New Roman" w:hAnsi="Times New Roman" w:cs="Times New Roman"/>
          <w:sz w:val="24"/>
          <w:szCs w:val="24"/>
        </w:rPr>
        <w:lastRenderedPageBreak/>
        <w:t xml:space="preserve">assessing the </w:t>
      </w:r>
      <w:r w:rsidR="00DC5435">
        <w:rPr>
          <w:rFonts w:ascii="Times New Roman" w:hAnsi="Times New Roman" w:cs="Times New Roman"/>
          <w:sz w:val="24"/>
          <w:szCs w:val="24"/>
        </w:rPr>
        <w:t xml:space="preserve">performance of modelled </w:t>
      </w:r>
      <w:proofErr w:type="spellStart"/>
      <w:r w:rsidR="00DC5435">
        <w:rPr>
          <w:rFonts w:ascii="Times New Roman" w:hAnsi="Times New Roman" w:cs="Times New Roman"/>
          <w:sz w:val="24"/>
          <w:szCs w:val="24"/>
        </w:rPr>
        <w:t>NDVI</w:t>
      </w:r>
      <w:r w:rsidR="00DF6832" w:rsidRPr="00DF6832">
        <w:rPr>
          <w:rFonts w:ascii="Times New Roman" w:hAnsi="Times New Roman" w:cs="Times New Roman"/>
          <w:sz w:val="24"/>
          <w:szCs w:val="24"/>
          <w:vertAlign w:val="subscript"/>
        </w:rPr>
        <w:t>max</w:t>
      </w:r>
      <w:proofErr w:type="spellEnd"/>
      <w:r w:rsidR="00DC5435">
        <w:rPr>
          <w:rFonts w:ascii="Times New Roman" w:hAnsi="Times New Roman" w:cs="Times New Roman"/>
          <w:sz w:val="24"/>
          <w:szCs w:val="24"/>
        </w:rPr>
        <w:t xml:space="preserve"> </w:t>
      </w:r>
      <w:r w:rsidR="006B0E2B">
        <w:rPr>
          <w:rFonts w:ascii="Times New Roman" w:hAnsi="Times New Roman" w:cs="Times New Roman"/>
          <w:sz w:val="24"/>
          <w:szCs w:val="24"/>
        </w:rPr>
        <w:t>(Figure 6).</w:t>
      </w:r>
      <w:r w:rsidR="005D0F3A">
        <w:rPr>
          <w:rFonts w:ascii="Times New Roman" w:hAnsi="Times New Roman" w:cs="Times New Roman"/>
          <w:sz w:val="24"/>
          <w:szCs w:val="24"/>
        </w:rPr>
        <w:t xml:space="preserve"> </w:t>
      </w:r>
      <w:r w:rsidR="00DC3F02">
        <w:rPr>
          <w:rFonts w:ascii="Times New Roman" w:hAnsi="Times New Roman" w:cs="Times New Roman"/>
          <w:sz w:val="24"/>
          <w:szCs w:val="24"/>
        </w:rPr>
        <w:t xml:space="preserve">In the case of this </w:t>
      </w:r>
      <w:proofErr w:type="spellStart"/>
      <w:r w:rsidR="00DC3F02">
        <w:rPr>
          <w:rFonts w:ascii="Times New Roman" w:hAnsi="Times New Roman" w:cs="Times New Roman"/>
          <w:sz w:val="24"/>
          <w:szCs w:val="24"/>
        </w:rPr>
        <w:t>Disko</w:t>
      </w:r>
      <w:proofErr w:type="spellEnd"/>
      <w:r w:rsidR="00DC3F02">
        <w:rPr>
          <w:rFonts w:ascii="Times New Roman" w:hAnsi="Times New Roman" w:cs="Times New Roman"/>
          <w:sz w:val="24"/>
          <w:szCs w:val="24"/>
        </w:rPr>
        <w:t xml:space="preserve"> Island dataset, </w:t>
      </w:r>
      <w:r w:rsidR="005D0F3A">
        <w:rPr>
          <w:rFonts w:ascii="Times New Roman" w:hAnsi="Times New Roman" w:cs="Times New Roman"/>
          <w:sz w:val="24"/>
          <w:szCs w:val="24"/>
        </w:rPr>
        <w:t xml:space="preserve">modeled </w:t>
      </w:r>
      <w:r w:rsidR="00DC3F02">
        <w:rPr>
          <w:rFonts w:ascii="Times New Roman" w:hAnsi="Times New Roman" w:cs="Times New Roman"/>
          <w:sz w:val="24"/>
          <w:szCs w:val="24"/>
        </w:rPr>
        <w:t xml:space="preserve">estimates of </w:t>
      </w:r>
      <w:proofErr w:type="spellStart"/>
      <w:r w:rsidR="00DC3F02">
        <w:rPr>
          <w:rFonts w:ascii="Times New Roman" w:hAnsi="Times New Roman" w:cs="Times New Roman"/>
          <w:sz w:val="24"/>
          <w:szCs w:val="24"/>
        </w:rPr>
        <w:t>NDVI</w:t>
      </w:r>
      <w:r w:rsidR="00DC3F02" w:rsidRPr="00DC3F02">
        <w:rPr>
          <w:rFonts w:ascii="Times New Roman" w:hAnsi="Times New Roman" w:cs="Times New Roman"/>
          <w:sz w:val="24"/>
          <w:szCs w:val="24"/>
          <w:vertAlign w:val="subscript"/>
        </w:rPr>
        <w:t>max</w:t>
      </w:r>
      <w:proofErr w:type="spellEnd"/>
      <w:r w:rsidR="005D0F3A">
        <w:rPr>
          <w:rFonts w:ascii="Times New Roman" w:hAnsi="Times New Roman" w:cs="Times New Roman"/>
          <w:sz w:val="24"/>
          <w:szCs w:val="24"/>
          <w:vertAlign w:val="subscript"/>
        </w:rPr>
        <w:t xml:space="preserve"> </w:t>
      </w:r>
      <w:r w:rsidR="005D0F3A" w:rsidRPr="005D0F3A">
        <w:rPr>
          <w:rFonts w:ascii="Times New Roman" w:hAnsi="Times New Roman" w:cs="Times New Roman"/>
          <w:sz w:val="24"/>
          <w:szCs w:val="24"/>
        </w:rPr>
        <w:t>tend</w:t>
      </w:r>
      <w:r w:rsidR="005D0F3A">
        <w:rPr>
          <w:rFonts w:ascii="Times New Roman" w:hAnsi="Times New Roman" w:cs="Times New Roman"/>
          <w:sz w:val="24"/>
          <w:szCs w:val="24"/>
          <w:vertAlign w:val="superscript"/>
        </w:rPr>
        <w:t xml:space="preserve"> </w:t>
      </w:r>
      <w:r w:rsidR="005D0F3A">
        <w:rPr>
          <w:rFonts w:ascii="Times New Roman" w:hAnsi="Times New Roman" w:cs="Times New Roman"/>
          <w:sz w:val="24"/>
          <w:szCs w:val="24"/>
        </w:rPr>
        <w:t>to be</w:t>
      </w:r>
      <w:r w:rsidR="00DC3F02">
        <w:rPr>
          <w:rFonts w:ascii="Times New Roman" w:hAnsi="Times New Roman" w:cs="Times New Roman"/>
          <w:sz w:val="24"/>
          <w:szCs w:val="24"/>
        </w:rPr>
        <w:t xml:space="preserve"> biase</w:t>
      </w:r>
      <w:r w:rsidR="005D0F3A">
        <w:rPr>
          <w:rFonts w:ascii="Times New Roman" w:hAnsi="Times New Roman" w:cs="Times New Roman"/>
          <w:sz w:val="24"/>
          <w:szCs w:val="24"/>
        </w:rPr>
        <w:t>d</w:t>
      </w:r>
      <w:r w:rsidR="00DC3F02">
        <w:rPr>
          <w:rFonts w:ascii="Times New Roman" w:hAnsi="Times New Roman" w:cs="Times New Roman"/>
          <w:sz w:val="24"/>
          <w:szCs w:val="24"/>
        </w:rPr>
        <w:t xml:space="preserve"> slightly low (~1%) when </w:t>
      </w:r>
      <w:r w:rsidR="005D0F3A">
        <w:rPr>
          <w:rFonts w:ascii="Times New Roman" w:hAnsi="Times New Roman" w:cs="Times New Roman"/>
          <w:sz w:val="24"/>
          <w:szCs w:val="24"/>
        </w:rPr>
        <w:t xml:space="preserve">only one or two observations are available from a growing season (Figure 6), yet there were rarely such few observations during the period from 2000 to 2020 (Figure 3). </w:t>
      </w:r>
      <w:r w:rsidR="00DC5435">
        <w:rPr>
          <w:rFonts w:ascii="Times New Roman" w:hAnsi="Times New Roman" w:cs="Times New Roman"/>
          <w:sz w:val="24"/>
          <w:szCs w:val="24"/>
        </w:rPr>
        <w:t xml:space="preserve">The final step following the cross-calibration and phenological modelling is the </w:t>
      </w:r>
      <w:r w:rsidR="00982AC0">
        <w:rPr>
          <w:rFonts w:ascii="Times New Roman" w:hAnsi="Times New Roman" w:cs="Times New Roman"/>
          <w:sz w:val="24"/>
          <w:szCs w:val="24"/>
        </w:rPr>
        <w:t>time series</w:t>
      </w:r>
      <w:r w:rsidR="00DC5435">
        <w:rPr>
          <w:rFonts w:ascii="Times New Roman" w:hAnsi="Times New Roman" w:cs="Times New Roman"/>
          <w:sz w:val="24"/>
          <w:szCs w:val="24"/>
        </w:rPr>
        <w:t xml:space="preserve"> analysis. </w:t>
      </w:r>
    </w:p>
    <w:p w14:paraId="0F1E20E6" w14:textId="664131D0" w:rsidR="000F793A" w:rsidRPr="0088022B" w:rsidRDefault="00143A07"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695F3C">
        <w:rPr>
          <w:rFonts w:ascii="Times New Roman" w:hAnsi="Times New Roman" w:cs="Times New Roman"/>
          <w:sz w:val="24"/>
          <w:szCs w:val="24"/>
        </w:rPr>
        <w:t xml:space="preserve">  </w:t>
      </w:r>
      <w:r w:rsidR="000F793A">
        <w:rPr>
          <w:rFonts w:ascii="Times New Roman" w:hAnsi="Times New Roman" w:cs="Times New Roman"/>
          <w:sz w:val="24"/>
          <w:szCs w:val="24"/>
        </w:rPr>
        <w:t xml:space="preserve"> </w:t>
      </w:r>
    </w:p>
    <w:p w14:paraId="54E96BFB" w14:textId="5B12195A" w:rsidR="00DC5435" w:rsidRPr="0088022B"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DC5435">
        <w:rPr>
          <w:rFonts w:ascii="Times New Roman" w:hAnsi="Times New Roman" w:cs="Times New Roman"/>
          <w:sz w:val="24"/>
          <w:szCs w:val="24"/>
        </w:rPr>
        <w:t>Box 3: Cro</w:t>
      </w:r>
      <w:r>
        <w:rPr>
          <w:rFonts w:ascii="Times New Roman" w:hAnsi="Times New Roman" w:cs="Times New Roman"/>
          <w:sz w:val="24"/>
          <w:szCs w:val="24"/>
        </w:rPr>
        <w:t>s</w:t>
      </w:r>
      <w:r w:rsidR="00DC5435">
        <w:rPr>
          <w:rFonts w:ascii="Times New Roman" w:hAnsi="Times New Roman" w:cs="Times New Roman"/>
          <w:sz w:val="24"/>
          <w:szCs w:val="24"/>
        </w:rPr>
        <w:t xml:space="preserve">s-calibration and phenological modelling </w:t>
      </w:r>
    </w:p>
    <w:p w14:paraId="68C11F71" w14:textId="6E425485" w:rsidR="00DC5435" w:rsidRDefault="003A6063"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Cross-calibrate NDVI among sensors using random forest models </w:t>
      </w:r>
    </w:p>
    <w:p w14:paraId="698BD5CC" w14:textId="6651FEB3" w:rsidR="003A6063"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Outputs in </w:t>
      </w:r>
      <w:r w:rsidR="00AF2E38" w:rsidRPr="0088022B">
        <w:rPr>
          <w:rFonts w:ascii="Consolas" w:hAnsi="Consolas" w:cs="Times New Roman"/>
          <w:sz w:val="20"/>
          <w:szCs w:val="20"/>
        </w:rPr>
        <w:t xml:space="preserve">Figure </w:t>
      </w:r>
      <w:r w:rsidR="00CD5E51" w:rsidRPr="0088022B">
        <w:rPr>
          <w:rFonts w:ascii="Consolas" w:hAnsi="Consolas" w:cs="Times New Roman"/>
          <w:sz w:val="20"/>
          <w:szCs w:val="20"/>
        </w:rPr>
        <w:t>4</w:t>
      </w:r>
      <w:r w:rsidR="00AF2E38" w:rsidRPr="0088022B">
        <w:rPr>
          <w:rFonts w:ascii="Consolas" w:hAnsi="Consolas" w:cs="Times New Roman"/>
          <w:sz w:val="20"/>
          <w:szCs w:val="20"/>
        </w:rPr>
        <w:t xml:space="preserve"> and Table </w:t>
      </w:r>
      <w:r w:rsidR="00CD5E51" w:rsidRPr="0088022B">
        <w:rPr>
          <w:rFonts w:ascii="Consolas" w:hAnsi="Consolas" w:cs="Times New Roman"/>
          <w:sz w:val="20"/>
          <w:szCs w:val="20"/>
        </w:rPr>
        <w:t>3</w:t>
      </w:r>
      <w:r>
        <w:rPr>
          <w:rFonts w:ascii="Consolas" w:hAnsi="Consolas" w:cs="Times New Roman"/>
          <w:sz w:val="20"/>
          <w:szCs w:val="20"/>
        </w:rPr>
        <w:t>.</w:t>
      </w:r>
      <w:r w:rsidR="003A6063" w:rsidRPr="0088022B">
        <w:rPr>
          <w:rFonts w:ascii="Consolas" w:hAnsi="Consolas" w:cs="Times New Roman"/>
          <w:sz w:val="20"/>
          <w:szCs w:val="20"/>
        </w:rPr>
        <w:t xml:space="preserve"> </w:t>
      </w:r>
    </w:p>
    <w:p w14:paraId="7A38783E" w14:textId="7545BA68" w:rsidR="00DC5435" w:rsidRDefault="000B4516"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r w:rsidRPr="0094106D">
        <w:rPr>
          <w:rFonts w:ascii="Consolas" w:hAnsi="Consolas" w:cs="Times New Roman"/>
          <w:sz w:val="20"/>
          <w:szCs w:val="20"/>
        </w:rPr>
        <w:t>L</w:t>
      </w:r>
      <w:r w:rsidR="000113B1" w:rsidRPr="0094106D">
        <w:rPr>
          <w:rFonts w:ascii="Consolas" w:hAnsi="Consolas" w:cs="Times New Roman"/>
          <w:sz w:val="20"/>
          <w:szCs w:val="20"/>
        </w:rPr>
        <w:t>sat.dt</w:t>
      </w:r>
      <w:proofErr w:type="spellEnd"/>
      <w:r w:rsidR="000113B1" w:rsidRPr="0094106D">
        <w:rPr>
          <w:rFonts w:ascii="Consolas" w:hAnsi="Consolas" w:cs="Times New Roman"/>
          <w:sz w:val="20"/>
          <w:szCs w:val="20"/>
        </w:rPr>
        <w:t xml:space="preserve"> &lt;- </w:t>
      </w:r>
      <w:proofErr w:type="spellStart"/>
      <w:r w:rsidR="000113B1" w:rsidRPr="0094106D">
        <w:rPr>
          <w:rFonts w:ascii="Consolas" w:hAnsi="Consolas" w:cs="Times New Roman"/>
          <w:sz w:val="20"/>
          <w:szCs w:val="20"/>
        </w:rPr>
        <w:t>lsat_calibrate_</w:t>
      </w:r>
      <w:proofErr w:type="gramStart"/>
      <w:r w:rsidR="000113B1" w:rsidRPr="0094106D">
        <w:rPr>
          <w:rFonts w:ascii="Consolas" w:hAnsi="Consolas" w:cs="Times New Roman"/>
          <w:sz w:val="20"/>
          <w:szCs w:val="20"/>
        </w:rPr>
        <w:t>rf</w:t>
      </w:r>
      <w:proofErr w:type="spellEnd"/>
      <w:r w:rsidR="000113B1" w:rsidRPr="0094106D">
        <w:rPr>
          <w:rFonts w:ascii="Consolas" w:hAnsi="Consolas" w:cs="Times New Roman"/>
          <w:sz w:val="20"/>
          <w:szCs w:val="20"/>
        </w:rPr>
        <w:t>(</w:t>
      </w:r>
      <w:proofErr w:type="gramEnd"/>
    </w:p>
    <w:p w14:paraId="00C9E856"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en-GB"/>
        </w:rPr>
        <w:t xml:space="preserve">  </w:t>
      </w:r>
      <w:r w:rsidR="000113B1" w:rsidRPr="0088022B">
        <w:rPr>
          <w:rFonts w:ascii="Consolas" w:hAnsi="Consolas" w:cs="Times New Roman"/>
          <w:sz w:val="20"/>
          <w:szCs w:val="20"/>
          <w:lang w:val="da-DK"/>
        </w:rPr>
        <w:t xml:space="preserve">lsat.dt, </w:t>
      </w:r>
    </w:p>
    <w:p w14:paraId="3E85A031" w14:textId="4FDC812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da-DK"/>
        </w:rPr>
      </w:pPr>
      <w:r w:rsidRPr="0088022B">
        <w:rPr>
          <w:rFonts w:ascii="Consolas" w:hAnsi="Consolas" w:cs="Times New Roman"/>
          <w:sz w:val="20"/>
          <w:szCs w:val="20"/>
          <w:lang w:val="da-DK"/>
        </w:rPr>
        <w:t xml:space="preserve">  </w:t>
      </w:r>
      <w:r w:rsidR="000113B1" w:rsidRPr="0088022B">
        <w:rPr>
          <w:rFonts w:ascii="Consolas" w:hAnsi="Consolas" w:cs="Times New Roman"/>
          <w:sz w:val="20"/>
          <w:szCs w:val="20"/>
          <w:lang w:val="da-DK"/>
        </w:rPr>
        <w:t xml:space="preserve">band.or.si = </w:t>
      </w:r>
      <w:r w:rsidRPr="0088022B">
        <w:rPr>
          <w:rFonts w:ascii="Consolas" w:hAnsi="Consolas" w:cs="Times New Roman"/>
          <w:sz w:val="20"/>
          <w:szCs w:val="20"/>
          <w:lang w:val="da-DK"/>
        </w:rPr>
        <w:t>‘</w:t>
      </w:r>
      <w:r w:rsidR="000113B1" w:rsidRPr="0088022B">
        <w:rPr>
          <w:rFonts w:ascii="Consolas" w:hAnsi="Consolas" w:cs="Times New Roman"/>
          <w:sz w:val="20"/>
          <w:szCs w:val="20"/>
          <w:lang w:val="da-DK"/>
        </w:rPr>
        <w:t>ndvi</w:t>
      </w:r>
      <w:r w:rsidRPr="0088022B">
        <w:rPr>
          <w:rFonts w:ascii="Consolas" w:hAnsi="Consolas" w:cs="Times New Roman"/>
          <w:sz w:val="20"/>
          <w:szCs w:val="20"/>
          <w:lang w:val="da-DK"/>
        </w:rPr>
        <w:t>’,</w:t>
      </w:r>
    </w:p>
    <w:p w14:paraId="5EFA51D5" w14:textId="2E41D9CC"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da-DK"/>
        </w:rPr>
        <w:t xml:space="preserve">  </w:t>
      </w:r>
      <w:proofErr w:type="spellStart"/>
      <w:proofErr w:type="gramStart"/>
      <w:r w:rsidR="000113B1" w:rsidRPr="006E6FEA">
        <w:rPr>
          <w:rFonts w:ascii="Consolas" w:hAnsi="Consolas" w:cs="Times New Roman"/>
          <w:sz w:val="20"/>
          <w:szCs w:val="20"/>
          <w:lang w:val="en-GB"/>
        </w:rPr>
        <w:t>train.with</w:t>
      </w:r>
      <w:proofErr w:type="gramEnd"/>
      <w:r w:rsidR="000113B1" w:rsidRPr="006E6FEA">
        <w:rPr>
          <w:rFonts w:ascii="Consolas" w:hAnsi="Consolas" w:cs="Times New Roman"/>
          <w:sz w:val="20"/>
          <w:szCs w:val="20"/>
          <w:lang w:val="en-GB"/>
        </w:rPr>
        <w:t>.highlat.data</w:t>
      </w:r>
      <w:proofErr w:type="spellEnd"/>
      <w:r w:rsidR="000113B1" w:rsidRPr="006E6FEA">
        <w:rPr>
          <w:rFonts w:ascii="Consolas" w:hAnsi="Consolas" w:cs="Times New Roman"/>
          <w:sz w:val="20"/>
          <w:szCs w:val="20"/>
          <w:lang w:val="en-GB"/>
        </w:rPr>
        <w:t xml:space="preserve"> = T, </w:t>
      </w:r>
    </w:p>
    <w:p w14:paraId="4CD94711" w14:textId="305749E5"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proofErr w:type="spellStart"/>
      <w:r w:rsidR="000113B1" w:rsidRPr="0088022B">
        <w:rPr>
          <w:rFonts w:ascii="Consolas" w:hAnsi="Consolas" w:cs="Times New Roman"/>
          <w:sz w:val="20"/>
          <w:szCs w:val="20"/>
          <w:lang w:val="en-GB"/>
        </w:rPr>
        <w:t>outdir</w:t>
      </w:r>
      <w:proofErr w:type="spellEnd"/>
      <w:r w:rsidR="000113B1" w:rsidRPr="0088022B">
        <w:rPr>
          <w:rFonts w:ascii="Consolas" w:hAnsi="Consolas" w:cs="Times New Roman"/>
          <w:sz w:val="20"/>
          <w:szCs w:val="20"/>
          <w:lang w:val="en-GB"/>
        </w:rPr>
        <w:t xml:space="preserve"> = </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output/</w:t>
      </w:r>
      <w:proofErr w:type="spellStart"/>
      <w:r w:rsidR="000113B1" w:rsidRPr="0088022B">
        <w:rPr>
          <w:rFonts w:ascii="Consolas" w:hAnsi="Consolas" w:cs="Times New Roman"/>
          <w:sz w:val="20"/>
          <w:szCs w:val="20"/>
          <w:lang w:val="en-GB"/>
        </w:rPr>
        <w:t>ndvi_xcal_smry</w:t>
      </w:r>
      <w:proofErr w:type="spellEnd"/>
      <w:r w:rsidR="000113B1" w:rsidRPr="0088022B">
        <w:rPr>
          <w:rFonts w:ascii="Consolas" w:hAnsi="Consolas" w:cs="Times New Roman"/>
          <w:sz w:val="20"/>
          <w:szCs w:val="20"/>
          <w:lang w:val="en-GB"/>
        </w:rPr>
        <w:t>/</w:t>
      </w:r>
      <w:r w:rsidR="000B4516">
        <w:rPr>
          <w:rFonts w:ascii="Consolas" w:hAnsi="Consolas" w:cs="Times New Roman"/>
          <w:sz w:val="20"/>
          <w:szCs w:val="20"/>
          <w:lang w:val="en-GB"/>
        </w:rPr>
        <w:t>’</w:t>
      </w:r>
      <w:r w:rsidR="000113B1" w:rsidRPr="0088022B">
        <w:rPr>
          <w:rFonts w:ascii="Consolas" w:hAnsi="Consolas" w:cs="Times New Roman"/>
          <w:sz w:val="20"/>
          <w:szCs w:val="20"/>
          <w:lang w:val="en-GB"/>
        </w:rPr>
        <w:t xml:space="preserve">, </w:t>
      </w:r>
    </w:p>
    <w:p w14:paraId="75C6EB33" w14:textId="2107D148" w:rsidR="003A6063"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r w:rsidRPr="0088022B">
        <w:rPr>
          <w:rFonts w:ascii="Consolas" w:hAnsi="Consolas" w:cs="Times New Roman"/>
          <w:sz w:val="20"/>
          <w:szCs w:val="20"/>
          <w:lang w:val="en-GB"/>
        </w:rPr>
        <w:t xml:space="preserve">  </w:t>
      </w:r>
      <w:proofErr w:type="spellStart"/>
      <w:r w:rsidR="000113B1" w:rsidRPr="006E6FEA">
        <w:rPr>
          <w:rFonts w:ascii="Consolas" w:hAnsi="Consolas" w:cs="Times New Roman"/>
          <w:sz w:val="20"/>
          <w:szCs w:val="20"/>
          <w:lang w:val="en-GB"/>
        </w:rPr>
        <w:t>overwrite.col</w:t>
      </w:r>
      <w:proofErr w:type="spellEnd"/>
      <w:r w:rsidR="000113B1" w:rsidRPr="006E6FEA">
        <w:rPr>
          <w:rFonts w:ascii="Consolas" w:hAnsi="Consolas" w:cs="Times New Roman"/>
          <w:sz w:val="20"/>
          <w:szCs w:val="20"/>
          <w:lang w:val="en-GB"/>
        </w:rPr>
        <w:t xml:space="preserve"> = T)</w:t>
      </w:r>
    </w:p>
    <w:p w14:paraId="0168416D" w14:textId="77777777" w:rsidR="00DC5435" w:rsidRPr="006E6FEA"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lang w:val="en-GB"/>
        </w:rPr>
      </w:pPr>
    </w:p>
    <w:p w14:paraId="539AA230" w14:textId="77777777" w:rsidR="00DC5435"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xml:space="preserve"># Fit phenological models (cubic splines) to time series at </w:t>
      </w:r>
    </w:p>
    <w:p w14:paraId="119BA21E" w14:textId="4AF22816"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Pr>
          <w:rFonts w:ascii="Consolas" w:hAnsi="Consolas" w:cs="Times New Roman"/>
          <w:sz w:val="20"/>
          <w:szCs w:val="20"/>
        </w:rPr>
        <w:t xml:space="preserve"># </w:t>
      </w:r>
      <w:proofErr w:type="gramStart"/>
      <w:r w:rsidRPr="0088022B">
        <w:rPr>
          <w:rFonts w:ascii="Consolas" w:hAnsi="Consolas" w:cs="Times New Roman"/>
          <w:sz w:val="20"/>
          <w:szCs w:val="20"/>
        </w:rPr>
        <w:t>each</w:t>
      </w:r>
      <w:proofErr w:type="gramEnd"/>
      <w:r w:rsidRPr="0088022B">
        <w:rPr>
          <w:rFonts w:ascii="Consolas" w:hAnsi="Consolas" w:cs="Times New Roman"/>
          <w:sz w:val="20"/>
          <w:szCs w:val="20"/>
        </w:rPr>
        <w:t xml:space="preserve"> sample location (Figure 5)</w:t>
      </w:r>
    </w:p>
    <w:p w14:paraId="1AA71DC3" w14:textId="2DED06DD"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AA2D22">
        <w:rPr>
          <w:rFonts w:ascii="Consolas" w:hAnsi="Consolas" w:cs="Times New Roman"/>
          <w:sz w:val="20"/>
          <w:szCs w:val="20"/>
        </w:rPr>
        <w:t>lsat.pheno</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lsat_fit_phenological_curves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182D728C"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2901AE3"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Summarize spectral characteristics for each growing season</w:t>
      </w:r>
    </w:p>
    <w:p w14:paraId="0D642885" w14:textId="77B1F436" w:rsidR="00DC5435" w:rsidRPr="00AA2D22"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AA2D22">
        <w:rPr>
          <w:rFonts w:ascii="Consolas" w:hAnsi="Consolas" w:cs="Times New Roman"/>
          <w:sz w:val="20"/>
          <w:szCs w:val="20"/>
        </w:rPr>
        <w:t>lsat.gs.dt</w:t>
      </w:r>
      <w:proofErr w:type="spellEnd"/>
      <w:proofErr w:type="gram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lsat_summarize_growing_seasons</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567336AE"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D058C2D" w14:textId="77777777" w:rsidR="00DC5435" w:rsidRPr="0088022B" w:rsidRDefault="00DC5435" w:rsidP="0088022B">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88022B">
        <w:rPr>
          <w:rFonts w:ascii="Consolas" w:hAnsi="Consolas" w:cs="Times New Roman"/>
          <w:sz w:val="20"/>
          <w:szCs w:val="20"/>
        </w:rPr>
        <w:t># Evaluate the estimates of annual maximum NDVI (Figure 6)</w:t>
      </w:r>
    </w:p>
    <w:p w14:paraId="4C727E9C" w14:textId="34C48296" w:rsidR="00DC5435" w:rsidRDefault="00DC5435"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AA2D22">
        <w:rPr>
          <w:rFonts w:ascii="Consolas" w:hAnsi="Consolas" w:cs="Times New Roman"/>
          <w:sz w:val="20"/>
          <w:szCs w:val="20"/>
        </w:rPr>
        <w:t>lsat.eval</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lsat_evaluate_phenological_max</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lsat.pheno.dt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r w:rsidR="000B4516">
        <w:rPr>
          <w:rFonts w:ascii="Consolas" w:hAnsi="Consolas" w:cs="Times New Roman"/>
          <w:sz w:val="20"/>
          <w:szCs w:val="20"/>
        </w:rPr>
        <w:t>‘</w:t>
      </w:r>
      <w:proofErr w:type="spellStart"/>
      <w:r w:rsidRPr="00AA2D22">
        <w:rPr>
          <w:rFonts w:ascii="Consolas" w:hAnsi="Consolas" w:cs="Times New Roman"/>
          <w:sz w:val="20"/>
          <w:szCs w:val="20"/>
        </w:rPr>
        <w:t>ndvi</w:t>
      </w:r>
      <w:proofErr w:type="spellEnd"/>
      <w:r w:rsidR="000B4516">
        <w:rPr>
          <w:rFonts w:ascii="Consolas" w:hAnsi="Consolas" w:cs="Times New Roman"/>
          <w:sz w:val="20"/>
          <w:szCs w:val="20"/>
        </w:rPr>
        <w:t>’</w:t>
      </w:r>
      <w:r w:rsidRPr="00AA2D22">
        <w:rPr>
          <w:rFonts w:ascii="Consolas" w:hAnsi="Consolas" w:cs="Times New Roman"/>
          <w:sz w:val="20"/>
          <w:szCs w:val="20"/>
        </w:rPr>
        <w:t>)</w:t>
      </w:r>
    </w:p>
    <w:p w14:paraId="71D285F0" w14:textId="77777777" w:rsidR="000B4516" w:rsidRPr="0088022B" w:rsidRDefault="000B4516" w:rsidP="006C265F">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2F6F926B" w14:textId="77777777" w:rsidR="00AF2E38" w:rsidRDefault="00AF2E38" w:rsidP="000113B1">
      <w:pPr>
        <w:pStyle w:val="NoSpacing"/>
        <w:rPr>
          <w:rFonts w:ascii="Times New Roman" w:hAnsi="Times New Roman" w:cs="Times New Roman"/>
          <w:sz w:val="24"/>
          <w:szCs w:val="24"/>
          <w:highlight w:val="yellow"/>
        </w:rPr>
      </w:pPr>
    </w:p>
    <w:p w14:paraId="45B34089" w14:textId="6F087C3B" w:rsidR="00AF2E38" w:rsidRDefault="00C16BE1" w:rsidP="000113B1">
      <w:pPr>
        <w:pStyle w:val="NoSpacing"/>
        <w:rPr>
          <w:rFonts w:ascii="Times New Roman" w:hAnsi="Times New Roman" w:cs="Times New Roman"/>
          <w:sz w:val="24"/>
          <w:szCs w:val="24"/>
          <w:highlight w:val="yellow"/>
        </w:rPr>
      </w:pPr>
      <w:r>
        <w:rPr>
          <w:noProof/>
        </w:rPr>
        <w:lastRenderedPageBreak/>
        <w:drawing>
          <wp:inline distT="0" distB="0" distL="0" distR="0" wp14:anchorId="2F0B8B49" wp14:editId="64EE8D98">
            <wp:extent cx="5009804" cy="4696691"/>
            <wp:effectExtent l="0" t="0" r="635" b="889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6279" cy="4702761"/>
                    </a:xfrm>
                    <a:prstGeom prst="rect">
                      <a:avLst/>
                    </a:prstGeom>
                    <a:noFill/>
                    <a:ln>
                      <a:noFill/>
                    </a:ln>
                  </pic:spPr>
                </pic:pic>
              </a:graphicData>
            </a:graphic>
          </wp:inline>
        </w:drawing>
      </w:r>
    </w:p>
    <w:p w14:paraId="7503A127" w14:textId="186EDB9A" w:rsidR="000B1752" w:rsidRDefault="000113B1" w:rsidP="000113B1">
      <w:pPr>
        <w:pStyle w:val="NoSpacing"/>
        <w:rPr>
          <w:rFonts w:ascii="Times New Roman" w:hAnsi="Times New Roman" w:cs="Times New Roman"/>
          <w:sz w:val="24"/>
          <w:szCs w:val="24"/>
        </w:rPr>
      </w:pPr>
      <w:r w:rsidRPr="00CD5E51">
        <w:rPr>
          <w:rFonts w:ascii="Times New Roman" w:hAnsi="Times New Roman" w:cs="Times New Roman"/>
          <w:sz w:val="24"/>
          <w:szCs w:val="24"/>
        </w:rPr>
        <w:t xml:space="preserve">Figure </w:t>
      </w:r>
      <w:r w:rsidR="00CD5E51" w:rsidRPr="00CD5E51">
        <w:rPr>
          <w:rFonts w:ascii="Times New Roman" w:hAnsi="Times New Roman" w:cs="Times New Roman"/>
          <w:sz w:val="24"/>
          <w:szCs w:val="24"/>
        </w:rPr>
        <w:t>4</w:t>
      </w:r>
      <w:r w:rsidRPr="00CD5E51">
        <w:rPr>
          <w:rFonts w:ascii="Times New Roman" w:hAnsi="Times New Roman" w:cs="Times New Roman"/>
          <w:sz w:val="24"/>
          <w:szCs w:val="24"/>
        </w:rPr>
        <w:t>.</w:t>
      </w:r>
      <w:r w:rsidRPr="000B1752">
        <w:rPr>
          <w:rFonts w:ascii="Times New Roman" w:hAnsi="Times New Roman" w:cs="Times New Roman"/>
          <w:sz w:val="24"/>
          <w:szCs w:val="24"/>
        </w:rPr>
        <w:t xml:space="preserve"> </w:t>
      </w:r>
      <w:r w:rsidR="000B1752">
        <w:rPr>
          <w:rFonts w:ascii="Times New Roman" w:hAnsi="Times New Roman" w:cs="Times New Roman"/>
          <w:sz w:val="24"/>
          <w:szCs w:val="24"/>
        </w:rPr>
        <w:t>R</w:t>
      </w:r>
      <w:r w:rsidR="000B1752" w:rsidRPr="000B1752">
        <w:rPr>
          <w:rFonts w:ascii="Times New Roman" w:hAnsi="Times New Roman" w:cs="Times New Roman"/>
          <w:sz w:val="24"/>
          <w:szCs w:val="24"/>
        </w:rPr>
        <w:t>elationships between</w:t>
      </w:r>
      <w:r w:rsidR="000B1752">
        <w:rPr>
          <w:rFonts w:ascii="Times New Roman" w:hAnsi="Times New Roman" w:cs="Times New Roman"/>
          <w:sz w:val="24"/>
          <w:szCs w:val="24"/>
        </w:rPr>
        <w:t xml:space="preserve"> Landsat 7 NDVI and </w:t>
      </w:r>
      <w:r w:rsidR="00E64191">
        <w:rPr>
          <w:rFonts w:ascii="Times New Roman" w:hAnsi="Times New Roman" w:cs="Times New Roman"/>
          <w:sz w:val="24"/>
          <w:szCs w:val="24"/>
        </w:rPr>
        <w:t xml:space="preserve">both </w:t>
      </w:r>
      <w:r w:rsidR="000B1752">
        <w:rPr>
          <w:rFonts w:ascii="Times New Roman" w:hAnsi="Times New Roman" w:cs="Times New Roman"/>
          <w:sz w:val="24"/>
          <w:szCs w:val="24"/>
        </w:rPr>
        <w:t xml:space="preserve">(a) Landsat 5 NDVI and (b) Landsat 8 NDVI using (left panels) original data and (right panels) data that </w:t>
      </w:r>
      <w:r w:rsidR="00E64191">
        <w:rPr>
          <w:rFonts w:ascii="Times New Roman" w:hAnsi="Times New Roman" w:cs="Times New Roman"/>
          <w:sz w:val="24"/>
          <w:szCs w:val="24"/>
        </w:rPr>
        <w:t xml:space="preserve">were </w:t>
      </w:r>
      <w:proofErr w:type="gramStart"/>
      <w:r w:rsidR="000B1752">
        <w:rPr>
          <w:rFonts w:ascii="Times New Roman" w:hAnsi="Times New Roman" w:cs="Times New Roman"/>
          <w:sz w:val="24"/>
          <w:szCs w:val="24"/>
        </w:rPr>
        <w:t>cross-calibrated</w:t>
      </w:r>
      <w:proofErr w:type="gramEnd"/>
      <w:r w:rsidR="00455CB4">
        <w:rPr>
          <w:rFonts w:ascii="Times New Roman" w:hAnsi="Times New Roman" w:cs="Times New Roman"/>
          <w:sz w:val="24"/>
          <w:szCs w:val="24"/>
        </w:rPr>
        <w:t xml:space="preserve"> with random forest models</w:t>
      </w:r>
      <w:r w:rsidR="000B1752">
        <w:rPr>
          <w:rFonts w:ascii="Times New Roman" w:hAnsi="Times New Roman" w:cs="Times New Roman"/>
          <w:sz w:val="24"/>
          <w:szCs w:val="24"/>
        </w:rPr>
        <w:t>.</w:t>
      </w:r>
      <w:r w:rsidR="00E64191">
        <w:rPr>
          <w:rFonts w:ascii="Times New Roman" w:hAnsi="Times New Roman" w:cs="Times New Roman"/>
          <w:sz w:val="24"/>
          <w:szCs w:val="24"/>
        </w:rPr>
        <w:t xml:space="preserve"> Each point is a sample location from the Arctic – Boreal domain </w:t>
      </w:r>
      <w:bookmarkStart w:id="14" w:name="_Hlk109812948"/>
      <w:r w:rsidR="00E64191">
        <w:rPr>
          <w:rFonts w:ascii="Times New Roman" w:hAnsi="Times New Roman" w:cs="Times New Roman"/>
          <w:sz w:val="24"/>
          <w:szCs w:val="24"/>
        </w:rPr>
        <w:t>where there were temporally overlap</w:t>
      </w:r>
      <w:r w:rsidR="00CC64E0">
        <w:rPr>
          <w:rFonts w:ascii="Times New Roman" w:hAnsi="Times New Roman" w:cs="Times New Roman"/>
          <w:sz w:val="24"/>
          <w:szCs w:val="24"/>
        </w:rPr>
        <w:t>ping</w:t>
      </w:r>
      <w:r w:rsidR="00E64191">
        <w:rPr>
          <w:rFonts w:ascii="Times New Roman" w:hAnsi="Times New Roman" w:cs="Times New Roman"/>
          <w:sz w:val="24"/>
          <w:szCs w:val="24"/>
        </w:rPr>
        <w:t xml:space="preserve"> measurements from pairs </w:t>
      </w:r>
      <w:r w:rsidR="00CC64E0">
        <w:rPr>
          <w:rFonts w:ascii="Times New Roman" w:hAnsi="Times New Roman" w:cs="Times New Roman"/>
          <w:sz w:val="24"/>
          <w:szCs w:val="24"/>
        </w:rPr>
        <w:t xml:space="preserve">of </w:t>
      </w:r>
      <w:r w:rsidR="00E64191">
        <w:rPr>
          <w:rFonts w:ascii="Times New Roman" w:hAnsi="Times New Roman" w:cs="Times New Roman"/>
          <w:sz w:val="24"/>
          <w:szCs w:val="24"/>
        </w:rPr>
        <w:t>Landsat satellites</w:t>
      </w:r>
      <w:bookmarkEnd w:id="14"/>
      <w:r w:rsidR="00E64191">
        <w:rPr>
          <w:rFonts w:ascii="Times New Roman" w:hAnsi="Times New Roman" w:cs="Times New Roman"/>
          <w:sz w:val="24"/>
          <w:szCs w:val="24"/>
        </w:rPr>
        <w:t xml:space="preserve">. Orange diagonal lines depict 1:1 </w:t>
      </w:r>
      <w:proofErr w:type="gramStart"/>
      <w:r w:rsidR="00E64191">
        <w:rPr>
          <w:rFonts w:ascii="Times New Roman" w:hAnsi="Times New Roman" w:cs="Times New Roman"/>
          <w:sz w:val="24"/>
          <w:szCs w:val="24"/>
        </w:rPr>
        <w:t>relationships</w:t>
      </w:r>
      <w:proofErr w:type="gramEnd"/>
      <w:r w:rsidR="00E64191">
        <w:rPr>
          <w:rFonts w:ascii="Times New Roman" w:hAnsi="Times New Roman" w:cs="Times New Roman"/>
          <w:sz w:val="24"/>
          <w:szCs w:val="24"/>
        </w:rPr>
        <w:t>. Model performance metrics are provided in Table</w:t>
      </w:r>
      <w:r w:rsidR="00CD5E51">
        <w:rPr>
          <w:rFonts w:ascii="Times New Roman" w:hAnsi="Times New Roman" w:cs="Times New Roman"/>
          <w:sz w:val="24"/>
          <w:szCs w:val="24"/>
        </w:rPr>
        <w:t xml:space="preserve"> 3</w:t>
      </w:r>
      <w:r w:rsidR="00E64191">
        <w:rPr>
          <w:rFonts w:ascii="Times New Roman" w:hAnsi="Times New Roman" w:cs="Times New Roman"/>
          <w:sz w:val="24"/>
          <w:szCs w:val="24"/>
        </w:rPr>
        <w:t xml:space="preserve">. </w:t>
      </w:r>
      <w:r w:rsidR="00511C14">
        <w:rPr>
          <w:rFonts w:ascii="Times New Roman" w:hAnsi="Times New Roman" w:cs="Times New Roman"/>
          <w:sz w:val="24"/>
          <w:szCs w:val="24"/>
        </w:rPr>
        <w:t xml:space="preserve">Note </w:t>
      </w:r>
      <w:r w:rsidR="0059250E">
        <w:rPr>
          <w:rFonts w:ascii="Times New Roman" w:hAnsi="Times New Roman" w:cs="Times New Roman"/>
          <w:sz w:val="24"/>
          <w:szCs w:val="24"/>
        </w:rPr>
        <w:t xml:space="preserve">that cross-calibration substantially reduces biases </w:t>
      </w:r>
      <w:r w:rsidR="00511C14">
        <w:rPr>
          <w:rFonts w:ascii="Times New Roman" w:hAnsi="Times New Roman" w:cs="Times New Roman"/>
          <w:sz w:val="24"/>
          <w:szCs w:val="24"/>
        </w:rPr>
        <w:t>between sensors</w:t>
      </w:r>
      <w:r w:rsidR="0059250E">
        <w:rPr>
          <w:rFonts w:ascii="Times New Roman" w:hAnsi="Times New Roman" w:cs="Times New Roman"/>
          <w:sz w:val="24"/>
          <w:szCs w:val="24"/>
        </w:rPr>
        <w:t xml:space="preserve"> </w:t>
      </w:r>
      <w:r w:rsidR="000D73DF">
        <w:rPr>
          <w:rFonts w:ascii="Times New Roman" w:hAnsi="Times New Roman" w:cs="Times New Roman"/>
          <w:sz w:val="24"/>
          <w:szCs w:val="24"/>
        </w:rPr>
        <w:t xml:space="preserve">but does </w:t>
      </w:r>
      <w:r w:rsidR="0059250E">
        <w:rPr>
          <w:rFonts w:ascii="Times New Roman" w:hAnsi="Times New Roman" w:cs="Times New Roman"/>
          <w:sz w:val="24"/>
          <w:szCs w:val="24"/>
        </w:rPr>
        <w:t xml:space="preserve">increase scatter. </w:t>
      </w:r>
    </w:p>
    <w:p w14:paraId="548B30CC" w14:textId="78AFB652" w:rsidR="000113B1" w:rsidRDefault="000113B1" w:rsidP="003A6063">
      <w:pPr>
        <w:pStyle w:val="NoSpacing"/>
        <w:rPr>
          <w:rFonts w:ascii="Times New Roman" w:hAnsi="Times New Roman" w:cs="Times New Roman"/>
          <w:sz w:val="32"/>
          <w:szCs w:val="32"/>
        </w:rPr>
      </w:pPr>
    </w:p>
    <w:p w14:paraId="18A78EBD" w14:textId="751F8A1B" w:rsidR="00AB15E1" w:rsidRDefault="005B6315" w:rsidP="003A6063">
      <w:pPr>
        <w:pStyle w:val="NoSpacing"/>
        <w:rPr>
          <w:rFonts w:ascii="Times New Roman" w:hAnsi="Times New Roman" w:cs="Times New Roman"/>
          <w:sz w:val="24"/>
          <w:szCs w:val="24"/>
        </w:rPr>
      </w:pPr>
      <w:r>
        <w:rPr>
          <w:rFonts w:ascii="Times New Roman" w:hAnsi="Times New Roman" w:cs="Times New Roman"/>
          <w:sz w:val="24"/>
          <w:szCs w:val="24"/>
        </w:rPr>
        <w:t>Table</w:t>
      </w:r>
      <w:r w:rsidR="00744D59">
        <w:rPr>
          <w:rFonts w:ascii="Times New Roman" w:hAnsi="Times New Roman" w:cs="Times New Roman"/>
          <w:sz w:val="24"/>
          <w:szCs w:val="24"/>
        </w:rPr>
        <w:t xml:space="preserve"> </w:t>
      </w:r>
      <w:r w:rsidR="00CD5E51">
        <w:rPr>
          <w:rFonts w:ascii="Times New Roman" w:hAnsi="Times New Roman" w:cs="Times New Roman"/>
          <w:sz w:val="24"/>
          <w:szCs w:val="24"/>
        </w:rPr>
        <w:t>3</w:t>
      </w:r>
      <w:r w:rsidR="00744D59">
        <w:rPr>
          <w:rFonts w:ascii="Times New Roman" w:hAnsi="Times New Roman" w:cs="Times New Roman"/>
          <w:sz w:val="24"/>
          <w:szCs w:val="24"/>
        </w:rPr>
        <w:t>. Summary of original biases, performance of random forest models for cross-sensor calibration, and post-calibration biases in NDVI between Landsat 7 ETM</w:t>
      </w:r>
      <w:r w:rsidR="0097587B">
        <w:rPr>
          <w:rFonts w:ascii="Times New Roman" w:hAnsi="Times New Roman" w:cs="Times New Roman"/>
          <w:sz w:val="24"/>
          <w:szCs w:val="24"/>
        </w:rPr>
        <w:t>+</w:t>
      </w:r>
      <w:r w:rsidR="00744D59">
        <w:rPr>
          <w:rFonts w:ascii="Times New Roman" w:hAnsi="Times New Roman" w:cs="Times New Roman"/>
          <w:sz w:val="24"/>
          <w:szCs w:val="24"/>
        </w:rPr>
        <w:t xml:space="preserve"> and either Landsat 5 TM or Landsat 8 </w:t>
      </w:r>
      <w:r w:rsidR="0097587B">
        <w:rPr>
          <w:rFonts w:ascii="Times New Roman" w:hAnsi="Times New Roman" w:cs="Times New Roman"/>
          <w:sz w:val="24"/>
          <w:szCs w:val="24"/>
        </w:rPr>
        <w:t>OLI</w:t>
      </w:r>
      <w:r w:rsidR="00744D59">
        <w:rPr>
          <w:rFonts w:ascii="Times New Roman" w:hAnsi="Times New Roman" w:cs="Times New Roman"/>
          <w:sz w:val="24"/>
          <w:szCs w:val="24"/>
        </w:rPr>
        <w:t xml:space="preserve">. </w:t>
      </w:r>
      <w:r w:rsidR="00AB15E1">
        <w:rPr>
          <w:rFonts w:ascii="Times New Roman" w:hAnsi="Times New Roman" w:cs="Times New Roman"/>
          <w:sz w:val="24"/>
          <w:szCs w:val="24"/>
        </w:rPr>
        <w:t xml:space="preserve">Error metrics were derived internally by the random forest using out-of-bag (OOB, i.e., withheld) data and further assessed using cross-validation, which yielded nearly identical results albeit with further information on post-calibration biases. </w:t>
      </w:r>
    </w:p>
    <w:p w14:paraId="43F8C17A" w14:textId="77777777" w:rsidR="000B1752" w:rsidRDefault="000B1752" w:rsidP="003A6063">
      <w:pPr>
        <w:pStyle w:val="NoSpacing"/>
        <w:rPr>
          <w:rFonts w:ascii="Times New Roman" w:hAnsi="Times New Roman" w:cs="Times New Roman"/>
          <w:sz w:val="24"/>
          <w:szCs w:val="24"/>
        </w:rPr>
      </w:pPr>
    </w:p>
    <w:tbl>
      <w:tblPr>
        <w:tblStyle w:val="TableGrid"/>
        <w:tblW w:w="13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9"/>
        <w:gridCol w:w="228"/>
        <w:gridCol w:w="1863"/>
        <w:gridCol w:w="226"/>
        <w:gridCol w:w="226"/>
        <w:gridCol w:w="226"/>
        <w:gridCol w:w="226"/>
        <w:gridCol w:w="226"/>
        <w:gridCol w:w="226"/>
        <w:gridCol w:w="226"/>
        <w:gridCol w:w="226"/>
      </w:tblGrid>
      <w:tr w:rsidR="00AB15E1" w:rsidRPr="009705F9" w14:paraId="5171CAD0" w14:textId="77777777" w:rsidTr="00E64191">
        <w:trPr>
          <w:trHeight w:val="300"/>
        </w:trPr>
        <w:tc>
          <w:tcPr>
            <w:tcW w:w="0" w:type="auto"/>
            <w:vMerge w:val="restart"/>
            <w:noWrap/>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3"/>
              <w:gridCol w:w="872"/>
              <w:gridCol w:w="872"/>
              <w:gridCol w:w="222"/>
              <w:gridCol w:w="566"/>
              <w:gridCol w:w="794"/>
              <w:gridCol w:w="616"/>
              <w:gridCol w:w="222"/>
              <w:gridCol w:w="566"/>
              <w:gridCol w:w="794"/>
              <w:gridCol w:w="616"/>
              <w:gridCol w:w="872"/>
              <w:gridCol w:w="872"/>
            </w:tblGrid>
            <w:tr w:rsidR="00AB15E1" w:rsidRPr="009705F9" w14:paraId="0E06104A" w14:textId="77777777" w:rsidTr="00EF2C33">
              <w:trPr>
                <w:trHeight w:val="300"/>
              </w:trPr>
              <w:tc>
                <w:tcPr>
                  <w:tcW w:w="0" w:type="auto"/>
                  <w:vMerge w:val="restart"/>
                  <w:tcBorders>
                    <w:top w:val="single" w:sz="4" w:space="0" w:color="auto"/>
                    <w:bottom w:val="nil"/>
                  </w:tcBorders>
                  <w:noWrap/>
                </w:tcPr>
                <w:p w14:paraId="062B2EF4" w14:textId="77777777" w:rsidR="00744D59" w:rsidRDefault="00744D59" w:rsidP="00744D59">
                  <w:pPr>
                    <w:pStyle w:val="NoSpacing"/>
                    <w:rPr>
                      <w:rFonts w:ascii="Times New Roman" w:hAnsi="Times New Roman" w:cs="Times New Roman"/>
                      <w:b/>
                      <w:bCs/>
                      <w:sz w:val="20"/>
                      <w:szCs w:val="20"/>
                    </w:rPr>
                  </w:pPr>
                  <w:r w:rsidRPr="00067A0C">
                    <w:rPr>
                      <w:rFonts w:ascii="Times New Roman" w:hAnsi="Times New Roman" w:cs="Times New Roman"/>
                      <w:b/>
                      <w:bCs/>
                      <w:sz w:val="20"/>
                      <w:szCs w:val="20"/>
                    </w:rPr>
                    <w:t>Satellite</w:t>
                  </w:r>
                  <w:r>
                    <w:rPr>
                      <w:rFonts w:ascii="Times New Roman" w:hAnsi="Times New Roman" w:cs="Times New Roman"/>
                      <w:b/>
                      <w:bCs/>
                      <w:sz w:val="20"/>
                      <w:szCs w:val="20"/>
                    </w:rPr>
                    <w:t xml:space="preserve"> </w:t>
                  </w:r>
                </w:p>
                <w:p w14:paraId="41B4E849" w14:textId="77777777" w:rsidR="00744D59" w:rsidRPr="00067A0C" w:rsidRDefault="00744D59" w:rsidP="00744D59">
                  <w:pPr>
                    <w:pStyle w:val="NoSpacing"/>
                    <w:rPr>
                      <w:rFonts w:ascii="Times New Roman" w:hAnsi="Times New Roman" w:cs="Times New Roman"/>
                      <w:b/>
                      <w:bCs/>
                      <w:sz w:val="20"/>
                      <w:szCs w:val="20"/>
                    </w:rPr>
                  </w:pPr>
                  <w:r>
                    <w:rPr>
                      <w:rFonts w:ascii="Times New Roman" w:hAnsi="Times New Roman" w:cs="Times New Roman"/>
                      <w:b/>
                      <w:bCs/>
                      <w:sz w:val="20"/>
                      <w:szCs w:val="20"/>
                    </w:rPr>
                    <w:t>sensor</w:t>
                  </w:r>
                </w:p>
              </w:tc>
              <w:tc>
                <w:tcPr>
                  <w:tcW w:w="0" w:type="auto"/>
                  <w:gridSpan w:val="2"/>
                  <w:tcBorders>
                    <w:top w:val="single" w:sz="4" w:space="0" w:color="auto"/>
                    <w:bottom w:val="single" w:sz="4" w:space="0" w:color="auto"/>
                  </w:tcBorders>
                  <w:noWrap/>
                </w:tcPr>
                <w:p w14:paraId="54400159" w14:textId="77777777"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Original Data</w:t>
                  </w:r>
                </w:p>
              </w:tc>
              <w:tc>
                <w:tcPr>
                  <w:tcW w:w="0" w:type="auto"/>
                  <w:tcBorders>
                    <w:top w:val="single" w:sz="4" w:space="0" w:color="auto"/>
                    <w:bottom w:val="nil"/>
                  </w:tcBorders>
                </w:tcPr>
                <w:p w14:paraId="3680A274"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3"/>
                  <w:tcBorders>
                    <w:top w:val="single" w:sz="4" w:space="0" w:color="auto"/>
                    <w:bottom w:val="single" w:sz="4" w:space="0" w:color="auto"/>
                  </w:tcBorders>
                  <w:noWrap/>
                </w:tcPr>
                <w:p w14:paraId="7FE4FDED" w14:textId="275A7F8B" w:rsidR="00744D59" w:rsidRPr="00067A0C" w:rsidRDefault="00744D59" w:rsidP="00744D59">
                  <w:pPr>
                    <w:pStyle w:val="NoSpacing"/>
                    <w:jc w:val="center"/>
                    <w:rPr>
                      <w:rFonts w:ascii="Times New Roman" w:hAnsi="Times New Roman" w:cs="Times New Roman"/>
                      <w:b/>
                      <w:bCs/>
                      <w:sz w:val="20"/>
                      <w:szCs w:val="20"/>
                    </w:rPr>
                  </w:pPr>
                  <w:r>
                    <w:rPr>
                      <w:rFonts w:ascii="Times New Roman" w:hAnsi="Times New Roman" w:cs="Times New Roman"/>
                      <w:b/>
                      <w:bCs/>
                      <w:sz w:val="20"/>
                      <w:szCs w:val="20"/>
                    </w:rPr>
                    <w:t>OOB Error</w:t>
                  </w:r>
                  <w:r w:rsidRPr="00067A0C">
                    <w:rPr>
                      <w:rFonts w:ascii="Times New Roman" w:hAnsi="Times New Roman" w:cs="Times New Roman"/>
                      <w:b/>
                      <w:bCs/>
                      <w:sz w:val="20"/>
                      <w:szCs w:val="20"/>
                    </w:rPr>
                    <w:t xml:space="preserve"> Metrics</w:t>
                  </w:r>
                </w:p>
              </w:tc>
              <w:tc>
                <w:tcPr>
                  <w:tcW w:w="0" w:type="auto"/>
                  <w:tcBorders>
                    <w:top w:val="single" w:sz="4" w:space="0" w:color="auto"/>
                    <w:bottom w:val="nil"/>
                  </w:tcBorders>
                </w:tcPr>
                <w:p w14:paraId="0EEE595F" w14:textId="77777777" w:rsidR="00744D59" w:rsidRPr="00067A0C" w:rsidRDefault="00744D59" w:rsidP="00744D59">
                  <w:pPr>
                    <w:pStyle w:val="NoSpacing"/>
                    <w:jc w:val="center"/>
                    <w:rPr>
                      <w:rFonts w:ascii="Times New Roman" w:hAnsi="Times New Roman" w:cs="Times New Roman"/>
                      <w:b/>
                      <w:bCs/>
                      <w:sz w:val="20"/>
                      <w:szCs w:val="20"/>
                    </w:rPr>
                  </w:pPr>
                </w:p>
              </w:tc>
              <w:tc>
                <w:tcPr>
                  <w:tcW w:w="0" w:type="auto"/>
                  <w:gridSpan w:val="5"/>
                  <w:tcBorders>
                    <w:top w:val="single" w:sz="4" w:space="0" w:color="auto"/>
                    <w:bottom w:val="single" w:sz="4" w:space="0" w:color="auto"/>
                  </w:tcBorders>
                  <w:noWrap/>
                </w:tcPr>
                <w:p w14:paraId="68E7571E" w14:textId="5627A455" w:rsidR="00744D59" w:rsidRPr="00067A0C" w:rsidRDefault="00744D59" w:rsidP="00744D59">
                  <w:pPr>
                    <w:pStyle w:val="NoSpacing"/>
                    <w:jc w:val="center"/>
                    <w:rPr>
                      <w:rFonts w:ascii="Times New Roman" w:hAnsi="Times New Roman" w:cs="Times New Roman"/>
                      <w:b/>
                      <w:bCs/>
                      <w:sz w:val="20"/>
                      <w:szCs w:val="20"/>
                    </w:rPr>
                  </w:pPr>
                  <w:r w:rsidRPr="00067A0C">
                    <w:rPr>
                      <w:rFonts w:ascii="Times New Roman" w:hAnsi="Times New Roman" w:cs="Times New Roman"/>
                      <w:b/>
                      <w:bCs/>
                      <w:sz w:val="20"/>
                      <w:szCs w:val="20"/>
                    </w:rPr>
                    <w:t xml:space="preserve">Cross-Validated </w:t>
                  </w:r>
                  <w:r>
                    <w:rPr>
                      <w:rFonts w:ascii="Times New Roman" w:hAnsi="Times New Roman" w:cs="Times New Roman"/>
                      <w:b/>
                      <w:bCs/>
                      <w:sz w:val="20"/>
                      <w:szCs w:val="20"/>
                    </w:rPr>
                    <w:t xml:space="preserve">Error </w:t>
                  </w:r>
                  <w:r w:rsidRPr="00067A0C">
                    <w:rPr>
                      <w:rFonts w:ascii="Times New Roman" w:hAnsi="Times New Roman" w:cs="Times New Roman"/>
                      <w:b/>
                      <w:bCs/>
                      <w:sz w:val="20"/>
                      <w:szCs w:val="20"/>
                    </w:rPr>
                    <w:t>Metrics</w:t>
                  </w:r>
                </w:p>
              </w:tc>
            </w:tr>
            <w:tr w:rsidR="00AB15E1" w:rsidRPr="009705F9" w14:paraId="6A89E4C8" w14:textId="77777777" w:rsidTr="00EF2C33">
              <w:trPr>
                <w:trHeight w:val="300"/>
              </w:trPr>
              <w:tc>
                <w:tcPr>
                  <w:tcW w:w="0" w:type="auto"/>
                  <w:vMerge/>
                  <w:tcBorders>
                    <w:top w:val="nil"/>
                    <w:bottom w:val="single" w:sz="4" w:space="0" w:color="auto"/>
                  </w:tcBorders>
                  <w:noWrap/>
                  <w:hideMark/>
                </w:tcPr>
                <w:p w14:paraId="19AB9A10" w14:textId="77777777" w:rsidR="00744D59" w:rsidRPr="009705F9" w:rsidRDefault="00744D59" w:rsidP="00744D59">
                  <w:pPr>
                    <w:pStyle w:val="NoSpacing"/>
                    <w:rPr>
                      <w:rFonts w:ascii="Times New Roman" w:hAnsi="Times New Roman" w:cs="Times New Roman"/>
                      <w:sz w:val="20"/>
                      <w:szCs w:val="20"/>
                    </w:rPr>
                  </w:pPr>
                </w:p>
              </w:tc>
              <w:tc>
                <w:tcPr>
                  <w:tcW w:w="0" w:type="auto"/>
                  <w:tcBorders>
                    <w:top w:val="single" w:sz="4" w:space="0" w:color="auto"/>
                    <w:bottom w:val="single" w:sz="4" w:space="0" w:color="auto"/>
                  </w:tcBorders>
                  <w:noWrap/>
                  <w:hideMark/>
                </w:tcPr>
                <w:p w14:paraId="67420D9C"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11038B"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63C1DE9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1F84FA55"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xml:space="preserve">% </w:t>
                  </w:r>
                  <w:proofErr w:type="gramStart"/>
                  <w:r w:rsidRPr="00090A00">
                    <w:rPr>
                      <w:rFonts w:ascii="Times New Roman" w:hAnsi="Times New Roman" w:cs="Times New Roman"/>
                      <w:b/>
                      <w:bCs/>
                      <w:sz w:val="20"/>
                      <w:szCs w:val="20"/>
                    </w:rPr>
                    <w:t>bias</w:t>
                  </w:r>
                  <w:proofErr w:type="gramEnd"/>
                </w:p>
              </w:tc>
              <w:tc>
                <w:tcPr>
                  <w:tcW w:w="0" w:type="auto"/>
                  <w:tcBorders>
                    <w:top w:val="nil"/>
                    <w:bottom w:val="single" w:sz="4" w:space="0" w:color="auto"/>
                  </w:tcBorders>
                </w:tcPr>
                <w:p w14:paraId="4B84608D"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3078DA9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27678743"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9BCE11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nil"/>
                    <w:bottom w:val="single" w:sz="4" w:space="0" w:color="auto"/>
                  </w:tcBorders>
                </w:tcPr>
                <w:p w14:paraId="6E1421B2" w14:textId="77777777" w:rsidR="00744D59" w:rsidRPr="00090A00" w:rsidRDefault="00744D59" w:rsidP="00744D59">
                  <w:pPr>
                    <w:pStyle w:val="NoSpacing"/>
                    <w:jc w:val="center"/>
                    <w:rPr>
                      <w:rFonts w:ascii="Times New Roman" w:hAnsi="Times New Roman" w:cs="Times New Roman"/>
                      <w:b/>
                      <w:bCs/>
                      <w:sz w:val="20"/>
                      <w:szCs w:val="20"/>
                    </w:rPr>
                  </w:pPr>
                </w:p>
              </w:tc>
              <w:tc>
                <w:tcPr>
                  <w:tcW w:w="0" w:type="auto"/>
                  <w:tcBorders>
                    <w:top w:val="single" w:sz="4" w:space="0" w:color="auto"/>
                    <w:bottom w:val="single" w:sz="4" w:space="0" w:color="auto"/>
                  </w:tcBorders>
                  <w:noWrap/>
                  <w:hideMark/>
                </w:tcPr>
                <w:p w14:paraId="155D8A8D"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w:t>
                  </w:r>
                  <w:r w:rsidRPr="00090A00">
                    <w:rPr>
                      <w:rFonts w:ascii="Times New Roman" w:hAnsi="Times New Roman" w:cs="Times New Roman"/>
                      <w:b/>
                      <w:bCs/>
                      <w:sz w:val="20"/>
                      <w:szCs w:val="20"/>
                      <w:vertAlign w:val="superscript"/>
                    </w:rPr>
                    <w:t>2</w:t>
                  </w:r>
                </w:p>
              </w:tc>
              <w:tc>
                <w:tcPr>
                  <w:tcW w:w="0" w:type="auto"/>
                  <w:tcBorders>
                    <w:top w:val="single" w:sz="4" w:space="0" w:color="auto"/>
                    <w:bottom w:val="single" w:sz="4" w:space="0" w:color="auto"/>
                  </w:tcBorders>
                  <w:noWrap/>
                  <w:hideMark/>
                </w:tcPr>
                <w:p w14:paraId="4098F174"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RMSE</w:t>
                  </w:r>
                </w:p>
              </w:tc>
              <w:tc>
                <w:tcPr>
                  <w:tcW w:w="0" w:type="auto"/>
                  <w:tcBorders>
                    <w:top w:val="single" w:sz="4" w:space="0" w:color="auto"/>
                    <w:bottom w:val="single" w:sz="4" w:space="0" w:color="auto"/>
                  </w:tcBorders>
                  <w:noWrap/>
                  <w:hideMark/>
                </w:tcPr>
                <w:p w14:paraId="4673CBC0"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N</w:t>
                  </w:r>
                </w:p>
              </w:tc>
              <w:tc>
                <w:tcPr>
                  <w:tcW w:w="0" w:type="auto"/>
                  <w:tcBorders>
                    <w:top w:val="single" w:sz="4" w:space="0" w:color="auto"/>
                    <w:bottom w:val="single" w:sz="4" w:space="0" w:color="auto"/>
                  </w:tcBorders>
                  <w:noWrap/>
                  <w:hideMark/>
                </w:tcPr>
                <w:p w14:paraId="635C721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6C90F6E6"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bias</w:t>
                  </w:r>
                </w:p>
              </w:tc>
              <w:tc>
                <w:tcPr>
                  <w:tcW w:w="0" w:type="auto"/>
                  <w:tcBorders>
                    <w:top w:val="single" w:sz="4" w:space="0" w:color="auto"/>
                    <w:bottom w:val="single" w:sz="4" w:space="0" w:color="auto"/>
                  </w:tcBorders>
                  <w:noWrap/>
                  <w:hideMark/>
                </w:tcPr>
                <w:p w14:paraId="105CD802"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Median</w:t>
                  </w:r>
                </w:p>
                <w:p w14:paraId="54D78158" w14:textId="77777777" w:rsidR="00744D59" w:rsidRPr="00090A00" w:rsidRDefault="00744D59" w:rsidP="00744D59">
                  <w:pPr>
                    <w:pStyle w:val="NoSpacing"/>
                    <w:jc w:val="center"/>
                    <w:rPr>
                      <w:rFonts w:ascii="Times New Roman" w:hAnsi="Times New Roman" w:cs="Times New Roman"/>
                      <w:b/>
                      <w:bCs/>
                      <w:sz w:val="20"/>
                      <w:szCs w:val="20"/>
                    </w:rPr>
                  </w:pPr>
                  <w:r w:rsidRPr="00090A00">
                    <w:rPr>
                      <w:rFonts w:ascii="Times New Roman" w:hAnsi="Times New Roman" w:cs="Times New Roman"/>
                      <w:b/>
                      <w:bCs/>
                      <w:sz w:val="20"/>
                      <w:szCs w:val="20"/>
                    </w:rPr>
                    <w:t xml:space="preserve">% </w:t>
                  </w:r>
                  <w:proofErr w:type="gramStart"/>
                  <w:r w:rsidRPr="00090A00">
                    <w:rPr>
                      <w:rFonts w:ascii="Times New Roman" w:hAnsi="Times New Roman" w:cs="Times New Roman"/>
                      <w:b/>
                      <w:bCs/>
                      <w:sz w:val="20"/>
                      <w:szCs w:val="20"/>
                    </w:rPr>
                    <w:t>bias</w:t>
                  </w:r>
                  <w:proofErr w:type="gramEnd"/>
                </w:p>
              </w:tc>
            </w:tr>
            <w:tr w:rsidR="00AB15E1" w:rsidRPr="009705F9" w14:paraId="44B00E45" w14:textId="77777777" w:rsidTr="00EF2C33">
              <w:trPr>
                <w:trHeight w:val="300"/>
              </w:trPr>
              <w:tc>
                <w:tcPr>
                  <w:tcW w:w="0" w:type="auto"/>
                  <w:tcBorders>
                    <w:top w:val="single" w:sz="4" w:space="0" w:color="auto"/>
                  </w:tcBorders>
                  <w:noWrap/>
                  <w:hideMark/>
                </w:tcPr>
                <w:p w14:paraId="471AC85D" w14:textId="77777777"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5</w:t>
                  </w:r>
                  <w:r>
                    <w:rPr>
                      <w:rFonts w:ascii="Times New Roman" w:hAnsi="Times New Roman" w:cs="Times New Roman"/>
                      <w:sz w:val="20"/>
                      <w:szCs w:val="20"/>
                    </w:rPr>
                    <w:t xml:space="preserve"> TM</w:t>
                  </w:r>
                </w:p>
              </w:tc>
              <w:tc>
                <w:tcPr>
                  <w:tcW w:w="0" w:type="auto"/>
                  <w:tcBorders>
                    <w:top w:val="single" w:sz="4" w:space="0" w:color="auto"/>
                  </w:tcBorders>
                  <w:noWrap/>
                  <w:hideMark/>
                </w:tcPr>
                <w:p w14:paraId="69856D5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-0.04</w:t>
                  </w:r>
                </w:p>
              </w:tc>
              <w:tc>
                <w:tcPr>
                  <w:tcW w:w="0" w:type="auto"/>
                  <w:tcBorders>
                    <w:top w:val="single" w:sz="4" w:space="0" w:color="auto"/>
                  </w:tcBorders>
                  <w:noWrap/>
                  <w:hideMark/>
                </w:tcPr>
                <w:p w14:paraId="3EC1002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-6.1</w:t>
                  </w:r>
                </w:p>
              </w:tc>
              <w:tc>
                <w:tcPr>
                  <w:tcW w:w="0" w:type="auto"/>
                  <w:tcBorders>
                    <w:top w:val="single" w:sz="4" w:space="0" w:color="auto"/>
                  </w:tcBorders>
                </w:tcPr>
                <w:p w14:paraId="0D304FBC"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116F982C"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Pr>
                      <w:rFonts w:ascii="Times New Roman" w:hAnsi="Times New Roman" w:cs="Times New Roman"/>
                      <w:sz w:val="20"/>
                      <w:szCs w:val="20"/>
                    </w:rPr>
                    <w:t>8</w:t>
                  </w:r>
                </w:p>
              </w:tc>
              <w:tc>
                <w:tcPr>
                  <w:tcW w:w="0" w:type="auto"/>
                  <w:tcBorders>
                    <w:top w:val="single" w:sz="4" w:space="0" w:color="auto"/>
                  </w:tcBorders>
                  <w:noWrap/>
                  <w:hideMark/>
                </w:tcPr>
                <w:p w14:paraId="012D7E4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4952C07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4315</w:t>
                  </w:r>
                </w:p>
              </w:tc>
              <w:tc>
                <w:tcPr>
                  <w:tcW w:w="0" w:type="auto"/>
                  <w:tcBorders>
                    <w:top w:val="single" w:sz="4" w:space="0" w:color="auto"/>
                  </w:tcBorders>
                </w:tcPr>
                <w:p w14:paraId="06AE5812" w14:textId="77777777" w:rsidR="00744D59" w:rsidRPr="009705F9" w:rsidRDefault="00744D59" w:rsidP="00744D59">
                  <w:pPr>
                    <w:pStyle w:val="NoSpacing"/>
                    <w:jc w:val="center"/>
                    <w:rPr>
                      <w:rFonts w:ascii="Times New Roman" w:hAnsi="Times New Roman" w:cs="Times New Roman"/>
                      <w:sz w:val="20"/>
                      <w:szCs w:val="20"/>
                    </w:rPr>
                  </w:pPr>
                </w:p>
              </w:tc>
              <w:tc>
                <w:tcPr>
                  <w:tcW w:w="0" w:type="auto"/>
                  <w:tcBorders>
                    <w:top w:val="single" w:sz="4" w:space="0" w:color="auto"/>
                  </w:tcBorders>
                  <w:noWrap/>
                  <w:hideMark/>
                </w:tcPr>
                <w:p w14:paraId="69756A60" w14:textId="3EDE4D49"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w:t>
                  </w:r>
                  <w:r w:rsidR="00AB15E1">
                    <w:rPr>
                      <w:rFonts w:ascii="Times New Roman" w:hAnsi="Times New Roman" w:cs="Times New Roman"/>
                      <w:sz w:val="20"/>
                      <w:szCs w:val="20"/>
                    </w:rPr>
                    <w:t>8</w:t>
                  </w:r>
                </w:p>
              </w:tc>
              <w:tc>
                <w:tcPr>
                  <w:tcW w:w="0" w:type="auto"/>
                  <w:tcBorders>
                    <w:top w:val="single" w:sz="4" w:space="0" w:color="auto"/>
                  </w:tcBorders>
                  <w:noWrap/>
                  <w:hideMark/>
                </w:tcPr>
                <w:p w14:paraId="587EDBC9"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tcBorders>
                    <w:top w:val="single" w:sz="4" w:space="0" w:color="auto"/>
                  </w:tcBorders>
                  <w:noWrap/>
                  <w:hideMark/>
                </w:tcPr>
                <w:p w14:paraId="15C291FA"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1438</w:t>
                  </w:r>
                </w:p>
              </w:tc>
              <w:tc>
                <w:tcPr>
                  <w:tcW w:w="0" w:type="auto"/>
                  <w:tcBorders>
                    <w:top w:val="single" w:sz="4" w:space="0" w:color="auto"/>
                  </w:tcBorders>
                  <w:noWrap/>
                  <w:hideMark/>
                </w:tcPr>
                <w:p w14:paraId="6466E322"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0.001</w:t>
                  </w:r>
                </w:p>
              </w:tc>
              <w:tc>
                <w:tcPr>
                  <w:tcW w:w="0" w:type="auto"/>
                  <w:tcBorders>
                    <w:top w:val="single" w:sz="4" w:space="0" w:color="auto"/>
                  </w:tcBorders>
                  <w:noWrap/>
                  <w:hideMark/>
                </w:tcPr>
                <w:p w14:paraId="5A247BD9"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0.1</w:t>
                  </w:r>
                </w:p>
              </w:tc>
            </w:tr>
            <w:tr w:rsidR="00AB15E1" w:rsidRPr="009705F9" w14:paraId="45A6FB42" w14:textId="77777777" w:rsidTr="00EF2C33">
              <w:trPr>
                <w:trHeight w:val="300"/>
              </w:trPr>
              <w:tc>
                <w:tcPr>
                  <w:tcW w:w="0" w:type="auto"/>
                  <w:noWrap/>
                  <w:hideMark/>
                </w:tcPr>
                <w:p w14:paraId="3120501F" w14:textId="6AF1103D" w:rsidR="00744D59" w:rsidRPr="009705F9" w:rsidRDefault="00744D59" w:rsidP="00744D59">
                  <w:pPr>
                    <w:pStyle w:val="NoSpacing"/>
                    <w:rPr>
                      <w:rFonts w:ascii="Times New Roman" w:hAnsi="Times New Roman" w:cs="Times New Roman"/>
                      <w:sz w:val="20"/>
                      <w:szCs w:val="20"/>
                    </w:rPr>
                  </w:pPr>
                  <w:r>
                    <w:rPr>
                      <w:rFonts w:ascii="Times New Roman" w:hAnsi="Times New Roman" w:cs="Times New Roman"/>
                      <w:sz w:val="20"/>
                      <w:szCs w:val="20"/>
                    </w:rPr>
                    <w:t xml:space="preserve">Landsat </w:t>
                  </w:r>
                  <w:r w:rsidRPr="009705F9">
                    <w:rPr>
                      <w:rFonts w:ascii="Times New Roman" w:hAnsi="Times New Roman" w:cs="Times New Roman"/>
                      <w:sz w:val="20"/>
                      <w:szCs w:val="20"/>
                    </w:rPr>
                    <w:t>8</w:t>
                  </w:r>
                  <w:r>
                    <w:rPr>
                      <w:rFonts w:ascii="Times New Roman" w:hAnsi="Times New Roman" w:cs="Times New Roman"/>
                      <w:sz w:val="20"/>
                      <w:szCs w:val="20"/>
                    </w:rPr>
                    <w:t xml:space="preserve"> </w:t>
                  </w:r>
                  <w:r w:rsidR="001C4250">
                    <w:rPr>
                      <w:rFonts w:ascii="Times New Roman" w:hAnsi="Times New Roman" w:cs="Times New Roman"/>
                      <w:sz w:val="20"/>
                      <w:szCs w:val="20"/>
                    </w:rPr>
                    <w:t>OLI</w:t>
                  </w:r>
                </w:p>
              </w:tc>
              <w:tc>
                <w:tcPr>
                  <w:tcW w:w="0" w:type="auto"/>
                  <w:noWrap/>
                  <w:hideMark/>
                </w:tcPr>
                <w:p w14:paraId="3FAE940C"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0.03</w:t>
                  </w:r>
                </w:p>
              </w:tc>
              <w:tc>
                <w:tcPr>
                  <w:tcW w:w="0" w:type="auto"/>
                  <w:noWrap/>
                  <w:hideMark/>
                </w:tcPr>
                <w:p w14:paraId="27726195" w14:textId="77777777" w:rsidR="00744D59" w:rsidRPr="009705F9" w:rsidRDefault="00744D59" w:rsidP="00744D59">
                  <w:pPr>
                    <w:pStyle w:val="NoSpacing"/>
                    <w:jc w:val="center"/>
                    <w:rPr>
                      <w:rFonts w:ascii="Times New Roman" w:hAnsi="Times New Roman" w:cs="Times New Roman"/>
                      <w:sz w:val="20"/>
                      <w:szCs w:val="20"/>
                    </w:rPr>
                  </w:pPr>
                  <w:r>
                    <w:rPr>
                      <w:rFonts w:ascii="Times New Roman" w:hAnsi="Times New Roman" w:cs="Times New Roman"/>
                      <w:sz w:val="20"/>
                      <w:szCs w:val="20"/>
                    </w:rPr>
                    <w:t>+</w:t>
                  </w:r>
                  <w:r w:rsidRPr="009705F9">
                    <w:rPr>
                      <w:rFonts w:ascii="Times New Roman" w:hAnsi="Times New Roman" w:cs="Times New Roman"/>
                      <w:sz w:val="20"/>
                      <w:szCs w:val="20"/>
                    </w:rPr>
                    <w:t>4.6</w:t>
                  </w:r>
                </w:p>
              </w:tc>
              <w:tc>
                <w:tcPr>
                  <w:tcW w:w="0" w:type="auto"/>
                </w:tcPr>
                <w:p w14:paraId="6A166712"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87D047D"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F221F47" w14:textId="26A5C9A3"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0B16C7FB"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4881</w:t>
                  </w:r>
                </w:p>
              </w:tc>
              <w:tc>
                <w:tcPr>
                  <w:tcW w:w="0" w:type="auto"/>
                </w:tcPr>
                <w:p w14:paraId="04028BEE" w14:textId="77777777" w:rsidR="00744D59" w:rsidRPr="009705F9" w:rsidRDefault="00744D59" w:rsidP="00744D59">
                  <w:pPr>
                    <w:pStyle w:val="NoSpacing"/>
                    <w:jc w:val="center"/>
                    <w:rPr>
                      <w:rFonts w:ascii="Times New Roman" w:hAnsi="Times New Roman" w:cs="Times New Roman"/>
                      <w:sz w:val="20"/>
                      <w:szCs w:val="20"/>
                    </w:rPr>
                  </w:pPr>
                </w:p>
              </w:tc>
              <w:tc>
                <w:tcPr>
                  <w:tcW w:w="0" w:type="auto"/>
                  <w:noWrap/>
                  <w:hideMark/>
                </w:tcPr>
                <w:p w14:paraId="70BECF39" w14:textId="7147C52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0.97</w:t>
                  </w:r>
                </w:p>
              </w:tc>
              <w:tc>
                <w:tcPr>
                  <w:tcW w:w="0" w:type="auto"/>
                  <w:noWrap/>
                  <w:hideMark/>
                </w:tcPr>
                <w:p w14:paraId="6320AC86" w14:textId="69636EFD"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0.03</w:t>
                  </w:r>
                </w:p>
              </w:tc>
              <w:tc>
                <w:tcPr>
                  <w:tcW w:w="0" w:type="auto"/>
                  <w:noWrap/>
                  <w:hideMark/>
                </w:tcPr>
                <w:p w14:paraId="77878364"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1627</w:t>
                  </w:r>
                </w:p>
              </w:tc>
              <w:tc>
                <w:tcPr>
                  <w:tcW w:w="0" w:type="auto"/>
                  <w:noWrap/>
                  <w:hideMark/>
                </w:tcPr>
                <w:p w14:paraId="24C8970E"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-0.001</w:t>
                  </w:r>
                </w:p>
              </w:tc>
              <w:tc>
                <w:tcPr>
                  <w:tcW w:w="0" w:type="auto"/>
                  <w:noWrap/>
                  <w:hideMark/>
                </w:tcPr>
                <w:p w14:paraId="3E57B426" w14:textId="77777777" w:rsidR="00744D59" w:rsidRPr="009705F9" w:rsidRDefault="00744D59" w:rsidP="00744D59">
                  <w:pPr>
                    <w:pStyle w:val="NoSpacing"/>
                    <w:jc w:val="center"/>
                    <w:rPr>
                      <w:rFonts w:ascii="Times New Roman" w:hAnsi="Times New Roman" w:cs="Times New Roman"/>
                      <w:sz w:val="20"/>
                      <w:szCs w:val="20"/>
                    </w:rPr>
                  </w:pPr>
                  <w:r w:rsidRPr="009705F9">
                    <w:rPr>
                      <w:rFonts w:ascii="Times New Roman" w:hAnsi="Times New Roman" w:cs="Times New Roman"/>
                      <w:sz w:val="20"/>
                      <w:szCs w:val="20"/>
                    </w:rPr>
                    <w:t>-0.1</w:t>
                  </w:r>
                </w:p>
              </w:tc>
            </w:tr>
          </w:tbl>
          <w:p w14:paraId="72A2FCE4" w14:textId="01D067FF" w:rsidR="009705F9" w:rsidRPr="00067A0C" w:rsidRDefault="009705F9" w:rsidP="005B6315">
            <w:pPr>
              <w:pStyle w:val="NoSpacing"/>
              <w:rPr>
                <w:rFonts w:ascii="Times New Roman" w:hAnsi="Times New Roman" w:cs="Times New Roman"/>
                <w:b/>
                <w:bCs/>
                <w:sz w:val="20"/>
                <w:szCs w:val="20"/>
              </w:rPr>
            </w:pPr>
          </w:p>
        </w:tc>
        <w:tc>
          <w:tcPr>
            <w:tcW w:w="2087" w:type="dxa"/>
            <w:gridSpan w:val="2"/>
            <w:noWrap/>
          </w:tcPr>
          <w:p w14:paraId="56BBB276" w14:textId="295D77FA"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3"/>
            <w:noWrap/>
          </w:tcPr>
          <w:p w14:paraId="20C27DF6" w14:textId="71FA4607" w:rsidR="009705F9" w:rsidRPr="00067A0C" w:rsidRDefault="009705F9" w:rsidP="009705F9">
            <w:pPr>
              <w:pStyle w:val="NoSpacing"/>
              <w:jc w:val="center"/>
              <w:rPr>
                <w:rFonts w:ascii="Times New Roman" w:hAnsi="Times New Roman" w:cs="Times New Roman"/>
                <w:b/>
                <w:bCs/>
                <w:sz w:val="20"/>
                <w:szCs w:val="20"/>
              </w:rPr>
            </w:pPr>
          </w:p>
        </w:tc>
        <w:tc>
          <w:tcPr>
            <w:tcW w:w="0" w:type="auto"/>
            <w:gridSpan w:val="5"/>
            <w:noWrap/>
          </w:tcPr>
          <w:p w14:paraId="6ABC3608" w14:textId="057B9B1C" w:rsidR="009705F9" w:rsidRPr="00067A0C" w:rsidRDefault="009705F9" w:rsidP="009705F9">
            <w:pPr>
              <w:pStyle w:val="NoSpacing"/>
              <w:jc w:val="center"/>
              <w:rPr>
                <w:rFonts w:ascii="Times New Roman" w:hAnsi="Times New Roman" w:cs="Times New Roman"/>
                <w:b/>
                <w:bCs/>
                <w:sz w:val="20"/>
                <w:szCs w:val="20"/>
              </w:rPr>
            </w:pPr>
          </w:p>
        </w:tc>
      </w:tr>
      <w:tr w:rsidR="002125DD" w:rsidRPr="009705F9" w14:paraId="780DB7EB" w14:textId="77777777" w:rsidTr="00E64191">
        <w:trPr>
          <w:trHeight w:val="300"/>
        </w:trPr>
        <w:tc>
          <w:tcPr>
            <w:tcW w:w="0" w:type="auto"/>
            <w:vMerge/>
            <w:noWrap/>
          </w:tcPr>
          <w:p w14:paraId="085827E6" w14:textId="2A9706E1" w:rsidR="009705F9" w:rsidRPr="009705F9" w:rsidRDefault="009705F9" w:rsidP="005B6315">
            <w:pPr>
              <w:pStyle w:val="NoSpacing"/>
              <w:rPr>
                <w:rFonts w:ascii="Times New Roman" w:hAnsi="Times New Roman" w:cs="Times New Roman"/>
                <w:sz w:val="20"/>
                <w:szCs w:val="20"/>
              </w:rPr>
            </w:pPr>
          </w:p>
        </w:tc>
        <w:tc>
          <w:tcPr>
            <w:tcW w:w="0" w:type="auto"/>
            <w:noWrap/>
          </w:tcPr>
          <w:p w14:paraId="38FF5FD9" w14:textId="6B68DE9F" w:rsidR="009705F9" w:rsidRPr="00090A00" w:rsidRDefault="009705F9" w:rsidP="009705F9">
            <w:pPr>
              <w:pStyle w:val="NoSpacing"/>
              <w:jc w:val="center"/>
              <w:rPr>
                <w:rFonts w:ascii="Times New Roman" w:hAnsi="Times New Roman" w:cs="Times New Roman"/>
                <w:b/>
                <w:bCs/>
                <w:sz w:val="20"/>
                <w:szCs w:val="20"/>
              </w:rPr>
            </w:pPr>
          </w:p>
        </w:tc>
        <w:tc>
          <w:tcPr>
            <w:tcW w:w="1846" w:type="dxa"/>
            <w:noWrap/>
          </w:tcPr>
          <w:p w14:paraId="380CD1A3" w14:textId="31141B52"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5ED330D5" w14:textId="12B12639"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67053451" w14:textId="22618828"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DB4F891" w14:textId="1F65E07B"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32B0B728" w14:textId="2827F16E"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406F4343" w14:textId="55C9575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77430FE" w14:textId="32C1F463"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0F8836F9" w14:textId="2ED8159D" w:rsidR="009705F9" w:rsidRPr="00090A00" w:rsidRDefault="009705F9" w:rsidP="009705F9">
            <w:pPr>
              <w:pStyle w:val="NoSpacing"/>
              <w:jc w:val="center"/>
              <w:rPr>
                <w:rFonts w:ascii="Times New Roman" w:hAnsi="Times New Roman" w:cs="Times New Roman"/>
                <w:b/>
                <w:bCs/>
                <w:sz w:val="20"/>
                <w:szCs w:val="20"/>
              </w:rPr>
            </w:pPr>
          </w:p>
        </w:tc>
        <w:tc>
          <w:tcPr>
            <w:tcW w:w="0" w:type="auto"/>
            <w:noWrap/>
          </w:tcPr>
          <w:p w14:paraId="77B1B8DC" w14:textId="333261A0" w:rsidR="009705F9" w:rsidRPr="00090A00" w:rsidRDefault="009705F9" w:rsidP="009705F9">
            <w:pPr>
              <w:pStyle w:val="NoSpacing"/>
              <w:jc w:val="center"/>
              <w:rPr>
                <w:rFonts w:ascii="Times New Roman" w:hAnsi="Times New Roman" w:cs="Times New Roman"/>
                <w:b/>
                <w:bCs/>
                <w:sz w:val="20"/>
                <w:szCs w:val="20"/>
              </w:rPr>
            </w:pPr>
          </w:p>
        </w:tc>
      </w:tr>
    </w:tbl>
    <w:p w14:paraId="4D411EC4" w14:textId="77777777" w:rsidR="000113B1" w:rsidRPr="00E46970" w:rsidRDefault="000113B1" w:rsidP="003A6063">
      <w:pPr>
        <w:pStyle w:val="NoSpacing"/>
        <w:rPr>
          <w:rFonts w:ascii="Times New Roman" w:hAnsi="Times New Roman" w:cs="Times New Roman"/>
          <w:sz w:val="32"/>
          <w:szCs w:val="32"/>
        </w:rPr>
      </w:pPr>
    </w:p>
    <w:p w14:paraId="7B661930" w14:textId="03455D6D" w:rsidR="00A70F9A" w:rsidRDefault="00A70F9A" w:rsidP="003A6063">
      <w:pPr>
        <w:pStyle w:val="NoSpacing"/>
        <w:rPr>
          <w:rFonts w:ascii="Times New Roman" w:hAnsi="Times New Roman" w:cs="Times New Roman"/>
          <w:sz w:val="24"/>
          <w:szCs w:val="24"/>
        </w:rPr>
      </w:pPr>
    </w:p>
    <w:p w14:paraId="171DD0E1" w14:textId="03E330A4" w:rsidR="005937E1" w:rsidRDefault="00237553" w:rsidP="003A6063">
      <w:pPr>
        <w:pStyle w:val="NoSpacing"/>
        <w:rPr>
          <w:rFonts w:ascii="Times New Roman" w:hAnsi="Times New Roman" w:cs="Times New Roman"/>
          <w:sz w:val="24"/>
          <w:szCs w:val="24"/>
        </w:rPr>
      </w:pPr>
      <w:r>
        <w:rPr>
          <w:noProof/>
        </w:rPr>
        <w:drawing>
          <wp:inline distT="0" distB="0" distL="0" distR="0" wp14:anchorId="0D81725C" wp14:editId="07E5B1C8">
            <wp:extent cx="5943600" cy="4622800"/>
            <wp:effectExtent l="0" t="0" r="0" b="635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0940821E" w14:textId="4B240532" w:rsidR="00DC5435" w:rsidRDefault="00E711A1" w:rsidP="00DC5435">
      <w:pPr>
        <w:pStyle w:val="NoSpacing"/>
        <w:rPr>
          <w:rFonts w:ascii="Times New Roman" w:hAnsi="Times New Roman" w:cs="Times New Roman"/>
          <w:i/>
          <w:iCs/>
          <w:sz w:val="24"/>
          <w:szCs w:val="24"/>
        </w:rPr>
      </w:pPr>
      <w:r w:rsidRPr="009861B2">
        <w:rPr>
          <w:rFonts w:ascii="Times New Roman" w:hAnsi="Times New Roman" w:cs="Times New Roman"/>
          <w:sz w:val="24"/>
          <w:szCs w:val="24"/>
        </w:rPr>
        <w:t xml:space="preserve">Figure </w:t>
      </w:r>
      <w:r w:rsidR="00885AA9" w:rsidRPr="009861B2">
        <w:rPr>
          <w:rFonts w:ascii="Times New Roman" w:hAnsi="Times New Roman" w:cs="Times New Roman"/>
          <w:sz w:val="24"/>
          <w:szCs w:val="24"/>
        </w:rPr>
        <w:t>5</w:t>
      </w:r>
      <w:r w:rsidRPr="009861B2">
        <w:rPr>
          <w:rFonts w:ascii="Times New Roman" w:hAnsi="Times New Roman" w:cs="Times New Roman"/>
          <w:sz w:val="24"/>
          <w:szCs w:val="24"/>
        </w:rPr>
        <w:t xml:space="preserve">. </w:t>
      </w:r>
      <w:r w:rsidR="00AB4762">
        <w:rPr>
          <w:rFonts w:ascii="Times New Roman" w:hAnsi="Times New Roman" w:cs="Times New Roman"/>
          <w:sz w:val="24"/>
          <w:szCs w:val="24"/>
        </w:rPr>
        <w:t xml:space="preserve">Seasonal progression of </w:t>
      </w:r>
      <w:r w:rsidR="009861B2">
        <w:rPr>
          <w:rFonts w:ascii="Times New Roman" w:hAnsi="Times New Roman" w:cs="Times New Roman"/>
          <w:sz w:val="24"/>
          <w:szCs w:val="24"/>
        </w:rPr>
        <w:t xml:space="preserve">Landsat </w:t>
      </w:r>
      <w:r w:rsidR="009229C9">
        <w:rPr>
          <w:rFonts w:ascii="Times New Roman" w:hAnsi="Times New Roman" w:cs="Times New Roman"/>
          <w:sz w:val="24"/>
          <w:szCs w:val="24"/>
        </w:rPr>
        <w:t xml:space="preserve">NDVI </w:t>
      </w:r>
      <w:r w:rsidR="00AB4762">
        <w:rPr>
          <w:rFonts w:ascii="Times New Roman" w:hAnsi="Times New Roman" w:cs="Times New Roman"/>
          <w:sz w:val="24"/>
          <w:szCs w:val="24"/>
        </w:rPr>
        <w:t xml:space="preserve">and </w:t>
      </w:r>
      <w:r w:rsidR="009861B2">
        <w:rPr>
          <w:rFonts w:ascii="Times New Roman" w:hAnsi="Times New Roman" w:cs="Times New Roman"/>
          <w:sz w:val="24"/>
          <w:szCs w:val="24"/>
        </w:rPr>
        <w:t xml:space="preserve">phenological curves for nine random sample locations from the study area </w:t>
      </w:r>
      <w:r w:rsidR="00AB4762">
        <w:rPr>
          <w:rFonts w:ascii="Times New Roman" w:hAnsi="Times New Roman" w:cs="Times New Roman"/>
          <w:sz w:val="24"/>
          <w:szCs w:val="24"/>
        </w:rPr>
        <w:t>on</w:t>
      </w:r>
      <w:r w:rsidR="009861B2">
        <w:rPr>
          <w:rFonts w:ascii="Times New Roman" w:hAnsi="Times New Roman" w:cs="Times New Roman"/>
          <w:sz w:val="24"/>
          <w:szCs w:val="24"/>
        </w:rPr>
        <w:t xml:space="preserve"> </w:t>
      </w:r>
      <w:proofErr w:type="spellStart"/>
      <w:r w:rsidR="009861B2">
        <w:rPr>
          <w:rFonts w:ascii="Times New Roman" w:hAnsi="Times New Roman" w:cs="Times New Roman"/>
          <w:sz w:val="24"/>
          <w:szCs w:val="24"/>
        </w:rPr>
        <w:t>Disko</w:t>
      </w:r>
      <w:proofErr w:type="spellEnd"/>
      <w:r w:rsidR="009861B2">
        <w:rPr>
          <w:rFonts w:ascii="Times New Roman" w:hAnsi="Times New Roman" w:cs="Times New Roman"/>
          <w:sz w:val="24"/>
          <w:szCs w:val="24"/>
        </w:rPr>
        <w:t xml:space="preserve"> Island.</w:t>
      </w:r>
      <w:r w:rsidR="009229C9">
        <w:rPr>
          <w:rFonts w:ascii="Times New Roman" w:hAnsi="Times New Roman" w:cs="Times New Roman"/>
          <w:sz w:val="24"/>
          <w:szCs w:val="24"/>
        </w:rPr>
        <w:t xml:space="preserve"> Each point is an observation sorted by the day</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of</w:t>
      </w:r>
      <w:r w:rsidR="00AB4762">
        <w:rPr>
          <w:rFonts w:ascii="Times New Roman" w:hAnsi="Times New Roman" w:cs="Times New Roman"/>
          <w:sz w:val="24"/>
          <w:szCs w:val="24"/>
        </w:rPr>
        <w:t xml:space="preserve"> </w:t>
      </w:r>
      <w:r w:rsidR="009229C9">
        <w:rPr>
          <w:rFonts w:ascii="Times New Roman" w:hAnsi="Times New Roman" w:cs="Times New Roman"/>
          <w:sz w:val="24"/>
          <w:szCs w:val="24"/>
        </w:rPr>
        <w:t>year it was acquired and colored by the year of acquisition.</w:t>
      </w:r>
      <w:r w:rsidR="00AB4762">
        <w:rPr>
          <w:rFonts w:ascii="Times New Roman" w:hAnsi="Times New Roman" w:cs="Times New Roman"/>
          <w:sz w:val="24"/>
          <w:szCs w:val="24"/>
        </w:rPr>
        <w:t xml:space="preserve"> Each phenological curve was fit to observations pooled over an 11-year window centered on each focal year.  </w:t>
      </w:r>
      <w:r w:rsidR="009229C9">
        <w:rPr>
          <w:rFonts w:ascii="Times New Roman" w:hAnsi="Times New Roman" w:cs="Times New Roman"/>
          <w:sz w:val="24"/>
          <w:szCs w:val="24"/>
        </w:rPr>
        <w:t xml:space="preserve">  </w:t>
      </w:r>
    </w:p>
    <w:p w14:paraId="4671BCB5" w14:textId="690CE464" w:rsidR="003A6063" w:rsidRDefault="003A6063" w:rsidP="003A6063">
      <w:pPr>
        <w:pStyle w:val="NoSpacing"/>
        <w:rPr>
          <w:rFonts w:ascii="Times New Roman" w:hAnsi="Times New Roman" w:cs="Times New Roman"/>
          <w:sz w:val="24"/>
          <w:szCs w:val="24"/>
        </w:rPr>
      </w:pPr>
    </w:p>
    <w:p w14:paraId="2EA2B02A" w14:textId="5469998E" w:rsidR="006370FB" w:rsidRDefault="006A038E" w:rsidP="003A6063">
      <w:pPr>
        <w:pStyle w:val="NoSpacing"/>
        <w:rPr>
          <w:rFonts w:ascii="Times New Roman" w:hAnsi="Times New Roman" w:cs="Times New Roman"/>
          <w:sz w:val="24"/>
          <w:szCs w:val="24"/>
        </w:rPr>
      </w:pPr>
      <w:r>
        <w:rPr>
          <w:noProof/>
        </w:rPr>
        <w:lastRenderedPageBreak/>
        <w:drawing>
          <wp:inline distT="0" distB="0" distL="0" distR="0" wp14:anchorId="346514DD" wp14:editId="205ABF4C">
            <wp:extent cx="5486400" cy="36576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08665F77" w14:textId="76747583" w:rsidR="005637EC" w:rsidRPr="0085687E" w:rsidRDefault="006370FB"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Figure </w:t>
      </w:r>
      <w:r w:rsidR="00885AA9">
        <w:rPr>
          <w:rFonts w:ascii="Times New Roman" w:hAnsi="Times New Roman" w:cs="Times New Roman"/>
          <w:sz w:val="24"/>
          <w:szCs w:val="24"/>
        </w:rPr>
        <w:t>6</w:t>
      </w:r>
      <w:r>
        <w:rPr>
          <w:rFonts w:ascii="Times New Roman" w:hAnsi="Times New Roman" w:cs="Times New Roman"/>
          <w:sz w:val="24"/>
          <w:szCs w:val="24"/>
        </w:rPr>
        <w:t xml:space="preserve">. </w:t>
      </w:r>
      <w:r w:rsidR="005637EC">
        <w:rPr>
          <w:rFonts w:ascii="Times New Roman" w:hAnsi="Times New Roman" w:cs="Times New Roman"/>
          <w:sz w:val="24"/>
          <w:szCs w:val="24"/>
        </w:rPr>
        <w:t>Raw estimates of annual maximum NDVI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biased low when few Landsat observations are available from a given growing season, whereas </w:t>
      </w:r>
      <w:proofErr w:type="spellStart"/>
      <w:r w:rsidR="005637EC">
        <w:rPr>
          <w:rFonts w:ascii="Times New Roman" w:hAnsi="Times New Roman" w:cs="Times New Roman"/>
          <w:sz w:val="24"/>
          <w:szCs w:val="24"/>
        </w:rPr>
        <w:t>phenologically</w:t>
      </w:r>
      <w:proofErr w:type="spellEnd"/>
      <w:r w:rsidR="005637EC">
        <w:rPr>
          <w:rFonts w:ascii="Times New Roman" w:hAnsi="Times New Roman" w:cs="Times New Roman"/>
          <w:sz w:val="24"/>
          <w:szCs w:val="24"/>
        </w:rPr>
        <w:t xml:space="preserve"> modeled estimates of </w:t>
      </w:r>
      <w:proofErr w:type="spellStart"/>
      <w:r w:rsidR="005637EC">
        <w:rPr>
          <w:rFonts w:ascii="Times New Roman" w:hAnsi="Times New Roman" w:cs="Times New Roman"/>
          <w:sz w:val="24"/>
          <w:szCs w:val="24"/>
        </w:rPr>
        <w:t>NDVI</w:t>
      </w:r>
      <w:r w:rsidR="005637EC" w:rsidRPr="005637EC">
        <w:rPr>
          <w:rFonts w:ascii="Times New Roman" w:hAnsi="Times New Roman" w:cs="Times New Roman"/>
          <w:sz w:val="24"/>
          <w:szCs w:val="24"/>
          <w:vertAlign w:val="subscript"/>
        </w:rPr>
        <w:t>max</w:t>
      </w:r>
      <w:proofErr w:type="spellEnd"/>
      <w:r w:rsidR="005637EC">
        <w:rPr>
          <w:rFonts w:ascii="Times New Roman" w:hAnsi="Times New Roman" w:cs="Times New Roman"/>
          <w:sz w:val="24"/>
          <w:szCs w:val="24"/>
        </w:rPr>
        <w:t xml:space="preserve"> are minimally impacted by the availability of observations.</w:t>
      </w:r>
      <w:r w:rsidR="00CC575E">
        <w:rPr>
          <w:rFonts w:ascii="Times New Roman" w:hAnsi="Times New Roman" w:cs="Times New Roman"/>
          <w:sz w:val="24"/>
          <w:szCs w:val="24"/>
        </w:rPr>
        <w:t xml:space="preserve"> The figure summarizes how raw and modeled estimate</w:t>
      </w:r>
      <w:r w:rsidR="00513809">
        <w:rPr>
          <w:rFonts w:ascii="Times New Roman" w:hAnsi="Times New Roman" w:cs="Times New Roman"/>
          <w:sz w:val="24"/>
          <w:szCs w:val="24"/>
        </w:rPr>
        <w:t>s</w:t>
      </w:r>
      <w:r w:rsidR="00CC575E">
        <w:rPr>
          <w:rFonts w:ascii="Times New Roman" w:hAnsi="Times New Roman" w:cs="Times New Roman"/>
          <w:sz w:val="24"/>
          <w:szCs w:val="24"/>
        </w:rPr>
        <w:t xml:space="preserve"> of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differ from observed </w:t>
      </w:r>
      <w:proofErr w:type="spellStart"/>
      <w:r w:rsidR="00CC575E">
        <w:rPr>
          <w:rFonts w:ascii="Times New Roman" w:hAnsi="Times New Roman" w:cs="Times New Roman"/>
          <w:sz w:val="24"/>
          <w:szCs w:val="24"/>
        </w:rPr>
        <w:t>NDVI</w:t>
      </w:r>
      <w:r w:rsidR="00CC575E" w:rsidRPr="00CC575E">
        <w:rPr>
          <w:rFonts w:ascii="Times New Roman" w:hAnsi="Times New Roman" w:cs="Times New Roman"/>
          <w:sz w:val="24"/>
          <w:szCs w:val="24"/>
          <w:vertAlign w:val="subscript"/>
        </w:rPr>
        <w:t>max</w:t>
      </w:r>
      <w:proofErr w:type="spellEnd"/>
      <w:r w:rsidR="00CC575E">
        <w:rPr>
          <w:rFonts w:ascii="Times New Roman" w:hAnsi="Times New Roman" w:cs="Times New Roman"/>
          <w:sz w:val="24"/>
          <w:szCs w:val="24"/>
        </w:rPr>
        <w:t xml:space="preserve"> based on number of observations</w:t>
      </w:r>
      <w:r w:rsidR="00672880">
        <w:rPr>
          <w:rFonts w:ascii="Times New Roman" w:hAnsi="Times New Roman" w:cs="Times New Roman"/>
          <w:sz w:val="24"/>
          <w:szCs w:val="24"/>
        </w:rPr>
        <w:t xml:space="preserve">, as determined using </w:t>
      </w:r>
      <w:bookmarkStart w:id="15" w:name="_Hlk93496921"/>
      <w:proofErr w:type="spellStart"/>
      <w:r w:rsidR="00672880" w:rsidRPr="0085687E">
        <w:rPr>
          <w:rFonts w:ascii="Times New Roman" w:hAnsi="Times New Roman" w:cs="Times New Roman"/>
          <w:i/>
          <w:iCs/>
          <w:sz w:val="24"/>
          <w:szCs w:val="24"/>
        </w:rPr>
        <w:t>lsat_evaluate</w:t>
      </w:r>
      <w:r w:rsidR="0085687E" w:rsidRPr="0085687E">
        <w:rPr>
          <w:rFonts w:ascii="Times New Roman" w:hAnsi="Times New Roman" w:cs="Times New Roman"/>
          <w:i/>
          <w:iCs/>
          <w:sz w:val="24"/>
          <w:szCs w:val="24"/>
        </w:rPr>
        <w:t>_</w:t>
      </w:r>
      <w:r w:rsidR="00672880" w:rsidRPr="0085687E">
        <w:rPr>
          <w:rFonts w:ascii="Times New Roman" w:hAnsi="Times New Roman" w:cs="Times New Roman"/>
          <w:i/>
          <w:iCs/>
          <w:sz w:val="24"/>
          <w:szCs w:val="24"/>
        </w:rPr>
        <w:t>phenological_</w:t>
      </w:r>
      <w:proofErr w:type="gramStart"/>
      <w:r w:rsidR="00672880" w:rsidRPr="0085687E">
        <w:rPr>
          <w:rFonts w:ascii="Times New Roman" w:hAnsi="Times New Roman" w:cs="Times New Roman"/>
          <w:i/>
          <w:iCs/>
          <w:sz w:val="24"/>
          <w:szCs w:val="24"/>
        </w:rPr>
        <w:t>max</w:t>
      </w:r>
      <w:proofErr w:type="spellEnd"/>
      <w:r w:rsidR="00672880" w:rsidRPr="0085687E">
        <w:rPr>
          <w:rFonts w:ascii="Times New Roman" w:hAnsi="Times New Roman" w:cs="Times New Roman"/>
          <w:i/>
          <w:iCs/>
          <w:sz w:val="24"/>
          <w:szCs w:val="24"/>
        </w:rPr>
        <w:t>(</w:t>
      </w:r>
      <w:proofErr w:type="gramEnd"/>
      <w:r w:rsidR="00672880" w:rsidRPr="0085687E">
        <w:rPr>
          <w:rFonts w:ascii="Times New Roman" w:hAnsi="Times New Roman" w:cs="Times New Roman"/>
          <w:i/>
          <w:iCs/>
          <w:sz w:val="24"/>
          <w:szCs w:val="24"/>
        </w:rPr>
        <w:t xml:space="preserve">). </w:t>
      </w:r>
      <w:bookmarkEnd w:id="15"/>
    </w:p>
    <w:p w14:paraId="4C072369" w14:textId="480D92B6" w:rsidR="006370FB" w:rsidRDefault="006370FB" w:rsidP="003A6063">
      <w:pPr>
        <w:pStyle w:val="NoSpacing"/>
        <w:rPr>
          <w:rFonts w:ascii="Times New Roman" w:hAnsi="Times New Roman" w:cs="Times New Roman"/>
          <w:sz w:val="24"/>
          <w:szCs w:val="24"/>
        </w:rPr>
      </w:pPr>
    </w:p>
    <w:p w14:paraId="722F74EA" w14:textId="4E942EFE" w:rsidR="003C7D0B" w:rsidRDefault="003C7D0B" w:rsidP="003C7D0B">
      <w:pPr>
        <w:pStyle w:val="Heading2"/>
      </w:pPr>
      <w:r>
        <w:t>Part 3: Analyze vegetation greenness time series</w:t>
      </w:r>
    </w:p>
    <w:p w14:paraId="57CF1AAA" w14:textId="1B6D0B6C" w:rsidR="00470475" w:rsidRDefault="00C16839" w:rsidP="003A6063">
      <w:pPr>
        <w:pStyle w:val="NoSpacing"/>
        <w:rPr>
          <w:rFonts w:ascii="Times New Roman" w:hAnsi="Times New Roman" w:cs="Times New Roman"/>
          <w:i/>
          <w:iCs/>
          <w:sz w:val="24"/>
          <w:szCs w:val="24"/>
        </w:rPr>
      </w:pPr>
      <w:r>
        <w:rPr>
          <w:rFonts w:ascii="Times New Roman" w:hAnsi="Times New Roman" w:cs="Times New Roman"/>
          <w:sz w:val="24"/>
          <w:szCs w:val="24"/>
        </w:rPr>
        <w:t xml:space="preserve">Finally, the trend in the </w:t>
      </w:r>
      <w:proofErr w:type="spellStart"/>
      <w:r>
        <w:rPr>
          <w:rFonts w:ascii="Times New Roman" w:hAnsi="Times New Roman" w:cs="Times New Roman"/>
          <w:sz w:val="24"/>
          <w:szCs w:val="24"/>
        </w:rPr>
        <w:t>NDVI</w:t>
      </w:r>
      <w:r w:rsidR="00BB0B2E" w:rsidRPr="00BB0B2E">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across years for each sample location (pixel center) in our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is calculated using the </w:t>
      </w:r>
      <w:proofErr w:type="spellStart"/>
      <w:r w:rsidRPr="00BB0B2E">
        <w:rPr>
          <w:rFonts w:ascii="Times New Roman" w:hAnsi="Times New Roman" w:cs="Times New Roman"/>
          <w:i/>
          <w:iCs/>
          <w:sz w:val="24"/>
          <w:szCs w:val="24"/>
        </w:rPr>
        <w:t>lsat_calc_</w:t>
      </w:r>
      <w:proofErr w:type="gramStart"/>
      <w:r w:rsidRPr="00BB0B2E">
        <w:rPr>
          <w:rFonts w:ascii="Times New Roman" w:hAnsi="Times New Roman" w:cs="Times New Roman"/>
          <w:i/>
          <w:iCs/>
          <w:sz w:val="24"/>
          <w:szCs w:val="24"/>
        </w:rPr>
        <w:t>trend</w:t>
      </w:r>
      <w:proofErr w:type="spellEnd"/>
      <w:r w:rsidRPr="00BB0B2E">
        <w:rPr>
          <w:rFonts w:ascii="Times New Roman" w:hAnsi="Times New Roman" w:cs="Times New Roman"/>
          <w:i/>
          <w:iCs/>
          <w:sz w:val="24"/>
          <w:szCs w:val="24"/>
        </w:rPr>
        <w:t>(</w:t>
      </w:r>
      <w:proofErr w:type="gramEnd"/>
      <w:r w:rsidRPr="00BB0B2E">
        <w:rPr>
          <w:rFonts w:ascii="Times New Roman" w:hAnsi="Times New Roman" w:cs="Times New Roman"/>
          <w:i/>
          <w:iCs/>
          <w:sz w:val="24"/>
          <w:szCs w:val="24"/>
        </w:rPr>
        <w:t>)</w:t>
      </w:r>
      <w:r>
        <w:rPr>
          <w:rFonts w:ascii="Times New Roman" w:hAnsi="Times New Roman" w:cs="Times New Roman"/>
          <w:sz w:val="24"/>
          <w:szCs w:val="24"/>
        </w:rPr>
        <w:t xml:space="preserve"> function (</w:t>
      </w:r>
      <w:r w:rsidR="000B4516">
        <w:rPr>
          <w:rFonts w:ascii="Times New Roman" w:hAnsi="Times New Roman" w:cs="Times New Roman"/>
          <w:sz w:val="24"/>
          <w:szCs w:val="24"/>
        </w:rPr>
        <w:t xml:space="preserve">Code </w:t>
      </w:r>
      <w:r>
        <w:rPr>
          <w:rFonts w:ascii="Times New Roman" w:hAnsi="Times New Roman" w:cs="Times New Roman"/>
          <w:sz w:val="24"/>
          <w:szCs w:val="24"/>
        </w:rPr>
        <w:t>Box 4). Note how we use the “</w:t>
      </w:r>
      <w:proofErr w:type="spellStart"/>
      <w:r>
        <w:rPr>
          <w:rFonts w:ascii="Times New Roman" w:hAnsi="Times New Roman" w:cs="Times New Roman"/>
          <w:sz w:val="24"/>
          <w:szCs w:val="24"/>
        </w:rPr>
        <w:t>yrs</w:t>
      </w:r>
      <w:proofErr w:type="spellEnd"/>
      <w:r>
        <w:rPr>
          <w:rFonts w:ascii="Times New Roman" w:hAnsi="Times New Roman" w:cs="Times New Roman"/>
          <w:sz w:val="24"/>
          <w:szCs w:val="24"/>
        </w:rPr>
        <w:t xml:space="preserve">” argument to restrict the </w:t>
      </w:r>
      <w:r w:rsidR="00982AC0">
        <w:rPr>
          <w:rFonts w:ascii="Times New Roman" w:hAnsi="Times New Roman" w:cs="Times New Roman"/>
          <w:sz w:val="24"/>
          <w:szCs w:val="24"/>
        </w:rPr>
        <w:t>time series</w:t>
      </w:r>
      <w:r>
        <w:rPr>
          <w:rFonts w:ascii="Times New Roman" w:hAnsi="Times New Roman" w:cs="Times New Roman"/>
          <w:sz w:val="24"/>
          <w:szCs w:val="24"/>
        </w:rPr>
        <w:t xml:space="preserve"> analysis to the years between 2000-2020 to avoid using the low number of observations in the record prior </w:t>
      </w:r>
      <w:r w:rsidR="00513809">
        <w:rPr>
          <w:rFonts w:ascii="Times New Roman" w:hAnsi="Times New Roman" w:cs="Times New Roman"/>
          <w:sz w:val="24"/>
          <w:szCs w:val="24"/>
        </w:rPr>
        <w:t xml:space="preserve">to </w:t>
      </w:r>
      <w:r>
        <w:rPr>
          <w:rFonts w:ascii="Times New Roman" w:hAnsi="Times New Roman" w:cs="Times New Roman"/>
          <w:sz w:val="24"/>
          <w:szCs w:val="24"/>
        </w:rPr>
        <w:t xml:space="preserve">the turn of the millennium. Figure 7 shows </w:t>
      </w:r>
      <w:r w:rsidR="00046368">
        <w:rPr>
          <w:rFonts w:ascii="Times New Roman" w:hAnsi="Times New Roman" w:cs="Times New Roman"/>
          <w:sz w:val="24"/>
          <w:szCs w:val="24"/>
        </w:rPr>
        <w:t xml:space="preserve">a histogram of </w:t>
      </w:r>
      <w:r w:rsidR="00470475">
        <w:rPr>
          <w:rFonts w:ascii="Times New Roman" w:hAnsi="Times New Roman" w:cs="Times New Roman"/>
          <w:sz w:val="24"/>
          <w:szCs w:val="24"/>
        </w:rPr>
        <w:t xml:space="preserve">precent change in </w:t>
      </w:r>
      <w:proofErr w:type="spellStart"/>
      <w:r w:rsidR="00470475">
        <w:rPr>
          <w:rFonts w:ascii="Times New Roman" w:hAnsi="Times New Roman" w:cs="Times New Roman"/>
          <w:sz w:val="24"/>
          <w:szCs w:val="24"/>
        </w:rPr>
        <w:t>NDVI</w:t>
      </w:r>
      <w:r w:rsidR="00046368" w:rsidRPr="00046368">
        <w:rPr>
          <w:rFonts w:ascii="Times New Roman" w:hAnsi="Times New Roman" w:cs="Times New Roman"/>
          <w:sz w:val="24"/>
          <w:szCs w:val="24"/>
          <w:vertAlign w:val="subscript"/>
        </w:rPr>
        <w:t>max</w:t>
      </w:r>
      <w:proofErr w:type="spellEnd"/>
      <w:r w:rsidR="00470475">
        <w:rPr>
          <w:rFonts w:ascii="Times New Roman" w:hAnsi="Times New Roman" w:cs="Times New Roman"/>
          <w:sz w:val="24"/>
          <w:szCs w:val="24"/>
        </w:rPr>
        <w:t xml:space="preserve"> across the study area</w:t>
      </w:r>
      <w:r w:rsidR="00046368">
        <w:rPr>
          <w:rFonts w:ascii="Times New Roman" w:hAnsi="Times New Roman" w:cs="Times New Roman"/>
          <w:sz w:val="24"/>
          <w:szCs w:val="24"/>
        </w:rPr>
        <w:t xml:space="preserve"> and a time series of annual mean </w:t>
      </w:r>
      <w:proofErr w:type="spellStart"/>
      <w:r w:rsidR="00046368">
        <w:rPr>
          <w:rFonts w:ascii="Times New Roman" w:hAnsi="Times New Roman" w:cs="Times New Roman"/>
          <w:sz w:val="24"/>
          <w:szCs w:val="24"/>
        </w:rPr>
        <w:t>NDVI</w:t>
      </w:r>
      <w:r w:rsidR="00046368" w:rsidRPr="00046368">
        <w:rPr>
          <w:rFonts w:ascii="Times New Roman" w:hAnsi="Times New Roman" w:cs="Times New Roman"/>
          <w:sz w:val="24"/>
          <w:szCs w:val="24"/>
          <w:vertAlign w:val="subscript"/>
        </w:rPr>
        <w:t>max</w:t>
      </w:r>
      <w:proofErr w:type="spellEnd"/>
      <w:r w:rsidR="00046368">
        <w:rPr>
          <w:rFonts w:ascii="Times New Roman" w:hAnsi="Times New Roman" w:cs="Times New Roman"/>
          <w:sz w:val="24"/>
          <w:szCs w:val="24"/>
        </w:rPr>
        <w:t xml:space="preserve"> by trend category, both of which are </w:t>
      </w:r>
      <w:r>
        <w:rPr>
          <w:rFonts w:ascii="Times New Roman" w:hAnsi="Times New Roman" w:cs="Times New Roman"/>
          <w:sz w:val="24"/>
          <w:szCs w:val="24"/>
        </w:rPr>
        <w:t>generated by the function</w:t>
      </w:r>
      <w:r w:rsidR="00046368">
        <w:rPr>
          <w:rFonts w:ascii="Times New Roman" w:hAnsi="Times New Roman" w:cs="Times New Roman"/>
          <w:sz w:val="24"/>
          <w:szCs w:val="24"/>
        </w:rPr>
        <w:t xml:space="preserve">. These figures </w:t>
      </w:r>
      <w:r w:rsidR="00470475" w:rsidRPr="00BB0B2E">
        <w:rPr>
          <w:rFonts w:ascii="Times New Roman" w:hAnsi="Times New Roman" w:cs="Times New Roman"/>
          <w:sz w:val="24"/>
          <w:szCs w:val="24"/>
        </w:rPr>
        <w:t>indicat</w:t>
      </w:r>
      <w:r w:rsidR="00046368">
        <w:rPr>
          <w:rFonts w:ascii="Times New Roman" w:hAnsi="Times New Roman" w:cs="Times New Roman"/>
          <w:sz w:val="24"/>
          <w:szCs w:val="24"/>
        </w:rPr>
        <w:t>e</w:t>
      </w:r>
      <w:r w:rsidR="00470475" w:rsidRPr="00BB0B2E">
        <w:rPr>
          <w:rFonts w:ascii="Times New Roman" w:hAnsi="Times New Roman" w:cs="Times New Roman"/>
          <w:sz w:val="24"/>
          <w:szCs w:val="24"/>
        </w:rPr>
        <w:t xml:space="preserve"> </w:t>
      </w:r>
      <w:r w:rsidR="00046368">
        <w:rPr>
          <w:rFonts w:ascii="Times New Roman" w:hAnsi="Times New Roman" w:cs="Times New Roman"/>
          <w:sz w:val="24"/>
          <w:szCs w:val="24"/>
        </w:rPr>
        <w:t xml:space="preserve">extensive </w:t>
      </w:r>
      <w:r w:rsidR="00470475" w:rsidRPr="00BB0B2E">
        <w:rPr>
          <w:rFonts w:ascii="Times New Roman" w:hAnsi="Times New Roman" w:cs="Times New Roman"/>
          <w:sz w:val="24"/>
          <w:szCs w:val="24"/>
        </w:rPr>
        <w:t xml:space="preserve">browning </w:t>
      </w:r>
      <w:r w:rsidR="00C10B1F">
        <w:rPr>
          <w:rFonts w:ascii="Times New Roman" w:hAnsi="Times New Roman" w:cs="Times New Roman"/>
          <w:sz w:val="24"/>
          <w:szCs w:val="24"/>
        </w:rPr>
        <w:t>across</w:t>
      </w:r>
      <w:r w:rsidR="00470475" w:rsidRPr="00BB0B2E">
        <w:rPr>
          <w:rFonts w:ascii="Times New Roman" w:hAnsi="Times New Roman" w:cs="Times New Roman"/>
          <w:sz w:val="24"/>
          <w:szCs w:val="24"/>
        </w:rPr>
        <w:t xml:space="preserve"> the </w:t>
      </w:r>
      <w:r w:rsidR="00C10B1F">
        <w:rPr>
          <w:rFonts w:ascii="Times New Roman" w:hAnsi="Times New Roman" w:cs="Times New Roman"/>
          <w:sz w:val="24"/>
          <w:szCs w:val="24"/>
        </w:rPr>
        <w:t>study area</w:t>
      </w:r>
      <w:r w:rsidR="00046368">
        <w:rPr>
          <w:rFonts w:ascii="Times New Roman" w:hAnsi="Times New Roman" w:cs="Times New Roman"/>
          <w:sz w:val="24"/>
          <w:szCs w:val="24"/>
        </w:rPr>
        <w:t xml:space="preserve"> in recent decades</w:t>
      </w:r>
      <w:r w:rsidR="00470475">
        <w:rPr>
          <w:rFonts w:ascii="Times New Roman" w:hAnsi="Times New Roman" w:cs="Times New Roman"/>
          <w:i/>
          <w:iCs/>
          <w:sz w:val="24"/>
          <w:szCs w:val="24"/>
        </w:rPr>
        <w:t xml:space="preserve">. </w:t>
      </w:r>
    </w:p>
    <w:p w14:paraId="63FD38DB" w14:textId="3A85D89B" w:rsidR="00470475" w:rsidRDefault="00470475" w:rsidP="003A6063">
      <w:pPr>
        <w:pStyle w:val="NoSpacing"/>
        <w:rPr>
          <w:rFonts w:ascii="Times New Roman" w:hAnsi="Times New Roman" w:cs="Times New Roman"/>
          <w:i/>
          <w:iCs/>
          <w:sz w:val="24"/>
          <w:szCs w:val="24"/>
        </w:rPr>
      </w:pPr>
    </w:p>
    <w:p w14:paraId="3BD3852E" w14:textId="57DA3DF2" w:rsidR="00470475" w:rsidRPr="00BB0B2E" w:rsidRDefault="000B4516" w:rsidP="003A6063">
      <w:pPr>
        <w:pStyle w:val="NoSpacing"/>
        <w:rPr>
          <w:rFonts w:ascii="Times New Roman" w:hAnsi="Times New Roman" w:cs="Times New Roman"/>
          <w:sz w:val="24"/>
          <w:szCs w:val="24"/>
        </w:rPr>
      </w:pPr>
      <w:r>
        <w:rPr>
          <w:rFonts w:ascii="Times New Roman" w:hAnsi="Times New Roman" w:cs="Times New Roman"/>
          <w:sz w:val="24"/>
          <w:szCs w:val="24"/>
        </w:rPr>
        <w:t xml:space="preserve">Code </w:t>
      </w:r>
      <w:r w:rsidR="00470475" w:rsidRPr="00BB0B2E">
        <w:rPr>
          <w:rFonts w:ascii="Times New Roman" w:hAnsi="Times New Roman" w:cs="Times New Roman"/>
          <w:sz w:val="24"/>
          <w:szCs w:val="24"/>
        </w:rPr>
        <w:t>Box 4: Analyze vegetation greenness time series</w:t>
      </w:r>
    </w:p>
    <w:p w14:paraId="2129F904" w14:textId="77777777" w:rsidR="000B4516" w:rsidRDefault="000B4516" w:rsidP="000B4516">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146145F8" w14:textId="09CD39AB" w:rsidR="003A6063" w:rsidRPr="00BB0B2E"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r w:rsidRPr="00BB0B2E">
        <w:rPr>
          <w:rFonts w:ascii="Consolas" w:hAnsi="Consolas" w:cs="Times New Roman"/>
          <w:sz w:val="20"/>
          <w:szCs w:val="20"/>
        </w:rPr>
        <w:t xml:space="preserve"># </w:t>
      </w:r>
      <w:r w:rsidR="00EF290A" w:rsidRPr="00BB0B2E">
        <w:rPr>
          <w:rFonts w:ascii="Consolas" w:hAnsi="Consolas" w:cs="Times New Roman"/>
          <w:sz w:val="20"/>
          <w:szCs w:val="20"/>
        </w:rPr>
        <w:t>C</w:t>
      </w:r>
      <w:r w:rsidRPr="00BB0B2E">
        <w:rPr>
          <w:rFonts w:ascii="Consolas" w:hAnsi="Consolas" w:cs="Times New Roman"/>
          <w:sz w:val="20"/>
          <w:szCs w:val="20"/>
        </w:rPr>
        <w:t xml:space="preserve">ompute temporal trend in </w:t>
      </w:r>
      <w:proofErr w:type="spellStart"/>
      <w:r w:rsidRPr="00BB0B2E">
        <w:rPr>
          <w:rFonts w:ascii="Consolas" w:hAnsi="Consolas" w:cs="Times New Roman"/>
          <w:sz w:val="20"/>
          <w:szCs w:val="20"/>
        </w:rPr>
        <w:t>NDVImax</w:t>
      </w:r>
      <w:proofErr w:type="spellEnd"/>
      <w:r w:rsidR="00EF290A" w:rsidRPr="00BB0B2E">
        <w:rPr>
          <w:rFonts w:ascii="Consolas" w:hAnsi="Consolas" w:cs="Times New Roman"/>
          <w:sz w:val="20"/>
          <w:szCs w:val="20"/>
        </w:rPr>
        <w:t xml:space="preserve"> (Figure</w:t>
      </w:r>
      <w:r w:rsidR="00885AA9" w:rsidRPr="00BB0B2E">
        <w:rPr>
          <w:rFonts w:ascii="Consolas" w:hAnsi="Consolas" w:cs="Times New Roman"/>
          <w:sz w:val="20"/>
          <w:szCs w:val="20"/>
        </w:rPr>
        <w:t xml:space="preserve"> 7</w:t>
      </w:r>
      <w:r w:rsidR="00EF290A" w:rsidRPr="00BB0B2E">
        <w:rPr>
          <w:rFonts w:ascii="Consolas" w:hAnsi="Consolas" w:cs="Times New Roman"/>
          <w:sz w:val="20"/>
          <w:szCs w:val="20"/>
        </w:rPr>
        <w:t>)</w:t>
      </w:r>
    </w:p>
    <w:p w14:paraId="72C6093E" w14:textId="387E46FC" w:rsidR="003A6063" w:rsidRPr="00AA2D22"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roofErr w:type="spellStart"/>
      <w:proofErr w:type="gramStart"/>
      <w:r w:rsidRPr="00AA2D22">
        <w:rPr>
          <w:rFonts w:ascii="Consolas" w:hAnsi="Consolas" w:cs="Times New Roman"/>
          <w:sz w:val="20"/>
          <w:szCs w:val="20"/>
        </w:rPr>
        <w:t>lsat.trend</w:t>
      </w:r>
      <w:proofErr w:type="gramEnd"/>
      <w:r w:rsidRPr="00AA2D22">
        <w:rPr>
          <w:rFonts w:ascii="Consolas" w:hAnsi="Consolas" w:cs="Times New Roman"/>
          <w:sz w:val="20"/>
          <w:szCs w:val="20"/>
        </w:rPr>
        <w:t>.dt</w:t>
      </w:r>
      <w:proofErr w:type="spellEnd"/>
      <w:r w:rsidRPr="00AA2D22">
        <w:rPr>
          <w:rFonts w:ascii="Consolas" w:hAnsi="Consolas" w:cs="Times New Roman"/>
          <w:sz w:val="20"/>
          <w:szCs w:val="20"/>
        </w:rPr>
        <w:t xml:space="preserve"> &lt;- </w:t>
      </w:r>
      <w:proofErr w:type="spellStart"/>
      <w:r w:rsidRPr="00AA2D22">
        <w:rPr>
          <w:rFonts w:ascii="Consolas" w:hAnsi="Consolas" w:cs="Times New Roman"/>
          <w:sz w:val="20"/>
          <w:szCs w:val="20"/>
        </w:rPr>
        <w:t>lsat_calc_trend</w:t>
      </w:r>
      <w:proofErr w:type="spellEnd"/>
      <w:r w:rsidRPr="00AA2D22">
        <w:rPr>
          <w:rFonts w:ascii="Consolas" w:hAnsi="Consolas" w:cs="Times New Roman"/>
          <w:sz w:val="20"/>
          <w:szCs w:val="20"/>
        </w:rPr>
        <w:t>(</w:t>
      </w:r>
      <w:proofErr w:type="spellStart"/>
      <w:r w:rsidRPr="00AA2D22">
        <w:rPr>
          <w:rFonts w:ascii="Consolas" w:hAnsi="Consolas" w:cs="Times New Roman"/>
          <w:sz w:val="20"/>
          <w:szCs w:val="20"/>
        </w:rPr>
        <w:t>lsat.gs.dt</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si</w:t>
      </w:r>
      <w:proofErr w:type="spellEnd"/>
      <w:r w:rsidRPr="00AA2D22">
        <w:rPr>
          <w:rFonts w:ascii="Consolas" w:hAnsi="Consolas" w:cs="Times New Roman"/>
          <w:sz w:val="20"/>
          <w:szCs w:val="20"/>
        </w:rPr>
        <w:t xml:space="preserve"> = '</w:t>
      </w:r>
      <w:proofErr w:type="spellStart"/>
      <w:r w:rsidRPr="00AA2D22">
        <w:rPr>
          <w:rFonts w:ascii="Consolas" w:hAnsi="Consolas" w:cs="Times New Roman"/>
          <w:sz w:val="20"/>
          <w:szCs w:val="20"/>
        </w:rPr>
        <w:t>ndvi.max</w:t>
      </w:r>
      <w:proofErr w:type="spellEnd"/>
      <w:r w:rsidRPr="00AA2D22">
        <w:rPr>
          <w:rFonts w:ascii="Consolas" w:hAnsi="Consolas" w:cs="Times New Roman"/>
          <w:sz w:val="20"/>
          <w:szCs w:val="20"/>
        </w:rPr>
        <w:t xml:space="preserve">', </w:t>
      </w:r>
      <w:proofErr w:type="spellStart"/>
      <w:r w:rsidRPr="00AA2D22">
        <w:rPr>
          <w:rFonts w:ascii="Consolas" w:hAnsi="Consolas" w:cs="Times New Roman"/>
          <w:sz w:val="20"/>
          <w:szCs w:val="20"/>
        </w:rPr>
        <w:t>yrs</w:t>
      </w:r>
      <w:proofErr w:type="spellEnd"/>
      <w:r w:rsidR="00E46970" w:rsidRPr="00AA2D22">
        <w:rPr>
          <w:rFonts w:ascii="Consolas" w:hAnsi="Consolas" w:cs="Times New Roman"/>
          <w:sz w:val="20"/>
          <w:szCs w:val="20"/>
        </w:rPr>
        <w:t xml:space="preserve"> </w:t>
      </w:r>
      <w:r w:rsidRPr="00AA2D22">
        <w:rPr>
          <w:rFonts w:ascii="Consolas" w:hAnsi="Consolas" w:cs="Times New Roman"/>
          <w:sz w:val="20"/>
          <w:szCs w:val="20"/>
        </w:rPr>
        <w:t>=</w:t>
      </w:r>
      <w:r w:rsidR="00BB2B7A">
        <w:rPr>
          <w:rFonts w:ascii="Consolas" w:hAnsi="Consolas" w:cs="Times New Roman"/>
          <w:sz w:val="20"/>
          <w:szCs w:val="20"/>
        </w:rPr>
        <w:t xml:space="preserve"> </w:t>
      </w:r>
      <w:r w:rsidRPr="00AA2D22">
        <w:rPr>
          <w:rFonts w:ascii="Consolas" w:hAnsi="Consolas" w:cs="Times New Roman"/>
          <w:sz w:val="20"/>
          <w:szCs w:val="20"/>
        </w:rPr>
        <w:t>2000:2020)</w:t>
      </w:r>
    </w:p>
    <w:p w14:paraId="325D7AAC" w14:textId="606267C4" w:rsidR="003A6063" w:rsidRDefault="003A6063" w:rsidP="00BB0B2E">
      <w:pPr>
        <w:pStyle w:val="NoSpacing"/>
        <w:pBdr>
          <w:top w:val="single" w:sz="4" w:space="1" w:color="auto"/>
          <w:left w:val="single" w:sz="4" w:space="4" w:color="auto"/>
          <w:bottom w:val="single" w:sz="4" w:space="1" w:color="auto"/>
          <w:right w:val="single" w:sz="4" w:space="4" w:color="auto"/>
        </w:pBdr>
        <w:shd w:val="pct12" w:color="auto" w:fill="auto"/>
        <w:rPr>
          <w:rFonts w:ascii="Consolas" w:hAnsi="Consolas" w:cs="Times New Roman"/>
          <w:sz w:val="20"/>
          <w:szCs w:val="20"/>
        </w:rPr>
      </w:pPr>
    </w:p>
    <w:p w14:paraId="6A81EB54" w14:textId="2A448C06" w:rsidR="00046368" w:rsidRDefault="00046368" w:rsidP="008A44EA">
      <w:pPr>
        <w:pStyle w:val="NoSpacing"/>
        <w:rPr>
          <w:rFonts w:ascii="Consolas" w:hAnsi="Consolas" w:cs="Times New Roman"/>
          <w:sz w:val="24"/>
          <w:szCs w:val="24"/>
        </w:rPr>
      </w:pPr>
    </w:p>
    <w:p w14:paraId="22BC8E75" w14:textId="5F559BE6" w:rsidR="00046368" w:rsidRDefault="00046368" w:rsidP="008A44EA">
      <w:pPr>
        <w:pStyle w:val="NoSpacing"/>
        <w:rPr>
          <w:rFonts w:ascii="Consolas" w:hAnsi="Consolas" w:cs="Times New Roman"/>
          <w:sz w:val="24"/>
          <w:szCs w:val="24"/>
        </w:rPr>
      </w:pPr>
    </w:p>
    <w:p w14:paraId="724AA2DD" w14:textId="348221DE" w:rsidR="00046368" w:rsidRDefault="00046368" w:rsidP="008A44EA">
      <w:pPr>
        <w:pStyle w:val="NoSpacing"/>
        <w:rPr>
          <w:rFonts w:ascii="Consolas" w:hAnsi="Consolas" w:cs="Times New Roman"/>
          <w:sz w:val="24"/>
          <w:szCs w:val="24"/>
        </w:rPr>
      </w:pPr>
    </w:p>
    <w:p w14:paraId="7F5A0B60" w14:textId="3A22A141" w:rsidR="00046368" w:rsidRDefault="00046368" w:rsidP="008A44EA">
      <w:pPr>
        <w:pStyle w:val="NoSpacing"/>
        <w:rPr>
          <w:rFonts w:ascii="Consolas" w:hAnsi="Consolas" w:cs="Times New Roman"/>
          <w:sz w:val="24"/>
          <w:szCs w:val="24"/>
        </w:rPr>
      </w:pPr>
    </w:p>
    <w:p w14:paraId="5D910684" w14:textId="2E9BB5EA" w:rsidR="00046368" w:rsidRDefault="00046368" w:rsidP="008A44EA">
      <w:pPr>
        <w:pStyle w:val="NoSpacing"/>
        <w:rPr>
          <w:rFonts w:ascii="Consolas" w:hAnsi="Consolas" w:cs="Times New Roman"/>
          <w:sz w:val="24"/>
          <w:szCs w:val="24"/>
        </w:rPr>
      </w:pPr>
    </w:p>
    <w:p w14:paraId="269EA3C2" w14:textId="4873BCE9" w:rsidR="00046368" w:rsidRDefault="00046368" w:rsidP="008A44EA">
      <w:pPr>
        <w:pStyle w:val="NoSpacing"/>
        <w:rPr>
          <w:rFonts w:ascii="Consolas" w:hAnsi="Consolas" w:cs="Times New Roman"/>
          <w:sz w:val="24"/>
          <w:szCs w:val="24"/>
        </w:rPr>
      </w:pPr>
    </w:p>
    <w:p w14:paraId="78B6A63B" w14:textId="605CFDD0" w:rsidR="00941058" w:rsidRDefault="00046368" w:rsidP="008A44EA">
      <w:pPr>
        <w:pStyle w:val="NoSpacing"/>
        <w:rPr>
          <w:rFonts w:ascii="Consolas" w:hAnsi="Consolas" w:cs="Times New Roman"/>
          <w:sz w:val="24"/>
          <w:szCs w:val="24"/>
        </w:rPr>
      </w:pPr>
      <w:r>
        <w:rPr>
          <w:noProof/>
        </w:rPr>
        <w:lastRenderedPageBreak/>
        <w:drawing>
          <wp:inline distT="0" distB="0" distL="0" distR="0" wp14:anchorId="77D51286" wp14:editId="00E6CB29">
            <wp:extent cx="5486400" cy="7315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76BD8A4" w14:textId="4290926F" w:rsidR="00674838" w:rsidRDefault="00FB6DC3" w:rsidP="00674838">
      <w:pPr>
        <w:pStyle w:val="NoSpacing"/>
        <w:rPr>
          <w:rFonts w:ascii="Times New Roman" w:hAnsi="Times New Roman" w:cs="Times New Roman"/>
          <w:sz w:val="24"/>
          <w:szCs w:val="24"/>
        </w:rPr>
      </w:pPr>
      <w:r w:rsidRPr="00FB6DC3">
        <w:rPr>
          <w:rFonts w:ascii="Times New Roman" w:hAnsi="Times New Roman" w:cs="Times New Roman"/>
          <w:sz w:val="24"/>
          <w:szCs w:val="24"/>
        </w:rPr>
        <w:t xml:space="preserve">Figure </w:t>
      </w:r>
      <w:r w:rsidR="007D4FCD">
        <w:rPr>
          <w:rFonts w:ascii="Times New Roman" w:hAnsi="Times New Roman" w:cs="Times New Roman"/>
          <w:sz w:val="24"/>
          <w:szCs w:val="24"/>
        </w:rPr>
        <w:t>7</w:t>
      </w:r>
      <w:r>
        <w:rPr>
          <w:rFonts w:ascii="Times New Roman" w:hAnsi="Times New Roman" w:cs="Times New Roman"/>
          <w:sz w:val="24"/>
          <w:szCs w:val="24"/>
        </w:rPr>
        <w:t xml:space="preserve">. </w:t>
      </w:r>
      <w:r w:rsidR="00674838">
        <w:rPr>
          <w:rFonts w:ascii="Times New Roman" w:hAnsi="Times New Roman" w:cs="Times New Roman"/>
          <w:sz w:val="24"/>
          <w:szCs w:val="24"/>
        </w:rPr>
        <w:t xml:space="preserve">(a) Histogram </w:t>
      </w:r>
      <w:r>
        <w:rPr>
          <w:rFonts w:ascii="Times New Roman" w:hAnsi="Times New Roman" w:cs="Times New Roman"/>
          <w:sz w:val="24"/>
          <w:szCs w:val="24"/>
        </w:rPr>
        <w:t xml:space="preserve">of </w:t>
      </w:r>
      <w:r w:rsidR="00BE2E55">
        <w:rPr>
          <w:rFonts w:ascii="Times New Roman" w:hAnsi="Times New Roman" w:cs="Times New Roman"/>
          <w:sz w:val="24"/>
          <w:szCs w:val="24"/>
        </w:rPr>
        <w:t xml:space="preserve">relative change </w:t>
      </w:r>
      <w:r>
        <w:rPr>
          <w:rFonts w:ascii="Times New Roman" w:hAnsi="Times New Roman" w:cs="Times New Roman"/>
          <w:sz w:val="24"/>
          <w:szCs w:val="24"/>
        </w:rPr>
        <w:t xml:space="preserve">in </w:t>
      </w:r>
      <w:r w:rsidR="004C03FA">
        <w:rPr>
          <w:rFonts w:ascii="Times New Roman" w:hAnsi="Times New Roman" w:cs="Times New Roman"/>
          <w:sz w:val="24"/>
          <w:szCs w:val="24"/>
        </w:rPr>
        <w:t xml:space="preserve">Landsat </w:t>
      </w:r>
      <w:proofErr w:type="spellStart"/>
      <w:r>
        <w:rPr>
          <w:rFonts w:ascii="Times New Roman" w:hAnsi="Times New Roman" w:cs="Times New Roman"/>
          <w:sz w:val="24"/>
          <w:szCs w:val="24"/>
        </w:rPr>
        <w:t>NDVI</w:t>
      </w:r>
      <w:r w:rsidRPr="00FB6DC3">
        <w:rPr>
          <w:rFonts w:ascii="Times New Roman" w:hAnsi="Times New Roman" w:cs="Times New Roman"/>
          <w:sz w:val="24"/>
          <w:szCs w:val="24"/>
          <w:vertAlign w:val="subscript"/>
        </w:rPr>
        <w:t>max</w:t>
      </w:r>
      <w:proofErr w:type="spellEnd"/>
      <w:r>
        <w:rPr>
          <w:rFonts w:ascii="Times New Roman" w:hAnsi="Times New Roman" w:cs="Times New Roman"/>
          <w:sz w:val="24"/>
          <w:szCs w:val="24"/>
        </w:rPr>
        <w:t xml:space="preserve"> from 2000 to 2020 among sample locations in </w:t>
      </w:r>
      <w:r w:rsidRPr="00FB6DC3">
        <w:rPr>
          <w:rFonts w:ascii="Times New Roman" w:hAnsi="Times New Roman" w:cs="Times New Roman"/>
          <w:sz w:val="24"/>
          <w:szCs w:val="24"/>
        </w:rPr>
        <w:t xml:space="preserve">the study area on </w:t>
      </w:r>
      <w:proofErr w:type="spellStart"/>
      <w:r w:rsidRPr="00FB6DC3">
        <w:rPr>
          <w:rFonts w:ascii="Times New Roman" w:hAnsi="Times New Roman" w:cs="Times New Roman"/>
          <w:sz w:val="24"/>
          <w:szCs w:val="24"/>
        </w:rPr>
        <w:t>Disko</w:t>
      </w:r>
      <w:proofErr w:type="spellEnd"/>
      <w:r w:rsidRPr="00FB6DC3">
        <w:rPr>
          <w:rFonts w:ascii="Times New Roman" w:hAnsi="Times New Roman" w:cs="Times New Roman"/>
          <w:sz w:val="24"/>
          <w:szCs w:val="24"/>
        </w:rPr>
        <w:t xml:space="preserve"> Island</w:t>
      </w:r>
      <w:r>
        <w:rPr>
          <w:rFonts w:ascii="Times New Roman" w:hAnsi="Times New Roman" w:cs="Times New Roman"/>
          <w:sz w:val="24"/>
          <w:szCs w:val="24"/>
        </w:rPr>
        <w:t>.</w:t>
      </w:r>
      <w:r w:rsidR="00C24A30">
        <w:rPr>
          <w:rFonts w:ascii="Times New Roman" w:hAnsi="Times New Roman" w:cs="Times New Roman"/>
          <w:sz w:val="24"/>
          <w:szCs w:val="24"/>
        </w:rPr>
        <w:t xml:space="preserve"> </w:t>
      </w:r>
      <w:r w:rsidR="00674838">
        <w:rPr>
          <w:rFonts w:ascii="Times New Roman" w:hAnsi="Times New Roman" w:cs="Times New Roman"/>
          <w:sz w:val="24"/>
          <w:szCs w:val="24"/>
        </w:rPr>
        <w:t xml:space="preserve">Landsat </w:t>
      </w:r>
      <w:proofErr w:type="spellStart"/>
      <w:r w:rsidR="00674838">
        <w:rPr>
          <w:rFonts w:ascii="Times New Roman" w:hAnsi="Times New Roman" w:cs="Times New Roman"/>
          <w:sz w:val="24"/>
          <w:szCs w:val="24"/>
        </w:rPr>
        <w:t>NDVI</w:t>
      </w:r>
      <w:r w:rsidR="00674838" w:rsidRPr="00C24A30">
        <w:rPr>
          <w:rFonts w:ascii="Times New Roman" w:hAnsi="Times New Roman" w:cs="Times New Roman"/>
          <w:sz w:val="24"/>
          <w:szCs w:val="24"/>
          <w:vertAlign w:val="subscript"/>
        </w:rPr>
        <w:t>max</w:t>
      </w:r>
      <w:proofErr w:type="spellEnd"/>
      <w:r w:rsidR="00674838">
        <w:rPr>
          <w:rFonts w:ascii="Times New Roman" w:hAnsi="Times New Roman" w:cs="Times New Roman"/>
          <w:sz w:val="24"/>
          <w:szCs w:val="24"/>
        </w:rPr>
        <w:t xml:space="preserve"> decreased (browned) across much of the study area over the past two decades. (b) Annual mean Landsat </w:t>
      </w:r>
      <w:proofErr w:type="spellStart"/>
      <w:r w:rsidR="00674838">
        <w:rPr>
          <w:rFonts w:ascii="Times New Roman" w:hAnsi="Times New Roman" w:cs="Times New Roman"/>
          <w:sz w:val="24"/>
          <w:szCs w:val="24"/>
        </w:rPr>
        <w:t>NDVI</w:t>
      </w:r>
      <w:r w:rsidR="00674838" w:rsidRPr="00D01583">
        <w:rPr>
          <w:rFonts w:ascii="Times New Roman" w:hAnsi="Times New Roman" w:cs="Times New Roman"/>
          <w:sz w:val="24"/>
          <w:szCs w:val="24"/>
          <w:vertAlign w:val="subscript"/>
        </w:rPr>
        <w:t>max</w:t>
      </w:r>
      <w:proofErr w:type="spellEnd"/>
      <w:r w:rsidR="00674838">
        <w:rPr>
          <w:rFonts w:ascii="Times New Roman" w:hAnsi="Times New Roman" w:cs="Times New Roman"/>
          <w:sz w:val="24"/>
          <w:szCs w:val="24"/>
        </w:rPr>
        <w:t xml:space="preserve"> from 2000 to 2020 for sample locations grouped by their concomitant temporal trend. Trends were assessed </w:t>
      </w:r>
      <w:r w:rsidR="00674838">
        <w:rPr>
          <w:rFonts w:ascii="Times New Roman" w:hAnsi="Times New Roman" w:cs="Times New Roman"/>
          <w:sz w:val="24"/>
          <w:szCs w:val="24"/>
        </w:rPr>
        <w:lastRenderedPageBreak/>
        <w:t xml:space="preserve">for each sample location by removing temporal autocorrelation and then applying a Mann-Kendall trend test. Error bands depict ±1 standard error.  </w:t>
      </w:r>
    </w:p>
    <w:p w14:paraId="3F4E742E" w14:textId="77777777" w:rsidR="009A61ED" w:rsidRDefault="009A61ED" w:rsidP="00674838">
      <w:pPr>
        <w:pStyle w:val="NoSpacing"/>
        <w:rPr>
          <w:rFonts w:ascii="Times New Roman" w:hAnsi="Times New Roman" w:cs="Times New Roman"/>
          <w:sz w:val="24"/>
          <w:szCs w:val="24"/>
        </w:rPr>
      </w:pPr>
    </w:p>
    <w:p w14:paraId="23DCD976" w14:textId="328C8922" w:rsidR="00470475" w:rsidRPr="00444959" w:rsidRDefault="00470475" w:rsidP="008A44EA">
      <w:pPr>
        <w:pStyle w:val="NoSpacing"/>
        <w:rPr>
          <w:rFonts w:ascii="Times New Roman" w:hAnsi="Times New Roman" w:cs="Times New Roman"/>
          <w:i/>
          <w:iCs/>
          <w:sz w:val="24"/>
          <w:szCs w:val="24"/>
        </w:rPr>
      </w:pPr>
      <w:r w:rsidRPr="00444959">
        <w:rPr>
          <w:rFonts w:ascii="Times New Roman" w:hAnsi="Times New Roman" w:cs="Times New Roman"/>
          <w:i/>
          <w:iCs/>
          <w:sz w:val="24"/>
          <w:szCs w:val="24"/>
        </w:rPr>
        <w:t>Results from the example study</w:t>
      </w:r>
    </w:p>
    <w:p w14:paraId="056D7030" w14:textId="0723BF19" w:rsidR="005204D5" w:rsidRDefault="009A02B9" w:rsidP="008A44EA">
      <w:pPr>
        <w:pStyle w:val="NoSpacing"/>
        <w:rPr>
          <w:rFonts w:ascii="Times New Roman" w:hAnsi="Times New Roman" w:cs="Times New Roman"/>
          <w:sz w:val="24"/>
          <w:szCs w:val="24"/>
        </w:rPr>
      </w:pPr>
      <w:r>
        <w:rPr>
          <w:rFonts w:ascii="Times New Roman" w:hAnsi="Times New Roman" w:cs="Times New Roman"/>
          <w:sz w:val="24"/>
          <w:szCs w:val="24"/>
        </w:rPr>
        <w:t xml:space="preserve">This example analysis showed </w:t>
      </w:r>
      <w:r w:rsidR="00672194">
        <w:rPr>
          <w:rFonts w:ascii="Times New Roman" w:hAnsi="Times New Roman" w:cs="Times New Roman"/>
          <w:sz w:val="24"/>
          <w:szCs w:val="24"/>
        </w:rPr>
        <w:t xml:space="preserve">that from 2000 to 2020, </w:t>
      </w:r>
      <w:r>
        <w:rPr>
          <w:rFonts w:ascii="Times New Roman" w:hAnsi="Times New Roman" w:cs="Times New Roman"/>
          <w:sz w:val="24"/>
          <w:szCs w:val="24"/>
        </w:rPr>
        <w:t>annual maximum vegetation greenness (</w:t>
      </w:r>
      <w:r w:rsidR="00B611CE">
        <w:rPr>
          <w:rFonts w:ascii="Times New Roman" w:hAnsi="Times New Roman" w:cs="Times New Roman"/>
          <w:sz w:val="24"/>
          <w:szCs w:val="24"/>
        </w:rPr>
        <w:t xml:space="preserve">i.e., </w:t>
      </w:r>
      <w:proofErr w:type="spellStart"/>
      <w:r>
        <w:rPr>
          <w:rFonts w:ascii="Times New Roman" w:hAnsi="Times New Roman" w:cs="Times New Roman"/>
          <w:sz w:val="24"/>
          <w:szCs w:val="24"/>
        </w:rPr>
        <w:t>NDVI</w:t>
      </w:r>
      <w:r w:rsidRPr="005B2946">
        <w:rPr>
          <w:rFonts w:ascii="Times New Roman" w:hAnsi="Times New Roman" w:cs="Times New Roman"/>
          <w:sz w:val="24"/>
          <w:szCs w:val="24"/>
          <w:vertAlign w:val="subscript"/>
        </w:rPr>
        <w:t>max</w:t>
      </w:r>
      <w:proofErr w:type="spellEnd"/>
      <w:r>
        <w:rPr>
          <w:rFonts w:ascii="Times New Roman" w:hAnsi="Times New Roman" w:cs="Times New Roman"/>
          <w:sz w:val="24"/>
          <w:szCs w:val="24"/>
        </w:rPr>
        <w:t>) systematically decreased (α = 0.10; browned) across 5</w:t>
      </w:r>
      <w:r w:rsidR="001F5106">
        <w:rPr>
          <w:rFonts w:ascii="Times New Roman" w:hAnsi="Times New Roman" w:cs="Times New Roman"/>
          <w:sz w:val="24"/>
          <w:szCs w:val="24"/>
        </w:rPr>
        <w:t>1</w:t>
      </w:r>
      <w:r>
        <w:rPr>
          <w:rFonts w:ascii="Times New Roman" w:hAnsi="Times New Roman" w:cs="Times New Roman"/>
          <w:sz w:val="24"/>
          <w:szCs w:val="24"/>
        </w:rPr>
        <w:t xml:space="preserve">% of the study area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whereas vegetation greenness </w:t>
      </w:r>
      <w:r w:rsidR="00B611CE">
        <w:rPr>
          <w:rFonts w:ascii="Times New Roman" w:hAnsi="Times New Roman" w:cs="Times New Roman"/>
          <w:sz w:val="24"/>
          <w:szCs w:val="24"/>
        </w:rPr>
        <w:t xml:space="preserve">systematically </w:t>
      </w:r>
      <w:r>
        <w:rPr>
          <w:rFonts w:ascii="Times New Roman" w:hAnsi="Times New Roman" w:cs="Times New Roman"/>
          <w:sz w:val="24"/>
          <w:szCs w:val="24"/>
        </w:rPr>
        <w:t xml:space="preserve">increased (α = 0.10; greened) across </w:t>
      </w:r>
      <w:r w:rsidR="001F5106">
        <w:rPr>
          <w:rFonts w:ascii="Times New Roman" w:hAnsi="Times New Roman" w:cs="Times New Roman"/>
          <w:sz w:val="24"/>
          <w:szCs w:val="24"/>
        </w:rPr>
        <w:t>3</w:t>
      </w:r>
      <w:r>
        <w:rPr>
          <w:rFonts w:ascii="Times New Roman" w:hAnsi="Times New Roman" w:cs="Times New Roman"/>
          <w:sz w:val="24"/>
          <w:szCs w:val="24"/>
        </w:rPr>
        <w:t>% of this study area</w:t>
      </w:r>
      <w:r w:rsidR="00C15945">
        <w:rPr>
          <w:rFonts w:ascii="Times New Roman" w:hAnsi="Times New Roman" w:cs="Times New Roman"/>
          <w:sz w:val="24"/>
          <w:szCs w:val="24"/>
        </w:rPr>
        <w:t xml:space="preserve"> (Figure 2a and 8)</w:t>
      </w:r>
      <w:r>
        <w:rPr>
          <w:rFonts w:ascii="Times New Roman" w:hAnsi="Times New Roman" w:cs="Times New Roman"/>
          <w:sz w:val="24"/>
          <w:szCs w:val="24"/>
        </w:rPr>
        <w:t>.</w:t>
      </w:r>
      <w:r w:rsidR="00672194">
        <w:rPr>
          <w:rFonts w:ascii="Times New Roman" w:hAnsi="Times New Roman" w:cs="Times New Roman"/>
          <w:sz w:val="24"/>
          <w:szCs w:val="24"/>
        </w:rPr>
        <w:t xml:space="preserve"> There were no systematic changes across the remaining 4</w:t>
      </w:r>
      <w:r w:rsidR="001F5106">
        <w:rPr>
          <w:rFonts w:ascii="Times New Roman" w:hAnsi="Times New Roman" w:cs="Times New Roman"/>
          <w:sz w:val="24"/>
          <w:szCs w:val="24"/>
        </w:rPr>
        <w:t>6</w:t>
      </w:r>
      <w:r w:rsidR="00672194">
        <w:rPr>
          <w:rFonts w:ascii="Times New Roman" w:hAnsi="Times New Roman" w:cs="Times New Roman"/>
          <w:sz w:val="24"/>
          <w:szCs w:val="24"/>
        </w:rPr>
        <w:t>% of the study area</w:t>
      </w:r>
      <w:r w:rsidR="00957BEF">
        <w:rPr>
          <w:rFonts w:ascii="Times New Roman" w:hAnsi="Times New Roman" w:cs="Times New Roman"/>
          <w:sz w:val="24"/>
          <w:szCs w:val="24"/>
        </w:rPr>
        <w:t xml:space="preserve"> (Figure 2a</w:t>
      </w:r>
      <w:r w:rsidR="00C15945">
        <w:rPr>
          <w:rFonts w:ascii="Times New Roman" w:hAnsi="Times New Roman" w:cs="Times New Roman"/>
          <w:sz w:val="24"/>
          <w:szCs w:val="24"/>
        </w:rPr>
        <w:t xml:space="preserve"> and 8</w:t>
      </w:r>
      <w:r w:rsidR="00957BEF">
        <w:rPr>
          <w:rFonts w:ascii="Times New Roman" w:hAnsi="Times New Roman" w:cs="Times New Roman"/>
          <w:sz w:val="24"/>
          <w:szCs w:val="24"/>
        </w:rPr>
        <w:t>)</w:t>
      </w:r>
      <w:r w:rsidR="00672194">
        <w:rPr>
          <w:rFonts w:ascii="Times New Roman" w:hAnsi="Times New Roman" w:cs="Times New Roman"/>
          <w:sz w:val="24"/>
          <w:szCs w:val="24"/>
        </w:rPr>
        <w:t xml:space="preserve">. </w:t>
      </w:r>
      <w:r w:rsidR="00830D9B">
        <w:rPr>
          <w:rFonts w:ascii="Times New Roman" w:hAnsi="Times New Roman" w:cs="Times New Roman"/>
          <w:sz w:val="24"/>
          <w:szCs w:val="24"/>
        </w:rPr>
        <w:t>Overall, v</w:t>
      </w:r>
      <w:r>
        <w:rPr>
          <w:rFonts w:ascii="Times New Roman" w:hAnsi="Times New Roman" w:cs="Times New Roman"/>
          <w:sz w:val="24"/>
          <w:szCs w:val="24"/>
        </w:rPr>
        <w:t xml:space="preserve">egetation greenness decreased by an average of </w:t>
      </w:r>
      <w:r w:rsidR="001F5106">
        <w:rPr>
          <w:rFonts w:ascii="Times New Roman" w:hAnsi="Times New Roman" w:cs="Times New Roman"/>
          <w:sz w:val="24"/>
          <w:szCs w:val="24"/>
        </w:rPr>
        <w:t>5.7</w:t>
      </w:r>
      <w:r>
        <w:rPr>
          <w:rFonts w:ascii="Times New Roman" w:hAnsi="Times New Roman" w:cs="Times New Roman"/>
          <w:sz w:val="24"/>
          <w:szCs w:val="24"/>
        </w:rPr>
        <w:t xml:space="preserve"> ± 8.4%</w:t>
      </w:r>
      <w:r w:rsidR="00672194">
        <w:rPr>
          <w:rFonts w:ascii="Times New Roman" w:hAnsi="Times New Roman" w:cs="Times New Roman"/>
          <w:sz w:val="24"/>
          <w:szCs w:val="24"/>
        </w:rPr>
        <w:t xml:space="preserve"> (± 1 SD)</w:t>
      </w:r>
      <w:r w:rsidR="00830D9B">
        <w:rPr>
          <w:rFonts w:ascii="Times New Roman" w:hAnsi="Times New Roman" w:cs="Times New Roman"/>
          <w:sz w:val="24"/>
          <w:szCs w:val="24"/>
        </w:rPr>
        <w:t xml:space="preserve"> during this period. </w:t>
      </w:r>
      <w:r w:rsidR="001C6506">
        <w:rPr>
          <w:rFonts w:ascii="Times New Roman" w:hAnsi="Times New Roman" w:cs="Times New Roman"/>
          <w:sz w:val="24"/>
          <w:szCs w:val="24"/>
        </w:rPr>
        <w:t>The predominance of browning in this study area contrasts with widespread greening in the Arctic</w:t>
      </w:r>
      <w:r w:rsidR="005355BF">
        <w:rPr>
          <w:rFonts w:ascii="Times New Roman" w:hAnsi="Times New Roman" w:cs="Times New Roman"/>
          <w:sz w:val="24"/>
          <w:szCs w:val="24"/>
        </w:rPr>
        <w:t xml:space="preserve"> </w:t>
      </w:r>
      <w:r w:rsidR="005355B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ZWYtdHlwZT48Y29udHJpYnV0b3JzPjxhdXRob3JzPjxhdXRob3I+RnJvc3QsIEdlcmFsZCBWPC9h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bC10aXRsZT48L3BlcmlvZGljYWw+PHBhZ2VzPlMyOTDigJNTMjkyPC9wYWdlcz48dm9sdW1lPjEw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PEVuZE5vdGU+PENpdGU+PEF1dGhvcj5Gcm9zdDwvQXV0aG9yPjxZZWFyPjIwMjE8L1llYXI+PFJl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sidR="005355BF">
        <w:rPr>
          <w:rFonts w:ascii="Times New Roman" w:hAnsi="Times New Roman" w:cs="Times New Roman"/>
          <w:sz w:val="24"/>
          <w:szCs w:val="24"/>
        </w:rPr>
      </w:r>
      <w:r w:rsidR="005355BF">
        <w:rPr>
          <w:rFonts w:ascii="Times New Roman" w:hAnsi="Times New Roman" w:cs="Times New Roman"/>
          <w:sz w:val="24"/>
          <w:szCs w:val="24"/>
        </w:rPr>
        <w:fldChar w:fldCharType="separate"/>
      </w:r>
      <w:r w:rsidR="005355BF">
        <w:rPr>
          <w:rFonts w:ascii="Times New Roman" w:hAnsi="Times New Roman" w:cs="Times New Roman"/>
          <w:noProof/>
          <w:sz w:val="24"/>
          <w:szCs w:val="24"/>
        </w:rPr>
        <w:t>(Myers-Smith et al. 2020, Frost et al. 2021)</w:t>
      </w:r>
      <w:r w:rsidR="005355BF">
        <w:rPr>
          <w:rFonts w:ascii="Times New Roman" w:hAnsi="Times New Roman" w:cs="Times New Roman"/>
          <w:sz w:val="24"/>
          <w:szCs w:val="24"/>
        </w:rPr>
        <w:fldChar w:fldCharType="end"/>
      </w:r>
      <w:r w:rsidR="00830D9B">
        <w:rPr>
          <w:rFonts w:ascii="Times New Roman" w:hAnsi="Times New Roman" w:cs="Times New Roman"/>
          <w:sz w:val="24"/>
          <w:szCs w:val="24"/>
        </w:rPr>
        <w:t xml:space="preserve">, where </w:t>
      </w:r>
      <w:r w:rsidR="005355BF">
        <w:rPr>
          <w:rFonts w:ascii="Times New Roman" w:hAnsi="Times New Roman" w:cs="Times New Roman"/>
          <w:sz w:val="24"/>
          <w:szCs w:val="24"/>
        </w:rPr>
        <w:t xml:space="preserve">Landsat observations indicate that </w:t>
      </w:r>
      <w:r w:rsidR="001C6506">
        <w:rPr>
          <w:rFonts w:ascii="Times New Roman" w:hAnsi="Times New Roman" w:cs="Times New Roman"/>
          <w:sz w:val="24"/>
          <w:szCs w:val="24"/>
        </w:rPr>
        <w:t xml:space="preserve">average </w:t>
      </w:r>
      <w:r w:rsidR="00B6686C">
        <w:rPr>
          <w:rFonts w:ascii="Times New Roman" w:hAnsi="Times New Roman" w:cs="Times New Roman"/>
          <w:sz w:val="24"/>
          <w:szCs w:val="24"/>
        </w:rPr>
        <w:t xml:space="preserve">Arctic </w:t>
      </w:r>
      <w:r w:rsidR="001C6506">
        <w:rPr>
          <w:rFonts w:ascii="Times New Roman" w:hAnsi="Times New Roman" w:cs="Times New Roman"/>
          <w:sz w:val="24"/>
          <w:szCs w:val="24"/>
        </w:rPr>
        <w:t>vegetation greenness increased 3.9</w:t>
      </w:r>
      <w:r w:rsidR="00830D9B">
        <w:rPr>
          <w:rFonts w:ascii="Times New Roman" w:hAnsi="Times New Roman" w:cs="Times New Roman"/>
          <w:sz w:val="24"/>
          <w:szCs w:val="24"/>
        </w:rPr>
        <w:t xml:space="preserve">% from 2000 to 2020 </w:t>
      </w:r>
      <w:r w:rsidR="007E53F8">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 </w:instrText>
      </w:r>
      <w:r w:rsidR="00B2138B">
        <w:rPr>
          <w:rFonts w:ascii="Times New Roman" w:hAnsi="Times New Roman" w:cs="Times New Roman"/>
          <w:sz w:val="24"/>
          <w:szCs w:val="24"/>
        </w:rPr>
        <w:fldChar w:fldCharType="begin">
          <w:fldData xml:space="preserve">PEVuZE5vdGU+PENpdGU+PEF1dGhvcj5NZWtvbm5lbjwvQXV0aG9yPjxZZWFyPjIwMjE8L1llYXI+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</w:fldData>
        </w:fldChar>
      </w:r>
      <w:r w:rsidR="00B2138B">
        <w:rPr>
          <w:rFonts w:ascii="Times New Roman" w:hAnsi="Times New Roman" w:cs="Times New Roman"/>
          <w:sz w:val="24"/>
          <w:szCs w:val="24"/>
        </w:rPr>
        <w:instrText xml:space="preserve"> ADDIN EN.CITE.DATA </w:instrText>
      </w:r>
      <w:r w:rsidR="00B2138B">
        <w:rPr>
          <w:rFonts w:ascii="Times New Roman" w:hAnsi="Times New Roman" w:cs="Times New Roman"/>
          <w:sz w:val="24"/>
          <w:szCs w:val="24"/>
        </w:rPr>
      </w:r>
      <w:r w:rsidR="00B2138B">
        <w:rPr>
          <w:rFonts w:ascii="Times New Roman" w:hAnsi="Times New Roman" w:cs="Times New Roman"/>
          <w:sz w:val="24"/>
          <w:szCs w:val="24"/>
        </w:rPr>
        <w:fldChar w:fldCharType="end"/>
      </w:r>
      <w:r w:rsidR="007E53F8">
        <w:rPr>
          <w:rFonts w:ascii="Times New Roman" w:hAnsi="Times New Roman" w:cs="Times New Roman"/>
          <w:sz w:val="24"/>
          <w:szCs w:val="24"/>
        </w:rPr>
      </w:r>
      <w:r w:rsidR="007E53F8">
        <w:rPr>
          <w:rFonts w:ascii="Times New Roman" w:hAnsi="Times New Roman" w:cs="Times New Roman"/>
          <w:sz w:val="24"/>
          <w:szCs w:val="24"/>
        </w:rPr>
        <w:fldChar w:fldCharType="separate"/>
      </w:r>
      <w:r w:rsidR="007E53F8">
        <w:rPr>
          <w:rFonts w:ascii="Times New Roman" w:hAnsi="Times New Roman" w:cs="Times New Roman"/>
          <w:noProof/>
          <w:sz w:val="24"/>
          <w:szCs w:val="24"/>
        </w:rPr>
        <w:t>(Berner et al. 2020, Mekonnen et al. 2021)</w:t>
      </w:r>
      <w:r w:rsidR="007E53F8">
        <w:rPr>
          <w:rFonts w:ascii="Times New Roman" w:hAnsi="Times New Roman" w:cs="Times New Roman"/>
          <w:sz w:val="24"/>
          <w:szCs w:val="24"/>
        </w:rPr>
        <w:fldChar w:fldCharType="end"/>
      </w:r>
      <w:r w:rsidR="00830D9B">
        <w:rPr>
          <w:rFonts w:ascii="Times New Roman" w:hAnsi="Times New Roman" w:cs="Times New Roman"/>
          <w:sz w:val="24"/>
          <w:szCs w:val="24"/>
        </w:rPr>
        <w:t>.</w:t>
      </w:r>
      <w:r w:rsidR="00957BEF">
        <w:rPr>
          <w:rFonts w:ascii="Times New Roman" w:hAnsi="Times New Roman" w:cs="Times New Roman"/>
          <w:sz w:val="24"/>
          <w:szCs w:val="24"/>
        </w:rPr>
        <w:t xml:space="preserve"> Nevertheless, browning in this study area is broadly consistent with</w:t>
      </w:r>
      <w:r w:rsidR="00114429">
        <w:rPr>
          <w:rFonts w:ascii="Times New Roman" w:hAnsi="Times New Roman" w:cs="Times New Roman"/>
          <w:sz w:val="24"/>
          <w:szCs w:val="24"/>
        </w:rPr>
        <w:t xml:space="preserve"> </w:t>
      </w:r>
      <w:r w:rsidR="00957BEF">
        <w:rPr>
          <w:rFonts w:ascii="Times New Roman" w:hAnsi="Times New Roman" w:cs="Times New Roman"/>
          <w:sz w:val="24"/>
          <w:szCs w:val="24"/>
        </w:rPr>
        <w:t xml:space="preserve">findings from recent pan-Arctic </w:t>
      </w:r>
      <w:r w:rsidR="00114429">
        <w:rPr>
          <w:rFonts w:ascii="Times New Roman" w:hAnsi="Times New Roman" w:cs="Times New Roman"/>
          <w:sz w:val="24"/>
          <w:szCs w:val="24"/>
        </w:rPr>
        <w:t>analyses</w:t>
      </w:r>
      <w:r w:rsidR="00006FE7">
        <w:rPr>
          <w:rFonts w:ascii="Times New Roman" w:hAnsi="Times New Roman" w:cs="Times New Roman"/>
          <w:sz w:val="24"/>
          <w:szCs w:val="24"/>
        </w:rPr>
        <w:t xml:space="preserve"> </w:t>
      </w:r>
      <w:r w:rsidR="00114429">
        <w:rPr>
          <w:rFonts w:ascii="Times New Roman" w:hAnsi="Times New Roman" w:cs="Times New Roman"/>
          <w:sz w:val="24"/>
          <w:szCs w:val="24"/>
        </w:rPr>
        <w:t xml:space="preserve">using Landsat </w:t>
      </w:r>
      <w:r w:rsidR="00114429">
        <w:rPr>
          <w:rFonts w:ascii="Times New Roman" w:hAnsi="Times New Roman" w:cs="Times New Roman"/>
          <w:sz w:val="24"/>
          <w:szCs w:val="24"/>
        </w:rPr>
        <w:fldChar w:fldCharType="begin"/>
      </w:r>
      <w:r w:rsidR="00B2138B">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(Berner et al. 2020)</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and MODIS </w:t>
      </w:r>
      <w:r w:rsidR="00114429">
        <w:rPr>
          <w:rFonts w:ascii="Times New Roman" w:hAnsi="Times New Roman" w:cs="Times New Roman"/>
          <w:sz w:val="24"/>
          <w:szCs w:val="24"/>
        </w:rPr>
        <w:fldChar w:fldCharType="begin"/>
      </w:r>
      <w:r w:rsidR="00C2474F">
        <w:rPr>
          <w:rFonts w:ascii="Times New Roman" w:hAnsi="Times New Roman" w:cs="Times New Roman"/>
          <w:sz w:val="24"/>
          <w:szCs w:val="24"/>
        </w:rPr>
        <w:instrText xml:space="preserve"> ADDIN EN.CITE &lt;EndNote&gt;&lt;Cite&gt;&lt;Author&gt;Frost&lt;/Author&gt;&lt;Year&gt;2021&lt;/Year&gt;&lt;RecNum&gt;4603&lt;/RecNum&gt;&lt;DisplayText&gt;(Frost et al. 2021)&lt;/DisplayText&gt;&lt;record&gt;&lt;rec-number&gt;4603&lt;/rec-number&gt;&lt;foreign-keys&gt;&lt;key app="EN" db-id="przrz2xfys0et6es02qx0adprs59z2erxf5t" timestamp="1631049135"&gt;4603&lt;/key&gt;&lt;/foreign-keys&gt;&lt;ref-type name="Journal Article"&gt;17&lt;/ref-type&gt;&lt;contributors&gt;&lt;authors&gt;&lt;author&gt;Frost, Gerald V&lt;/author&gt;&lt;author&gt;Macander, M. J.&lt;/author&gt;&lt;author&gt;Bhatt, U. S.&lt;/author&gt;&lt;author&gt;Berner, L. T.&lt;/author&gt;&lt;author&gt;Bjerke, J. W.&lt;/author&gt;&lt;author&gt;Epstein, H. E.&lt;/author&gt;&lt;author&gt;Forbes, B.C.&lt;/author&gt;&lt;author&gt;Goetz, S. J.&lt;/author&gt;&lt;author&gt;Lara, M.J.&lt;/author&gt;&lt;author&gt;Park, T.&lt;/author&gt;&lt;author&gt;Phoenix, G.K.&lt;/author&gt;&lt;author&gt;Serbin, S.P.&lt;/author&gt;&lt;author&gt;Tømmervik, H.&lt;/author&gt;&lt;author&gt;Walker, D. A.&lt;/author&gt;&lt;author&gt;Yang, D.&lt;/author&gt;&lt;/authors&gt;&lt;/contributors&gt;&lt;titles&gt;&lt;title&gt;Tundra greenness [in “State of the Climate in 2020”]&lt;/title&gt;&lt;secondary-title&gt;Bulletin of the American Meteorological Society&lt;/secondary-title&gt;&lt;/titles&gt;&lt;periodical&gt;&lt;full-title&gt;Bulletin of the American Meteorological Society&lt;/full-title&gt;&lt;/periodical&gt;&lt;pages&gt;S290–S292&lt;/pages&gt;&lt;volume&gt;102&lt;/volume&gt;&lt;number&gt;8&lt;/number&gt;&lt;dates&gt;&lt;year&gt;2021&lt;/year&gt;&lt;/dates&gt;&lt;urls&gt;&lt;/urls&gt;&lt;electronic-resource-num&gt;10.1175/BAMS-D-21-0086.1&lt;/electronic-resource-num&gt;&lt;/record&gt;&lt;/Cite&gt;&lt;/EndNote&gt;</w:instrText>
      </w:r>
      <w:r w:rsidR="00114429">
        <w:rPr>
          <w:rFonts w:ascii="Times New Roman" w:hAnsi="Times New Roman" w:cs="Times New Roman"/>
          <w:sz w:val="24"/>
          <w:szCs w:val="24"/>
        </w:rPr>
        <w:fldChar w:fldCharType="separate"/>
      </w:r>
      <w:r w:rsidR="00114429">
        <w:rPr>
          <w:rFonts w:ascii="Times New Roman" w:hAnsi="Times New Roman" w:cs="Times New Roman"/>
          <w:noProof/>
          <w:sz w:val="24"/>
          <w:szCs w:val="24"/>
        </w:rPr>
        <w:t>(Frost et al. 2021)</w:t>
      </w:r>
      <w:r w:rsidR="00114429">
        <w:rPr>
          <w:rFonts w:ascii="Times New Roman" w:hAnsi="Times New Roman" w:cs="Times New Roman"/>
          <w:sz w:val="24"/>
          <w:szCs w:val="24"/>
        </w:rPr>
        <w:fldChar w:fldCharType="end"/>
      </w:r>
      <w:r w:rsidR="00114429">
        <w:rPr>
          <w:rFonts w:ascii="Times New Roman" w:hAnsi="Times New Roman" w:cs="Times New Roman"/>
          <w:sz w:val="24"/>
          <w:szCs w:val="24"/>
        </w:rPr>
        <w:t xml:space="preserve"> satellite data that show </w:t>
      </w:r>
      <w:r w:rsidR="00957BEF">
        <w:rPr>
          <w:rFonts w:ascii="Times New Roman" w:hAnsi="Times New Roman" w:cs="Times New Roman"/>
          <w:sz w:val="24"/>
          <w:szCs w:val="24"/>
        </w:rPr>
        <w:t>regional browning in southwestern Greenland</w:t>
      </w:r>
      <w:r w:rsidR="001810F1">
        <w:rPr>
          <w:rFonts w:ascii="Times New Roman" w:hAnsi="Times New Roman" w:cs="Times New Roman"/>
          <w:sz w:val="24"/>
          <w:szCs w:val="24"/>
        </w:rPr>
        <w:t xml:space="preserve">. </w:t>
      </w:r>
      <w:r w:rsidR="00114429">
        <w:rPr>
          <w:rFonts w:ascii="Times New Roman" w:hAnsi="Times New Roman" w:cs="Times New Roman"/>
          <w:sz w:val="24"/>
          <w:szCs w:val="24"/>
        </w:rPr>
        <w:t xml:space="preserve">The causes of browning in </w:t>
      </w:r>
      <w:r w:rsidR="001810F1">
        <w:rPr>
          <w:rFonts w:ascii="Times New Roman" w:hAnsi="Times New Roman" w:cs="Times New Roman"/>
          <w:sz w:val="24"/>
          <w:szCs w:val="24"/>
        </w:rPr>
        <w:t xml:space="preserve">southwestern Greenland </w:t>
      </w:r>
      <w:r w:rsidR="00114429">
        <w:rPr>
          <w:rFonts w:ascii="Times New Roman" w:hAnsi="Times New Roman" w:cs="Times New Roman"/>
          <w:sz w:val="24"/>
          <w:szCs w:val="24"/>
        </w:rPr>
        <w:t xml:space="preserve">warrant further investigation but are </w:t>
      </w:r>
      <w:r w:rsidR="00957BEF">
        <w:rPr>
          <w:rFonts w:ascii="Times New Roman" w:hAnsi="Times New Roman" w:cs="Times New Roman"/>
          <w:sz w:val="24"/>
          <w:szCs w:val="24"/>
        </w:rPr>
        <w:t xml:space="preserve">potentially linked to </w:t>
      </w:r>
      <w:r w:rsidR="0094680D">
        <w:rPr>
          <w:rFonts w:ascii="Times New Roman" w:hAnsi="Times New Roman" w:cs="Times New Roman"/>
          <w:sz w:val="24"/>
          <w:szCs w:val="24"/>
        </w:rPr>
        <w:t>hotter and drie</w:t>
      </w:r>
      <w:r w:rsidR="00513809">
        <w:rPr>
          <w:rFonts w:ascii="Times New Roman" w:hAnsi="Times New Roman" w:cs="Times New Roman"/>
          <w:sz w:val="24"/>
          <w:szCs w:val="24"/>
        </w:rPr>
        <w:t>r</w:t>
      </w:r>
      <w:r w:rsidR="0094680D">
        <w:rPr>
          <w:rFonts w:ascii="Times New Roman" w:hAnsi="Times New Roman" w:cs="Times New Roman"/>
          <w:sz w:val="24"/>
          <w:szCs w:val="24"/>
        </w:rPr>
        <w:t xml:space="preserve"> conditions suppressing shrub </w:t>
      </w:r>
      <w:r w:rsidR="00D01D96">
        <w:rPr>
          <w:rFonts w:ascii="Times New Roman" w:hAnsi="Times New Roman" w:cs="Times New Roman"/>
          <w:sz w:val="24"/>
          <w:szCs w:val="24"/>
        </w:rPr>
        <w:t xml:space="preserve">and other vegetation </w:t>
      </w:r>
      <w:r w:rsidR="0094680D">
        <w:rPr>
          <w:rFonts w:ascii="Times New Roman" w:hAnsi="Times New Roman" w:cs="Times New Roman"/>
          <w:sz w:val="24"/>
          <w:szCs w:val="24"/>
        </w:rPr>
        <w:t xml:space="preserve">growth </w:t>
      </w:r>
      <w:r w:rsidR="0094680D" w:rsidRPr="0094680D">
        <w:rPr>
          <w:rFonts w:ascii="Times New Roman" w:hAnsi="Times New Roman" w:cs="Times New Roman"/>
          <w:sz w:val="24"/>
          <w:szCs w:val="24"/>
        </w:rPr>
        <w:t>and</w:t>
      </w:r>
      <w:r w:rsidR="002B6422">
        <w:rPr>
          <w:rFonts w:ascii="Times New Roman" w:hAnsi="Times New Roman" w:cs="Times New Roman"/>
          <w:sz w:val="24"/>
          <w:szCs w:val="24"/>
        </w:rPr>
        <w:t>,</w:t>
      </w:r>
      <w:r w:rsidR="00D01D96">
        <w:rPr>
          <w:rFonts w:ascii="Times New Roman" w:hAnsi="Times New Roman" w:cs="Times New Roman"/>
          <w:sz w:val="24"/>
          <w:szCs w:val="24"/>
        </w:rPr>
        <w:t xml:space="preserve"> in some areas, </w:t>
      </w:r>
      <w:r w:rsidR="00513809">
        <w:rPr>
          <w:rFonts w:ascii="Times New Roman" w:hAnsi="Times New Roman" w:cs="Times New Roman"/>
          <w:sz w:val="24"/>
          <w:szCs w:val="24"/>
        </w:rPr>
        <w:t xml:space="preserve">to </w:t>
      </w:r>
      <w:r w:rsidR="000F5331" w:rsidRPr="0094680D">
        <w:rPr>
          <w:rFonts w:ascii="Times New Roman" w:hAnsi="Times New Roman" w:cs="Times New Roman"/>
          <w:sz w:val="24"/>
          <w:szCs w:val="24"/>
        </w:rPr>
        <w:t>defoliation from moths (</w:t>
      </w:r>
      <w:proofErr w:type="spellStart"/>
      <w:r w:rsidR="000F5331" w:rsidRPr="00D17E51">
        <w:rPr>
          <w:rFonts w:ascii="Times New Roman" w:hAnsi="Times New Roman" w:cs="Times New Roman"/>
          <w:i/>
          <w:iCs/>
          <w:sz w:val="24"/>
          <w:szCs w:val="24"/>
        </w:rPr>
        <w:t>Eurois</w:t>
      </w:r>
      <w:proofErr w:type="spellEnd"/>
      <w:r w:rsidR="000F5331" w:rsidRPr="00D17E51">
        <w:rPr>
          <w:rFonts w:ascii="Times New Roman" w:hAnsi="Times New Roman" w:cs="Times New Roman"/>
          <w:i/>
          <w:iCs/>
          <w:sz w:val="24"/>
          <w:szCs w:val="24"/>
        </w:rPr>
        <w:t xml:space="preserve"> occulta</w:t>
      </w:r>
      <w:r w:rsidR="000F5331" w:rsidRPr="0094680D">
        <w:rPr>
          <w:rFonts w:ascii="Times New Roman" w:hAnsi="Times New Roman" w:cs="Times New Roman"/>
          <w:sz w:val="24"/>
          <w:szCs w:val="24"/>
        </w:rPr>
        <w:t xml:space="preserve">) </w:t>
      </w:r>
      <w:r w:rsidR="000F5331">
        <w:rPr>
          <w:rFonts w:ascii="Times New Roman" w:hAnsi="Times New Roman" w:cs="Times New Roman"/>
          <w:sz w:val="24"/>
          <w:szCs w:val="24"/>
        </w:rPr>
        <w:t xml:space="preserve">or </w:t>
      </w:r>
      <w:r w:rsidR="0094680D" w:rsidRPr="0094680D">
        <w:rPr>
          <w:rFonts w:ascii="Times New Roman" w:hAnsi="Times New Roman" w:cs="Times New Roman"/>
          <w:sz w:val="24"/>
          <w:szCs w:val="24"/>
        </w:rPr>
        <w:t>browsing by muskoxen (</w:t>
      </w:r>
      <w:proofErr w:type="spellStart"/>
      <w:r w:rsidR="0094680D" w:rsidRPr="00D17E51">
        <w:rPr>
          <w:rFonts w:ascii="Times New Roman" w:hAnsi="Times New Roman" w:cs="Times New Roman"/>
          <w:i/>
          <w:iCs/>
          <w:sz w:val="24"/>
          <w:szCs w:val="24"/>
        </w:rPr>
        <w:t>Ovibos</w:t>
      </w:r>
      <w:proofErr w:type="spellEnd"/>
      <w:r w:rsidR="0094680D" w:rsidRPr="00D17E51">
        <w:rPr>
          <w:rFonts w:ascii="Times New Roman" w:hAnsi="Times New Roman" w:cs="Times New Roman"/>
          <w:i/>
          <w:iCs/>
          <w:sz w:val="24"/>
          <w:szCs w:val="24"/>
        </w:rPr>
        <w:t xml:space="preserve"> </w:t>
      </w:r>
      <w:proofErr w:type="spellStart"/>
      <w:r w:rsidR="0094680D" w:rsidRPr="00D17E51">
        <w:rPr>
          <w:rFonts w:ascii="Times New Roman" w:hAnsi="Times New Roman" w:cs="Times New Roman"/>
          <w:i/>
          <w:iCs/>
          <w:sz w:val="24"/>
          <w:szCs w:val="24"/>
        </w:rPr>
        <w:t>moschatus</w:t>
      </w:r>
      <w:proofErr w:type="spellEnd"/>
      <w:r w:rsidR="0094680D" w:rsidRPr="0094680D">
        <w:rPr>
          <w:rFonts w:ascii="Times New Roman" w:hAnsi="Times New Roman" w:cs="Times New Roman"/>
          <w:sz w:val="24"/>
          <w:szCs w:val="24"/>
        </w:rPr>
        <w:t>)</w:t>
      </w:r>
      <w:r w:rsidR="0094680D">
        <w:rPr>
          <w:rFonts w:ascii="Times New Roman" w:hAnsi="Times New Roman" w:cs="Times New Roman"/>
          <w:sz w:val="24"/>
          <w:szCs w:val="24"/>
        </w:rPr>
        <w:t xml:space="preserve"> </w:t>
      </w:r>
      <w:r w:rsidR="0094680D">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 </w:instrText>
      </w:r>
      <w:r w:rsidR="00D01D96">
        <w:rPr>
          <w:rFonts w:ascii="Times New Roman" w:hAnsi="Times New Roman" w:cs="Times New Roman"/>
          <w:sz w:val="24"/>
          <w:szCs w:val="24"/>
        </w:rPr>
        <w:fldChar w:fldCharType="begin">
          <w:fldData xml:space="preserve">PEVuZE5vdGU+PENpdGU+PEF1dGhvcj5HYW1tPC9BdXRob3I+PFllYXI+MjAxODwvWWVhcj48UmVj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</w:fldData>
        </w:fldChar>
      </w:r>
      <w:r w:rsidR="00D01D96">
        <w:rPr>
          <w:rFonts w:ascii="Times New Roman" w:hAnsi="Times New Roman" w:cs="Times New Roman"/>
          <w:sz w:val="24"/>
          <w:szCs w:val="24"/>
        </w:rPr>
        <w:instrText xml:space="preserve"> ADDIN EN.CITE.DATA </w:instrText>
      </w:r>
      <w:r w:rsidR="00D01D96">
        <w:rPr>
          <w:rFonts w:ascii="Times New Roman" w:hAnsi="Times New Roman" w:cs="Times New Roman"/>
          <w:sz w:val="24"/>
          <w:szCs w:val="24"/>
        </w:rPr>
      </w:r>
      <w:r w:rsidR="00D01D96">
        <w:rPr>
          <w:rFonts w:ascii="Times New Roman" w:hAnsi="Times New Roman" w:cs="Times New Roman"/>
          <w:sz w:val="24"/>
          <w:szCs w:val="24"/>
        </w:rPr>
        <w:fldChar w:fldCharType="end"/>
      </w:r>
      <w:r w:rsidR="0094680D">
        <w:rPr>
          <w:rFonts w:ascii="Times New Roman" w:hAnsi="Times New Roman" w:cs="Times New Roman"/>
          <w:sz w:val="24"/>
          <w:szCs w:val="24"/>
        </w:rPr>
      </w:r>
      <w:r w:rsidR="0094680D">
        <w:rPr>
          <w:rFonts w:ascii="Times New Roman" w:hAnsi="Times New Roman" w:cs="Times New Roman"/>
          <w:sz w:val="24"/>
          <w:szCs w:val="24"/>
        </w:rPr>
        <w:fldChar w:fldCharType="separate"/>
      </w:r>
      <w:r w:rsidR="00D01D96">
        <w:rPr>
          <w:rFonts w:ascii="Times New Roman" w:hAnsi="Times New Roman" w:cs="Times New Roman"/>
          <w:noProof/>
          <w:sz w:val="24"/>
          <w:szCs w:val="24"/>
        </w:rPr>
        <w:t>(Forchhammer 2017, Gamm et al. 2018, Prendin et al. 2020)</w:t>
      </w:r>
      <w:r w:rsidR="0094680D">
        <w:rPr>
          <w:rFonts w:ascii="Times New Roman" w:hAnsi="Times New Roman" w:cs="Times New Roman"/>
          <w:sz w:val="24"/>
          <w:szCs w:val="24"/>
        </w:rPr>
        <w:fldChar w:fldCharType="end"/>
      </w:r>
      <w:r w:rsidR="0094680D">
        <w:rPr>
          <w:rFonts w:ascii="Times New Roman" w:hAnsi="Times New Roman" w:cs="Times New Roman"/>
          <w:sz w:val="24"/>
          <w:szCs w:val="24"/>
        </w:rPr>
        <w:t>.</w:t>
      </w:r>
      <w:r w:rsidR="005355BF">
        <w:rPr>
          <w:rFonts w:ascii="Times New Roman" w:hAnsi="Times New Roman" w:cs="Times New Roman"/>
          <w:sz w:val="24"/>
          <w:szCs w:val="24"/>
        </w:rPr>
        <w:t xml:space="preserve"> This </w:t>
      </w:r>
      <w:r w:rsidR="00C67C3C">
        <w:rPr>
          <w:rFonts w:ascii="Times New Roman" w:hAnsi="Times New Roman" w:cs="Times New Roman"/>
          <w:sz w:val="24"/>
          <w:szCs w:val="24"/>
        </w:rPr>
        <w:t xml:space="preserve">analysis demonstrates a general workflow that can be used to not only explore </w:t>
      </w:r>
      <w:r w:rsidR="00B542D1">
        <w:rPr>
          <w:rFonts w:ascii="Times New Roman" w:hAnsi="Times New Roman" w:cs="Times New Roman"/>
          <w:sz w:val="24"/>
          <w:szCs w:val="24"/>
        </w:rPr>
        <w:t xml:space="preserve">long-term changes in vegetation greenness across focal landscapes, but also to perform sample-based analyses across large geographic domains. </w:t>
      </w:r>
      <w:r w:rsidR="0094680D">
        <w:rPr>
          <w:rFonts w:ascii="Times New Roman" w:hAnsi="Times New Roman" w:cs="Times New Roman"/>
          <w:sz w:val="24"/>
          <w:szCs w:val="24"/>
        </w:rPr>
        <w:t xml:space="preserve"> </w:t>
      </w:r>
    </w:p>
    <w:p w14:paraId="32DB24FB" w14:textId="77777777" w:rsidR="00B33ACC" w:rsidRDefault="00B33ACC" w:rsidP="00F751FB">
      <w:pPr>
        <w:pStyle w:val="NoSpacing"/>
        <w:rPr>
          <w:rFonts w:ascii="Times New Roman" w:hAnsi="Times New Roman" w:cs="Times New Roman"/>
          <w:sz w:val="24"/>
          <w:szCs w:val="24"/>
        </w:rPr>
      </w:pPr>
    </w:p>
    <w:p w14:paraId="333B9C48" w14:textId="77777777" w:rsidR="007E75AB" w:rsidRDefault="007E75AB" w:rsidP="007E75AB">
      <w:pPr>
        <w:pStyle w:val="Heading1"/>
      </w:pPr>
      <w:r w:rsidRPr="00B41BE5">
        <w:t>Package installation</w:t>
      </w:r>
    </w:p>
    <w:p w14:paraId="10E7511F" w14:textId="77777777" w:rsidR="007E75AB" w:rsidRPr="0010487C" w:rsidRDefault="007E75AB" w:rsidP="007E75AB">
      <w:pPr>
        <w:pStyle w:val="NoSpacing"/>
        <w:rPr>
          <w:rFonts w:ascii="Times New Roman" w:hAnsi="Times New Roman" w:cs="Times New Roman"/>
          <w:sz w:val="24"/>
          <w:szCs w:val="24"/>
        </w:rPr>
      </w:pPr>
      <w:r w:rsidRPr="00132CED">
        <w:rPr>
          <w:rFonts w:ascii="Times New Roman" w:hAnsi="Times New Roman" w:cs="Times New Roman"/>
          <w:sz w:val="24"/>
          <w:szCs w:val="24"/>
        </w:rPr>
        <w:t xml:space="preserve">The </w:t>
      </w:r>
      <w:r>
        <w:rPr>
          <w:rFonts w:ascii="Times New Roman" w:hAnsi="Times New Roman" w:cs="Times New Roman"/>
          <w:sz w:val="24"/>
          <w:szCs w:val="24"/>
        </w:rPr>
        <w:t xml:space="preserve">R package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is publicly available through a GitHub code repository. Users will need to have installed the R software environment on their computer.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is operating system agnostic and can be installed from within R using the </w:t>
      </w:r>
      <w:proofErr w:type="spellStart"/>
      <w:r w:rsidRPr="0010487C">
        <w:rPr>
          <w:rFonts w:ascii="Times New Roman" w:hAnsi="Times New Roman" w:cs="Times New Roman"/>
          <w:i/>
          <w:iCs/>
          <w:sz w:val="24"/>
          <w:szCs w:val="24"/>
        </w:rPr>
        <w:t>install_</w:t>
      </w:r>
      <w:proofErr w:type="gramStart"/>
      <w:r w:rsidRPr="0010487C">
        <w:rPr>
          <w:rFonts w:ascii="Times New Roman" w:hAnsi="Times New Roman" w:cs="Times New Roman"/>
          <w:i/>
          <w:iCs/>
          <w:sz w:val="24"/>
          <w:szCs w:val="24"/>
        </w:rPr>
        <w:t>github</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function from the </w:t>
      </w:r>
      <w:proofErr w:type="spellStart"/>
      <w:r w:rsidRPr="0010487C">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package: </w:t>
      </w:r>
    </w:p>
    <w:p w14:paraId="151FD95F" w14:textId="77777777" w:rsidR="007E75AB" w:rsidRDefault="007E75AB" w:rsidP="007E75AB">
      <w:pPr>
        <w:pStyle w:val="NoSpacing"/>
        <w:rPr>
          <w:rFonts w:ascii="Times New Roman" w:hAnsi="Times New Roman" w:cs="Times New Roman"/>
          <w:sz w:val="24"/>
          <w:szCs w:val="24"/>
        </w:rPr>
      </w:pPr>
    </w:p>
    <w:p w14:paraId="01E2D374" w14:textId="77777777" w:rsidR="007E75AB" w:rsidRPr="0032733C" w:rsidRDefault="007E75AB" w:rsidP="007E7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eastAsia="en-US"/>
        </w:rPr>
      </w:pPr>
      <w:proofErr w:type="spellStart"/>
      <w:proofErr w:type="gramStart"/>
      <w:r w:rsidRPr="0032733C">
        <w:rPr>
          <w:rFonts w:ascii="Consolas" w:eastAsia="Times New Roman" w:hAnsi="Consolas" w:cs="Courier New"/>
          <w:color w:val="24292F"/>
          <w:sz w:val="20"/>
          <w:szCs w:val="20"/>
          <w:lang w:eastAsia="en-US"/>
        </w:rPr>
        <w:t>devtools</w:t>
      </w:r>
      <w:proofErr w:type="spellEnd"/>
      <w:r w:rsidRPr="0032733C">
        <w:rPr>
          <w:rFonts w:ascii="Consolas" w:eastAsia="Times New Roman" w:hAnsi="Consolas" w:cs="Courier New"/>
          <w:color w:val="24292F"/>
          <w:sz w:val="20"/>
          <w:szCs w:val="20"/>
          <w:lang w:eastAsia="en-US"/>
        </w:rPr>
        <w:t>::</w:t>
      </w:r>
      <w:proofErr w:type="spellStart"/>
      <w:proofErr w:type="gramEnd"/>
      <w:r w:rsidRPr="0032733C">
        <w:rPr>
          <w:rFonts w:ascii="Consolas" w:eastAsia="Times New Roman" w:hAnsi="Consolas" w:cs="Courier New"/>
          <w:color w:val="24292F"/>
          <w:sz w:val="20"/>
          <w:szCs w:val="20"/>
          <w:lang w:eastAsia="en-US"/>
        </w:rPr>
        <w:t>install_github</w:t>
      </w:r>
      <w:proofErr w:type="spellEnd"/>
      <w:r w:rsidRPr="0032733C">
        <w:rPr>
          <w:rFonts w:ascii="Consolas" w:eastAsia="Times New Roman" w:hAnsi="Consolas" w:cs="Courier New"/>
          <w:color w:val="24292F"/>
          <w:sz w:val="20"/>
          <w:szCs w:val="20"/>
          <w:lang w:eastAsia="en-US"/>
        </w:rPr>
        <w:t>("logan-</w:t>
      </w:r>
      <w:proofErr w:type="spellStart"/>
      <w:r w:rsidRPr="0032733C">
        <w:rPr>
          <w:rFonts w:ascii="Consolas" w:eastAsia="Times New Roman" w:hAnsi="Consolas" w:cs="Courier New"/>
          <w:color w:val="24292F"/>
          <w:sz w:val="20"/>
          <w:szCs w:val="20"/>
          <w:lang w:eastAsia="en-US"/>
        </w:rPr>
        <w:t>berner</w:t>
      </w:r>
      <w:proofErr w:type="spellEnd"/>
      <w:r w:rsidRPr="0032733C">
        <w:rPr>
          <w:rFonts w:ascii="Consolas" w:eastAsia="Times New Roman" w:hAnsi="Consolas" w:cs="Courier New"/>
          <w:color w:val="24292F"/>
          <w:sz w:val="20"/>
          <w:szCs w:val="20"/>
          <w:lang w:eastAsia="en-US"/>
        </w:rPr>
        <w:t>/</w:t>
      </w:r>
      <w:proofErr w:type="spellStart"/>
      <w:r w:rsidRPr="0032733C">
        <w:rPr>
          <w:rFonts w:ascii="Consolas" w:eastAsia="Times New Roman" w:hAnsi="Consolas" w:cs="Courier New"/>
          <w:color w:val="24292F"/>
          <w:sz w:val="20"/>
          <w:szCs w:val="20"/>
          <w:lang w:eastAsia="en-US"/>
        </w:rPr>
        <w:t>lsatTS</w:t>
      </w:r>
      <w:proofErr w:type="spellEnd"/>
      <w:r w:rsidRPr="0032733C">
        <w:rPr>
          <w:rFonts w:ascii="Consolas" w:eastAsia="Times New Roman" w:hAnsi="Consolas" w:cs="Courier New"/>
          <w:color w:val="24292F"/>
          <w:sz w:val="20"/>
          <w:szCs w:val="20"/>
          <w:lang w:eastAsia="en-US"/>
        </w:rPr>
        <w:t>")</w:t>
      </w:r>
    </w:p>
    <w:p w14:paraId="75D6B69F" w14:textId="77777777" w:rsidR="007E75AB" w:rsidRDefault="007E75AB" w:rsidP="007E75AB">
      <w:pPr>
        <w:pStyle w:val="NoSpacing"/>
        <w:rPr>
          <w:rFonts w:ascii="Times New Roman" w:hAnsi="Times New Roman" w:cs="Times New Roman"/>
          <w:sz w:val="24"/>
          <w:szCs w:val="24"/>
        </w:rPr>
      </w:pPr>
    </w:p>
    <w:p w14:paraId="4928D56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installation will compile the package from source code on the user’s computer. As the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package itself is exclusively written in R code, no additional software is required. </w:t>
      </w:r>
    </w:p>
    <w:p w14:paraId="3E904AC1"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4090A2A2"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To use the data extraction and preparation functions, users will need an account on GEE, and to have installed and configured the </w:t>
      </w:r>
      <w:proofErr w:type="spellStart"/>
      <w:r w:rsidRPr="00132CED">
        <w:rPr>
          <w:rFonts w:ascii="Times New Roman" w:hAnsi="Times New Roman" w:cs="Times New Roman"/>
          <w:i/>
          <w:iCs/>
          <w:sz w:val="24"/>
          <w:szCs w:val="24"/>
        </w:rPr>
        <w:t>rgee</w:t>
      </w:r>
      <w:proofErr w:type="spellEnd"/>
      <w:r>
        <w:rPr>
          <w:rFonts w:ascii="Times New Roman" w:hAnsi="Times New Roman" w:cs="Times New Roman"/>
          <w:sz w:val="24"/>
          <w:szCs w:val="24"/>
        </w:rPr>
        <w:t xml:space="preserve"> package to access GEE from R. Please see the GEE (</w:t>
      </w:r>
      <w:hyperlink r:id="rId19" w:history="1">
        <w:r w:rsidRPr="007730A6">
          <w:rPr>
            <w:rStyle w:val="Hyperlink"/>
            <w:rFonts w:ascii="Times New Roman" w:hAnsi="Times New Roman" w:cs="Times New Roman"/>
            <w:sz w:val="24"/>
            <w:szCs w:val="24"/>
          </w:rPr>
          <w:t>https://earthengine.google.com/</w:t>
        </w:r>
      </w:hyperlink>
      <w:r>
        <w:rPr>
          <w:rFonts w:ascii="Times New Roman" w:hAnsi="Times New Roman" w:cs="Times New Roman"/>
          <w:sz w:val="24"/>
          <w:szCs w:val="24"/>
        </w:rPr>
        <w:t xml:space="preserve">) and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w:t>
      </w:r>
      <w:hyperlink r:id="rId20" w:history="1">
        <w:r w:rsidRPr="007730A6">
          <w:rPr>
            <w:rStyle w:val="Hyperlink"/>
            <w:rFonts w:ascii="Times New Roman" w:hAnsi="Times New Roman" w:cs="Times New Roman"/>
            <w:sz w:val="24"/>
            <w:szCs w:val="24"/>
          </w:rPr>
          <w:t>https://r-spatial.github.io/rgee/</w:t>
        </w:r>
      </w:hyperlink>
      <w:r>
        <w:rPr>
          <w:rFonts w:ascii="Times New Roman" w:hAnsi="Times New Roman" w:cs="Times New Roman"/>
          <w:sz w:val="24"/>
          <w:szCs w:val="24"/>
        </w:rPr>
        <w:t xml:space="preserve">) websites for details on signing up for an account and configuring </w:t>
      </w:r>
      <w:proofErr w:type="spellStart"/>
      <w:r w:rsidRPr="0026479A">
        <w:rPr>
          <w:rFonts w:ascii="Times New Roman" w:hAnsi="Times New Roman" w:cs="Times New Roman"/>
          <w:i/>
          <w:iCs/>
          <w:sz w:val="24"/>
          <w:szCs w:val="24"/>
        </w:rPr>
        <w:t>rgee</w:t>
      </w:r>
      <w:proofErr w:type="spellEnd"/>
      <w:r>
        <w:rPr>
          <w:rFonts w:ascii="Times New Roman" w:hAnsi="Times New Roman" w:cs="Times New Roman"/>
          <w:sz w:val="24"/>
          <w:szCs w:val="24"/>
        </w:rPr>
        <w:t xml:space="preserve">, respectively. </w:t>
      </w:r>
    </w:p>
    <w:p w14:paraId="07BBF680" w14:textId="77777777" w:rsidR="007E75AB" w:rsidRDefault="007E75AB" w:rsidP="007E75AB">
      <w:pPr>
        <w:pStyle w:val="NoSpacing"/>
        <w:rPr>
          <w:rFonts w:ascii="Times New Roman" w:hAnsi="Times New Roman" w:cs="Times New Roman"/>
          <w:sz w:val="24"/>
          <w:szCs w:val="24"/>
        </w:rPr>
      </w:pPr>
    </w:p>
    <w:p w14:paraId="50EC3137"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All other external package dependencies are configured and automatically dealt with by </w:t>
      </w:r>
      <w:proofErr w:type="spellStart"/>
      <w:r w:rsidRPr="000A1D20">
        <w:rPr>
          <w:rFonts w:ascii="Times New Roman" w:hAnsi="Times New Roman" w:cs="Times New Roman"/>
          <w:i/>
          <w:iCs/>
          <w:sz w:val="24"/>
          <w:szCs w:val="24"/>
        </w:rPr>
        <w:t>devtools</w:t>
      </w:r>
      <w:proofErr w:type="spellEnd"/>
      <w:r>
        <w:rPr>
          <w:rFonts w:ascii="Times New Roman" w:hAnsi="Times New Roman" w:cs="Times New Roman"/>
          <w:sz w:val="24"/>
          <w:szCs w:val="24"/>
        </w:rPr>
        <w:t xml:space="preserve"> during the installation. These required packages include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tested with version cited):</w:t>
      </w:r>
      <w:r w:rsidRPr="000E494E">
        <w:rPr>
          <w:rFonts w:ascii="Times New Roman" w:hAnsi="Times New Roman" w:cs="Times New Roman"/>
          <w:sz w:val="24"/>
          <w:szCs w:val="24"/>
        </w:rPr>
        <w:t xml:space="preserve"> </w:t>
      </w:r>
    </w:p>
    <w:p w14:paraId="1028E4F9" w14:textId="670814BF" w:rsidR="007E75AB" w:rsidRDefault="007E75AB" w:rsidP="007E75AB">
      <w:pPr>
        <w:pStyle w:val="NoSpacing"/>
        <w:rPr>
          <w:rFonts w:ascii="Times New Roman" w:hAnsi="Times New Roman" w:cs="Times New Roman"/>
          <w:sz w:val="24"/>
          <w:szCs w:val="24"/>
        </w:rPr>
      </w:pPr>
      <w:r w:rsidRPr="00DE7E3D">
        <w:rPr>
          <w:rFonts w:ascii="Times New Roman" w:hAnsi="Times New Roman" w:cs="Times New Roman"/>
          <w:i/>
          <w:iCs/>
          <w:sz w:val="24"/>
          <w:szCs w:val="24"/>
          <w:lang w:val="da-DK"/>
        </w:rPr>
        <w:t>crayon</w:t>
      </w:r>
      <w:r w:rsidRPr="00B2138B">
        <w:rPr>
          <w:rFonts w:ascii="Times New Roman" w:hAnsi="Times New Roman" w:cs="Times New Roman"/>
          <w:sz w:val="24"/>
          <w:szCs w:val="24"/>
          <w:lang w:val="da-DK"/>
        </w:rPr>
        <w:t xml:space="preserve"> v1.4.2 </w:t>
      </w:r>
      <w:r>
        <w:rPr>
          <w:rFonts w:ascii="Times New Roman" w:hAnsi="Times New Roman" w:cs="Times New Roman"/>
          <w:sz w:val="24"/>
          <w:szCs w:val="24"/>
        </w:rPr>
        <w:fldChar w:fldCharType="begin"/>
      </w:r>
      <w:r w:rsidRPr="00B2138B">
        <w:rPr>
          <w:rFonts w:ascii="Times New Roman" w:hAnsi="Times New Roman" w:cs="Times New Roman"/>
          <w:sz w:val="24"/>
          <w:szCs w:val="24"/>
          <w:lang w:val="da-DK"/>
        </w:rPr>
        <w:instrText xml:space="preserve"> ADDIN EN.CITE &lt;EndNote&gt;&lt;Cite&gt;&lt;Author&gt;Csárdi&lt;/Author&gt;&lt;Year&gt;2021&lt;/Year&gt;&lt;RecNum&gt;4707&lt;/RecNum&gt;&lt;DisplayText&gt;(Csárdi 2021)&lt;/DisplayText&gt;&lt;record&gt;&lt;rec-number&gt;4707&lt;/rec-number&gt;&lt;foreign-keys&gt;&lt;key app="EN" db-id="przrz2xfys0et6es02qx0adprs59z2erxf5t" timestamp="1642538685"&gt;4707&lt;/key&gt;&lt;/foreign-keys&gt;&lt;ref-type name="Book"&gt;6&lt;/ref-type&gt;&lt;contributors&gt;&lt;authors&gt;&lt;author&gt;Csárdi, Gábor&lt;/author&gt;&lt;/authors&gt;&lt;/contributors&gt;&lt;titles&gt;&lt;title&gt;crayon: Colored Terminal Output. R package version 1.4.2. https://CRAN.R-project.org/package=crayon&lt;/title&gt;&lt;/titles&gt;&lt;dates&gt;&lt;year&gt;2021&lt;/year&gt;&lt;/dates&gt;&lt;ur</w:instrText>
      </w:r>
      <w:r w:rsidRPr="007F4F15">
        <w:rPr>
          <w:rFonts w:ascii="Times New Roman" w:hAnsi="Times New Roman" w:cs="Times New Roman"/>
          <w:sz w:val="24"/>
          <w:szCs w:val="24"/>
          <w:lang w:val="en-GB"/>
        </w:rPr>
        <w:instrText>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(Csárdi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v1.14.2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&lt;EndNote&gt;&lt;Cite&gt;&lt;Author&gt;Dowle&lt;/Author&gt;&lt;Year&gt;2021&lt;/Year&gt;&lt;RecNum&gt;4067&lt;/RecNum&gt;&lt;DisplayText&gt;(Dowle and Srinivasan 2021)&lt;/DisplayText&gt;&lt;record&gt;&lt;rec-number&gt;4067&lt;/rec-number&gt;&lt;foreign-keys&gt;&lt;key app="EN" db-id="przrz2xfys0et6es02qx0adprs59z2erxf5t" timestamp="1588689829"&gt;4067&lt;/key&gt;&lt;/foreign-keys&gt;&lt;ref-type name="Book"&gt;6&lt;/ref-type&gt;&lt;contributors&gt;&lt;authors&gt;&lt;author&gt;Dowle, Matt&lt;/author&gt;&lt;author&gt;Srinivasan, Arun&lt;/author&gt;&lt;/authors&gt;&lt;/contributors&gt;&lt;titles&gt;&lt;title&gt;data.table: Extension of `data.frame`. R package version 1.14.2. https://CRAN.R-project.org/package=data.table&lt;/title&gt;&lt;/titles&gt;&lt;dates&gt;&lt;year&gt;2021&lt;/year&gt;&lt;/dates&gt;&lt;urls&gt;&lt;/urls&gt;&lt;/record&gt;&lt;/Cite&gt;&lt;/EndNote&gt;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(Dowle and Srinivasan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dplyr</w:t>
      </w:r>
      <w:proofErr w:type="spellEnd"/>
      <w:r>
        <w:rPr>
          <w:rFonts w:ascii="Times New Roman" w:hAnsi="Times New Roman" w:cs="Times New Roman"/>
          <w:sz w:val="24"/>
          <w:szCs w:val="24"/>
        </w:rPr>
        <w:t xml:space="preserve"> v1.0.7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&lt;EndNote&gt;&lt;Cite&gt;&lt;Author&gt;Wickham&lt;/Author&gt;&lt;Year&gt;2021&lt;/Year&gt;&lt;RecNum&gt;2875&lt;/RecNum&gt;&lt;DisplayText&gt;(Wickham et al. 2021)&lt;/DisplayText&gt;&lt;record&gt;&lt;rec-number&gt;2875&lt;/rec-number&gt;&lt;foreign-keys&gt;&lt;key app="EN" db-id="przrz2xfys0et6es02qx0adprs59z2erxf5t" timestamp="0"&gt;2875&lt;/key&gt;&lt;/foreign-keys&gt;&lt;ref-type name="Book"&gt;6&lt;/ref-type&gt;&lt;contributors&gt;&lt;authors&gt;&lt;author&gt;Wickham, Hadley&lt;/author&gt;&lt;author&gt;Francois, Romain&lt;/author&gt;&lt;author&gt;Lionel, Henry&lt;/author&gt;&lt;author&gt;Müller, Kirill&lt;/author&gt;&lt;/authors&gt;&lt;/contributors&gt;&lt;titles&gt;&lt;title&gt;dplyr: A Grammar of Data Manipulation. R package version 1.0.7. https://CRAN.R-project.org/package=dplyr&lt;/title&gt;&lt;/titles&gt;&lt;dates&gt;&lt;year&gt;2021&lt;/year&gt;&lt;/dates&gt;&lt;urls&gt;&lt;/urls&gt;&lt;/record&gt;&lt;/Cite&gt;&lt;</w:instrText>
      </w:r>
      <w:r w:rsidRPr="000F5331">
        <w:rPr>
          <w:rFonts w:ascii="Times New Roman" w:hAnsi="Times New Roman" w:cs="Times New Roman"/>
          <w:sz w:val="24"/>
          <w:szCs w:val="24"/>
          <w:lang w:val="da-DK"/>
        </w:rPr>
        <w:instrTex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ggplot2</w:t>
      </w:r>
      <w:r>
        <w:rPr>
          <w:rFonts w:ascii="Times New Roman" w:hAnsi="Times New Roman" w:cs="Times New Roman"/>
          <w:sz w:val="24"/>
          <w:szCs w:val="24"/>
        </w:rPr>
        <w:t xml:space="preserve"> v3.3.5 </w:t>
      </w:r>
      <w:r>
        <w:rPr>
          <w:rFonts w:ascii="Times New Roman" w:hAnsi="Times New Roman" w:cs="Times New Roman"/>
          <w:sz w:val="24"/>
          <w:szCs w:val="24"/>
        </w:rPr>
        <w:fldChar w:fldCharType="begin"/>
      </w:r>
      <w:r w:rsidR="00BB3EE6">
        <w:rPr>
          <w:rFonts w:ascii="Times New Roman" w:hAnsi="Times New Roman" w:cs="Times New Roman"/>
          <w:sz w:val="24"/>
          <w:szCs w:val="24"/>
        </w:rPr>
        <w:instrText xml:space="preserve"> ADDIN EN.CITE &lt;EndNote&gt;&lt;Cite&gt;&lt;Author&gt;Wickham&lt;/Author&gt;&lt;Year&gt;2016&lt;/Year&gt;&lt;RecNum&gt;4068&lt;/RecNum&gt;&lt;DisplayText&gt;(Wickham 2016)&lt;/DisplayText&gt;&lt;record&gt;&lt;rec-number&gt;4068&lt;/rec-number&gt;&lt;foreign-keys&gt;&lt;key app="EN" db-id="przrz2xfys0et6es02qx0adprs59z2erxf5t" timestamp="1588689917"&gt;4068&lt;/key&gt;&lt;/foreign-keys&gt;&lt;ref-type name="Book"&gt;6&lt;/ref-type&gt;&lt;contributors&gt;&lt;authors&gt;&lt;author&gt;Wickham, H.&lt;/author&gt;&lt;/authors&gt;&lt;/contributors&gt;&lt;titles&gt;&lt;title&gt;ggplot2: Elegant Graphics for Data Analysis&lt;/title&gt;&lt;/titles&gt;&lt;pages&gt;276&lt;/pages&gt;&lt;dates&gt;&lt;year&gt;2016&lt;/year&gt;&lt;/dates&gt;&lt;publisher&gt;Springer-Verlang New York&lt;/publisher&gt;&lt;isbn&gt;978-3-319-24277-4&lt;/isbn&gt;&lt;urls&gt;&lt;related-urls&gt;&lt;url&gt;https://ggplot2.tidyverse.org&lt;/url&gt;&lt;/related-urls&gt;&lt;/urls&gt;&lt;/record&gt;&lt;/Cite&gt;&lt;/EndNote&gt;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(Wickham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ggpubr</w:t>
      </w:r>
      <w:proofErr w:type="spellEnd"/>
      <w:r>
        <w:rPr>
          <w:rFonts w:ascii="Times New Roman" w:hAnsi="Times New Roman" w:cs="Times New Roman"/>
          <w:sz w:val="24"/>
          <w:szCs w:val="24"/>
          <w:lang w:val="en-GB"/>
        </w:rPr>
        <w:t xml:space="preserve"> v0.4.0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&lt;EndNote&gt;&lt;Cite&gt;&lt;Author&gt;Kassambara&lt;/Author&gt;&lt;Year&gt;2020&lt;/Year&gt;&lt;RecNum&gt;4196&lt;/RecNum&gt;&lt;DisplayText&gt;(Kassambara 2020)&lt;/DisplayText&gt;&lt;record&gt;&lt;rec-number&gt;4196&lt;/rec-number&gt;&lt;foreign-keys&gt;&lt;key app="EN" db-id="przrz2xfys0et6es02qx0adprs59z2erxf5t" timestamp="1597257743"&gt;4196&lt;/key&gt;&lt;/foreign-keys&gt;&lt;ref-type name="Book"&gt;6&lt;/ref-type&gt;&lt;contributors&gt;&lt;authors&gt;&lt;author&gt;Kassambara, A.&lt;/author&gt;&lt;/authors&gt;&lt;/contributors&gt;&lt;titles&gt;&lt;title&gt;ggpubr: &amp;apos;ggplot2&amp;apos; Based Publication Ready Plots. R package version 0.4.0. https://CRAN.R-project.org/package=ggpubr&lt;/title&gt;&lt;/titles&gt;&lt;dates&gt;&lt;year&gt;2020&lt;/year&gt;&lt;/dates&gt;&lt;urls&gt;&lt;/urls&gt;&lt;/record&gt;&lt;/Cite&gt;&lt;/EndNote&gt;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(Kassambara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rPr>
        <w:t>magrittr</w:t>
      </w:r>
      <w:proofErr w:type="spellEnd"/>
      <w:r>
        <w:rPr>
          <w:rFonts w:ascii="Times New Roman" w:hAnsi="Times New Roman" w:cs="Times New Roman"/>
          <w:sz w:val="24"/>
          <w:szCs w:val="24"/>
        </w:rPr>
        <w:t xml:space="preserve"> v2.0.1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&lt;EndNote&gt;&lt;Cite&gt;&lt;Author&gt;Bache&lt;/Author&gt;&lt;Year&gt;2020&lt;/Year&gt;&lt;RecNum&gt;4706&lt;/RecNum&gt;&lt;DisplayText&gt;(Bache and Wickham 2020)&lt;/DisplayText&gt;&lt;record&gt;&lt;rec-number&gt;4706&lt;/rec-number&gt;&lt;foreign-keys&gt;&lt;key app="EN" db-id="przrz2xfys0et6es02qx0adprs59z2erxf5t" timestamp="1642538475"&gt;4706&lt;/key&gt;&lt;/foreign-keys&gt;&lt;ref-type name="Book"&gt;6&lt;/ref-type&gt;&lt;contributors&gt;&lt;authors&gt;&lt;author&gt;Bache, Stefan Milton&lt;/author&gt;&lt;author&gt;Wickham, Hadley &lt;/author&gt;&lt;/authors&gt;&lt;/contributors&gt;&lt;titles&gt;&lt;title&gt;magrittr: A Forward-Pipe Operator for R. R package version 2.0.1. https://CRAN.R-project.org/package=magrittr&lt;/title&gt;&lt;/titles&gt;&lt;dates&gt;&lt;year&gt;2020&lt;/year&gt;&lt;/dates&gt;&lt;urls&gt;&lt;/urls&gt;&lt;/record&gt;&lt;/Cite&gt;&lt;/EndNote&gt;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(Bache and Wickham 2020)</w:t>
      </w:r>
      <w:r>
        <w:rPr>
          <w:rFonts w:ascii="Times New Roman" w:hAnsi="Times New Roman" w:cs="Times New Roman"/>
          <w:sz w:val="24"/>
          <w:szCs w:val="24"/>
        </w:rPr>
        <w:fldChar w:fldCharType="end"/>
      </w:r>
      <w:r w:rsidRPr="000E494E">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lang w:val="en-GB"/>
        </w:rPr>
        <w:t>mapview</w:t>
      </w:r>
      <w:proofErr w:type="spellEnd"/>
      <w:r w:rsidRPr="007F4F15">
        <w:rPr>
          <w:rFonts w:ascii="Times New Roman" w:hAnsi="Times New Roman" w:cs="Times New Roman"/>
          <w:sz w:val="24"/>
          <w:szCs w:val="24"/>
          <w:lang w:val="en-GB"/>
        </w:rPr>
        <w:t xml:space="preserve"> v2.10.0 </w:t>
      </w:r>
      <w:r>
        <w:rPr>
          <w:rFonts w:ascii="Times New Roman" w:hAnsi="Times New Roman" w:cs="Times New Roman"/>
          <w:sz w:val="24"/>
          <w:szCs w:val="24"/>
        </w:rPr>
        <w:fldChar w:fldCharType="begin"/>
      </w:r>
      <w:r w:rsidRPr="007F4F15">
        <w:rPr>
          <w:rFonts w:ascii="Times New Roman" w:hAnsi="Times New Roman" w:cs="Times New Roman"/>
          <w:sz w:val="24"/>
          <w:szCs w:val="24"/>
          <w:lang w:val="en-GB"/>
        </w:rPr>
        <w:instrText xml:space="preserve"> ADDIN EN.CITE &lt;EndNote&gt;&lt;Cite&gt;&lt;Author&gt;Appelhans&lt;/Author&gt;&lt;Year&gt;2021&lt;/Year&gt;&lt;RecNum&gt;4708&lt;/RecNum&gt;&lt;DisplayText&gt;(Appelhans et al. 2021)&lt;/DisplayText&gt;&lt;record&gt;&lt;rec-number&gt;4708&lt;/rec-number&gt;&lt;foreign-keys&gt;&lt;key app="EN" db-id="przrz2xfys0et6es02qx0adprs59z2erxf5t" timestamp="1642538742"&gt;4708&lt;/key&gt;&lt;/foreign-keys&gt;&lt;ref-type name="Book"&gt;6&lt;/ref-type&gt;&lt;contributors&gt;&lt;authors&gt;&lt;author&gt;Appelhans, Tim&lt;/author&gt;&lt;author&gt;Detsch, Florian&lt;/author&gt;&lt;author&gt;Reudenbach, Christoph&lt;/author&gt;&lt;author&gt;Woellauer, Stefan&lt;/author&gt;&lt;/authors&gt;&lt;/contributors&gt;&lt;titles&gt;&lt;title&gt;mapview: Interactive Viewing of Spatial Data in R. R package version 2.10.0. https://CRAN.R-project.org/package=mapview&lt;/title&gt;&lt;/titles&gt;&lt;dates&gt;&lt;year&gt;2021&lt;/year&gt;&lt;/dates&gt;&lt;urls&gt;&lt;/urls&gt;&lt;/record&gt;&lt;/Cite&gt;&lt;/EndNote&gt;</w:instrText>
      </w:r>
      <w:r>
        <w:rPr>
          <w:rFonts w:ascii="Times New Roman" w:hAnsi="Times New Roman" w:cs="Times New Roman"/>
          <w:sz w:val="24"/>
          <w:szCs w:val="24"/>
        </w:rPr>
        <w:fldChar w:fldCharType="separate"/>
      </w:r>
      <w:r w:rsidRPr="007F4F15">
        <w:rPr>
          <w:rFonts w:ascii="Times New Roman" w:hAnsi="Times New Roman" w:cs="Times New Roman"/>
          <w:noProof/>
          <w:sz w:val="24"/>
          <w:szCs w:val="24"/>
          <w:lang w:val="en-GB"/>
        </w:rPr>
        <w:t>(Appelhans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purr</w:t>
      </w:r>
      <w:r w:rsidRPr="007F4F15">
        <w:rPr>
          <w:rFonts w:ascii="Times New Roman" w:hAnsi="Times New Roman" w:cs="Times New Roman"/>
          <w:sz w:val="24"/>
          <w:szCs w:val="24"/>
          <w:lang w:val="en-GB"/>
        </w:rPr>
        <w:t xml:space="preserve"> v0.3.</w:t>
      </w:r>
      <w:r>
        <w:rPr>
          <w:rFonts w:ascii="Times New Roman" w:hAnsi="Times New Roman" w:cs="Times New Roman"/>
          <w:sz w:val="24"/>
          <w:szCs w:val="24"/>
          <w:lang w:val="en-GB"/>
        </w:rPr>
        <w:t xml:space="preserve">4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&lt;EndNote&gt;&lt;Cite&gt;&lt;Author&gt;Henry&lt;/Author&gt;&lt;Year&gt;2020&lt;/Year&gt;&lt;RecNum&gt;4709&lt;/RecNum&gt;&lt;DisplayText&gt;(Henry and Wickham 2020)&lt;/DisplayText&gt;&lt;record&gt;&lt;rec-number&gt;4709&lt;/rec-number&gt;&lt;foreign-keys&gt;&lt;key app="EN" db-id="przrz2xfys0et6es02qx0adprs59z2erxf5t" timestamp="1642538791"&gt;4709&lt;/key&gt;&lt;/foreign-keys&gt;&lt;ref-type name="Book"&gt;6&lt;/ref-type&gt;&lt;contributors&gt;&lt;authors&gt;&lt;author&gt;Henry, Lionel&lt;/author&gt;&lt;author&gt;Wickham, Hadley&lt;/author&gt;&lt;/authors&gt;&lt;/contributors&gt;&lt;titles&gt;&lt;title&gt;purrr: Functional Programming Tools. R package version 0.3.4. https://CRAN.R-project.org/package=purrr&lt;/title&gt;&lt;/titles&gt;&lt;dates&gt;&lt;year&gt;2020&lt;/year&gt;&lt;/dates&gt;&lt;urls&gt;&lt;/urls&gt;&lt;/record&gt;&lt;/Cite&gt;&lt;/EndNote&gt;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(Henry and Wickham 2020)</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R.utils</w:t>
      </w:r>
      <w:proofErr w:type="spellEnd"/>
      <w:r>
        <w:rPr>
          <w:rFonts w:ascii="Times New Roman" w:hAnsi="Times New Roman" w:cs="Times New Roman"/>
          <w:sz w:val="24"/>
          <w:szCs w:val="24"/>
          <w:lang w:val="en-GB"/>
        </w:rPr>
        <w:t xml:space="preserve"> v2.11.0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&lt;EndNote&gt;&lt;Cite&gt;&lt;Author&gt;Bengtsson&lt;/Author&gt;&lt;Year&gt;2021&lt;/Year&gt;&lt;RecNum&gt;4710&lt;/RecNum&gt;&lt;DisplayText&gt;(Bengtsson 2021)&lt;/DisplayText&gt;&lt;record&gt;&lt;rec-number&gt;4710&lt;/rec-number&gt;&lt;foreign-keys&gt;&lt;key app="EN" db-id="przrz2xfys0et6es02qx0adprs59z2erxf5t" timestamp="1642539071"&gt;4710&lt;/key&gt;&lt;/foreign-keys&gt;&lt;ref-type name="Book"&gt;6&lt;/ref-type&gt;&lt;contributors&gt;&lt;authors&gt;&lt;author&gt;Bengtsson, Henrik&lt;/author&gt;&lt;/authors&gt;&lt;/contributors&gt;&lt;titles&gt;&lt;title&gt;R.utils: Various Programming Utilities. R package version 2.11.0. https://CRAN.R-project.org/package=R.utils&lt;/title&gt;&lt;/titles&gt;&lt;dates&gt;&lt;year&gt;2021&lt;/year&gt;&lt;/dates&gt;&lt;urls&gt;&lt;/urls&gt;&lt;/record&gt;&lt;/Cite&gt;&lt;/EndNote&gt;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(Bengtsson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r w:rsidRPr="00DE7E3D">
        <w:rPr>
          <w:rFonts w:ascii="Times New Roman" w:hAnsi="Times New Roman" w:cs="Times New Roman"/>
          <w:i/>
          <w:iCs/>
          <w:sz w:val="24"/>
          <w:szCs w:val="24"/>
        </w:rPr>
        <w:t>ranger</w:t>
      </w:r>
      <w:r>
        <w:rPr>
          <w:rFonts w:ascii="Times New Roman" w:hAnsi="Times New Roman" w:cs="Times New Roman"/>
          <w:sz w:val="24"/>
          <w:szCs w:val="24"/>
        </w:rPr>
        <w:t xml:space="preserve"> v0.13.1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da-DK"/>
        </w:rPr>
        <w:t>sf</w:t>
      </w:r>
      <w:r w:rsidRPr="000F5331">
        <w:rPr>
          <w:rFonts w:ascii="Times New Roman" w:hAnsi="Times New Roman" w:cs="Times New Roman"/>
          <w:sz w:val="24"/>
          <w:szCs w:val="24"/>
          <w:lang w:val="da-DK"/>
        </w:rPr>
        <w:t xml:space="preserve"> v1.0-4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&lt;EndNote&gt;&lt;Cite&gt;&lt;Author&gt;Pebesma&lt;/Author&gt;&lt;Year&gt;2018&lt;/Year&gt;&lt;RecNum&gt;4576&lt;/RecNum&gt;&lt;DisplayText&gt;(Pebesma 2018)&lt;/DisplayText&gt;&lt;record&gt;&lt;rec-number&gt;4576&lt;/rec-number&gt;&lt;foreign-keys&gt;&lt;key app="EN" db-id="przrz2xfys0et6es02qx0adprs59z2erxf5t" timestamp="1627605250"&gt;4576&lt;/key&gt;&lt;/foreign-keys&gt;&lt;ref-type name="Journal Article"&gt;17&lt;/ref-type&gt;&lt;contributors&gt;&lt;authors&gt;&lt;author&gt;Pebesma, Edzer J&lt;/author&gt;&lt;/authors&gt;&lt;/contributors&gt;&lt;titles&gt;&lt;title&gt;Simple features for R: standardized support for spatial vector data&lt;/title&gt;&lt;secondary-title&gt;The R Journal&lt;/secondary-title&gt;&lt;/titles&gt;&lt;periodical&gt;&lt;full-title&gt;The R Journal&lt;/full-title&gt;&lt;/periodical&gt;&lt;pages&gt;439-446&lt;/pages&gt;&lt;volume&gt;10&lt;/volume&gt;&lt;number&gt;1&lt;/number&gt;&lt;dates&gt;&lt;year&gt;2018&lt;/year&gt;&lt;/dates&gt;&lt;urls</w:instrText>
      </w:r>
      <w:r w:rsidRPr="00B2138B">
        <w:rPr>
          <w:rFonts w:ascii="Times New Roman" w:hAnsi="Times New Roman" w:cs="Times New Roman"/>
          <w:sz w:val="24"/>
          <w:szCs w:val="24"/>
          <w:lang w:val="da-DK"/>
        </w:rPr>
        <w:instrText>&gt;&lt;/urls&gt;&lt;electronic-resource-num&gt;10.32614/RJ-2018-009&lt;/electronic-resource-num&gt;&lt;/record&gt;&lt;/Cite&gt;&lt;/EndNote&gt;</w:instrText>
      </w:r>
      <w:r>
        <w:rPr>
          <w:rFonts w:ascii="Times New Roman" w:hAnsi="Times New Roman" w:cs="Times New Roman"/>
          <w:sz w:val="24"/>
          <w:szCs w:val="24"/>
        </w:rPr>
        <w:fldChar w:fldCharType="separate"/>
      </w:r>
      <w:r w:rsidRPr="00B2138B">
        <w:rPr>
          <w:rFonts w:ascii="Times New Roman" w:hAnsi="Times New Roman" w:cs="Times New Roman"/>
          <w:noProof/>
          <w:sz w:val="24"/>
          <w:szCs w:val="24"/>
          <w:lang w:val="da-DK"/>
        </w:rPr>
        <w:t>(Pebesma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lang w:val="en-GB"/>
        </w:rPr>
        <w:t>stats</w:t>
      </w:r>
      <w:r>
        <w:rPr>
          <w:rFonts w:ascii="Times New Roman" w:hAnsi="Times New Roman" w:cs="Times New Roman"/>
          <w:sz w:val="24"/>
          <w:szCs w:val="24"/>
          <w:lang w:val="en-GB"/>
        </w:rPr>
        <w:t xml:space="preserve"> v4.1.1 </w:t>
      </w:r>
      <w:r>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EN.CITE &lt;EndNote&gt;&lt;Cite&gt;&lt;Author&gt;R Core Team&lt;/Author&gt;&lt;Year&gt;2021&lt;/Year&gt;&lt;RecNum&gt;1126&lt;/RecNum&gt;&lt;DisplayText&gt;(R Core Team 2021)&lt;/DisplayText&gt;&lt;record&gt;&lt;rec-number&gt;1126&lt;/rec-number&gt;&lt;foreign-keys&gt;&lt;key app="EN" db-id="przrz2xfys0et6es02qx0adprs59z2erxf5t" timestamp="0"&gt;1126&lt;/key&gt;&lt;/foreign-keys&gt;&lt;ref-type name="Book"&gt;6&lt;/ref-type&gt;&lt;contributors&gt;&lt;authors&gt;&lt;author&gt;R Core Team,&lt;/author&gt;&lt;/authors&gt;&lt;/contributors&gt;&lt;titles&gt;&lt;title&gt;R: A Language and Environment for Statistical Computing&lt;/title&gt;&lt;/titles&gt;&lt;dates&gt;&lt;year&gt;2021&lt;/year&gt;&lt;/dates&gt;&lt;pub-location&gt;Vienna, Austria&lt;/pub-location&gt;&lt;publisher&gt;R Foundation for Statistical Computing&lt;/publisher&gt;&lt;urls&gt;&lt;related-urls&gt;&lt;url&gt;http://www.r-project.org/&lt;/url&gt;&lt;/related-urls&gt;&lt;/urls&gt;&lt;/record&gt;&lt;/Cite&gt;&lt;/EndNote&gt;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(R Core Team 2021)</w:t>
      </w:r>
      <w:r>
        <w:rPr>
          <w:rFonts w:ascii="Times New Roman" w:hAnsi="Times New Roman" w:cs="Times New Roman"/>
          <w:sz w:val="24"/>
          <w:szCs w:val="24"/>
          <w:lang w:val="en-GB"/>
        </w:rPr>
        <w:fldChar w:fldCharType="end"/>
      </w:r>
      <w:r>
        <w:rPr>
          <w:rFonts w:ascii="Times New Roman" w:hAnsi="Times New Roman" w:cs="Times New Roman"/>
          <w:sz w:val="24"/>
          <w:szCs w:val="24"/>
          <w:lang w:val="en-GB"/>
        </w:rPr>
        <w:t xml:space="preserve">, </w:t>
      </w:r>
      <w:proofErr w:type="spellStart"/>
      <w:r w:rsidRPr="00DE7E3D">
        <w:rPr>
          <w:rFonts w:ascii="Times New Roman" w:hAnsi="Times New Roman" w:cs="Times New Roman"/>
          <w:i/>
          <w:iCs/>
          <w:sz w:val="24"/>
          <w:szCs w:val="24"/>
          <w:lang w:val="en-GB"/>
        </w:rPr>
        <w:t>stringr</w:t>
      </w:r>
      <w:proofErr w:type="spellEnd"/>
      <w:r>
        <w:rPr>
          <w:rFonts w:ascii="Times New Roman" w:hAnsi="Times New Roman" w:cs="Times New Roman"/>
          <w:sz w:val="24"/>
          <w:szCs w:val="24"/>
          <w:lang w:val="en-GB"/>
        </w:rPr>
        <w:t xml:space="preserve"> v1.4.0 </w:t>
      </w:r>
      <w:r>
        <w:rPr>
          <w:rFonts w:ascii="Times New Roman" w:hAnsi="Times New Roman" w:cs="Times New Roman"/>
          <w:sz w:val="24"/>
          <w:szCs w:val="24"/>
          <w:lang w:val="en-GB"/>
        </w:rPr>
        <w:lastRenderedPageBreak/>
        <w:fldChar w:fldCharType="begin"/>
      </w:r>
      <w:r>
        <w:rPr>
          <w:rFonts w:ascii="Times New Roman" w:hAnsi="Times New Roman" w:cs="Times New Roman"/>
          <w:sz w:val="24"/>
          <w:szCs w:val="24"/>
          <w:lang w:val="en-GB"/>
        </w:rPr>
        <w:instrText xml:space="preserve"> ADDIN EN.CITE &lt;EndNote&gt;&lt;Cite&gt;&lt;Author&gt;Wickham&lt;/Author&gt;&lt;Year&gt;2019&lt;/Year&gt;&lt;RecNum&gt;4711&lt;/RecNum&gt;&lt;DisplayText&gt;(Wickham 2019)&lt;/DisplayText&gt;&lt;record&gt;&lt;rec-number&gt;4711&lt;/rec-number&gt;&lt;foreign-keys&gt;&lt;key app="EN" db-id="przrz2xfys0et6es02qx0adprs59z2erxf5t" timestamp="1642539175"&gt;4711&lt;/key&gt;&lt;/foreign-keys&gt;&lt;ref-type name="Book"&gt;6&lt;/ref-type&gt;&lt;contributors&gt;&lt;authors&gt;&lt;author&gt;Wickham, Hadley&lt;/author&gt;&lt;/authors&gt;&lt;/contributors&gt;&lt;titles&gt;&lt;title&gt;stringr: Simple, Consistent Wrappers for Common String Operations. R package version 1.4.0. https://CRAN.R-project.org/package=stringr&lt;/title&gt;&lt;/titles&gt;&lt;dates&gt;&lt;year&gt;2019&lt;/year&gt;&lt;/dates&gt;&lt;urls&gt;&lt;/urls&gt;&lt;/record&gt;&lt;/Cite&gt;&lt;/EndNote&gt;</w:instrText>
      </w:r>
      <w:r>
        <w:rPr>
          <w:rFonts w:ascii="Times New Roman" w:hAnsi="Times New Roman" w:cs="Times New Roman"/>
          <w:sz w:val="24"/>
          <w:szCs w:val="24"/>
          <w:lang w:val="en-GB"/>
        </w:rPr>
        <w:fldChar w:fldCharType="separate"/>
      </w:r>
      <w:r>
        <w:rPr>
          <w:rFonts w:ascii="Times New Roman" w:hAnsi="Times New Roman" w:cs="Times New Roman"/>
          <w:noProof/>
          <w:sz w:val="24"/>
          <w:szCs w:val="24"/>
          <w:lang w:val="en-GB"/>
        </w:rPr>
        <w:t>(Wickham 2019)</w:t>
      </w:r>
      <w:r>
        <w:rPr>
          <w:rFonts w:ascii="Times New Roman" w:hAnsi="Times New Roman" w:cs="Times New Roman"/>
          <w:sz w:val="24"/>
          <w:szCs w:val="24"/>
          <w:lang w:val="en-GB"/>
        </w:rPr>
        <w:fldChar w:fldCharType="end"/>
      </w:r>
      <w:r>
        <w:rPr>
          <w:rStyle w:val="CommentReference"/>
        </w:rPr>
        <w:t xml:space="preserve">, </w:t>
      </w:r>
      <w:r w:rsidRPr="00DE7E3D">
        <w:rPr>
          <w:rFonts w:ascii="Times New Roman" w:hAnsi="Times New Roman" w:cs="Times New Roman"/>
          <w:i/>
          <w:iCs/>
          <w:sz w:val="24"/>
          <w:szCs w:val="24"/>
          <w:lang w:val="da-DK"/>
        </w:rPr>
        <w:t>tidyr</w:t>
      </w:r>
      <w:r w:rsidRPr="000F5331">
        <w:rPr>
          <w:rFonts w:ascii="Times New Roman" w:hAnsi="Times New Roman" w:cs="Times New Roman"/>
          <w:sz w:val="24"/>
          <w:szCs w:val="24"/>
          <w:lang w:val="da-DK"/>
        </w:rPr>
        <w:t xml:space="preserve"> v1.1.4 </w:t>
      </w:r>
      <w:r>
        <w:rPr>
          <w:rFonts w:ascii="Times New Roman" w:hAnsi="Times New Roman" w:cs="Times New Roman"/>
          <w:sz w:val="24"/>
          <w:szCs w:val="24"/>
        </w:rPr>
        <w:fldChar w:fldCharType="begin"/>
      </w:r>
      <w:r w:rsidRPr="000F5331">
        <w:rPr>
          <w:rFonts w:ascii="Times New Roman" w:hAnsi="Times New Roman" w:cs="Times New Roman"/>
          <w:sz w:val="24"/>
          <w:szCs w:val="24"/>
          <w:lang w:val="da-DK"/>
        </w:rPr>
        <w:instrText xml:space="preserve"> ADDIN EN.CITE &lt;EndNote&gt;&lt;Cite&gt;&lt;Author&gt;Wickham&lt;/Author&gt;&lt;Year&gt;2021&lt;/Year&gt;&lt;RecNum&gt;4195&lt;/RecNum&gt;&lt;DisplayText&gt;(Wickham 2021)&lt;/DisplayText&gt;&lt;record&gt;&lt;rec-number&gt;4195&lt;/rec-number&gt;&lt;foreign-keys&gt;&lt;key app="EN" db-id="przrz2xfys0et6es02qx0adprs59z2erxf5t" timestamp="1597257600"&gt;4195&lt;/key&gt;&lt;/foreign-keys&gt;&lt;ref-type name="Book"&gt;6&lt;/ref-type&gt;&lt;contributors&gt;&lt;authors&gt;&lt;author&gt;Wickham, H.&lt;/author&gt;&lt;/authors&gt;&lt;/contributors&gt;&lt;titles&gt;&lt;title&gt;tidyr: Tidy Messy Data. R package version 1.1.4. https://CRAN.R-project.org/package=tidyr&lt;/title&gt;&lt;/titles&gt;&lt;dates&gt;&lt;year&gt;2021&lt;/year&gt;&lt;/dates&gt;&lt;urls&gt;&lt;/urls&gt;&lt;/record&gt;&lt;/Cite&gt;&lt;/EndNote&gt;</w:instrText>
      </w:r>
      <w:r>
        <w:rPr>
          <w:rFonts w:ascii="Times New Roman" w:hAnsi="Times New Roman" w:cs="Times New Roman"/>
          <w:sz w:val="24"/>
          <w:szCs w:val="24"/>
        </w:rPr>
        <w:fldChar w:fldCharType="separate"/>
      </w:r>
      <w:r w:rsidRPr="000F5331">
        <w:rPr>
          <w:rFonts w:ascii="Times New Roman" w:hAnsi="Times New Roman" w:cs="Times New Roman"/>
          <w:noProof/>
          <w:sz w:val="24"/>
          <w:szCs w:val="24"/>
          <w:lang w:val="da-DK"/>
        </w:rPr>
        <w:t>(Wickham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E7E3D">
        <w:rPr>
          <w:rFonts w:ascii="Times New Roman" w:hAnsi="Times New Roman" w:cs="Times New Roman"/>
          <w:i/>
          <w:iCs/>
          <w:sz w:val="24"/>
          <w:szCs w:val="24"/>
        </w:rPr>
        <w:t>zoo</w:t>
      </w:r>
      <w:r>
        <w:rPr>
          <w:rFonts w:ascii="Times New Roman" w:hAnsi="Times New Roman" w:cs="Times New Roman"/>
          <w:sz w:val="24"/>
          <w:szCs w:val="24"/>
        </w:rPr>
        <w:t xml:space="preserve"> v1.8.9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&lt;EndNote&gt;&lt;Cite&gt;&lt;Author&gt;Zeileis&lt;/Author&gt;&lt;Year&gt;2005&lt;/Year&gt;&lt;RecNum&gt;4712&lt;/RecNum&gt;&lt;DisplayText&gt;(Zeileis and Grothendieck 2005)&lt;/DisplayText&gt;&lt;record&gt;&lt;rec-number&gt;4712&lt;/rec-number&gt;&lt;foreign-keys&gt;&lt;key app="EN" db-id="przrz2xfys0et6es02qx0adprs59z2erxf5t" timestamp="1642539332"&gt;4712&lt;/key&gt;&lt;/foreign-keys&gt;&lt;ref-type name="Journal Article"&gt;17&lt;/ref-type&gt;&lt;contributors&gt;&lt;authors&gt;&lt;author&gt;Zeileis, Achim&lt;/author&gt;&lt;author&gt;Grothendieck, Gabor&lt;/author&gt;&lt;/authors&gt;&lt;/contributors&gt;&lt;titles&gt;&lt;title&gt;zoo: S3 Infrastructure for Regular and Irregular Time Series&lt;/title&gt;&lt;secondary-title&gt;Journal of Statistical Software&lt;/secondary-title&gt;&lt;/titles&gt;&lt;periodical&gt;&lt;full-title&gt;Journal of statistical software&lt;/full-title&gt;&lt;/periodical&gt;&lt;pages&gt;1-27&lt;/pages&gt;&lt;volume&gt;14&lt;/volume&gt;&lt;number&gt;6&lt;/number&gt;&lt;dates&gt;&lt;year&gt;2005&lt;/year&gt;&lt;/dates&gt;&lt;urls&gt;&lt;/urls&gt;&lt;electronic-resource-num&gt;10.18637/jss.v014.i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(Zeileis and Grothendieck 2005)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sidRPr="00DE7E3D">
        <w:rPr>
          <w:rFonts w:ascii="Times New Roman" w:hAnsi="Times New Roman" w:cs="Times New Roman"/>
          <w:i/>
          <w:iCs/>
          <w:sz w:val="24"/>
          <w:szCs w:val="24"/>
        </w:rPr>
        <w:t>zyp</w:t>
      </w:r>
      <w:proofErr w:type="spellEnd"/>
      <w:r w:rsidRPr="00DE7E3D">
        <w:rPr>
          <w:rFonts w:ascii="Times New Roman" w:hAnsi="Times New Roman" w:cs="Times New Roman"/>
          <w:i/>
          <w:iCs/>
          <w:sz w:val="24"/>
          <w:szCs w:val="24"/>
        </w:rPr>
        <w:t xml:space="preserve"> </w:t>
      </w:r>
      <w:r>
        <w:rPr>
          <w:rFonts w:ascii="Times New Roman" w:hAnsi="Times New Roman" w:cs="Times New Roman"/>
          <w:sz w:val="24"/>
          <w:szCs w:val="24"/>
        </w:rPr>
        <w:t xml:space="preserve">v0.10-1.1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Pr>
          <w:rFonts w:ascii="Times New Roman" w:hAnsi="Times New Roman" w:cs="Times New Roman"/>
          <w:sz w:val="24"/>
          <w:szCs w:val="24"/>
        </w:rPr>
        <w:t>.</w:t>
      </w:r>
    </w:p>
    <w:p w14:paraId="0BE4DDB5" w14:textId="77777777" w:rsidR="007E75AB" w:rsidRDefault="007E75AB" w:rsidP="007E75AB">
      <w:pPr>
        <w:pStyle w:val="NoSpacing"/>
        <w:rPr>
          <w:rFonts w:ascii="Times New Roman" w:hAnsi="Times New Roman" w:cs="Times New Roman"/>
          <w:sz w:val="24"/>
          <w:szCs w:val="24"/>
        </w:rPr>
      </w:pPr>
    </w:p>
    <w:p w14:paraId="661A1389" w14:textId="77777777" w:rsidR="007E75AB" w:rsidRPr="00792C3C" w:rsidRDefault="007E75AB" w:rsidP="007E75AB">
      <w:pPr>
        <w:pStyle w:val="Heading1"/>
      </w:pPr>
      <w:r>
        <w:t>Data extraction</w:t>
      </w:r>
    </w:p>
    <w:p w14:paraId="116C641C" w14:textId="493C2D39" w:rsidR="007E75AB" w:rsidRDefault="007E75AB" w:rsidP="007E75AB">
      <w:pPr>
        <w:pStyle w:val="NoSpacing"/>
        <w:rPr>
          <w:rFonts w:ascii="Times New Roman" w:hAnsi="Times New Roman" w:cs="Times New Roman"/>
          <w:sz w:val="24"/>
          <w:szCs w:val="24"/>
        </w:rPr>
      </w:pPr>
      <w:proofErr w:type="spellStart"/>
      <w:r>
        <w:rPr>
          <w:rFonts w:ascii="Times New Roman" w:hAnsi="Times New Roman" w:cs="Times New Roman"/>
          <w:i/>
          <w:iCs/>
          <w:sz w:val="24"/>
          <w:szCs w:val="24"/>
        </w:rPr>
        <w:t>LandsatTS</w:t>
      </w:r>
      <w:proofErr w:type="spellEnd"/>
      <w:r w:rsidRPr="00C56196">
        <w:rPr>
          <w:rFonts w:ascii="Times New Roman" w:hAnsi="Times New Roman" w:cs="Times New Roman"/>
          <w:i/>
          <w:iCs/>
          <w:sz w:val="24"/>
          <w:szCs w:val="24"/>
        </w:rPr>
        <w:t xml:space="preserve"> </w:t>
      </w:r>
      <w:r>
        <w:rPr>
          <w:rFonts w:ascii="Times New Roman" w:hAnsi="Times New Roman" w:cs="Times New Roman"/>
          <w:sz w:val="24"/>
          <w:szCs w:val="24"/>
        </w:rPr>
        <w:t xml:space="preserve">enables point </w:t>
      </w:r>
      <w:r w:rsidRPr="00C56196">
        <w:rPr>
          <w:rFonts w:ascii="Times New Roman" w:hAnsi="Times New Roman" w:cs="Times New Roman"/>
          <w:sz w:val="24"/>
          <w:szCs w:val="24"/>
        </w:rPr>
        <w:t xml:space="preserve">sample-based extraction of full Landsat data records from GEE </w:t>
      </w:r>
      <w:r>
        <w:rPr>
          <w:rFonts w:ascii="Times New Roman" w:hAnsi="Times New Roman" w:cs="Times New Roman"/>
          <w:sz w:val="24"/>
          <w:szCs w:val="24"/>
        </w:rPr>
        <w:t>using</w:t>
      </w:r>
      <w:r w:rsidRPr="00C56196">
        <w:rPr>
          <w:rFonts w:ascii="Times New Roman" w:hAnsi="Times New Roman" w:cs="Times New Roman"/>
          <w:sz w:val="24"/>
          <w:szCs w:val="24"/>
        </w:rPr>
        <w:t xml:space="preserve"> </w:t>
      </w:r>
      <w:r>
        <w:rPr>
          <w:rFonts w:ascii="Times New Roman" w:hAnsi="Times New Roman" w:cs="Times New Roman"/>
          <w:sz w:val="24"/>
          <w:szCs w:val="24"/>
        </w:rPr>
        <w:t>the application programming interface</w:t>
      </w:r>
      <w:r w:rsidRPr="00C56196">
        <w:rPr>
          <w:rFonts w:ascii="Times New Roman" w:hAnsi="Times New Roman" w:cs="Times New Roman"/>
          <w:sz w:val="24"/>
          <w:szCs w:val="24"/>
        </w:rPr>
        <w:t xml:space="preserve"> provided by the </w:t>
      </w:r>
      <w:proofErr w:type="spellStart"/>
      <w:r w:rsidRPr="00C56196">
        <w:rPr>
          <w:rFonts w:ascii="Times New Roman" w:hAnsi="Times New Roman" w:cs="Times New Roman"/>
          <w:i/>
          <w:iCs/>
          <w:sz w:val="24"/>
          <w:szCs w:val="24"/>
        </w:rPr>
        <w:t>rgee</w:t>
      </w:r>
      <w:proofErr w:type="spellEnd"/>
      <w:r w:rsidRPr="00C56196">
        <w:rPr>
          <w:rFonts w:ascii="Times New Roman" w:hAnsi="Times New Roman" w:cs="Times New Roman"/>
          <w:sz w:val="24"/>
          <w:szCs w:val="24"/>
        </w:rPr>
        <w:t xml:space="preserve"> package.</w:t>
      </w:r>
      <w:r>
        <w:rPr>
          <w:rFonts w:ascii="Times New Roman" w:hAnsi="Times New Roman" w:cs="Times New Roman"/>
          <w:sz w:val="24"/>
          <w:szCs w:val="24"/>
        </w:rPr>
        <w:t xml:space="preserve"> Sample locations</w:t>
      </w:r>
      <w:r w:rsidRPr="00C56196">
        <w:rPr>
          <w:rFonts w:ascii="Times New Roman" w:hAnsi="Times New Roman" w:cs="Times New Roman"/>
          <w:sz w:val="24"/>
          <w:szCs w:val="24"/>
        </w:rPr>
        <w:t xml:space="preserve"> typically represent </w:t>
      </w:r>
      <w:r>
        <w:rPr>
          <w:rFonts w:ascii="Times New Roman" w:hAnsi="Times New Roman" w:cs="Times New Roman"/>
          <w:sz w:val="24"/>
          <w:szCs w:val="24"/>
        </w:rPr>
        <w:t>(</w:t>
      </w:r>
      <w:r w:rsidRPr="00C56196">
        <w:rPr>
          <w:rFonts w:ascii="Times New Roman" w:hAnsi="Times New Roman" w:cs="Times New Roman"/>
          <w:sz w:val="24"/>
          <w:szCs w:val="24"/>
        </w:rPr>
        <w:t xml:space="preserve">1) </w:t>
      </w:r>
      <w:r>
        <w:rPr>
          <w:rFonts w:ascii="Times New Roman" w:hAnsi="Times New Roman" w:cs="Times New Roman"/>
          <w:sz w:val="24"/>
          <w:szCs w:val="24"/>
        </w:rPr>
        <w:t xml:space="preserve">center coordinates of </w:t>
      </w:r>
      <w:r w:rsidRPr="00C56196">
        <w:rPr>
          <w:rFonts w:ascii="Times New Roman" w:hAnsi="Times New Roman" w:cs="Times New Roman"/>
          <w:sz w:val="24"/>
          <w:szCs w:val="24"/>
        </w:rPr>
        <w:t>field site</w:t>
      </w:r>
      <w:r>
        <w:rPr>
          <w:rFonts w:ascii="Times New Roman" w:hAnsi="Times New Roman" w:cs="Times New Roman"/>
          <w:sz w:val="24"/>
          <w:szCs w:val="24"/>
        </w:rPr>
        <w:t>s</w:t>
      </w:r>
      <w:r w:rsidRPr="00C56196">
        <w:rPr>
          <w:rFonts w:ascii="Times New Roman" w:hAnsi="Times New Roman" w:cs="Times New Roman"/>
          <w:sz w:val="24"/>
          <w:szCs w:val="24"/>
        </w:rPr>
        <w:t xml:space="preserve">, (2) a census of all Landsat pixels </w:t>
      </w:r>
      <w:r>
        <w:rPr>
          <w:rFonts w:ascii="Times New Roman" w:hAnsi="Times New Roman" w:cs="Times New Roman"/>
          <w:sz w:val="24"/>
          <w:szCs w:val="24"/>
        </w:rPr>
        <w:t xml:space="preserve">from </w:t>
      </w:r>
      <w:r w:rsidRPr="00C56196">
        <w:rPr>
          <w:rFonts w:ascii="Times New Roman" w:hAnsi="Times New Roman" w:cs="Times New Roman"/>
          <w:sz w:val="24"/>
          <w:szCs w:val="24"/>
        </w:rPr>
        <w:t xml:space="preserve">a </w:t>
      </w:r>
      <w:r>
        <w:rPr>
          <w:rFonts w:ascii="Times New Roman" w:hAnsi="Times New Roman" w:cs="Times New Roman"/>
          <w:sz w:val="24"/>
          <w:szCs w:val="24"/>
        </w:rPr>
        <w:t>small</w:t>
      </w:r>
      <w:r w:rsidRPr="00C56196">
        <w:rPr>
          <w:rFonts w:ascii="Times New Roman" w:hAnsi="Times New Roman" w:cs="Times New Roman"/>
          <w:sz w:val="24"/>
          <w:szCs w:val="24"/>
        </w:rPr>
        <w:t xml:space="preserve"> </w:t>
      </w:r>
      <w:r>
        <w:rPr>
          <w:rFonts w:ascii="Times New Roman" w:hAnsi="Times New Roman" w:cs="Times New Roman"/>
          <w:sz w:val="24"/>
          <w:szCs w:val="24"/>
        </w:rPr>
        <w:t>area of interest</w:t>
      </w:r>
      <w:r w:rsidRPr="00C56196">
        <w:rPr>
          <w:rFonts w:ascii="Times New Roman" w:hAnsi="Times New Roman" w:cs="Times New Roman"/>
          <w:sz w:val="24"/>
          <w:szCs w:val="24"/>
        </w:rPr>
        <w:t>, or (3) a random sample from a large region</w:t>
      </w:r>
      <w:r>
        <w:rPr>
          <w:rFonts w:ascii="Times New Roman" w:hAnsi="Times New Roman" w:cs="Times New Roman"/>
          <w:sz w:val="24"/>
          <w:szCs w:val="24"/>
        </w:rPr>
        <w:t xml:space="preserve">. </w:t>
      </w:r>
      <w:r w:rsidRPr="00C56196">
        <w:rPr>
          <w:rFonts w:ascii="Times New Roman" w:hAnsi="Times New Roman" w:cs="Times New Roman"/>
          <w:sz w:val="24"/>
          <w:szCs w:val="24"/>
        </w:rPr>
        <w:t xml:space="preserve">Data extraction is conducted using the function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sidRPr="00C56196">
        <w:rPr>
          <w:rFonts w:ascii="Times New Roman" w:hAnsi="Times New Roman" w:cs="Times New Roman"/>
          <w:sz w:val="24"/>
          <w:szCs w:val="24"/>
        </w:rPr>
        <w:t>.</w:t>
      </w:r>
      <w:r>
        <w:rPr>
          <w:rFonts w:ascii="Times New Roman" w:hAnsi="Times New Roman" w:cs="Times New Roman"/>
          <w:sz w:val="24"/>
          <w:szCs w:val="24"/>
        </w:rPr>
        <w:t xml:space="preserve"> If the user wishes to extract Landsat data for all pixels in a small area of interest, then the central coordinates of each pixel can be obtained using </w:t>
      </w:r>
      <w:proofErr w:type="spellStart"/>
      <w:r w:rsidRPr="000867AD">
        <w:rPr>
          <w:rFonts w:ascii="Times New Roman" w:hAnsi="Times New Roman" w:cs="Times New Roman"/>
          <w:i/>
          <w:iCs/>
          <w:sz w:val="24"/>
          <w:szCs w:val="24"/>
        </w:rPr>
        <w:t>lstat_get_pixel_</w:t>
      </w:r>
      <w:proofErr w:type="gramStart"/>
      <w:r w:rsidRPr="000867AD">
        <w:rPr>
          <w:rFonts w:ascii="Times New Roman" w:hAnsi="Times New Roman" w:cs="Times New Roman"/>
          <w:i/>
          <w:iCs/>
          <w:sz w:val="24"/>
          <w:szCs w:val="24"/>
        </w:rPr>
        <w:t>centers</w:t>
      </w:r>
      <w:proofErr w:type="spellEnd"/>
      <w:r w:rsidRPr="000867AD">
        <w:rPr>
          <w:rFonts w:ascii="Times New Roman" w:hAnsi="Times New Roman" w:cs="Times New Roman"/>
          <w:i/>
          <w:iCs/>
          <w:sz w:val="24"/>
          <w:szCs w:val="24"/>
        </w:rPr>
        <w:t>(</w:t>
      </w:r>
      <w:proofErr w:type="gramEnd"/>
      <w:r w:rsidRPr="000867AD">
        <w:rPr>
          <w:rFonts w:ascii="Times New Roman" w:hAnsi="Times New Roman" w:cs="Times New Roman"/>
          <w:i/>
          <w:iCs/>
          <w:sz w:val="24"/>
          <w:szCs w:val="24"/>
        </w:rPr>
        <w:t>)</w:t>
      </w:r>
      <w:r>
        <w:rPr>
          <w:rFonts w:ascii="Times New Roman" w:hAnsi="Times New Roman" w:cs="Times New Roman"/>
          <w:sz w:val="24"/>
          <w:szCs w:val="24"/>
        </w:rPr>
        <w:t xml:space="preserve"> and then those sample locations are passed to </w:t>
      </w:r>
      <w:proofErr w:type="spellStart"/>
      <w:r w:rsidRPr="00C56196">
        <w:rPr>
          <w:rFonts w:ascii="Times New Roman" w:hAnsi="Times New Roman" w:cs="Times New Roman"/>
          <w:i/>
          <w:iCs/>
          <w:sz w:val="24"/>
          <w:szCs w:val="24"/>
        </w:rPr>
        <w:t>lsat_export_ts</w:t>
      </w:r>
      <w:proofErr w:type="spellEnd"/>
      <w:r w:rsidRPr="00C56196">
        <w:rPr>
          <w:rFonts w:ascii="Times New Roman" w:hAnsi="Times New Roman" w:cs="Times New Roman"/>
          <w:i/>
          <w:iCs/>
          <w:sz w:val="24"/>
          <w:szCs w:val="24"/>
        </w:rPr>
        <w:t>()</w:t>
      </w:r>
      <w:r w:rsidRPr="00C56196">
        <w:rPr>
          <w:rFonts w:ascii="Times New Roman" w:hAnsi="Times New Roman" w:cs="Times New Roman"/>
          <w:sz w:val="24"/>
          <w:szCs w:val="24"/>
        </w:rPr>
        <w:t>.</w:t>
      </w:r>
      <w:r>
        <w:rPr>
          <w:rFonts w:ascii="Times New Roman" w:hAnsi="Times New Roman" w:cs="Times New Roman"/>
          <w:sz w:val="24"/>
          <w:szCs w:val="24"/>
        </w:rPr>
        <w:t xml:space="preserve"> Please note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Pr>
          <w:rFonts w:ascii="Times New Roman" w:hAnsi="Times New Roman" w:cs="Times New Roman"/>
          <w:sz w:val="24"/>
          <w:szCs w:val="24"/>
        </w:rPr>
        <w:t xml:space="preserve"> has not been tested for data extractions exceeding 10</w:t>
      </w:r>
      <w:r w:rsidRPr="00560512">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(~90 km</w:t>
      </w:r>
      <w:r w:rsidRPr="00560512">
        <w:rPr>
          <w:rFonts w:ascii="Times New Roman" w:hAnsi="Times New Roman" w:cs="Times New Roman"/>
          <w:sz w:val="24"/>
          <w:szCs w:val="24"/>
          <w:vertAlign w:val="superscript"/>
        </w:rPr>
        <w:t>2</w:t>
      </w:r>
      <w:r>
        <w:rPr>
          <w:rFonts w:ascii="Times New Roman" w:hAnsi="Times New Roman" w:cs="Times New Roman"/>
          <w:sz w:val="24"/>
          <w:szCs w:val="24"/>
        </w:rPr>
        <w:t xml:space="preserve">). A recent analysis of the boreal forest biome focused on </w:t>
      </w:r>
      <w:r w:rsidRPr="004130D5">
        <w:rPr>
          <w:rFonts w:ascii="Times New Roman" w:hAnsi="Times New Roman" w:cs="Times New Roman"/>
          <w:sz w:val="24"/>
          <w:szCs w:val="24"/>
        </w:rPr>
        <w:t xml:space="preserve">reflectance measurements acquired June through August </w:t>
      </w:r>
      <w:r>
        <w:rPr>
          <w:rFonts w:ascii="Times New Roman" w:hAnsi="Times New Roman" w:cs="Times New Roman"/>
          <w:sz w:val="24"/>
          <w:szCs w:val="24"/>
        </w:rPr>
        <w:t xml:space="preserve">from </w:t>
      </w:r>
      <w:r w:rsidRPr="004130D5">
        <w:rPr>
          <w:rFonts w:ascii="Times New Roman" w:hAnsi="Times New Roman" w:cs="Times New Roman"/>
          <w:sz w:val="24"/>
          <w:szCs w:val="24"/>
        </w:rPr>
        <w:t xml:space="preserve">1985 </w:t>
      </w:r>
      <w:r>
        <w:rPr>
          <w:rFonts w:ascii="Times New Roman" w:hAnsi="Times New Roman" w:cs="Times New Roman"/>
          <w:sz w:val="24"/>
          <w:szCs w:val="24"/>
        </w:rPr>
        <w:t xml:space="preserve">to </w:t>
      </w:r>
      <w:r w:rsidRPr="004130D5">
        <w:rPr>
          <w:rFonts w:ascii="Times New Roman" w:hAnsi="Times New Roman" w:cs="Times New Roman"/>
          <w:sz w:val="24"/>
          <w:szCs w:val="24"/>
        </w:rPr>
        <w:t>2019</w:t>
      </w:r>
      <w:r>
        <w:rPr>
          <w:rFonts w:ascii="Times New Roman" w:hAnsi="Times New Roman" w:cs="Times New Roman"/>
          <w:sz w:val="24"/>
          <w:szCs w:val="24"/>
        </w:rPr>
        <w:t xml:space="preserve"> for 10</w:t>
      </w:r>
      <w:r w:rsidRPr="004130D5">
        <w:rPr>
          <w:rFonts w:ascii="Times New Roman" w:hAnsi="Times New Roman" w:cs="Times New Roman"/>
          <w:sz w:val="24"/>
          <w:szCs w:val="24"/>
          <w:vertAlign w:val="superscript"/>
        </w:rPr>
        <w:t>5</w:t>
      </w:r>
      <w:r>
        <w:rPr>
          <w:rFonts w:ascii="Times New Roman" w:hAnsi="Times New Roman" w:cs="Times New Roman"/>
          <w:sz w:val="24"/>
          <w:szCs w:val="24"/>
        </w:rPr>
        <w:t xml:space="preserve"> Landsat pixels. This data extraction took about two weeks to run on GEE and yielded a total of ~41.6 million </w:t>
      </w:r>
      <w:r w:rsidRPr="004130D5">
        <w:rPr>
          <w:rFonts w:ascii="Times New Roman" w:hAnsi="Times New Roman" w:cs="Times New Roman"/>
          <w:sz w:val="24"/>
          <w:szCs w:val="24"/>
        </w:rPr>
        <w:t>multispectral measurements</w:t>
      </w:r>
      <w:r>
        <w:rPr>
          <w:rFonts w:ascii="Times New Roman" w:hAnsi="Times New Roman" w:cs="Times New Roman"/>
          <w:sz w:val="24"/>
          <w:szCs w:val="24"/>
        </w:rPr>
        <w:t xml:space="preserve"> that required ~15 Gb of hard drive storage </w:t>
      </w:r>
      <w:r>
        <w:rPr>
          <w:rFonts w:ascii="Times New Roman" w:hAnsi="Times New Roman" w:cs="Times New Roman"/>
          <w:sz w:val="24"/>
          <w:szCs w:val="24"/>
        </w:rPr>
        <w:fldChar w:fldCharType="begin"/>
      </w:r>
      <w:r w:rsidR="00C2474F">
        <w:rPr>
          <w:rFonts w:ascii="Times New Roman" w:hAnsi="Times New Roman" w:cs="Times New Roman"/>
          <w:sz w:val="24"/>
          <w:szCs w:val="24"/>
        </w:rPr>
        <w:instrText xml:space="preserve"> ADDIN EN.CITE &lt;EndNote&gt;&lt;Cite&gt;&lt;Author&gt;Berner&lt;/Author&gt;&lt;Year&gt;2022&lt;/Year&gt;&lt;RecNum&gt;4460&lt;/RecNum&gt;&lt;DisplayText&gt;(Berner and Goetz 2022)&lt;/DisplayText&gt;&lt;record&gt;&lt;rec-number&gt;4460&lt;/rec-number&gt;&lt;foreign-keys&gt;&lt;key app="EN" db-id="przrz2xfys0et6es02qx0adprs59z2erxf5t" timestamp="1613410286"&gt;4460&lt;/key&gt;&lt;/foreign-keys&gt;&lt;ref-type name="Journal Article"&gt;17&lt;/ref-type&gt;&lt;contributors&gt;&lt;authors&gt;&lt;author&gt;Berner, L.T.&lt;/author&gt;&lt;author&gt;Goetz, S.J.&lt;/author&gt;&lt;/authors&gt;&lt;/contributors&gt;&lt;titles&gt;&lt;title&gt;Satellite observations document trends consistent with a boreal forest biome shift&lt;/title&gt;&lt;secondary-title&gt;Global Change Biology&lt;/secondary-title&gt;&lt;/titles&gt;&lt;periodical&gt;&lt;full-title&gt;Global Change Biology&lt;/full-title&gt;&lt;/periodical&gt;&lt;pages&gt;3275–3292&lt;/pages&gt;&lt;volume&gt;28&lt;/volume&gt;&lt;number&gt;10&lt;/number&gt;&lt;dates&gt;&lt;year&gt;2022&lt;/year&gt;&lt;/dates&gt;&lt;urls&gt;&lt;/urls&gt;&lt;electronic-resource-num&gt;10.1111/gcb.16121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enables large data extractions but is not infinitely scalable.    </w:t>
      </w:r>
    </w:p>
    <w:p w14:paraId="06494AE3" w14:textId="77777777" w:rsidR="007E75AB" w:rsidRDefault="007E75AB" w:rsidP="007E75AB">
      <w:pPr>
        <w:pStyle w:val="NoSpacing"/>
        <w:rPr>
          <w:rFonts w:ascii="Times New Roman" w:hAnsi="Times New Roman" w:cs="Times New Roman"/>
          <w:sz w:val="24"/>
          <w:szCs w:val="24"/>
        </w:rPr>
      </w:pPr>
    </w:p>
    <w:p w14:paraId="44CA893B" w14:textId="77777777" w:rsidR="007E75AB" w:rsidRPr="00C56196" w:rsidRDefault="007E75AB" w:rsidP="007E75AB">
      <w:pPr>
        <w:pStyle w:val="NoSpacing"/>
        <w:rPr>
          <w:rFonts w:ascii="Times New Roman" w:hAnsi="Times New Roman" w:cs="Times New Roman"/>
          <w:i/>
          <w:sz w:val="24"/>
          <w:szCs w:val="24"/>
        </w:rPr>
      </w:pPr>
      <w:r w:rsidRPr="00C56196">
        <w:rPr>
          <w:rFonts w:ascii="Times New Roman" w:hAnsi="Times New Roman" w:cs="Times New Roman"/>
          <w:i/>
          <w:sz w:val="24"/>
          <w:szCs w:val="24"/>
        </w:rPr>
        <w:t xml:space="preserve">Export point-coordinate Landsat time series from </w:t>
      </w:r>
      <w:r>
        <w:rPr>
          <w:rFonts w:ascii="Times New Roman" w:hAnsi="Times New Roman" w:cs="Times New Roman"/>
          <w:i/>
          <w:sz w:val="24"/>
          <w:szCs w:val="24"/>
        </w:rPr>
        <w:t xml:space="preserve">Google </w:t>
      </w:r>
      <w:r w:rsidRPr="00C56196">
        <w:rPr>
          <w:rFonts w:ascii="Times New Roman" w:hAnsi="Times New Roman" w:cs="Times New Roman"/>
          <w:i/>
          <w:sz w:val="24"/>
          <w:szCs w:val="24"/>
        </w:rPr>
        <w:t xml:space="preserve">Earth Engine using </w:t>
      </w:r>
      <w:proofErr w:type="spellStart"/>
      <w:r w:rsidRPr="00C56196">
        <w:rPr>
          <w:rFonts w:ascii="Times New Roman" w:hAnsi="Times New Roman" w:cs="Times New Roman"/>
          <w:i/>
          <w:sz w:val="24"/>
          <w:szCs w:val="24"/>
        </w:rPr>
        <w:t>lsat_export_</w:t>
      </w:r>
      <w:proofErr w:type="gramStart"/>
      <w:r w:rsidRPr="00C56196">
        <w:rPr>
          <w:rFonts w:ascii="Times New Roman" w:hAnsi="Times New Roman" w:cs="Times New Roman"/>
          <w:i/>
          <w:sz w:val="24"/>
          <w:szCs w:val="24"/>
        </w:rPr>
        <w:t>ts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28FF8110" w14:textId="77777777"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lsat_export_</w:t>
      </w:r>
      <w:proofErr w:type="gramStart"/>
      <w:r w:rsidRPr="00C56196">
        <w:rPr>
          <w:rFonts w:ascii="Times New Roman" w:hAnsi="Times New Roman" w:cs="Times New Roman"/>
          <w:i/>
          <w:iCs/>
          <w:sz w:val="24"/>
          <w:szCs w:val="24"/>
        </w:rPr>
        <w:t>ts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Pr>
          <w:rFonts w:ascii="Times New Roman" w:hAnsi="Times New Roman" w:cs="Times New Roman"/>
          <w:i/>
          <w:iCs/>
          <w:sz w:val="24"/>
          <w:szCs w:val="24"/>
        </w:rPr>
        <w:t xml:space="preserve"> </w:t>
      </w:r>
      <w:r w:rsidRPr="00C56196">
        <w:rPr>
          <w:rFonts w:ascii="Times New Roman" w:hAnsi="Times New Roman" w:cs="Times New Roman"/>
          <w:sz w:val="24"/>
          <w:szCs w:val="24"/>
        </w:rPr>
        <w:t>export</w:t>
      </w:r>
      <w:r>
        <w:rPr>
          <w:rFonts w:ascii="Times New Roman" w:hAnsi="Times New Roman" w:cs="Times New Roman"/>
          <w:sz w:val="24"/>
          <w:szCs w:val="24"/>
        </w:rPr>
        <w:t>s time series of Landsat 5, 7 and 8 surface reflectance measurements for each sample location by querying the Landsat Collection 2 archived on GEE</w:t>
      </w:r>
      <w:r w:rsidRPr="00C56196">
        <w:rPr>
          <w:rFonts w:ascii="Times New Roman" w:hAnsi="Times New Roman" w:cs="Times New Roman"/>
          <w:sz w:val="24"/>
          <w:szCs w:val="24"/>
        </w:rPr>
        <w:t>.</w:t>
      </w:r>
      <w:r>
        <w:rPr>
          <w:rFonts w:ascii="Times New Roman" w:hAnsi="Times New Roman" w:cs="Times New Roman"/>
          <w:sz w:val="24"/>
          <w:szCs w:val="24"/>
        </w:rPr>
        <w:t xml:space="preserve"> Data are exported for user-defined time periods. It is important to stress t</w:t>
      </w:r>
      <w:r w:rsidRPr="00C56196">
        <w:rPr>
          <w:rFonts w:ascii="Times New Roman" w:hAnsi="Times New Roman" w:cs="Times New Roman"/>
          <w:sz w:val="24"/>
          <w:szCs w:val="24"/>
        </w:rPr>
        <w:t xml:space="preserve">his function only works for </w:t>
      </w:r>
      <w:r>
        <w:rPr>
          <w:rFonts w:ascii="Times New Roman" w:hAnsi="Times New Roman" w:cs="Times New Roman"/>
          <w:sz w:val="24"/>
          <w:szCs w:val="24"/>
        </w:rPr>
        <w:t>sample location</w:t>
      </w:r>
      <w:r w:rsidRPr="00C56196">
        <w:rPr>
          <w:rFonts w:ascii="Times New Roman" w:hAnsi="Times New Roman" w:cs="Times New Roman"/>
          <w:sz w:val="24"/>
          <w:szCs w:val="24"/>
        </w:rPr>
        <w:t>s (point coordinates)</w:t>
      </w:r>
      <w:r>
        <w:rPr>
          <w:rFonts w:ascii="Times New Roman" w:hAnsi="Times New Roman" w:cs="Times New Roman"/>
          <w:sz w:val="24"/>
          <w:szCs w:val="24"/>
        </w:rPr>
        <w:t xml:space="preserve"> that must be supplied as a simple feature (</w:t>
      </w:r>
      <w:r w:rsidRPr="005308F6">
        <w:rPr>
          <w:rFonts w:ascii="Times New Roman" w:hAnsi="Times New Roman" w:cs="Times New Roman"/>
          <w:i/>
          <w:iCs/>
          <w:sz w:val="24"/>
          <w:szCs w:val="24"/>
        </w:rPr>
        <w:t>sf</w:t>
      </w:r>
      <w:r>
        <w:rPr>
          <w:rFonts w:ascii="Times New Roman" w:hAnsi="Times New Roman" w:cs="Times New Roman"/>
          <w:sz w:val="24"/>
          <w:szCs w:val="24"/>
        </w:rPr>
        <w:t>) collection of point geometries. The</w:t>
      </w:r>
      <w:r w:rsidRPr="00C56196">
        <w:rPr>
          <w:rFonts w:ascii="Times New Roman" w:hAnsi="Times New Roman" w:cs="Times New Roman"/>
          <w:sz w:val="24"/>
          <w:szCs w:val="24"/>
        </w:rPr>
        <w:t xml:space="preserve"> function issues one or more tasks to </w:t>
      </w:r>
      <w:r>
        <w:rPr>
          <w:rFonts w:ascii="Times New Roman" w:hAnsi="Times New Roman" w:cs="Times New Roman"/>
          <w:sz w:val="24"/>
          <w:szCs w:val="24"/>
        </w:rPr>
        <w:t>G</w:t>
      </w:r>
      <w:r w:rsidRPr="00C56196">
        <w:rPr>
          <w:rFonts w:ascii="Times New Roman" w:hAnsi="Times New Roman" w:cs="Times New Roman"/>
          <w:sz w:val="24"/>
          <w:szCs w:val="24"/>
        </w:rPr>
        <w:t xml:space="preserve">EE that export the data </w:t>
      </w:r>
      <w:r>
        <w:rPr>
          <w:rFonts w:ascii="Times New Roman" w:hAnsi="Times New Roman" w:cs="Times New Roman"/>
          <w:sz w:val="24"/>
          <w:szCs w:val="24"/>
        </w:rPr>
        <w:t xml:space="preserve">in the form of comma separated value (CSV) files </w:t>
      </w:r>
      <w:r w:rsidRPr="00C56196">
        <w:rPr>
          <w:rFonts w:ascii="Times New Roman" w:hAnsi="Times New Roman" w:cs="Times New Roman"/>
          <w:sz w:val="24"/>
          <w:szCs w:val="24"/>
        </w:rPr>
        <w:t xml:space="preserve">to the user’s Google Drive. </w:t>
      </w:r>
      <w:r>
        <w:rPr>
          <w:rFonts w:ascii="Times New Roman" w:hAnsi="Times New Roman" w:cs="Times New Roman"/>
          <w:sz w:val="24"/>
          <w:szCs w:val="24"/>
        </w:rPr>
        <w:t xml:space="preserve">The number of tasks issued varies depending on the number of sample locations for which the Landsat record is to be extracted. </w:t>
      </w:r>
      <w:r w:rsidRPr="00C56196">
        <w:rPr>
          <w:rFonts w:ascii="Times New Roman" w:hAnsi="Times New Roman" w:cs="Times New Roman"/>
          <w:sz w:val="24"/>
          <w:szCs w:val="24"/>
        </w:rPr>
        <w:t xml:space="preserve">Data extractions that involve </w:t>
      </w:r>
      <w:proofErr w:type="gramStart"/>
      <w:r w:rsidRPr="00C56196">
        <w:rPr>
          <w:rFonts w:ascii="Times New Roman" w:hAnsi="Times New Roman" w:cs="Times New Roman"/>
          <w:sz w:val="24"/>
          <w:szCs w:val="24"/>
        </w:rPr>
        <w:t>a large number of</w:t>
      </w:r>
      <w:proofErr w:type="gramEnd"/>
      <w:r w:rsidRPr="00C56196">
        <w:rPr>
          <w:rFonts w:ascii="Times New Roman" w:hAnsi="Times New Roman" w:cs="Times New Roman"/>
          <w:sz w:val="24"/>
          <w:szCs w:val="24"/>
        </w:rPr>
        <w:t xml:space="preserv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are prone to errors and </w:t>
      </w:r>
      <w:r>
        <w:rPr>
          <w:rFonts w:ascii="Times New Roman" w:hAnsi="Times New Roman" w:cs="Times New Roman"/>
          <w:sz w:val="24"/>
          <w:szCs w:val="24"/>
        </w:rPr>
        <w:t xml:space="preserve">may </w:t>
      </w:r>
      <w:r w:rsidRPr="00C56196">
        <w:rPr>
          <w:rFonts w:ascii="Times New Roman" w:hAnsi="Times New Roman" w:cs="Times New Roman"/>
          <w:sz w:val="24"/>
          <w:szCs w:val="24"/>
        </w:rPr>
        <w:t xml:space="preserve">exceed user limits set by </w:t>
      </w:r>
      <w:r>
        <w:rPr>
          <w:rFonts w:ascii="Times New Roman" w:hAnsi="Times New Roman" w:cs="Times New Roman"/>
          <w:sz w:val="24"/>
          <w:szCs w:val="24"/>
        </w:rPr>
        <w:t>G</w:t>
      </w:r>
      <w:r w:rsidRPr="00C56196">
        <w:rPr>
          <w:rFonts w:ascii="Times New Roman" w:hAnsi="Times New Roman" w:cs="Times New Roman"/>
          <w:sz w:val="24"/>
          <w:szCs w:val="24"/>
        </w:rPr>
        <w:t xml:space="preserve">EE. Therefore, the function will chunk the </w:t>
      </w:r>
      <w:r>
        <w:rPr>
          <w:rFonts w:ascii="Times New Roman" w:hAnsi="Times New Roman" w:cs="Times New Roman"/>
          <w:sz w:val="24"/>
          <w:szCs w:val="24"/>
        </w:rPr>
        <w:t>sample location</w:t>
      </w:r>
      <w:r w:rsidRPr="00C56196">
        <w:rPr>
          <w:rFonts w:ascii="Times New Roman" w:hAnsi="Times New Roman" w:cs="Times New Roman"/>
          <w:sz w:val="24"/>
          <w:szCs w:val="24"/>
        </w:rPr>
        <w:t xml:space="preserve">s into small groups (by default 250 sites) and for each chunk will issue a separate export task to </w:t>
      </w:r>
      <w:r>
        <w:rPr>
          <w:rFonts w:ascii="Times New Roman" w:hAnsi="Times New Roman" w:cs="Times New Roman"/>
          <w:sz w:val="24"/>
          <w:szCs w:val="24"/>
        </w:rPr>
        <w:t>G</w:t>
      </w:r>
      <w:r w:rsidRPr="00C56196">
        <w:rPr>
          <w:rFonts w:ascii="Times New Roman" w:hAnsi="Times New Roman" w:cs="Times New Roman"/>
          <w:sz w:val="24"/>
          <w:szCs w:val="24"/>
        </w:rPr>
        <w:t>EE.</w:t>
      </w:r>
      <w:r>
        <w:rPr>
          <w:rFonts w:ascii="Times New Roman" w:hAnsi="Times New Roman" w:cs="Times New Roman"/>
          <w:sz w:val="24"/>
          <w:szCs w:val="24"/>
        </w:rPr>
        <w:t xml:space="preserve"> The function returns a list of </w:t>
      </w:r>
      <w:proofErr w:type="spellStart"/>
      <w:r w:rsidRPr="00B22FD9">
        <w:rPr>
          <w:rFonts w:ascii="Times New Roman" w:hAnsi="Times New Roman" w:cs="Times New Roman"/>
          <w:i/>
          <w:iCs/>
          <w:sz w:val="24"/>
          <w:szCs w:val="24"/>
        </w:rPr>
        <w:t>rgee</w:t>
      </w:r>
      <w:proofErr w:type="spellEnd"/>
      <w:r>
        <w:rPr>
          <w:rFonts w:ascii="Times New Roman" w:hAnsi="Times New Roman" w:cs="Times New Roman"/>
          <w:sz w:val="24"/>
          <w:szCs w:val="24"/>
        </w:rPr>
        <w:t xml:space="preserve"> task objects, which can be used to query the progress of the exports and subsequently retrieve the data from the user’s Google Drive.   </w:t>
      </w:r>
      <w:r w:rsidRPr="00C56196">
        <w:rPr>
          <w:rFonts w:ascii="Times New Roman" w:hAnsi="Times New Roman" w:cs="Times New Roman"/>
          <w:sz w:val="24"/>
          <w:szCs w:val="24"/>
        </w:rPr>
        <w:t xml:space="preserve"> </w:t>
      </w:r>
    </w:p>
    <w:p w14:paraId="6D071A7A" w14:textId="77777777" w:rsidR="007E75AB" w:rsidRPr="00C56196" w:rsidRDefault="007E75AB" w:rsidP="007E75AB">
      <w:pPr>
        <w:pStyle w:val="NoSpacing"/>
        <w:rPr>
          <w:rFonts w:ascii="Times New Roman" w:hAnsi="Times New Roman" w:cs="Times New Roman"/>
          <w:sz w:val="24"/>
          <w:szCs w:val="24"/>
        </w:rPr>
      </w:pPr>
    </w:p>
    <w:p w14:paraId="448FA817" w14:textId="77777777" w:rsidR="007E75AB" w:rsidRPr="00C56196" w:rsidRDefault="007E75AB" w:rsidP="007E75AB">
      <w:pPr>
        <w:pStyle w:val="NoSpacing"/>
        <w:rPr>
          <w:rFonts w:ascii="Times New Roman" w:hAnsi="Times New Roman" w:cs="Times New Roman"/>
          <w:iCs/>
          <w:sz w:val="24"/>
          <w:szCs w:val="24"/>
        </w:rPr>
      </w:pPr>
      <w:r w:rsidRPr="00C56196">
        <w:rPr>
          <w:rFonts w:ascii="Times New Roman" w:hAnsi="Times New Roman" w:cs="Times New Roman"/>
          <w:i/>
          <w:sz w:val="24"/>
          <w:szCs w:val="24"/>
        </w:rPr>
        <w:t xml:space="preserve">Optional: Get central coordinates of pixels within a polygon using </w:t>
      </w:r>
      <w:proofErr w:type="spellStart"/>
      <w:r w:rsidRPr="00C56196">
        <w:rPr>
          <w:rFonts w:ascii="Times New Roman" w:hAnsi="Times New Roman" w:cs="Times New Roman"/>
          <w:i/>
          <w:sz w:val="24"/>
          <w:szCs w:val="24"/>
        </w:rPr>
        <w:t>lsat_get_pixel_</w:t>
      </w:r>
      <w:proofErr w:type="gramStart"/>
      <w:r w:rsidRPr="00C56196">
        <w:rPr>
          <w:rFonts w:ascii="Times New Roman" w:hAnsi="Times New Roman" w:cs="Times New Roman"/>
          <w:i/>
          <w:sz w:val="24"/>
          <w:szCs w:val="24"/>
        </w:rPr>
        <w:t>centers</w:t>
      </w:r>
      <w:proofErr w:type="spellEnd"/>
      <w:r w:rsidRPr="00C56196">
        <w:rPr>
          <w:rFonts w:ascii="Times New Roman" w:hAnsi="Times New Roman" w:cs="Times New Roman"/>
          <w:i/>
          <w:sz w:val="24"/>
          <w:szCs w:val="24"/>
        </w:rPr>
        <w:t>(</w:t>
      </w:r>
      <w:proofErr w:type="gramEnd"/>
      <w:r w:rsidRPr="00C56196">
        <w:rPr>
          <w:rFonts w:ascii="Times New Roman" w:hAnsi="Times New Roman" w:cs="Times New Roman"/>
          <w:i/>
          <w:sz w:val="24"/>
          <w:szCs w:val="24"/>
        </w:rPr>
        <w:t>)</w:t>
      </w:r>
    </w:p>
    <w:p w14:paraId="5630583D" w14:textId="125F7F66" w:rsidR="007E75AB" w:rsidRPr="00C56196" w:rsidRDefault="007E75AB" w:rsidP="007E75AB">
      <w:pPr>
        <w:pStyle w:val="NoSpacing"/>
        <w:rPr>
          <w:rFonts w:ascii="Times New Roman" w:hAnsi="Times New Roman" w:cs="Times New Roman"/>
          <w:sz w:val="24"/>
          <w:szCs w:val="24"/>
        </w:rPr>
      </w:pPr>
      <w:r w:rsidRPr="00C56196">
        <w:rPr>
          <w:rFonts w:ascii="Times New Roman" w:hAnsi="Times New Roman" w:cs="Times New Roman"/>
          <w:sz w:val="24"/>
          <w:szCs w:val="24"/>
        </w:rPr>
        <w:t xml:space="preserve">The function </w:t>
      </w:r>
      <w:proofErr w:type="spellStart"/>
      <w:r w:rsidRPr="00C56196">
        <w:rPr>
          <w:rFonts w:ascii="Times New Roman" w:hAnsi="Times New Roman" w:cs="Times New Roman"/>
          <w:i/>
          <w:iCs/>
          <w:sz w:val="24"/>
          <w:szCs w:val="24"/>
        </w:rPr>
        <w:t>lsat_get_pixel_</w:t>
      </w:r>
      <w:proofErr w:type="gramStart"/>
      <w:r w:rsidRPr="00C56196">
        <w:rPr>
          <w:rFonts w:ascii="Times New Roman" w:hAnsi="Times New Roman" w:cs="Times New Roman"/>
          <w:i/>
          <w:iCs/>
          <w:sz w:val="24"/>
          <w:szCs w:val="24"/>
        </w:rPr>
        <w:t>centers</w:t>
      </w:r>
      <w:proofErr w:type="spellEnd"/>
      <w:r w:rsidRPr="00C56196">
        <w:rPr>
          <w:rFonts w:ascii="Times New Roman" w:hAnsi="Times New Roman" w:cs="Times New Roman"/>
          <w:i/>
          <w:iCs/>
          <w:sz w:val="24"/>
          <w:szCs w:val="24"/>
        </w:rPr>
        <w:t>(</w:t>
      </w:r>
      <w:proofErr w:type="gramEnd"/>
      <w:r w:rsidRPr="00C56196">
        <w:rPr>
          <w:rFonts w:ascii="Times New Roman" w:hAnsi="Times New Roman" w:cs="Times New Roman"/>
          <w:i/>
          <w:iCs/>
          <w:sz w:val="24"/>
          <w:szCs w:val="24"/>
        </w:rPr>
        <w:t>)</w:t>
      </w:r>
      <w:r>
        <w:rPr>
          <w:rFonts w:ascii="Times New Roman" w:hAnsi="Times New Roman" w:cs="Times New Roman"/>
          <w:sz w:val="24"/>
          <w:szCs w:val="24"/>
        </w:rPr>
        <w:t xml:space="preserve"> facilitates extracting data for all Landsat pixels in a small area of interest (e.g., &lt; 5 km x 5 km) by </w:t>
      </w:r>
      <w:r w:rsidRPr="00C56196">
        <w:rPr>
          <w:rFonts w:ascii="Times New Roman" w:hAnsi="Times New Roman" w:cs="Times New Roman"/>
          <w:sz w:val="24"/>
          <w:szCs w:val="24"/>
        </w:rPr>
        <w:t>determin</w:t>
      </w:r>
      <w:r>
        <w:rPr>
          <w:rFonts w:ascii="Times New Roman" w:hAnsi="Times New Roman" w:cs="Times New Roman"/>
          <w:sz w:val="24"/>
          <w:szCs w:val="24"/>
        </w:rPr>
        <w:t>ing</w:t>
      </w:r>
      <w:r w:rsidRPr="00C56196">
        <w:rPr>
          <w:rFonts w:ascii="Times New Roman" w:hAnsi="Times New Roman" w:cs="Times New Roman"/>
          <w:sz w:val="24"/>
          <w:szCs w:val="24"/>
        </w:rPr>
        <w:t xml:space="preserve"> the central coordinates of all </w:t>
      </w:r>
      <w:r>
        <w:rPr>
          <w:rFonts w:ascii="Times New Roman" w:hAnsi="Times New Roman" w:cs="Times New Roman"/>
          <w:sz w:val="24"/>
          <w:szCs w:val="24"/>
        </w:rPr>
        <w:t xml:space="preserve">Landsat </w:t>
      </w:r>
      <w:r w:rsidRPr="00C56196">
        <w:rPr>
          <w:rFonts w:ascii="Times New Roman" w:hAnsi="Times New Roman" w:cs="Times New Roman"/>
          <w:sz w:val="24"/>
          <w:szCs w:val="24"/>
        </w:rPr>
        <w:t>pixels that fall within a user-specified polygon</w:t>
      </w:r>
      <w:r>
        <w:rPr>
          <w:rFonts w:ascii="Times New Roman" w:hAnsi="Times New Roman" w:cs="Times New Roman"/>
          <w:sz w:val="24"/>
          <w:szCs w:val="24"/>
        </w:rPr>
        <w:t>. The user-specified polygon is supplied to the function as a simple feature collection</w:t>
      </w:r>
      <w:r w:rsidRPr="00C56196">
        <w:rPr>
          <w:rFonts w:ascii="Times New Roman" w:hAnsi="Times New Roman" w:cs="Times New Roman"/>
          <w:sz w:val="24"/>
          <w:szCs w:val="24"/>
        </w:rPr>
        <w:t xml:space="preserve">. </w:t>
      </w:r>
      <w:r>
        <w:rPr>
          <w:rFonts w:ascii="Times New Roman" w:hAnsi="Times New Roman" w:cs="Times New Roman"/>
          <w:sz w:val="24"/>
          <w:szCs w:val="24"/>
        </w:rPr>
        <w:t xml:space="preserve">The function determines the Landsat Worldwide Reference System (WRS) scene whose center is closest to the center of the user-specified polygon. It then extracts the center coordinates for all pixels that overlap with the user-specified polygon from the first Landsat 8 scene on record available on GEE. A buffer can be specified to include additional pixels beyond the polygon boundary. The function returns the pixel centers as a simple feature object that can then be passed to the </w:t>
      </w:r>
      <w:proofErr w:type="spellStart"/>
      <w:r w:rsidRPr="000867AD">
        <w:rPr>
          <w:rFonts w:ascii="Times New Roman" w:hAnsi="Times New Roman" w:cs="Times New Roman"/>
          <w:i/>
          <w:iCs/>
          <w:sz w:val="24"/>
          <w:szCs w:val="24"/>
        </w:rPr>
        <w:t>lsat_exp</w:t>
      </w:r>
      <w:r>
        <w:rPr>
          <w:rFonts w:ascii="Times New Roman" w:hAnsi="Times New Roman" w:cs="Times New Roman"/>
          <w:i/>
          <w:iCs/>
          <w:sz w:val="24"/>
          <w:szCs w:val="24"/>
        </w:rPr>
        <w:t>o</w:t>
      </w:r>
      <w:r w:rsidRPr="000867AD">
        <w:rPr>
          <w:rFonts w:ascii="Times New Roman" w:hAnsi="Times New Roman" w:cs="Times New Roman"/>
          <w:i/>
          <w:iCs/>
          <w:sz w:val="24"/>
          <w:szCs w:val="24"/>
        </w:rPr>
        <w:t>rt_</w:t>
      </w:r>
      <w:proofErr w:type="gramStart"/>
      <w:r w:rsidRPr="000867AD">
        <w:rPr>
          <w:rFonts w:ascii="Times New Roman" w:hAnsi="Times New Roman" w:cs="Times New Roman"/>
          <w:i/>
          <w:iCs/>
          <w:sz w:val="24"/>
          <w:szCs w:val="24"/>
        </w:rPr>
        <w:t>ts</w:t>
      </w:r>
      <w:proofErr w:type="spellEnd"/>
      <w:r w:rsidRPr="000867AD">
        <w:rPr>
          <w:rFonts w:ascii="Times New Roman" w:hAnsi="Times New Roman" w:cs="Times New Roman"/>
          <w:i/>
          <w:iCs/>
          <w:sz w:val="24"/>
          <w:szCs w:val="24"/>
        </w:rPr>
        <w:t>(</w:t>
      </w:r>
      <w:proofErr w:type="gramEnd"/>
      <w:r w:rsidRPr="000867AD">
        <w:rPr>
          <w:rFonts w:ascii="Times New Roman" w:hAnsi="Times New Roman" w:cs="Times New Roman"/>
          <w:i/>
          <w:iCs/>
          <w:sz w:val="24"/>
          <w:szCs w:val="24"/>
        </w:rPr>
        <w:t>)</w:t>
      </w:r>
      <w:r>
        <w:rPr>
          <w:rFonts w:ascii="Times New Roman" w:hAnsi="Times New Roman" w:cs="Times New Roman"/>
          <w:sz w:val="24"/>
          <w:szCs w:val="24"/>
        </w:rPr>
        <w:t xml:space="preserve"> function for the extraction of the Landsat time series. Please note this function is not designed to be used for sampling polygons that would exceed tens of thousands of Landsat pixels. The number of pixels in large polygons can quickly become too difficult to handle in the subsequent export and processing workflow, and such polygons may also extend beyond the area of the Landsat scene (185 km x 180 km) used to </w:t>
      </w:r>
      <w:r>
        <w:rPr>
          <w:rFonts w:ascii="Times New Roman" w:hAnsi="Times New Roman" w:cs="Times New Roman"/>
          <w:sz w:val="24"/>
          <w:szCs w:val="24"/>
        </w:rPr>
        <w:lastRenderedPageBreak/>
        <w:t xml:space="preserve">determine the pixel centers. For large areas, we recommend a random or regular subsampling of point locations such as done in prior studies </w:t>
      </w:r>
      <w:r>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PEVuZE5vdGU+PENpdGU+PEF1dGhvcj5CZXJuZXI8L0F1dGhvcj48WWVhcj4yMDIyPC9ZZWFyPjxS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7B60CDB"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3E17E83A" w14:textId="77777777" w:rsidR="007E75AB" w:rsidRPr="00C40A6A" w:rsidRDefault="007E75AB" w:rsidP="007E75AB">
      <w:pPr>
        <w:pStyle w:val="Heading1"/>
      </w:pPr>
      <w:r w:rsidRPr="00C40A6A">
        <w:t xml:space="preserve">Data </w:t>
      </w:r>
      <w:r>
        <w:t>processing</w:t>
      </w:r>
    </w:p>
    <w:p w14:paraId="3634DB87" w14:textId="77777777" w:rsidR="007E75AB" w:rsidRPr="007B3C28" w:rsidRDefault="007E75AB" w:rsidP="007E75AB">
      <w:pPr>
        <w:pStyle w:val="Heading2"/>
      </w:pPr>
      <w:r w:rsidRPr="007B3C28">
        <w:t xml:space="preserve">Prepare data for analysis using </w:t>
      </w:r>
      <w:proofErr w:type="spellStart"/>
      <w:r w:rsidRPr="007B3C28">
        <w:t>lsat_general_</w:t>
      </w:r>
      <w:proofErr w:type="gramStart"/>
      <w:r w:rsidRPr="007B3C28">
        <w:t>prep</w:t>
      </w:r>
      <w:proofErr w:type="spellEnd"/>
      <w:r w:rsidRPr="007B3C28">
        <w:t>(</w:t>
      </w:r>
      <w:proofErr w:type="gramEnd"/>
      <w:r w:rsidRPr="007B3C28">
        <w:t>)</w:t>
      </w:r>
    </w:p>
    <w:p w14:paraId="24D69772" w14:textId="77777777" w:rsidR="007E75AB" w:rsidRPr="00A9244D"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T</w:t>
      </w:r>
      <w:r w:rsidRPr="00A9244D">
        <w:rPr>
          <w:rFonts w:ascii="Times New Roman" w:hAnsi="Times New Roman" w:cs="Times New Roman"/>
          <w:sz w:val="24"/>
          <w:szCs w:val="24"/>
        </w:rPr>
        <w:t xml:space="preserve">he </w:t>
      </w:r>
      <w:r>
        <w:rPr>
          <w:rFonts w:ascii="Times New Roman" w:hAnsi="Times New Roman" w:cs="Times New Roman"/>
          <w:sz w:val="24"/>
          <w:szCs w:val="24"/>
        </w:rPr>
        <w:t xml:space="preserve">function </w:t>
      </w:r>
      <w:proofErr w:type="spellStart"/>
      <w:r w:rsidRPr="00A9244D">
        <w:rPr>
          <w:rFonts w:ascii="Times New Roman" w:hAnsi="Times New Roman" w:cs="Times New Roman"/>
          <w:i/>
          <w:iCs/>
          <w:sz w:val="24"/>
          <w:szCs w:val="24"/>
        </w:rPr>
        <w:t>lsat_general_</w:t>
      </w:r>
      <w:proofErr w:type="gramStart"/>
      <w:r w:rsidRPr="00A9244D">
        <w:rPr>
          <w:rFonts w:ascii="Times New Roman" w:hAnsi="Times New Roman" w:cs="Times New Roman"/>
          <w:i/>
          <w:iCs/>
          <w:sz w:val="24"/>
          <w:szCs w:val="24"/>
        </w:rPr>
        <w:t>prep</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takes the GEE exports generated by </w:t>
      </w:r>
      <w:proofErr w:type="spellStart"/>
      <w:r w:rsidRPr="00B22FD9">
        <w:rPr>
          <w:rFonts w:ascii="Times New Roman" w:hAnsi="Times New Roman" w:cs="Times New Roman"/>
          <w:i/>
          <w:iCs/>
          <w:sz w:val="24"/>
          <w:szCs w:val="24"/>
        </w:rPr>
        <w:t>lsat_ex</w:t>
      </w:r>
      <w:r>
        <w:rPr>
          <w:rFonts w:ascii="Times New Roman" w:hAnsi="Times New Roman" w:cs="Times New Roman"/>
          <w:i/>
          <w:iCs/>
          <w:sz w:val="24"/>
          <w:szCs w:val="24"/>
        </w:rPr>
        <w:t>p</w:t>
      </w:r>
      <w:r w:rsidRPr="00B22FD9">
        <w:rPr>
          <w:rFonts w:ascii="Times New Roman" w:hAnsi="Times New Roman" w:cs="Times New Roman"/>
          <w:i/>
          <w:iCs/>
          <w:sz w:val="24"/>
          <w:szCs w:val="24"/>
        </w:rPr>
        <w:t>o</w:t>
      </w:r>
      <w:r>
        <w:rPr>
          <w:rFonts w:ascii="Times New Roman" w:hAnsi="Times New Roman" w:cs="Times New Roman"/>
          <w:i/>
          <w:iCs/>
          <w:sz w:val="24"/>
          <w:szCs w:val="24"/>
        </w:rPr>
        <w:t>r</w:t>
      </w:r>
      <w:r w:rsidRPr="00B22FD9">
        <w:rPr>
          <w:rFonts w:ascii="Times New Roman" w:hAnsi="Times New Roman" w:cs="Times New Roman"/>
          <w:i/>
          <w:iCs/>
          <w:sz w:val="24"/>
          <w:szCs w:val="24"/>
        </w:rPr>
        <w:t>t_ts</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and prepares the data for the subsequent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workflow. These preprocessing tasks include </w:t>
      </w:r>
      <w:r w:rsidRPr="00A9244D">
        <w:rPr>
          <w:rFonts w:ascii="Times New Roman" w:hAnsi="Times New Roman" w:cs="Times New Roman"/>
          <w:sz w:val="24"/>
          <w:szCs w:val="24"/>
        </w:rPr>
        <w:t>pars</w:t>
      </w:r>
      <w:r>
        <w:rPr>
          <w:rFonts w:ascii="Times New Roman" w:hAnsi="Times New Roman" w:cs="Times New Roman"/>
          <w:sz w:val="24"/>
          <w:szCs w:val="24"/>
        </w:rPr>
        <w:t>ing</w:t>
      </w:r>
      <w:r w:rsidRPr="00A9244D">
        <w:rPr>
          <w:rFonts w:ascii="Times New Roman" w:hAnsi="Times New Roman" w:cs="Times New Roman"/>
          <w:sz w:val="24"/>
          <w:szCs w:val="24"/>
        </w:rPr>
        <w:t xml:space="preserve"> </w:t>
      </w:r>
      <w:r>
        <w:rPr>
          <w:rFonts w:ascii="Times New Roman" w:hAnsi="Times New Roman" w:cs="Times New Roman"/>
          <w:sz w:val="24"/>
          <w:szCs w:val="24"/>
        </w:rPr>
        <w:t xml:space="preserve">coordinates and other </w:t>
      </w:r>
      <w:r w:rsidRPr="00A9244D">
        <w:rPr>
          <w:rFonts w:ascii="Times New Roman" w:hAnsi="Times New Roman" w:cs="Times New Roman"/>
          <w:sz w:val="24"/>
          <w:szCs w:val="24"/>
        </w:rPr>
        <w:t>information, renam</w:t>
      </w:r>
      <w:r>
        <w:rPr>
          <w:rFonts w:ascii="Times New Roman" w:hAnsi="Times New Roman" w:cs="Times New Roman"/>
          <w:sz w:val="24"/>
          <w:szCs w:val="24"/>
        </w:rPr>
        <w:t xml:space="preserve">ing </w:t>
      </w:r>
      <w:r w:rsidRPr="00A9244D">
        <w:rPr>
          <w:rFonts w:ascii="Times New Roman" w:hAnsi="Times New Roman" w:cs="Times New Roman"/>
          <w:sz w:val="24"/>
          <w:szCs w:val="24"/>
        </w:rPr>
        <w:t>columns, and scal</w:t>
      </w:r>
      <w:r>
        <w:rPr>
          <w:rFonts w:ascii="Times New Roman" w:hAnsi="Times New Roman" w:cs="Times New Roman"/>
          <w:sz w:val="24"/>
          <w:szCs w:val="24"/>
        </w:rPr>
        <w:t>ing</w:t>
      </w:r>
      <w:r w:rsidRPr="00A9244D">
        <w:rPr>
          <w:rFonts w:ascii="Times New Roman" w:hAnsi="Times New Roman" w:cs="Times New Roman"/>
          <w:sz w:val="24"/>
          <w:szCs w:val="24"/>
        </w:rPr>
        <w:t xml:space="preserve"> band</w:t>
      </w:r>
      <w:r>
        <w:rPr>
          <w:rFonts w:ascii="Times New Roman" w:hAnsi="Times New Roman" w:cs="Times New Roman"/>
          <w:sz w:val="24"/>
          <w:szCs w:val="24"/>
        </w:rPr>
        <w:t xml:space="preserve"> </w:t>
      </w:r>
      <w:r w:rsidRPr="00A9244D">
        <w:rPr>
          <w:rFonts w:ascii="Times New Roman" w:hAnsi="Times New Roman" w:cs="Times New Roman"/>
          <w:sz w:val="24"/>
          <w:szCs w:val="24"/>
        </w:rPr>
        <w:t>values</w:t>
      </w:r>
      <w:r>
        <w:rPr>
          <w:rFonts w:ascii="Times New Roman" w:hAnsi="Times New Roman" w:cs="Times New Roman"/>
          <w:sz w:val="24"/>
          <w:szCs w:val="24"/>
        </w:rPr>
        <w:t xml:space="preserve">. The GEE exports need to be passed to the function in the form of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w:t>
      </w:r>
      <w:proofErr w:type="spellStart"/>
      <w:r w:rsidRPr="001001ED">
        <w:rPr>
          <w:rFonts w:ascii="Times New Roman" w:hAnsi="Times New Roman" w:cs="Times New Roman"/>
          <w:i/>
          <w:iCs/>
          <w:sz w:val="24"/>
          <w:szCs w:val="24"/>
        </w:rPr>
        <w:t>lsat_general_</w:t>
      </w:r>
      <w:proofErr w:type="gramStart"/>
      <w:r w:rsidRPr="001001ED">
        <w:rPr>
          <w:rFonts w:ascii="Times New Roman" w:hAnsi="Times New Roman" w:cs="Times New Roman"/>
          <w:i/>
          <w:iCs/>
          <w:sz w:val="24"/>
          <w:szCs w:val="24"/>
        </w:rPr>
        <w:t>prep</w:t>
      </w:r>
      <w:proofErr w:type="spellEnd"/>
      <w:r w:rsidRPr="001001ED">
        <w:rPr>
          <w:rFonts w:ascii="Times New Roman" w:hAnsi="Times New Roman" w:cs="Times New Roman"/>
          <w:i/>
          <w:iCs/>
          <w:sz w:val="24"/>
          <w:szCs w:val="24"/>
        </w:rPr>
        <w:t>(</w:t>
      </w:r>
      <w:proofErr w:type="gramEnd"/>
      <w:r w:rsidRPr="001001ED">
        <w:rPr>
          <w:rFonts w:ascii="Times New Roman" w:hAnsi="Times New Roman" w:cs="Times New Roman"/>
          <w:i/>
          <w:iCs/>
          <w:sz w:val="24"/>
          <w:szCs w:val="24"/>
        </w:rPr>
        <w:t>)</w:t>
      </w:r>
      <w:r w:rsidRPr="001001ED">
        <w:rPr>
          <w:rFonts w:ascii="Times New Roman" w:hAnsi="Times New Roman" w:cs="Times New Roman"/>
          <w:sz w:val="24"/>
          <w:szCs w:val="24"/>
        </w:rPr>
        <w:t xml:space="preserve"> </w:t>
      </w:r>
      <w:r>
        <w:rPr>
          <w:rFonts w:ascii="Times New Roman" w:hAnsi="Times New Roman" w:cs="Times New Roman"/>
          <w:sz w:val="24"/>
          <w:szCs w:val="24"/>
        </w:rPr>
        <w:t xml:space="preserve">returns a </w:t>
      </w:r>
      <w:proofErr w:type="spellStart"/>
      <w:r w:rsidRPr="00193181">
        <w:rPr>
          <w:rFonts w:ascii="Times New Roman" w:hAnsi="Times New Roman" w:cs="Times New Roman"/>
          <w:i/>
          <w:iCs/>
          <w:sz w:val="24"/>
          <w:szCs w:val="24"/>
        </w:rPr>
        <w:t>data.table</w:t>
      </w:r>
      <w:proofErr w:type="spellEnd"/>
      <w:r w:rsidRPr="00B22FD9">
        <w:rPr>
          <w:rFonts w:ascii="Times New Roman" w:hAnsi="Times New Roman" w:cs="Times New Roman"/>
          <w:i/>
          <w:iCs/>
          <w:sz w:val="24"/>
          <w:szCs w:val="24"/>
        </w:rPr>
        <w:t xml:space="preserve"> </w:t>
      </w:r>
      <w:r>
        <w:rPr>
          <w:rFonts w:ascii="Times New Roman" w:hAnsi="Times New Roman" w:cs="Times New Roman"/>
          <w:sz w:val="24"/>
          <w:szCs w:val="24"/>
        </w:rPr>
        <w:t xml:space="preserve">object that can then be passed on to </w:t>
      </w:r>
      <w:proofErr w:type="spellStart"/>
      <w:r w:rsidRPr="00B22FD9">
        <w:rPr>
          <w:rFonts w:ascii="Times New Roman" w:hAnsi="Times New Roman" w:cs="Times New Roman"/>
          <w:i/>
          <w:iCs/>
          <w:sz w:val="24"/>
          <w:szCs w:val="24"/>
        </w:rPr>
        <w:t>lsat_clean_data</w:t>
      </w:r>
      <w:proofErr w:type="spellEnd"/>
      <w:r w:rsidRPr="00B22FD9">
        <w:rPr>
          <w:rFonts w:ascii="Times New Roman" w:hAnsi="Times New Roman" w:cs="Times New Roman"/>
          <w:i/>
          <w:iCs/>
          <w:sz w:val="24"/>
          <w:szCs w:val="24"/>
        </w:rPr>
        <w:t>()</w:t>
      </w:r>
      <w:r>
        <w:rPr>
          <w:rFonts w:ascii="Times New Roman" w:hAnsi="Times New Roman" w:cs="Times New Roman"/>
          <w:sz w:val="24"/>
          <w:szCs w:val="24"/>
        </w:rPr>
        <w:t xml:space="preserve"> for the next step in the processing workflow. Please note that all </w:t>
      </w:r>
      <w:proofErr w:type="spellStart"/>
      <w:r>
        <w:rPr>
          <w:rFonts w:ascii="Times New Roman" w:hAnsi="Times New Roman" w:cs="Times New Roman"/>
          <w:i/>
          <w:iCs/>
          <w:sz w:val="24"/>
          <w:szCs w:val="24"/>
        </w:rPr>
        <w:t>LandsatTS</w:t>
      </w:r>
      <w:proofErr w:type="spellEnd"/>
      <w:r w:rsidRPr="00A9244D">
        <w:rPr>
          <w:rFonts w:ascii="Times New Roman" w:hAnsi="Times New Roman" w:cs="Times New Roman"/>
          <w:sz w:val="24"/>
          <w:szCs w:val="24"/>
        </w:rPr>
        <w:t xml:space="preserve"> functions </w:t>
      </w:r>
      <w:r>
        <w:rPr>
          <w:rFonts w:ascii="Times New Roman" w:hAnsi="Times New Roman" w:cs="Times New Roman"/>
          <w:sz w:val="24"/>
          <w:szCs w:val="24"/>
        </w:rPr>
        <w:t xml:space="preserve">handling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object require a </w:t>
      </w:r>
      <w:r w:rsidRPr="00A9244D">
        <w:rPr>
          <w:rFonts w:ascii="Times New Roman" w:hAnsi="Times New Roman" w:cs="Times New Roman"/>
          <w:sz w:val="24"/>
          <w:szCs w:val="24"/>
        </w:rPr>
        <w:t xml:space="preserve"> column</w:t>
      </w:r>
      <w:r>
        <w:rPr>
          <w:rFonts w:ascii="Times New Roman" w:hAnsi="Times New Roman" w:cs="Times New Roman"/>
          <w:sz w:val="24"/>
          <w:szCs w:val="24"/>
        </w:rPr>
        <w:t xml:space="preserve"> </w:t>
      </w:r>
      <w:r w:rsidRPr="00A9244D">
        <w:rPr>
          <w:rFonts w:ascii="Times New Roman" w:hAnsi="Times New Roman" w:cs="Times New Roman"/>
          <w:sz w:val="24"/>
          <w:szCs w:val="24"/>
        </w:rPr>
        <w:t>called “</w:t>
      </w:r>
      <w:r>
        <w:rPr>
          <w:rFonts w:ascii="Times New Roman" w:hAnsi="Times New Roman" w:cs="Times New Roman"/>
          <w:sz w:val="24"/>
          <w:szCs w:val="24"/>
        </w:rPr>
        <w:t>sample.id</w:t>
      </w:r>
      <w:r w:rsidRPr="00A9244D">
        <w:rPr>
          <w:rFonts w:ascii="Times New Roman" w:hAnsi="Times New Roman" w:cs="Times New Roman"/>
          <w:sz w:val="24"/>
          <w:szCs w:val="24"/>
        </w:rPr>
        <w:t>” that uniquely identifies each location. If this column is</w:t>
      </w:r>
      <w:r>
        <w:rPr>
          <w:rFonts w:ascii="Times New Roman" w:hAnsi="Times New Roman" w:cs="Times New Roman"/>
          <w:sz w:val="24"/>
          <w:szCs w:val="24"/>
        </w:rPr>
        <w:t xml:space="preserve"> </w:t>
      </w:r>
      <w:r w:rsidRPr="00A9244D">
        <w:rPr>
          <w:rFonts w:ascii="Times New Roman" w:hAnsi="Times New Roman" w:cs="Times New Roman"/>
          <w:sz w:val="24"/>
          <w:szCs w:val="24"/>
        </w:rPr>
        <w:t xml:space="preserve">not called </w:t>
      </w:r>
      <w:r>
        <w:rPr>
          <w:rFonts w:ascii="Times New Roman" w:hAnsi="Times New Roman" w:cs="Times New Roman"/>
          <w:sz w:val="24"/>
          <w:szCs w:val="24"/>
        </w:rPr>
        <w:t xml:space="preserve">“sample.id”, please modify </w:t>
      </w:r>
      <w:r w:rsidRPr="00A9244D">
        <w:rPr>
          <w:rFonts w:ascii="Times New Roman" w:hAnsi="Times New Roman" w:cs="Times New Roman"/>
          <w:sz w:val="24"/>
          <w:szCs w:val="24"/>
        </w:rPr>
        <w:t>accordingly</w:t>
      </w:r>
      <w:r>
        <w:rPr>
          <w:rFonts w:ascii="Times New Roman" w:hAnsi="Times New Roman" w:cs="Times New Roman"/>
          <w:sz w:val="24"/>
          <w:szCs w:val="24"/>
        </w:rPr>
        <w:t>.</w:t>
      </w:r>
    </w:p>
    <w:p w14:paraId="577CBC3E" w14:textId="77777777" w:rsidR="007E75AB" w:rsidRDefault="007E75AB" w:rsidP="007E75AB">
      <w:pPr>
        <w:pStyle w:val="NoSpacing"/>
        <w:rPr>
          <w:rFonts w:ascii="Times New Roman" w:hAnsi="Times New Roman" w:cs="Times New Roman"/>
          <w:sz w:val="24"/>
          <w:szCs w:val="24"/>
        </w:rPr>
      </w:pPr>
    </w:p>
    <w:p w14:paraId="674E6978" w14:textId="77777777" w:rsidR="007E75AB" w:rsidRPr="007B3C28" w:rsidRDefault="007E75AB" w:rsidP="007E75AB">
      <w:pPr>
        <w:pStyle w:val="Heading2"/>
      </w:pPr>
      <w:r w:rsidRPr="007B3C28">
        <w:t xml:space="preserve">Clean surface reflectance data using </w:t>
      </w:r>
      <w:proofErr w:type="spellStart"/>
      <w:r w:rsidRPr="007B3C28">
        <w:t>lsat_clean_</w:t>
      </w:r>
      <w:proofErr w:type="gramStart"/>
      <w:r w:rsidRPr="007B3C28">
        <w:t>data</w:t>
      </w:r>
      <w:proofErr w:type="spellEnd"/>
      <w:r w:rsidRPr="007B3C28">
        <w:t>(</w:t>
      </w:r>
      <w:proofErr w:type="gramEnd"/>
      <w:r w:rsidRPr="007B3C28">
        <w:t>)</w:t>
      </w:r>
    </w:p>
    <w:p w14:paraId="4630FD5B" w14:textId="77777777" w:rsidR="007E75AB" w:rsidRPr="007B3C28" w:rsidRDefault="007E75AB" w:rsidP="007E75AB">
      <w:pPr>
        <w:pStyle w:val="NoSpacing"/>
        <w:rPr>
          <w:rFonts w:ascii="Times New Roman" w:hAnsi="Times New Roman" w:cs="Times New Roman"/>
          <w:sz w:val="24"/>
          <w:szCs w:val="24"/>
        </w:rPr>
      </w:pPr>
      <w:r w:rsidRPr="00E464C9">
        <w:rPr>
          <w:rFonts w:ascii="Times New Roman" w:hAnsi="Times New Roman" w:cs="Times New Roman"/>
          <w:sz w:val="24"/>
          <w:szCs w:val="24"/>
        </w:rPr>
        <w:t xml:space="preserve">The function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filters measurements to those made under clear-sky conditions. </w:t>
      </w:r>
      <w:r w:rsidRPr="007B3C28">
        <w:rPr>
          <w:rFonts w:ascii="Times New Roman" w:hAnsi="Times New Roman" w:cs="Times New Roman"/>
          <w:sz w:val="24"/>
          <w:szCs w:val="24"/>
        </w:rPr>
        <w:t>This</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function allows </w:t>
      </w:r>
      <w:r>
        <w:rPr>
          <w:rFonts w:ascii="Times New Roman" w:hAnsi="Times New Roman" w:cs="Times New Roman"/>
          <w:sz w:val="24"/>
          <w:szCs w:val="24"/>
        </w:rPr>
        <w:t xml:space="preserve">the user </w:t>
      </w:r>
      <w:r w:rsidRPr="007B3C28">
        <w:rPr>
          <w:rFonts w:ascii="Times New Roman" w:hAnsi="Times New Roman" w:cs="Times New Roman"/>
          <w:sz w:val="24"/>
          <w:szCs w:val="24"/>
        </w:rPr>
        <w:t>to filter measurements based on pixel quality flags</w:t>
      </w:r>
      <w:r>
        <w:rPr>
          <w:rFonts w:ascii="Times New Roman" w:hAnsi="Times New Roman" w:cs="Times New Roman"/>
          <w:sz w:val="24"/>
          <w:szCs w:val="24"/>
        </w:rPr>
        <w:t xml:space="preserve"> </w:t>
      </w:r>
      <w:r w:rsidRPr="007B3C28">
        <w:rPr>
          <w:rFonts w:ascii="Times New Roman" w:hAnsi="Times New Roman" w:cs="Times New Roman"/>
          <w:sz w:val="24"/>
          <w:szCs w:val="24"/>
        </w:rPr>
        <w:t>and scene criteria. The USGS provides pixel quality flags based on the</w:t>
      </w:r>
      <w:r>
        <w:rPr>
          <w:rFonts w:ascii="Times New Roman" w:hAnsi="Times New Roman" w:cs="Times New Roman"/>
          <w:sz w:val="24"/>
          <w:szCs w:val="24"/>
        </w:rPr>
        <w:t xml:space="preserve"> </w:t>
      </w:r>
      <w:proofErr w:type="spellStart"/>
      <w:r w:rsidRPr="007B3C28">
        <w:rPr>
          <w:rFonts w:ascii="Times New Roman" w:hAnsi="Times New Roman" w:cs="Times New Roman"/>
          <w:sz w:val="24"/>
          <w:szCs w:val="24"/>
        </w:rPr>
        <w:t>CFMask</w:t>
      </w:r>
      <w:proofErr w:type="spellEnd"/>
      <w:r w:rsidRPr="007B3C28">
        <w:rPr>
          <w:rFonts w:ascii="Times New Roman" w:hAnsi="Times New Roman" w:cs="Times New Roman"/>
          <w:sz w:val="24"/>
          <w:szCs w:val="24"/>
        </w:rPr>
        <w:t xml:space="preserve"> algorithm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&lt;EndNote&gt;&lt;Cite&gt;&lt;Author&gt;Zhu&lt;/Author&gt;&lt;Year&gt;2015&lt;/Year&gt;&lt;RecNum&gt;3251&lt;/RecNum&gt;&lt;DisplayText&gt;(Zhu et al. 2015)&lt;/DisplayText&gt;&lt;record&gt;&lt;rec-number&gt;3251&lt;/rec-number&gt;&lt;foreign-keys&gt;&lt;key app="EN" db-id="przrz2xfys0et6es02qx0adprs59z2erxf5t" timestamp="0"&gt;3251&lt;/key&gt;&lt;/foreign-keys&gt;&lt;ref-type name="Journal Article"&gt;17&lt;/ref-type&gt;&lt;contributors&gt;&lt;authors&gt;&lt;author&gt;Zhu, Zhe&lt;/author&gt;&lt;author&gt;Wang, Shixiong&lt;/author&gt;&lt;author&gt;Woodcock, Curtis E.&lt;/author&gt;&lt;/authors&gt;&lt;/contributors&gt;&lt;titles&gt;&lt;title&gt;Improvement and expansion of the Fmask algorithm: cloud, cloud shadow, and snow detection for Landsats 4–7, 8, and Sentinel 2 images&lt;/title&gt;&lt;secondary-title&gt;Remote Sensing of Environment&lt;/secondary-title&gt;&lt;/titles&gt;&lt;periodical&gt;&lt;full-title&gt;Remote Sensing of Environment&lt;/full-title&gt;&lt;/periodical&gt;&lt;pages&gt;269-277&lt;/pages&gt;&lt;volume&gt;159&lt;/volume&gt;&lt;keywords&gt;&lt;keyword&gt;Fmask&lt;/keyword&gt;&lt;keyword&gt;Cloud&lt;/keyword&gt;&lt;keyword&gt;Cloud shadow&lt;/keyword&gt;&lt;keyword&gt;Snow&lt;/keyword&gt;&lt;keyword&gt;Landsat&lt;/keyword&gt;&lt;keyword&gt;Sentinel&lt;/keyword&gt;&lt;keyword&gt;Cirrus&lt;/keyword&gt;&lt;/keywords&gt;&lt;dates&gt;&lt;year&gt;2015&lt;/year&gt;&lt;pub-dates&gt;&lt;date&gt;3/15/&lt;/date&gt;&lt;/pub-dates&gt;&lt;/dates&gt;&lt;isbn&gt;0034-4257&lt;/isbn&gt;&lt;urls&gt;&lt;related-urls&gt;&lt;url&gt;http://www.sciencedirect.com/science/article/pii/S0034425714005069&lt;/url&gt;&lt;/related-urls&gt;&lt;/urls&gt;&lt;electronic-resource-num&gt;10.1016/j.rse.2014.12.014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(Zhu et al. 2015)</w:t>
      </w:r>
      <w:r>
        <w:rPr>
          <w:rFonts w:ascii="Times New Roman" w:hAnsi="Times New Roman" w:cs="Times New Roman"/>
          <w:sz w:val="24"/>
          <w:szCs w:val="24"/>
        </w:rPr>
        <w:fldChar w:fldCharType="end"/>
      </w:r>
      <w:r w:rsidRPr="007B3C28">
        <w:rPr>
          <w:rFonts w:ascii="Times New Roman" w:hAnsi="Times New Roman" w:cs="Times New Roman"/>
          <w:sz w:val="24"/>
          <w:szCs w:val="24"/>
        </w:rPr>
        <w:t xml:space="preserve"> and information on each scene (e.g., cloud</w:t>
      </w:r>
      <w:r>
        <w:rPr>
          <w:rFonts w:ascii="Times New Roman" w:hAnsi="Times New Roman" w:cs="Times New Roman"/>
          <w:sz w:val="24"/>
          <w:szCs w:val="24"/>
        </w:rPr>
        <w:t xml:space="preserve"> </w:t>
      </w:r>
      <w:r w:rsidRPr="007B3C28">
        <w:rPr>
          <w:rFonts w:ascii="Times New Roman" w:hAnsi="Times New Roman" w:cs="Times New Roman"/>
          <w:sz w:val="24"/>
          <w:szCs w:val="24"/>
        </w:rPr>
        <w:t>cover).</w:t>
      </w:r>
      <w:r>
        <w:rPr>
          <w:rFonts w:ascii="Times New Roman" w:hAnsi="Times New Roman" w:cs="Times New Roman"/>
          <w:sz w:val="24"/>
          <w:szCs w:val="24"/>
        </w:rPr>
        <w:t xml:space="preserve"> </w:t>
      </w:r>
      <w:r w:rsidRPr="007B3C28">
        <w:rPr>
          <w:rFonts w:ascii="Times New Roman" w:hAnsi="Times New Roman" w:cs="Times New Roman"/>
          <w:sz w:val="24"/>
          <w:szCs w:val="24"/>
        </w:rPr>
        <w:t xml:space="preserve">The default settings </w:t>
      </w:r>
      <w:r>
        <w:rPr>
          <w:rFonts w:ascii="Times New Roman" w:hAnsi="Times New Roman" w:cs="Times New Roman"/>
          <w:sz w:val="24"/>
          <w:szCs w:val="24"/>
        </w:rPr>
        <w:t>for</w:t>
      </w:r>
      <w:r w:rsidRPr="007B3C28">
        <w:rPr>
          <w:rFonts w:ascii="Times New Roman" w:hAnsi="Times New Roman" w:cs="Times New Roman"/>
          <w:sz w:val="24"/>
          <w:szCs w:val="24"/>
        </w:rPr>
        <w:t xml:space="preserve"> </w:t>
      </w:r>
      <w:proofErr w:type="spellStart"/>
      <w:r w:rsidRPr="007B3C28">
        <w:rPr>
          <w:rFonts w:ascii="Times New Roman" w:hAnsi="Times New Roman" w:cs="Times New Roman"/>
          <w:i/>
          <w:iCs/>
          <w:sz w:val="24"/>
          <w:szCs w:val="24"/>
        </w:rPr>
        <w:t>lsat_clean_</w:t>
      </w:r>
      <w:proofErr w:type="gramStart"/>
      <w:r w:rsidRPr="007B3C28">
        <w:rPr>
          <w:rFonts w:ascii="Times New Roman" w:hAnsi="Times New Roman" w:cs="Times New Roman"/>
          <w:i/>
          <w:iCs/>
          <w:sz w:val="24"/>
          <w:szCs w:val="24"/>
        </w:rPr>
        <w:t>data</w:t>
      </w:r>
      <w:proofErr w:type="spellEnd"/>
      <w:r w:rsidRPr="007B3C28">
        <w:rPr>
          <w:rFonts w:ascii="Times New Roman" w:hAnsi="Times New Roman" w:cs="Times New Roman"/>
          <w:i/>
          <w:iCs/>
          <w:sz w:val="24"/>
          <w:szCs w:val="24"/>
        </w:rPr>
        <w:t>(</w:t>
      </w:r>
      <w:proofErr w:type="gramEnd"/>
      <w:r w:rsidRPr="007B3C28">
        <w:rPr>
          <w:rFonts w:ascii="Times New Roman" w:hAnsi="Times New Roman" w:cs="Times New Roman"/>
          <w:i/>
          <w:iCs/>
          <w:sz w:val="24"/>
          <w:szCs w:val="24"/>
        </w:rPr>
        <w:t>)</w:t>
      </w:r>
      <w:r w:rsidRPr="007B3C28">
        <w:rPr>
          <w:rFonts w:ascii="Times New Roman" w:hAnsi="Times New Roman" w:cs="Times New Roman"/>
          <w:sz w:val="24"/>
          <w:szCs w:val="24"/>
        </w:rPr>
        <w:t xml:space="preserve"> will filter out</w:t>
      </w:r>
      <w:r>
        <w:rPr>
          <w:rFonts w:ascii="Times New Roman" w:hAnsi="Times New Roman" w:cs="Times New Roman"/>
          <w:sz w:val="24"/>
          <w:szCs w:val="24"/>
        </w:rPr>
        <w:t xml:space="preserve"> measurements flagged as </w:t>
      </w:r>
      <w:r w:rsidRPr="007B3C28">
        <w:rPr>
          <w:rFonts w:ascii="Times New Roman" w:hAnsi="Times New Roman" w:cs="Times New Roman"/>
          <w:sz w:val="24"/>
          <w:szCs w:val="24"/>
        </w:rPr>
        <w:t xml:space="preserve">snow </w:t>
      </w:r>
      <w:r>
        <w:rPr>
          <w:rFonts w:ascii="Times New Roman" w:hAnsi="Times New Roman" w:cs="Times New Roman"/>
          <w:sz w:val="24"/>
          <w:szCs w:val="24"/>
        </w:rPr>
        <w:t xml:space="preserve">or </w:t>
      </w:r>
      <w:r w:rsidRPr="007B3C28">
        <w:rPr>
          <w:rFonts w:ascii="Times New Roman" w:hAnsi="Times New Roman" w:cs="Times New Roman"/>
          <w:sz w:val="24"/>
          <w:szCs w:val="24"/>
        </w:rPr>
        <w:t>water</w:t>
      </w:r>
      <w:r>
        <w:rPr>
          <w:rFonts w:ascii="Times New Roman" w:hAnsi="Times New Roman" w:cs="Times New Roman"/>
          <w:sz w:val="24"/>
          <w:szCs w:val="24"/>
        </w:rPr>
        <w:t xml:space="preserve">, as well as measurements acquired at high solar zenith angle (&gt;60°), those with high geolocation uncertainty (&gt;15 m), or those acquired as part of scenes with extensive cloud cover (&gt;80%). </w:t>
      </w:r>
      <w:r w:rsidRPr="007B3C28">
        <w:rPr>
          <w:rFonts w:ascii="Times New Roman" w:hAnsi="Times New Roman" w:cs="Times New Roman"/>
          <w:sz w:val="24"/>
          <w:szCs w:val="24"/>
        </w:rPr>
        <w:t>Addition</w:t>
      </w:r>
      <w:r>
        <w:rPr>
          <w:rFonts w:ascii="Times New Roman" w:hAnsi="Times New Roman" w:cs="Times New Roman"/>
          <w:sz w:val="24"/>
          <w:szCs w:val="24"/>
        </w:rPr>
        <w:t>ally,</w:t>
      </w:r>
      <w:r w:rsidRPr="007B3C28">
        <w:rPr>
          <w:rFonts w:ascii="Times New Roman" w:hAnsi="Times New Roman" w:cs="Times New Roman"/>
          <w:sz w:val="24"/>
          <w:szCs w:val="24"/>
        </w:rPr>
        <w:t xml:space="preserve"> </w:t>
      </w:r>
      <w:r>
        <w:rPr>
          <w:rFonts w:ascii="Times New Roman" w:hAnsi="Times New Roman" w:cs="Times New Roman"/>
          <w:sz w:val="24"/>
          <w:szCs w:val="24"/>
        </w:rPr>
        <w:t xml:space="preserve">optional </w:t>
      </w:r>
      <w:r w:rsidRPr="007B3C28">
        <w:rPr>
          <w:rFonts w:ascii="Times New Roman" w:hAnsi="Times New Roman" w:cs="Times New Roman"/>
          <w:sz w:val="24"/>
          <w:szCs w:val="24"/>
        </w:rPr>
        <w:t xml:space="preserve">water masking is provided based on </w:t>
      </w:r>
      <w:r>
        <w:rPr>
          <w:rFonts w:ascii="Times New Roman" w:hAnsi="Times New Roman" w:cs="Times New Roman"/>
          <w:sz w:val="24"/>
          <w:szCs w:val="24"/>
        </w:rPr>
        <w:t xml:space="preserve">maximum surface water extent from </w:t>
      </w:r>
      <w:r w:rsidRPr="007B3C28">
        <w:rPr>
          <w:rFonts w:ascii="Times New Roman" w:hAnsi="Times New Roman" w:cs="Times New Roman"/>
          <w:sz w:val="24"/>
          <w:szCs w:val="24"/>
        </w:rPr>
        <w:t xml:space="preserve">the </w:t>
      </w:r>
      <w:r>
        <w:rPr>
          <w:rFonts w:ascii="Times New Roman" w:hAnsi="Times New Roman" w:cs="Times New Roman"/>
          <w:sz w:val="24"/>
          <w:szCs w:val="24"/>
        </w:rPr>
        <w:t xml:space="preserve">Landsat-based </w:t>
      </w:r>
      <w:r w:rsidRPr="007B3C28">
        <w:rPr>
          <w:rFonts w:ascii="Times New Roman" w:hAnsi="Times New Roman" w:cs="Times New Roman"/>
          <w:sz w:val="24"/>
          <w:szCs w:val="24"/>
        </w:rPr>
        <w:t>JRC</w:t>
      </w:r>
      <w:r>
        <w:rPr>
          <w:rFonts w:ascii="Times New Roman" w:hAnsi="Times New Roman" w:cs="Times New Roman"/>
          <w:sz w:val="24"/>
          <w:szCs w:val="24"/>
        </w:rPr>
        <w:t xml:space="preserve"> </w:t>
      </w:r>
      <w:r w:rsidRPr="007B3C28">
        <w:rPr>
          <w:rFonts w:ascii="Times New Roman" w:hAnsi="Times New Roman" w:cs="Times New Roman"/>
          <w:sz w:val="24"/>
          <w:szCs w:val="24"/>
        </w:rPr>
        <w:t>Global Surface Water Dataset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&lt;EndNote&gt;&lt;Cite&gt;&lt;Author&gt;Pekel&lt;/Author&gt;&lt;Year&gt;2016&lt;/Year&gt;&lt;RecNum&gt;3320&lt;/RecNum&gt;&lt;DisplayText&gt;(Pekel et al. 2016)&lt;/DisplayText&gt;&lt;record&gt;&lt;rec-number&gt;3320&lt;/rec-number&gt;&lt;foreign-keys&gt;&lt;key app="EN" db-id="przrz2xfys0et6es02qx0adprs59z2erxf5t" timestamp="0"&gt;3320&lt;/key&gt;&lt;/foreign-keys&gt;&lt;ref-type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lt;/secondary-title&gt;&lt;/titles&gt;&lt;periodical&gt;&lt;full-title&gt;Nature&lt;/full-title&gt;&lt;/periodical&gt;&lt;pages&gt;418-422&lt;/pages&gt;&lt;volume&gt;540&lt;/volume&gt;&lt;number&gt;7633&lt;/number&gt;&lt;dates&gt;&lt;year&gt;2016&lt;/year&gt;&lt;pub-dates&gt;&lt;date&gt;12/15/print&lt;/date&gt;&lt;/pub-dates&gt;&lt;/dates&gt;&lt;publisher&gt;Macmillan Publishers Limited, part of Springer Nature. All rights reserved.&lt;/publisher&gt;&lt;isbn&gt;0028-0836&lt;/isbn&gt;&lt;work-type&gt;Letter&lt;/work-type&gt;&lt;urls&gt;&lt;related-urls&gt;&lt;url&gt;http://dx.doi.org/10.1038/nature20584&lt;/url&gt;&lt;/related-urls&gt;&lt;/urls&gt;&lt;electronic-resource-num&gt;10.1038/nature20584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(Pekel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supplied to </w:t>
      </w:r>
      <w:proofErr w:type="spellStart"/>
      <w:r w:rsidRPr="00580DEC">
        <w:rPr>
          <w:rFonts w:ascii="Times New Roman" w:hAnsi="Times New Roman" w:cs="Times New Roman"/>
          <w:i/>
          <w:iCs/>
          <w:sz w:val="24"/>
          <w:szCs w:val="24"/>
        </w:rPr>
        <w:t>lsat_clean_</w:t>
      </w:r>
      <w:proofErr w:type="gramStart"/>
      <w:r w:rsidRPr="00580DEC">
        <w:rPr>
          <w:rFonts w:ascii="Times New Roman" w:hAnsi="Times New Roman" w:cs="Times New Roman"/>
          <w:i/>
          <w:iCs/>
          <w:sz w:val="24"/>
          <w:szCs w:val="24"/>
        </w:rPr>
        <w:t>data</w:t>
      </w:r>
      <w:proofErr w:type="spellEnd"/>
      <w:r w:rsidRPr="00580DEC">
        <w:rPr>
          <w:rFonts w:ascii="Times New Roman" w:hAnsi="Times New Roman" w:cs="Times New Roman"/>
          <w:i/>
          <w:iCs/>
          <w:sz w:val="24"/>
          <w:szCs w:val="24"/>
        </w:rPr>
        <w:t>(</w:t>
      </w:r>
      <w:proofErr w:type="gramEnd"/>
      <w:r w:rsidRPr="00580DEC">
        <w:rPr>
          <w:rFonts w:ascii="Times New Roman" w:hAnsi="Times New Roman" w:cs="Times New Roman"/>
          <w:i/>
          <w:iCs/>
          <w:sz w:val="24"/>
          <w:szCs w:val="24"/>
        </w:rPr>
        <w:t>)</w:t>
      </w:r>
      <w:r w:rsidRPr="00580DEC">
        <w:rPr>
          <w:rFonts w:ascii="Times New Roman" w:hAnsi="Times New Roman" w:cs="Times New Roman"/>
          <w:sz w:val="24"/>
          <w:szCs w:val="24"/>
        </w:rPr>
        <w:t xml:space="preserve"> </w:t>
      </w:r>
      <w:r>
        <w:rPr>
          <w:rFonts w:ascii="Times New Roman" w:hAnsi="Times New Roman" w:cs="Times New Roman"/>
          <w:sz w:val="24"/>
          <w:szCs w:val="24"/>
        </w:rPr>
        <w:t xml:space="preserve">is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for individual sample locations (specified by a sample.id column) - usually the direct output of </w:t>
      </w:r>
      <w:proofErr w:type="spellStart"/>
      <w:r w:rsidRPr="004042E7">
        <w:rPr>
          <w:rFonts w:ascii="Times New Roman" w:hAnsi="Times New Roman" w:cs="Times New Roman"/>
          <w:i/>
          <w:iCs/>
          <w:sz w:val="24"/>
          <w:szCs w:val="24"/>
        </w:rPr>
        <w:t>lsat_general_prep</w:t>
      </w:r>
      <w:proofErr w:type="spellEnd"/>
      <w:r w:rsidRPr="004042E7">
        <w:rPr>
          <w:rFonts w:ascii="Times New Roman" w:hAnsi="Times New Roman" w:cs="Times New Roman"/>
          <w:i/>
          <w:iCs/>
          <w:sz w:val="24"/>
          <w:szCs w:val="24"/>
        </w:rPr>
        <w:t>()</w:t>
      </w:r>
      <w:r>
        <w:rPr>
          <w:rFonts w:ascii="Times New Roman" w:hAnsi="Times New Roman" w:cs="Times New Roman"/>
          <w:sz w:val="24"/>
          <w:szCs w:val="24"/>
        </w:rPr>
        <w:t xml:space="preserve"> - and returns cleaned records in the form of an updated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along with a console message summarizing the number and percentage of measurements removed during cleaning (generally &gt;70%). </w:t>
      </w:r>
    </w:p>
    <w:p w14:paraId="607460F3" w14:textId="77777777" w:rsidR="007E75AB" w:rsidRDefault="007E75AB" w:rsidP="007E75AB">
      <w:pPr>
        <w:pStyle w:val="NoSpacing"/>
        <w:rPr>
          <w:rFonts w:ascii="Times New Roman" w:hAnsi="Times New Roman" w:cs="Times New Roman"/>
          <w:sz w:val="24"/>
          <w:szCs w:val="24"/>
        </w:rPr>
      </w:pPr>
    </w:p>
    <w:p w14:paraId="6BB842C2" w14:textId="77777777" w:rsidR="007E75AB" w:rsidRPr="00943AA8" w:rsidRDefault="007E75AB" w:rsidP="007E75AB">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Compute </w:t>
      </w:r>
      <w:r>
        <w:rPr>
          <w:rFonts w:ascii="Times New Roman" w:hAnsi="Times New Roman" w:cs="Times New Roman"/>
          <w:i/>
          <w:iCs/>
          <w:sz w:val="24"/>
          <w:szCs w:val="24"/>
        </w:rPr>
        <w:t xml:space="preserve">neighborhood </w:t>
      </w:r>
      <w:r w:rsidRPr="00943AA8">
        <w:rPr>
          <w:rFonts w:ascii="Times New Roman" w:hAnsi="Times New Roman" w:cs="Times New Roman"/>
          <w:i/>
          <w:iCs/>
          <w:sz w:val="24"/>
          <w:szCs w:val="24"/>
        </w:rPr>
        <w:t>mean surface reflectance</w:t>
      </w:r>
      <w:r>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p>
    <w:p w14:paraId="16E60FAE"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lsat_neighborhood_</w:t>
      </w:r>
      <w:proofErr w:type="gramStart"/>
      <w:r w:rsidRPr="00943AA8">
        <w:rPr>
          <w:rFonts w:ascii="Times New Roman" w:hAnsi="Times New Roman" w:cs="Times New Roman"/>
          <w:i/>
          <w:iCs/>
          <w:sz w:val="24"/>
          <w:szCs w:val="24"/>
        </w:rPr>
        <w:t>mean</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702EB9">
        <w:rPr>
          <w:rFonts w:ascii="Times New Roman" w:hAnsi="Times New Roman" w:cs="Times New Roman"/>
          <w:sz w:val="24"/>
          <w:szCs w:val="24"/>
        </w:rPr>
        <w:t xml:space="preserve"> </w:t>
      </w:r>
      <w:r w:rsidRPr="00943AA8">
        <w:rPr>
          <w:rFonts w:ascii="Times New Roman" w:hAnsi="Times New Roman" w:cs="Times New Roman"/>
          <w:sz w:val="24"/>
          <w:szCs w:val="24"/>
        </w:rPr>
        <w:t>compute</w:t>
      </w:r>
      <w:r>
        <w:rPr>
          <w:rFonts w:ascii="Times New Roman" w:hAnsi="Times New Roman" w:cs="Times New Roman"/>
          <w:sz w:val="24"/>
          <w:szCs w:val="24"/>
        </w:rPr>
        <w:t>s</w:t>
      </w:r>
      <w:r w:rsidRPr="00943AA8">
        <w:rPr>
          <w:rFonts w:ascii="Times New Roman" w:hAnsi="Times New Roman" w:cs="Times New Roman"/>
          <w:sz w:val="24"/>
          <w:szCs w:val="24"/>
        </w:rPr>
        <w:t xml:space="preserve"> the mean</w:t>
      </w:r>
      <w:r>
        <w:rPr>
          <w:rFonts w:ascii="Times New Roman" w:hAnsi="Times New Roman" w:cs="Times New Roman"/>
          <w:sz w:val="24"/>
          <w:szCs w:val="24"/>
        </w:rPr>
        <w:t xml:space="preserve"> band-specific </w:t>
      </w:r>
      <w:r w:rsidRPr="00943AA8">
        <w:rPr>
          <w:rFonts w:ascii="Times New Roman" w:hAnsi="Times New Roman" w:cs="Times New Roman"/>
          <w:sz w:val="24"/>
          <w:szCs w:val="24"/>
        </w:rPr>
        <w:t xml:space="preserve">reflectance across </w:t>
      </w:r>
      <w:r>
        <w:rPr>
          <w:rFonts w:ascii="Times New Roman" w:hAnsi="Times New Roman" w:cs="Times New Roman"/>
          <w:sz w:val="24"/>
          <w:szCs w:val="24"/>
        </w:rPr>
        <w:t xml:space="preserve">a </w:t>
      </w:r>
      <w:r w:rsidRPr="00943AA8">
        <w:rPr>
          <w:rFonts w:ascii="Times New Roman" w:hAnsi="Times New Roman" w:cs="Times New Roman"/>
          <w:sz w:val="24"/>
          <w:szCs w:val="24"/>
        </w:rPr>
        <w:t>neighborhood of pixel</w:t>
      </w:r>
      <w:r>
        <w:rPr>
          <w:rFonts w:ascii="Times New Roman" w:hAnsi="Times New Roman" w:cs="Times New Roman"/>
          <w:sz w:val="24"/>
          <w:szCs w:val="24"/>
        </w:rPr>
        <w:t xml:space="preserve">s for measurements at each period in time. This is helpful when each of the user’s sample locations was buffered to include a </w:t>
      </w:r>
      <w:r w:rsidRPr="00943AA8">
        <w:rPr>
          <w:rFonts w:ascii="Times New Roman" w:hAnsi="Times New Roman" w:cs="Times New Roman"/>
          <w:sz w:val="24"/>
          <w:szCs w:val="24"/>
        </w:rPr>
        <w:t>neighborhood of Landsat pixels</w:t>
      </w:r>
      <w:r>
        <w:rPr>
          <w:rFonts w:ascii="Times New Roman" w:hAnsi="Times New Roman" w:cs="Times New Roman"/>
          <w:sz w:val="24"/>
          <w:szCs w:val="24"/>
        </w:rPr>
        <w:t xml:space="preserve"> </w:t>
      </w:r>
      <w:r w:rsidRPr="00943AA8">
        <w:rPr>
          <w:rFonts w:ascii="Times New Roman" w:hAnsi="Times New Roman" w:cs="Times New Roman"/>
          <w:sz w:val="24"/>
          <w:szCs w:val="24"/>
        </w:rPr>
        <w:t>(e.g., 3 x 3 pixels)</w:t>
      </w:r>
      <w:r>
        <w:rPr>
          <w:rFonts w:ascii="Times New Roman" w:hAnsi="Times New Roman" w:cs="Times New Roman"/>
          <w:sz w:val="24"/>
          <w:szCs w:val="24"/>
        </w:rPr>
        <w:t xml:space="preserve">. The main input to this function is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of Landsat records for buffered sample locations. The function returns a new </w:t>
      </w:r>
      <w:proofErr w:type="spellStart"/>
      <w:proofErr w:type="gramStart"/>
      <w:r w:rsidRPr="000E2A56">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mean reflectance for each band at each point in time at every sample location. If used, the function should be called immediately after </w:t>
      </w:r>
      <w:proofErr w:type="spellStart"/>
      <w:r>
        <w:rPr>
          <w:rFonts w:ascii="Times New Roman" w:hAnsi="Times New Roman" w:cs="Times New Roman"/>
          <w:i/>
          <w:iCs/>
          <w:sz w:val="24"/>
          <w:szCs w:val="24"/>
        </w:rPr>
        <w:t>lsat_clean_</w:t>
      </w:r>
      <w:proofErr w:type="gramStart"/>
      <w:r>
        <w:rPr>
          <w:rFonts w:ascii="Times New Roman" w:hAnsi="Times New Roman" w:cs="Times New Roman"/>
          <w:i/>
          <w:iCs/>
          <w:sz w:val="24"/>
          <w:szCs w:val="24"/>
        </w:rPr>
        <w:t>dat</w:t>
      </w:r>
      <w:r w:rsidRPr="000E2A56">
        <w:rPr>
          <w:rFonts w:ascii="Times New Roman" w:hAnsi="Times New Roman" w:cs="Times New Roman"/>
          <w:i/>
          <w:iCs/>
          <w:sz w:val="24"/>
          <w:szCs w:val="24"/>
        </w:rPr>
        <w:t>a</w:t>
      </w:r>
      <w:proofErr w:type="spellEnd"/>
      <w:r w:rsidRPr="000E2A56">
        <w:rPr>
          <w:rFonts w:ascii="Times New Roman" w:hAnsi="Times New Roman" w:cs="Times New Roman"/>
          <w:i/>
          <w:iCs/>
          <w:sz w:val="24"/>
          <w:szCs w:val="24"/>
        </w:rPr>
        <w:t>(</w:t>
      </w:r>
      <w:proofErr w:type="gramEnd"/>
      <w:r w:rsidRPr="000E2A56">
        <w:rPr>
          <w:rFonts w:ascii="Times New Roman" w:hAnsi="Times New Roman" w:cs="Times New Roman"/>
          <w:i/>
          <w:iCs/>
          <w:sz w:val="24"/>
          <w:szCs w:val="24"/>
        </w:rPr>
        <w:t>)</w:t>
      </w:r>
      <w:r>
        <w:rPr>
          <w:rFonts w:ascii="Times New Roman" w:hAnsi="Times New Roman" w:cs="Times New Roman"/>
          <w:sz w:val="24"/>
          <w:szCs w:val="24"/>
        </w:rPr>
        <w:t xml:space="preserve">. </w:t>
      </w:r>
    </w:p>
    <w:p w14:paraId="12F43BCA" w14:textId="77777777" w:rsidR="007E75AB" w:rsidRPr="00943AA8" w:rsidRDefault="007E75AB" w:rsidP="007E75AB">
      <w:pPr>
        <w:pStyle w:val="NoSpacing"/>
        <w:rPr>
          <w:rFonts w:ascii="Times New Roman" w:hAnsi="Times New Roman" w:cs="Times New Roman"/>
          <w:sz w:val="24"/>
          <w:szCs w:val="24"/>
        </w:rPr>
      </w:pPr>
    </w:p>
    <w:p w14:paraId="3EA662FD" w14:textId="77777777" w:rsidR="007E75AB" w:rsidRPr="00943AA8" w:rsidRDefault="007E75AB" w:rsidP="007E75AB">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t xml:space="preserve">Summarize </w:t>
      </w:r>
      <w:r w:rsidRPr="00782A8D">
        <w:rPr>
          <w:rFonts w:ascii="Times New Roman" w:hAnsi="Times New Roman" w:cs="Times New Roman"/>
          <w:i/>
          <w:iCs/>
          <w:sz w:val="24"/>
          <w:szCs w:val="24"/>
        </w:rPr>
        <w:t xml:space="preserve">data </w:t>
      </w:r>
      <w:r w:rsidRPr="00943AA8">
        <w:rPr>
          <w:rFonts w:ascii="Times New Roman" w:hAnsi="Times New Roman" w:cs="Times New Roman"/>
          <w:i/>
          <w:iCs/>
          <w:sz w:val="24"/>
          <w:szCs w:val="24"/>
        </w:rPr>
        <w:t>availability for each site</w:t>
      </w:r>
      <w:r w:rsidRPr="00782A8D">
        <w:rPr>
          <w:rFonts w:ascii="Times New Roman" w:hAnsi="Times New Roman" w:cs="Times New Roman"/>
          <w:i/>
          <w:iCs/>
          <w:sz w:val="24"/>
          <w:szCs w:val="24"/>
        </w:rPr>
        <w:t xml:space="preserve"> </w:t>
      </w:r>
      <w:r w:rsidRPr="00943AA8">
        <w:rPr>
          <w:rFonts w:ascii="Times New Roman" w:hAnsi="Times New Roman" w:cs="Times New Roman"/>
          <w:i/>
          <w:iCs/>
          <w:sz w:val="24"/>
          <w:szCs w:val="24"/>
        </w:rPr>
        <w:t xml:space="preserve">using </w:t>
      </w:r>
      <w:proofErr w:type="spellStart"/>
      <w:r w:rsidRPr="00943AA8">
        <w:rPr>
          <w:rFonts w:ascii="Times New Roman" w:hAnsi="Times New Roman" w:cs="Times New Roman"/>
          <w:i/>
          <w:iCs/>
          <w:sz w:val="24"/>
          <w:szCs w:val="24"/>
        </w:rPr>
        <w:t>lsat_summarize_data_</w:t>
      </w:r>
      <w:proofErr w:type="gramStart"/>
      <w:r w:rsidRPr="00943AA8">
        <w:rPr>
          <w:rFonts w:ascii="Times New Roman" w:hAnsi="Times New Roman" w:cs="Times New Roman"/>
          <w:i/>
          <w:iCs/>
          <w:sz w:val="24"/>
          <w:szCs w:val="24"/>
        </w:rPr>
        <w:t>avail</w:t>
      </w:r>
      <w:proofErr w:type="spellEnd"/>
      <w:r w:rsidRPr="00943AA8">
        <w:rPr>
          <w:rFonts w:ascii="Times New Roman" w:hAnsi="Times New Roman" w:cs="Times New Roman"/>
          <w:i/>
          <w:iCs/>
          <w:sz w:val="24"/>
          <w:szCs w:val="24"/>
        </w:rPr>
        <w:t>(</w:t>
      </w:r>
      <w:proofErr w:type="gramEnd"/>
      <w:r w:rsidRPr="00782A8D">
        <w:rPr>
          <w:rFonts w:ascii="Times New Roman" w:hAnsi="Times New Roman" w:cs="Times New Roman"/>
          <w:i/>
          <w:iCs/>
          <w:sz w:val="24"/>
          <w:szCs w:val="24"/>
        </w:rPr>
        <w:t>)</w:t>
      </w:r>
    </w:p>
    <w:p w14:paraId="10305D01" w14:textId="77777777" w:rsidR="007E75AB" w:rsidRPr="00943AA8" w:rsidRDefault="007E75AB" w:rsidP="007E75AB">
      <w:pPr>
        <w:pStyle w:val="NoSpacing"/>
        <w:rPr>
          <w:rFonts w:ascii="Times New Roman" w:hAnsi="Times New Roman" w:cs="Times New Roman"/>
          <w:sz w:val="24"/>
          <w:szCs w:val="24"/>
        </w:rPr>
      </w:pPr>
      <w:r w:rsidRPr="00943AA8">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lsat_summarize_data_</w:t>
      </w:r>
      <w:proofErr w:type="gramStart"/>
      <w:r w:rsidRPr="00943AA8">
        <w:rPr>
          <w:rFonts w:ascii="Times New Roman" w:hAnsi="Times New Roman" w:cs="Times New Roman"/>
          <w:i/>
          <w:iCs/>
          <w:sz w:val="24"/>
          <w:szCs w:val="24"/>
        </w:rPr>
        <w:t>avail</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sidRPr="00943AA8">
        <w:rPr>
          <w:rFonts w:ascii="Times New Roman" w:hAnsi="Times New Roman" w:cs="Times New Roman"/>
          <w:sz w:val="24"/>
          <w:szCs w:val="24"/>
        </w:rPr>
        <w:t xml:space="preserve"> </w:t>
      </w:r>
      <w:r>
        <w:rPr>
          <w:rFonts w:ascii="Times New Roman" w:hAnsi="Times New Roman" w:cs="Times New Roman"/>
          <w:sz w:val="24"/>
          <w:szCs w:val="24"/>
        </w:rPr>
        <w:t xml:space="preserve">takes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of Landsat records and returns</w:t>
      </w:r>
      <w:r w:rsidRPr="00943AA8">
        <w:rPr>
          <w:rFonts w:ascii="Times New Roman" w:hAnsi="Times New Roman" w:cs="Times New Roman"/>
          <w:sz w:val="24"/>
          <w:szCs w:val="24"/>
        </w:rPr>
        <w:t xml:space="preserve"> a summary </w:t>
      </w:r>
      <w:proofErr w:type="spellStart"/>
      <w:r w:rsidRPr="00B42D7D">
        <w:rPr>
          <w:rFonts w:ascii="Times New Roman" w:hAnsi="Times New Roman" w:cs="Times New Roman"/>
          <w:i/>
          <w:iCs/>
          <w:sz w:val="24"/>
          <w:szCs w:val="24"/>
        </w:rPr>
        <w:t>data.table</w:t>
      </w:r>
      <w:proofErr w:type="spellEnd"/>
      <w:r w:rsidRPr="00943AA8">
        <w:rPr>
          <w:rFonts w:ascii="Times New Roman" w:hAnsi="Times New Roman" w:cs="Times New Roman"/>
          <w:sz w:val="24"/>
          <w:szCs w:val="24"/>
        </w:rPr>
        <w:t xml:space="preserve"> that</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provides information on the </w:t>
      </w:r>
      <w:r>
        <w:rPr>
          <w:rFonts w:ascii="Times New Roman" w:hAnsi="Times New Roman" w:cs="Times New Roman"/>
          <w:sz w:val="24"/>
          <w:szCs w:val="24"/>
        </w:rPr>
        <w:t xml:space="preserve">time </w:t>
      </w:r>
      <w:r w:rsidRPr="00943AA8">
        <w:rPr>
          <w:rFonts w:ascii="Times New Roman" w:hAnsi="Times New Roman" w:cs="Times New Roman"/>
          <w:sz w:val="24"/>
          <w:szCs w:val="24"/>
        </w:rPr>
        <w:t xml:space="preserve">period </w:t>
      </w:r>
      <w:r>
        <w:rPr>
          <w:rFonts w:ascii="Times New Roman" w:hAnsi="Times New Roman" w:cs="Times New Roman"/>
          <w:sz w:val="24"/>
          <w:szCs w:val="24"/>
        </w:rPr>
        <w:t xml:space="preserve">and number </w:t>
      </w:r>
      <w:r w:rsidRPr="00943AA8">
        <w:rPr>
          <w:rFonts w:ascii="Times New Roman" w:hAnsi="Times New Roman" w:cs="Times New Roman"/>
          <w:sz w:val="24"/>
          <w:szCs w:val="24"/>
        </w:rPr>
        <w:t xml:space="preserve">of observations available for each </w:t>
      </w:r>
      <w:r>
        <w:rPr>
          <w:rFonts w:ascii="Times New Roman" w:hAnsi="Times New Roman" w:cs="Times New Roman"/>
          <w:sz w:val="24"/>
          <w:szCs w:val="24"/>
        </w:rPr>
        <w:t>sample location</w:t>
      </w:r>
      <w:r w:rsidRPr="00943AA8">
        <w:rPr>
          <w:rFonts w:ascii="Times New Roman" w:hAnsi="Times New Roman" w:cs="Times New Roman"/>
          <w:sz w:val="24"/>
          <w:szCs w:val="24"/>
        </w:rPr>
        <w:t>. It also generates a figure showing</w:t>
      </w:r>
      <w:r>
        <w:rPr>
          <w:rFonts w:ascii="Times New Roman" w:hAnsi="Times New Roman" w:cs="Times New Roman"/>
          <w:sz w:val="24"/>
          <w:szCs w:val="24"/>
        </w:rPr>
        <w:t xml:space="preserve"> </w:t>
      </w:r>
      <w:r w:rsidRPr="00943AA8">
        <w:rPr>
          <w:rFonts w:ascii="Times New Roman" w:hAnsi="Times New Roman" w:cs="Times New Roman"/>
          <w:sz w:val="24"/>
          <w:szCs w:val="24"/>
        </w:rPr>
        <w:t xml:space="preserve">the </w:t>
      </w:r>
      <w:r>
        <w:rPr>
          <w:rFonts w:ascii="Times New Roman" w:hAnsi="Times New Roman" w:cs="Times New Roman"/>
          <w:sz w:val="24"/>
          <w:szCs w:val="24"/>
        </w:rPr>
        <w:t>annual median (2.5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and 97.5</w:t>
      </w:r>
      <w:r w:rsidRPr="00B42D7D">
        <w:rPr>
          <w:rFonts w:ascii="Times New Roman" w:hAnsi="Times New Roman" w:cs="Times New Roman"/>
          <w:sz w:val="24"/>
          <w:szCs w:val="24"/>
          <w:vertAlign w:val="superscript"/>
        </w:rPr>
        <w:t>th</w:t>
      </w:r>
      <w:r>
        <w:rPr>
          <w:rFonts w:ascii="Times New Roman" w:hAnsi="Times New Roman" w:cs="Times New Roman"/>
          <w:sz w:val="24"/>
          <w:szCs w:val="24"/>
        </w:rPr>
        <w:t xml:space="preserve"> percentile) number of observations available from each satellite summarized across all sample locations. The figure is plotted to the current graphics device and can be saved by calling the function </w:t>
      </w:r>
      <w:proofErr w:type="spellStart"/>
      <w:proofErr w:type="gramStart"/>
      <w:r w:rsidRPr="00C56D0B">
        <w:rPr>
          <w:rFonts w:ascii="Times New Roman" w:hAnsi="Times New Roman" w:cs="Times New Roman"/>
          <w:i/>
          <w:iCs/>
          <w:sz w:val="24"/>
          <w:szCs w:val="24"/>
        </w:rPr>
        <w:t>ggsave</w:t>
      </w:r>
      <w:proofErr w:type="spellEnd"/>
      <w:r w:rsidRPr="00C56D0B">
        <w:rPr>
          <w:rFonts w:ascii="Times New Roman" w:hAnsi="Times New Roman" w:cs="Times New Roman"/>
          <w:i/>
          <w:iCs/>
          <w:sz w:val="24"/>
          <w:szCs w:val="24"/>
        </w:rPr>
        <w:t>(</w:t>
      </w:r>
      <w:proofErr w:type="gramEnd"/>
      <w:r w:rsidRPr="00C56D0B">
        <w:rPr>
          <w:rFonts w:ascii="Times New Roman" w:hAnsi="Times New Roman" w:cs="Times New Roman"/>
          <w:i/>
          <w:iCs/>
          <w:sz w:val="24"/>
          <w:szCs w:val="24"/>
        </w:rPr>
        <w:t>)</w:t>
      </w:r>
      <w:r>
        <w:rPr>
          <w:rFonts w:ascii="Times New Roman" w:hAnsi="Times New Roman" w:cs="Times New Roman"/>
          <w:sz w:val="24"/>
          <w:szCs w:val="24"/>
        </w:rPr>
        <w:t>.</w:t>
      </w:r>
    </w:p>
    <w:p w14:paraId="2A6CA1B7" w14:textId="77777777" w:rsidR="007E75AB" w:rsidRPr="00943AA8" w:rsidRDefault="007E75AB" w:rsidP="007E75AB">
      <w:pPr>
        <w:pStyle w:val="NoSpacing"/>
        <w:rPr>
          <w:rFonts w:ascii="Times New Roman" w:hAnsi="Times New Roman" w:cs="Times New Roman"/>
          <w:sz w:val="24"/>
          <w:szCs w:val="24"/>
        </w:rPr>
      </w:pPr>
    </w:p>
    <w:p w14:paraId="2484C5B8" w14:textId="77777777" w:rsidR="007E75AB" w:rsidRPr="00943AA8" w:rsidRDefault="007E75AB" w:rsidP="007E75AB">
      <w:pPr>
        <w:pStyle w:val="NoSpacing"/>
        <w:rPr>
          <w:rFonts w:ascii="Times New Roman" w:hAnsi="Times New Roman" w:cs="Times New Roman"/>
          <w:i/>
          <w:iCs/>
          <w:sz w:val="24"/>
          <w:szCs w:val="24"/>
        </w:rPr>
      </w:pPr>
      <w:r w:rsidRPr="00943AA8">
        <w:rPr>
          <w:rFonts w:ascii="Times New Roman" w:hAnsi="Times New Roman" w:cs="Times New Roman"/>
          <w:i/>
          <w:iCs/>
          <w:sz w:val="24"/>
          <w:szCs w:val="24"/>
        </w:rPr>
        <w:lastRenderedPageBreak/>
        <w:t xml:space="preserve">Calculate spectral indices using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p>
    <w:p w14:paraId="14A1EE53" w14:textId="77777777" w:rsidR="007E75AB"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The function </w:t>
      </w:r>
      <w:proofErr w:type="spellStart"/>
      <w:r w:rsidRPr="00943AA8">
        <w:rPr>
          <w:rFonts w:ascii="Times New Roman" w:hAnsi="Times New Roman" w:cs="Times New Roman"/>
          <w:i/>
          <w:iCs/>
          <w:sz w:val="24"/>
          <w:szCs w:val="24"/>
        </w:rPr>
        <w:t>lsat_calc_</w:t>
      </w:r>
      <w:r>
        <w:rPr>
          <w:rFonts w:ascii="Times New Roman" w:hAnsi="Times New Roman" w:cs="Times New Roman"/>
          <w:i/>
          <w:iCs/>
          <w:sz w:val="24"/>
          <w:szCs w:val="24"/>
        </w:rPr>
        <w:t>spec_</w:t>
      </w:r>
      <w:proofErr w:type="gramStart"/>
      <w:r w:rsidRPr="00943AA8">
        <w:rPr>
          <w:rFonts w:ascii="Times New Roman" w:hAnsi="Times New Roman" w:cs="Times New Roman"/>
          <w:i/>
          <w:iCs/>
          <w:sz w:val="24"/>
          <w:szCs w:val="24"/>
        </w:rPr>
        <w:t>index</w:t>
      </w:r>
      <w:proofErr w:type="spellEnd"/>
      <w:r w:rsidRPr="00943AA8">
        <w:rPr>
          <w:rFonts w:ascii="Times New Roman" w:hAnsi="Times New Roman" w:cs="Times New Roman"/>
          <w:i/>
          <w:iCs/>
          <w:sz w:val="24"/>
          <w:szCs w:val="24"/>
        </w:rPr>
        <w:t>(</w:t>
      </w:r>
      <w:proofErr w:type="gramEnd"/>
      <w:r w:rsidRPr="00943AA8">
        <w:rPr>
          <w:rFonts w:ascii="Times New Roman" w:hAnsi="Times New Roman" w:cs="Times New Roman"/>
          <w:i/>
          <w:iCs/>
          <w:sz w:val="24"/>
          <w:szCs w:val="24"/>
        </w:rPr>
        <w:t>)</w:t>
      </w:r>
      <w:r>
        <w:rPr>
          <w:rFonts w:ascii="Times New Roman" w:hAnsi="Times New Roman" w:cs="Times New Roman"/>
          <w:sz w:val="24"/>
          <w:szCs w:val="24"/>
        </w:rPr>
        <w:t xml:space="preserve"> calculates a variety of common spectral indices. The function currently supports calculating 15 spectral indices, including the Normalized Difference Vegetation Index (NDVI), 2-band Enhanced Vegetation Index (EVI2), and others (Table 2). Note the function can only compute one spectral index at a time. As an input it requires a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a string indicating the spectral index to be calculated. The function then returns the </w:t>
      </w:r>
      <w:proofErr w:type="spellStart"/>
      <w:proofErr w:type="gramStart"/>
      <w:r w:rsidRPr="00193181">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updated with a new column containing the spectral index for each observation.</w:t>
      </w:r>
    </w:p>
    <w:p w14:paraId="2340AEC3" w14:textId="77777777" w:rsidR="007E75AB" w:rsidRDefault="007E75AB" w:rsidP="007E75AB">
      <w:pPr>
        <w:pStyle w:val="NoSpacing"/>
        <w:rPr>
          <w:rFonts w:ascii="Times New Roman" w:hAnsi="Times New Roman" w:cs="Times New Roman"/>
          <w:sz w:val="24"/>
          <w:szCs w:val="24"/>
        </w:rPr>
      </w:pPr>
    </w:p>
    <w:p w14:paraId="037D22B2" w14:textId="77777777" w:rsidR="007E75AB" w:rsidRPr="00943AA8" w:rsidRDefault="007E75AB" w:rsidP="007E75AB">
      <w:pPr>
        <w:pStyle w:val="NoSpacing"/>
        <w:rPr>
          <w:rFonts w:ascii="Times New Roman" w:hAnsi="Times New Roman" w:cs="Times New Roman"/>
          <w:sz w:val="24"/>
          <w:szCs w:val="24"/>
        </w:rPr>
      </w:pPr>
      <w:r>
        <w:rPr>
          <w:rFonts w:ascii="Times New Roman" w:hAnsi="Times New Roman" w:cs="Times New Roman"/>
          <w:sz w:val="24"/>
          <w:szCs w:val="24"/>
        </w:rPr>
        <w:t xml:space="preserve">Table 2. Spectral indices that can be computed using the </w:t>
      </w:r>
      <w:proofErr w:type="spellStart"/>
      <w:r w:rsidRPr="00777D31">
        <w:rPr>
          <w:rFonts w:ascii="Times New Roman" w:hAnsi="Times New Roman" w:cs="Times New Roman"/>
          <w:i/>
          <w:iCs/>
          <w:sz w:val="24"/>
          <w:szCs w:val="24"/>
        </w:rPr>
        <w:t>lsat_calc_spec_</w:t>
      </w:r>
      <w:proofErr w:type="gramStart"/>
      <w:r w:rsidRPr="00777D31">
        <w:rPr>
          <w:rFonts w:ascii="Times New Roman" w:hAnsi="Times New Roman" w:cs="Times New Roman"/>
          <w:i/>
          <w:iCs/>
          <w:sz w:val="24"/>
          <w:szCs w:val="24"/>
        </w:rPr>
        <w:t>index</w:t>
      </w:r>
      <w:proofErr w:type="spellEnd"/>
      <w:r w:rsidRPr="00777D31">
        <w:rPr>
          <w:rFonts w:ascii="Times New Roman" w:hAnsi="Times New Roman" w:cs="Times New Roman"/>
          <w:i/>
          <w:iCs/>
          <w:sz w:val="24"/>
          <w:szCs w:val="24"/>
        </w:rPr>
        <w:t>(</w:t>
      </w:r>
      <w:proofErr w:type="gramEnd"/>
      <w:r w:rsidRPr="00777D31">
        <w:rPr>
          <w:rFonts w:ascii="Times New Roman" w:hAnsi="Times New Roman" w:cs="Times New Roman"/>
          <w:i/>
          <w:iCs/>
          <w:sz w:val="24"/>
          <w:szCs w:val="24"/>
        </w:rPr>
        <w:t>)</w:t>
      </w:r>
      <w:r>
        <w:rPr>
          <w:rFonts w:ascii="Times New Roman" w:hAnsi="Times New Roman" w:cs="Times New Roman"/>
          <w:sz w:val="24"/>
          <w:szCs w:val="24"/>
        </w:rPr>
        <w:t xml:space="preserve"> function. </w:t>
      </w:r>
    </w:p>
    <w:tbl>
      <w:tblPr>
        <w:tblStyle w:val="TableGrid"/>
        <w:tblW w:w="10387" w:type="dxa"/>
        <w:tblBorders>
          <w:left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94"/>
        <w:gridCol w:w="1444"/>
        <w:gridCol w:w="2854"/>
        <w:gridCol w:w="2295"/>
      </w:tblGrid>
      <w:tr w:rsidR="007E75AB" w:rsidRPr="00F46243" w14:paraId="2802584F" w14:textId="77777777" w:rsidTr="00EA7507">
        <w:trPr>
          <w:trHeight w:val="432"/>
        </w:trPr>
        <w:tc>
          <w:tcPr>
            <w:tcW w:w="3794" w:type="dxa"/>
            <w:tcBorders>
              <w:bottom w:val="single" w:sz="4" w:space="0" w:color="auto"/>
            </w:tcBorders>
            <w:vAlign w:val="center"/>
          </w:tcPr>
          <w:p w14:paraId="72A8AE73" w14:textId="77777777" w:rsidR="007E75AB" w:rsidRPr="006F61FD" w:rsidRDefault="007E75AB" w:rsidP="00EA7507">
            <w:pPr>
              <w:pStyle w:val="NoSpacing"/>
              <w:rPr>
                <w:rFonts w:ascii="Times New Roman" w:hAnsi="Times New Roman" w:cs="Times New Roman"/>
                <w:b/>
                <w:bCs/>
                <w:sz w:val="20"/>
                <w:szCs w:val="20"/>
              </w:rPr>
            </w:pPr>
            <w:r w:rsidRPr="006F61FD">
              <w:rPr>
                <w:rFonts w:ascii="Times New Roman" w:hAnsi="Times New Roman" w:cs="Times New Roman"/>
                <w:b/>
                <w:bCs/>
                <w:sz w:val="20"/>
                <w:szCs w:val="20"/>
              </w:rPr>
              <w:t>Name</w:t>
            </w:r>
          </w:p>
        </w:tc>
        <w:tc>
          <w:tcPr>
            <w:tcW w:w="1444" w:type="dxa"/>
            <w:tcBorders>
              <w:bottom w:val="single" w:sz="4" w:space="0" w:color="auto"/>
            </w:tcBorders>
            <w:vAlign w:val="center"/>
          </w:tcPr>
          <w:p w14:paraId="4C395CED"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Abbreviation</w:t>
            </w:r>
          </w:p>
        </w:tc>
        <w:tc>
          <w:tcPr>
            <w:tcW w:w="2854" w:type="dxa"/>
            <w:tcBorders>
              <w:bottom w:val="single" w:sz="4" w:space="0" w:color="auto"/>
            </w:tcBorders>
            <w:vAlign w:val="center"/>
          </w:tcPr>
          <w:p w14:paraId="4FAEC058"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Formula</w:t>
            </w:r>
          </w:p>
        </w:tc>
        <w:tc>
          <w:tcPr>
            <w:tcW w:w="2295" w:type="dxa"/>
            <w:tcBorders>
              <w:bottom w:val="single" w:sz="4" w:space="0" w:color="auto"/>
            </w:tcBorders>
            <w:vAlign w:val="center"/>
          </w:tcPr>
          <w:p w14:paraId="7E15DE69" w14:textId="77777777" w:rsidR="007E75AB" w:rsidRPr="006F61FD" w:rsidRDefault="007E75AB" w:rsidP="00EA7507">
            <w:pPr>
              <w:pStyle w:val="NoSpacing"/>
              <w:jc w:val="center"/>
              <w:rPr>
                <w:rFonts w:ascii="Times New Roman" w:hAnsi="Times New Roman" w:cs="Times New Roman"/>
                <w:b/>
                <w:bCs/>
                <w:sz w:val="20"/>
                <w:szCs w:val="20"/>
              </w:rPr>
            </w:pPr>
            <w:r w:rsidRPr="006F61FD">
              <w:rPr>
                <w:rFonts w:ascii="Times New Roman" w:hAnsi="Times New Roman" w:cs="Times New Roman"/>
                <w:b/>
                <w:bCs/>
                <w:sz w:val="20"/>
                <w:szCs w:val="20"/>
              </w:rPr>
              <w:t>Citation</w:t>
            </w:r>
          </w:p>
        </w:tc>
      </w:tr>
      <w:tr w:rsidR="007E75AB" w:rsidRPr="00F46243" w14:paraId="3A622F4E" w14:textId="77777777" w:rsidTr="00EA7507">
        <w:trPr>
          <w:trHeight w:val="432"/>
        </w:trPr>
        <w:tc>
          <w:tcPr>
            <w:tcW w:w="3794" w:type="dxa"/>
            <w:tcBorders>
              <w:top w:val="single" w:sz="4" w:space="0" w:color="auto"/>
            </w:tcBorders>
            <w:vAlign w:val="center"/>
          </w:tcPr>
          <w:p w14:paraId="7D029368"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w:t>
            </w:r>
          </w:p>
        </w:tc>
        <w:tc>
          <w:tcPr>
            <w:tcW w:w="1444" w:type="dxa"/>
            <w:tcBorders>
              <w:top w:val="single" w:sz="4" w:space="0" w:color="auto"/>
            </w:tcBorders>
            <w:vAlign w:val="center"/>
          </w:tcPr>
          <w:p w14:paraId="66DDEC4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w:t>
            </w:r>
          </w:p>
        </w:tc>
        <w:tc>
          <w:tcPr>
            <w:tcW w:w="2854" w:type="dxa"/>
            <w:tcBorders>
              <w:top w:val="single" w:sz="4" w:space="0" w:color="auto"/>
            </w:tcBorders>
            <w:vAlign w:val="center"/>
          </w:tcPr>
          <w:p w14:paraId="6ABE1E0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NIR+6*RED-7.5*BLUE+1</m:t>
                    </m:r>
                  </m:den>
                </m:f>
              </m:oMath>
            </m:oMathPara>
          </w:p>
        </w:tc>
        <w:tc>
          <w:tcPr>
            <w:tcW w:w="2295" w:type="dxa"/>
            <w:tcBorders>
              <w:top w:val="single" w:sz="4" w:space="0" w:color="auto"/>
            </w:tcBorders>
            <w:vAlign w:val="center"/>
          </w:tcPr>
          <w:p w14:paraId="1A93FD1E"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AuthorYear="1"&gt;&lt;Author&gt;Huete&lt;/Author&gt;&lt;Year&gt;2002&lt;/Year&gt;&lt;RecNum&gt;1934&lt;/RecNum&gt;&lt;DisplayText&gt;Huete et al. (2002)&lt;/DisplayText&gt;&lt;record&gt;&lt;rec-number&gt;1934&lt;/rec-number&gt;&lt;foreign-keys&gt;&lt;key app="EN" db-id="przrz2xfys0et6es02qx0adprs59z2erxf5t" timestamp="0"&gt;1934&lt;/key&gt;&lt;/foreign-keys&gt;&lt;ref-type name="Journal Article"&gt;17&lt;/ref-type&gt;&lt;contributors&gt;&lt;authors&gt;&lt;author&gt;Huete, A&lt;/author&gt;&lt;author&gt;Didan, Kamel&lt;/author&gt;&lt;author&gt;Miura, Tomoaki&lt;/author&gt;&lt;author&gt;Rodriguez, E Patricia&lt;/author&gt;&lt;author&gt;Gao, Xiang&lt;/author&gt;&lt;author&gt;Ferreira, Laerte G&lt;/author&gt;&lt;/authors&gt;&lt;/contributors&gt;&lt;titles&gt;&lt;title&gt;Overview of the radiometric and biophysical performance of the MODIS vegetation indices&lt;/title&gt;&lt;secondary-title&gt;Remote sensing of environment&lt;/secondary-title&gt;&lt;/titles&gt;&lt;periodical&gt;&lt;full-title&gt;Remote Sensing of Environment&lt;/full-title&gt;&lt;/periodical&gt;&lt;pages&gt;195-213&lt;/pages&gt;&lt;volume&gt;83&lt;/volume&gt;&lt;number&gt;1&lt;/number&gt;&lt;dates&gt;&lt;year&gt;2002&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et al. (2002)</w:t>
            </w:r>
            <w:r w:rsidRPr="006F61FD">
              <w:rPr>
                <w:rFonts w:ascii="Times New Roman" w:hAnsi="Times New Roman" w:cs="Times New Roman"/>
                <w:sz w:val="18"/>
                <w:szCs w:val="18"/>
              </w:rPr>
              <w:fldChar w:fldCharType="end"/>
            </w:r>
          </w:p>
        </w:tc>
      </w:tr>
      <w:tr w:rsidR="007E75AB" w:rsidRPr="00F46243" w14:paraId="2BD111BC" w14:textId="77777777" w:rsidTr="00EA7507">
        <w:trPr>
          <w:trHeight w:val="432"/>
        </w:trPr>
        <w:tc>
          <w:tcPr>
            <w:tcW w:w="3794" w:type="dxa"/>
            <w:vAlign w:val="center"/>
          </w:tcPr>
          <w:p w14:paraId="63BDA125"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Enhanced Vegetation Index (2-band)</w:t>
            </w:r>
          </w:p>
        </w:tc>
        <w:tc>
          <w:tcPr>
            <w:tcW w:w="1444" w:type="dxa"/>
            <w:vAlign w:val="center"/>
          </w:tcPr>
          <w:p w14:paraId="7CDBF229"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EVI2</w:t>
            </w:r>
          </w:p>
        </w:tc>
        <w:tc>
          <w:tcPr>
            <w:tcW w:w="2854" w:type="dxa"/>
            <w:vAlign w:val="center"/>
          </w:tcPr>
          <w:p w14:paraId="1CE61A6A"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2.5*(NIR-RED)</m:t>
                    </m:r>
                  </m:num>
                  <m:den>
                    <m:r>
                      <w:rPr>
                        <w:rFonts w:ascii="Cambria Math" w:hAnsi="Cambria Math" w:cs="Times New Roman"/>
                        <w:sz w:val="18"/>
                        <w:szCs w:val="18"/>
                      </w:rPr>
                      <m:t>NIR+2.5*RED+1</m:t>
                    </m:r>
                  </m:den>
                </m:f>
              </m:oMath>
            </m:oMathPara>
          </w:p>
        </w:tc>
        <w:tc>
          <w:tcPr>
            <w:tcW w:w="2295" w:type="dxa"/>
            <w:vAlign w:val="center"/>
          </w:tcPr>
          <w:p w14:paraId="4290106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AuthorYear="1"&gt;&lt;Author&gt;Jiang&lt;/Author&gt;&lt;Year&gt;2008&lt;/Year&gt;&lt;RecNum&gt;3341&lt;/RecNum&gt;&lt;DisplayText&gt;Jiang et al. (2008)&lt;/DisplayText&gt;&lt;record&gt;&lt;rec-number&gt;3341&lt;/rec-number&gt;&lt;foreign-keys&gt;&lt;key app="EN" db-id="przrz2xfys0et6es02qx0adprs59z2erxf5t" timestamp="0"&gt;3341&lt;/key&gt;&lt;/foreign-keys&gt;&lt;ref-type name="Journal Article"&gt;17&lt;/ref-type&gt;&lt;contributors&gt;&lt;authors&gt;&lt;author&gt;Jiang, Zhangyan&lt;/author&gt;&lt;author&gt;Huete, Alfredo R&lt;/author&gt;&lt;author&gt;Didan, Kamel&lt;/author&gt;&lt;author&gt;Miura, Tomoaki&lt;/author&gt;&lt;/authors&gt;&lt;/contributors&gt;&lt;titles&gt;&lt;title&gt;Development of a two-band enhanced vegetation index without a blue band&lt;/title&gt;&lt;secondary-title&gt;Remote Sensing of Environment&lt;/secondary-title&gt;&lt;/titles&gt;&lt;periodical&gt;&lt;full-title&gt;Remote Sensing of Environment&lt;/full-title&gt;&lt;/periodical&gt;&lt;pages&gt;3833-3845&lt;/pages&gt;&lt;volume&gt;112&lt;/volume&gt;&lt;number&gt;10&lt;/number&gt;&lt;dates&gt;&lt;year&gt;2008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Jiang et al. (2008)</w:t>
            </w:r>
            <w:r w:rsidRPr="006F61FD">
              <w:rPr>
                <w:rFonts w:ascii="Times New Roman" w:hAnsi="Times New Roman" w:cs="Times New Roman"/>
                <w:sz w:val="18"/>
                <w:szCs w:val="18"/>
              </w:rPr>
              <w:fldChar w:fldCharType="end"/>
            </w:r>
          </w:p>
        </w:tc>
      </w:tr>
      <w:tr w:rsidR="007E75AB" w:rsidRPr="00F46243" w14:paraId="0163811B" w14:textId="77777777" w:rsidTr="00EA7507">
        <w:trPr>
          <w:trHeight w:val="432"/>
        </w:trPr>
        <w:tc>
          <w:tcPr>
            <w:tcW w:w="3794" w:type="dxa"/>
            <w:vAlign w:val="center"/>
          </w:tcPr>
          <w:p w14:paraId="0EA2317E"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Moisture Stress Index</w:t>
            </w:r>
          </w:p>
        </w:tc>
        <w:tc>
          <w:tcPr>
            <w:tcW w:w="1444" w:type="dxa"/>
            <w:vAlign w:val="center"/>
          </w:tcPr>
          <w:p w14:paraId="7F515A3A"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MSI</w:t>
            </w:r>
          </w:p>
        </w:tc>
        <w:tc>
          <w:tcPr>
            <w:tcW w:w="2854" w:type="dxa"/>
            <w:vAlign w:val="center"/>
          </w:tcPr>
          <w:p w14:paraId="6EFF70C2"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SWIR1</m:t>
                    </m:r>
                  </m:num>
                  <m:den>
                    <m:r>
                      <w:rPr>
                        <w:rFonts w:ascii="Cambria Math" w:hAnsi="Cambria Math" w:cs="Times New Roman"/>
                        <w:sz w:val="18"/>
                        <w:szCs w:val="18"/>
                      </w:rPr>
                      <m:t>NIR</m:t>
                    </m:r>
                  </m:den>
                </m:f>
              </m:oMath>
            </m:oMathPara>
          </w:p>
        </w:tc>
        <w:tc>
          <w:tcPr>
            <w:tcW w:w="2295" w:type="dxa"/>
            <w:vAlign w:val="center"/>
          </w:tcPr>
          <w:p w14:paraId="5895AEE6"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AuthorYear="1"&gt;&lt;Author&gt;Rock&lt;/Author&gt;&lt;Year&gt;1986&lt;/Year&gt;&lt;RecNum&gt;4641&lt;/RecNum&gt;&lt;DisplayText&gt;Rock et al. (1986)&lt;/DisplayText&gt;&lt;record&gt;&lt;rec-number&gt;4641&lt;/rec-number&gt;&lt;foreign-keys&gt;&lt;key app="EN" db-id="przrz2xfys0et6es02qx0adprs59z2erxf5t" timestamp="1637620581"&gt;4641&lt;/key&gt;&lt;/foreign-keys&gt;&lt;ref-type name="Journal Article"&gt;17&lt;/ref-type&gt;&lt;contributors&gt;&lt;authors&gt;&lt;author&gt;Rock, BN&lt;/author&gt;&lt;author&gt;Vogelmann, JE&lt;/author&gt;&lt;author&gt;Williams, DL&lt;/author&gt;&lt;author&gt;Vogelmann, AF&lt;/author&gt;&lt;author&gt;Hoshizaki, T&lt;/author&gt;&lt;/authors&gt;&lt;/contributors&gt;&lt;titles&gt;&lt;title&gt;Remote detection of forest damage&lt;/title&gt;&lt;secondary-title&gt;Bioscience&lt;/secondary-title&gt;&lt;/titles&gt;&lt;periodical&gt;&lt;full-title&gt;BioScience&lt;/full-title&gt;&lt;/periodical&gt;&lt;pages&gt;439-445&lt;/pages&gt;&lt;volume&gt;36&lt;/volume&gt;&lt;number&gt;7&lt;/number&gt;&lt;dates&gt;&lt;year&gt;1986&lt;/year&gt;&lt;/dates&gt;&lt;isbn&gt;0006-3568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Rock et al. (1986)</w:t>
            </w:r>
            <w:r w:rsidRPr="006F61FD">
              <w:rPr>
                <w:rFonts w:ascii="Times New Roman" w:hAnsi="Times New Roman" w:cs="Times New Roman"/>
                <w:sz w:val="18"/>
                <w:szCs w:val="18"/>
              </w:rPr>
              <w:fldChar w:fldCharType="end"/>
            </w:r>
          </w:p>
        </w:tc>
      </w:tr>
      <w:tr w:rsidR="007E75AB" w:rsidRPr="00F46243" w14:paraId="101BCEA4" w14:textId="77777777" w:rsidTr="00EA7507">
        <w:trPr>
          <w:trHeight w:val="432"/>
        </w:trPr>
        <w:tc>
          <w:tcPr>
            <w:tcW w:w="3794" w:type="dxa"/>
            <w:vAlign w:val="center"/>
          </w:tcPr>
          <w:p w14:paraId="615C8A3A"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Near Infrared Vegetation Index</w:t>
            </w:r>
          </w:p>
        </w:tc>
        <w:tc>
          <w:tcPr>
            <w:tcW w:w="1444" w:type="dxa"/>
            <w:vAlign w:val="center"/>
          </w:tcPr>
          <w:p w14:paraId="362FAD5C"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NIRv</w:t>
            </w:r>
            <w:proofErr w:type="spellEnd"/>
          </w:p>
        </w:tc>
        <w:tc>
          <w:tcPr>
            <w:tcW w:w="2854" w:type="dxa"/>
            <w:vAlign w:val="center"/>
          </w:tcPr>
          <w:p w14:paraId="5E1A8301"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NIR*(NIR-RED)</m:t>
                    </m:r>
                  </m:num>
                  <m:den>
                    <m:r>
                      <w:rPr>
                        <w:rFonts w:ascii="Cambria Math" w:hAnsi="Cambria Math" w:cs="Times New Roman"/>
                        <w:sz w:val="18"/>
                        <w:szCs w:val="18"/>
                      </w:rPr>
                      <m:t>NIR+RED</m:t>
                    </m:r>
                  </m:den>
                </m:f>
              </m:oMath>
            </m:oMathPara>
          </w:p>
        </w:tc>
        <w:tc>
          <w:tcPr>
            <w:tcW w:w="2295" w:type="dxa"/>
            <w:vAlign w:val="center"/>
          </w:tcPr>
          <w:p w14:paraId="3A209C5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AuthorYear="1"&gt;&lt;Author&gt;Badgley&lt;/Author&gt;&lt;Year&gt;2017&lt;/Year&gt;&lt;RecNum&gt;3608&lt;/RecNum&gt;&lt;DisplayText&gt;Badgley et al. (2017)&lt;/DisplayText&gt;&lt;record&gt;&lt;rec-number&gt;3608&lt;/rec-number&gt;&lt;foreign-keys&gt;&lt;key app="EN" db-id="przrz2xfys0et6es02qx0adprs59z2erxf5t" timestamp="1520550934"&gt;3608&lt;/key&gt;&lt;/foreign-keys&gt;&lt;ref-type name="Journal Article"&gt;17&lt;/ref-type&gt;&lt;contributors&gt;&lt;authors&gt;&lt;author&gt;Badgley, Grayson&lt;/author&gt;&lt;author&gt;Field, Christopher B.&lt;/author&gt;&lt;author&gt;Berry, Joseph A.&lt;/author&gt;&lt;/authors&gt;&lt;/contributors&gt;&lt;titles&gt;&lt;title&gt;Canopy near-infrared reflectance and terrestrial photosynthesis&lt;/title&gt;&lt;secondary-title&gt;Science Advances&lt;/secondary-title&gt;&lt;/titles&gt;&lt;periodical&gt;&lt;full-title&gt;Science Advances&lt;/full-title&gt;&lt;/periodical&gt;&lt;pages&gt;e1602244&lt;/pages&gt;&lt;volume&gt;3&lt;/volume&gt;&lt;number&gt;3&lt;/number&gt;&lt;dates&gt;&lt;year&gt;2017&lt;/year&gt;&lt;/dates&gt;&lt;work-type&gt;10.1126/sciadv.1602244&lt;/work-type&gt;&lt;urls&gt;&lt;related-urls&gt;&lt;url&gt;http://advances.sciencemag.org/content/3/3/e1602244.abstract&lt;/url&gt;&lt;/related-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Badgley et al. (2017)</w:t>
            </w:r>
            <w:r w:rsidRPr="006F61FD">
              <w:rPr>
                <w:rFonts w:ascii="Times New Roman" w:hAnsi="Times New Roman" w:cs="Times New Roman"/>
                <w:sz w:val="18"/>
                <w:szCs w:val="18"/>
              </w:rPr>
              <w:fldChar w:fldCharType="end"/>
            </w:r>
          </w:p>
        </w:tc>
      </w:tr>
      <w:tr w:rsidR="007E75AB" w:rsidRPr="00F46243" w14:paraId="7E77D6FA" w14:textId="77777777" w:rsidTr="00EA7507">
        <w:trPr>
          <w:trHeight w:val="432"/>
        </w:trPr>
        <w:tc>
          <w:tcPr>
            <w:tcW w:w="3794" w:type="dxa"/>
            <w:vAlign w:val="center"/>
          </w:tcPr>
          <w:p w14:paraId="15D33329"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Burn Ratio</w:t>
            </w:r>
          </w:p>
        </w:tc>
        <w:tc>
          <w:tcPr>
            <w:tcW w:w="1444" w:type="dxa"/>
            <w:vAlign w:val="center"/>
          </w:tcPr>
          <w:p w14:paraId="625E6D9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NBR</w:t>
            </w:r>
          </w:p>
        </w:tc>
        <w:tc>
          <w:tcPr>
            <w:tcW w:w="2854" w:type="dxa"/>
            <w:vAlign w:val="center"/>
          </w:tcPr>
          <w:p w14:paraId="5B9FB89C"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NIR-SWIR2</m:t>
                    </m:r>
                  </m:num>
                  <m:den>
                    <m:r>
                      <w:rPr>
                        <w:rFonts w:ascii="Cambria Math" w:hAnsi="Cambria Math" w:cs="Times New Roman"/>
                        <w:sz w:val="18"/>
                        <w:szCs w:val="18"/>
                      </w:rPr>
                      <m:t>NIR+SWIR2</m:t>
                    </m:r>
                  </m:den>
                </m:f>
              </m:oMath>
            </m:oMathPara>
          </w:p>
        </w:tc>
        <w:tc>
          <w:tcPr>
            <w:tcW w:w="2295" w:type="dxa"/>
            <w:vAlign w:val="center"/>
          </w:tcPr>
          <w:p w14:paraId="197A28B1"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AuthorYear="1"&gt;&lt;Author&gt;Key&lt;/Author&gt;&lt;Year&gt;1999&lt;/Year&gt;&lt;RecNum&gt;3683&lt;/RecNum&gt;&lt;DisplayText&gt;Key and Benson (1999)&lt;/DisplayText&gt;&lt;record&gt;&lt;rec-number&gt;3683&lt;/rec-number&gt;&lt;foreign-keys&gt;&lt;key app="EN" db-id="przrz2xfys0et6es02qx0adprs59z2erxf5t" timestamp="1534191088"&gt;3683&lt;/key&gt;&lt;/foreign-keys&gt;&lt;ref-type name="Journal Article"&gt;17&lt;/ref-type&gt;&lt;contributors&gt;&lt;authors&gt;&lt;author&gt;Key, Carl H&lt;/author&gt;&lt;author&gt;Benson, Nate C&lt;/author&gt;&lt;/authors&gt;&lt;/contributors&gt;&lt;titles&gt;&lt;title&gt;The Normalized Burn Ratio (NBR): A Landsat TM radiometric measure of burn severity&lt;/title&gt;&lt;secondary-title&gt;United States Geological Survey, Northern Rocky Mountain Science Center.(Bozeman, MT)&lt;/secondary-title&gt;&lt;/titles&gt;&lt;periodical&gt;&lt;full-title&gt;United States Geological Survey, Northern Rocky Mountain Science Center.(Bozeman, MT)&lt;/full-title&gt;&lt;/periodical&gt;&lt;dates&gt;&lt;year&gt;1999&lt;/year&gt;&lt;/dates&gt;&lt;urls&gt;&lt;/urls&gt;&lt;/record&gt;&lt;/Cite&gt;&lt;/EndNote&gt;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Key and Benson (1999)</w:t>
            </w:r>
            <w:r w:rsidRPr="006F61FD">
              <w:rPr>
                <w:rFonts w:ascii="Times New Roman" w:hAnsi="Times New Roman" w:cs="Times New Roman"/>
                <w:sz w:val="18"/>
                <w:szCs w:val="18"/>
              </w:rPr>
              <w:fldChar w:fldCharType="end"/>
            </w:r>
          </w:p>
        </w:tc>
      </w:tr>
      <w:tr w:rsidR="007E75AB" w:rsidRPr="00F46243" w14:paraId="2D22C4F6" w14:textId="77777777" w:rsidTr="00EA7507">
        <w:trPr>
          <w:trHeight w:val="432"/>
        </w:trPr>
        <w:tc>
          <w:tcPr>
            <w:tcW w:w="3794" w:type="dxa"/>
            <w:vAlign w:val="center"/>
          </w:tcPr>
          <w:p w14:paraId="567F3C5D"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Infrared Index</w:t>
            </w:r>
          </w:p>
        </w:tc>
        <w:tc>
          <w:tcPr>
            <w:tcW w:w="1444" w:type="dxa"/>
            <w:vAlign w:val="center"/>
          </w:tcPr>
          <w:p w14:paraId="6A3BAC4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NDII</w:t>
            </w:r>
          </w:p>
        </w:tc>
        <w:tc>
          <w:tcPr>
            <w:tcW w:w="2854" w:type="dxa"/>
            <w:vAlign w:val="center"/>
          </w:tcPr>
          <w:p w14:paraId="0E4C05B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158512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AuthorYear="1"&gt;&lt;Author&gt;Hardisky&lt;/Author&gt;&lt;Year&gt;1983&lt;/Year&gt;&lt;RecNum&gt;4644&lt;/RecNum&gt;&lt;DisplayText&gt;Hardisky et al. (1983)&lt;/DisplayText&gt;&lt;record&gt;&lt;rec-number&gt;4644&lt;/rec-number&gt;&lt;foreign-keys&gt;&lt;key app="EN" db-id="przrz2xfys0et6es02qx0adprs59z2erxf5t" timestamp="1637709170"&gt;4644&lt;/key&gt;&lt;/foreign-keys&gt;&lt;ref-type name="Journal Article"&gt;17&lt;/ref-type&gt;&lt;contributors&gt;&lt;authors&gt;&lt;author&gt;Hardisky, M&lt;/author&gt;&lt;author&gt;Klemas, V&lt;/author&gt;&lt;author&gt;Smart, M&lt;/author&gt;&lt;/authors&gt;&lt;/contributors&gt;&lt;titles&gt;&lt;title&gt;The influence of soil salinity, growth form, and leaf moisture on the spectral radiance of Spartina alterniflora&lt;/title&gt;&lt;secondary-title&gt;Photogrammetric Engineering &amp;amp; Remote Sensing&lt;/secondary-title&gt;&lt;/titles&gt;&lt;periodical&gt;&lt;full-title&gt;Photogrammetric Engineering &amp;amp; Remote Sensing&lt;/full-title&gt;&lt;/periodical&gt;&lt;pages&gt;77-83&lt;/pages&gt;&lt;volume&gt;49&lt;/volume&gt;&lt;number&gt;1&lt;/number&gt;&lt;dates&gt;&lt;year&gt;1983&lt;/year&gt;&lt;/dates&gt;&lt;urls&gt;&lt;/urls&gt;&lt;/record&gt;&lt;/Cite&gt;&lt;/EndNote&gt;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Hardisky et al. (1983)</w:t>
            </w:r>
            <w:r w:rsidRPr="006F61FD">
              <w:rPr>
                <w:rFonts w:ascii="Times New Roman" w:hAnsi="Times New Roman" w:cs="Times New Roman"/>
                <w:sz w:val="18"/>
                <w:szCs w:val="18"/>
              </w:rPr>
              <w:fldChar w:fldCharType="end"/>
            </w:r>
          </w:p>
        </w:tc>
      </w:tr>
      <w:tr w:rsidR="007E75AB" w:rsidRPr="00F46243" w14:paraId="25F9F4FF" w14:textId="77777777" w:rsidTr="00EA7507">
        <w:trPr>
          <w:trHeight w:val="432"/>
        </w:trPr>
        <w:tc>
          <w:tcPr>
            <w:tcW w:w="3794" w:type="dxa"/>
            <w:vAlign w:val="center"/>
          </w:tcPr>
          <w:p w14:paraId="29EAE7C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Moisture Index</w:t>
            </w:r>
          </w:p>
        </w:tc>
        <w:tc>
          <w:tcPr>
            <w:tcW w:w="1444" w:type="dxa"/>
            <w:vAlign w:val="center"/>
          </w:tcPr>
          <w:p w14:paraId="33C9E7E0"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NDMI</w:t>
            </w:r>
          </w:p>
        </w:tc>
        <w:tc>
          <w:tcPr>
            <w:tcW w:w="2854" w:type="dxa"/>
            <w:vAlign w:val="center"/>
          </w:tcPr>
          <w:p w14:paraId="63D15384"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NIR-SWIR1</m:t>
                    </m:r>
                  </m:num>
                  <m:den>
                    <m:r>
                      <w:rPr>
                        <w:rFonts w:ascii="Cambria Math" w:hAnsi="Cambria Math" w:cs="Times New Roman"/>
                        <w:sz w:val="18"/>
                        <w:szCs w:val="18"/>
                      </w:rPr>
                      <m:t>NIR+SWIR1</m:t>
                    </m:r>
                  </m:den>
                </m:f>
              </m:oMath>
            </m:oMathPara>
          </w:p>
        </w:tc>
        <w:tc>
          <w:tcPr>
            <w:tcW w:w="2295" w:type="dxa"/>
            <w:vAlign w:val="center"/>
          </w:tcPr>
          <w:p w14:paraId="707DD24E"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AuthorYear="1"&gt;&lt;Author&gt;Gao&lt;/Author&gt;&lt;Year&gt;1996&lt;/Year&gt;&lt;RecNum&gt;4495&lt;/RecNum&gt;&lt;DisplayText&gt;Gao (1996)&lt;/DisplayText&gt;&lt;record&gt;&lt;rec-number&gt;4495&lt;/rec-number&gt;&lt;foreign-keys&gt;&lt;key app="EN" db-id="przrz2xfys0et6es02qx0adprs59z2erxf5t" timestamp="1618504483"&gt;4495&lt;/key&gt;&lt;/foreign-keys&gt;&lt;ref-type name="Journal Article"&gt;17&lt;/ref-type&gt;&lt;contributors&gt;&lt;authors&gt;&lt;author&gt;Gao, Bo-Cai&lt;/author&gt;&lt;/authors&gt;&lt;/contributors&gt;&lt;titles&gt;&lt;title&gt;NDWI—A normalized difference water index for remote sensing of vegetation liquid water from space&lt;/title&gt;&lt;secondary-title&gt;Remote sensing of environment&lt;/secondary-title&gt;&lt;/titles&gt;&lt;periodical&gt;&lt;full-title&gt;Remote Sensing of Environment&lt;/full-title&gt;&lt;/periodical&gt;&lt;pages&gt;257-266&lt;/pages&gt;&lt;volume&gt;58&lt;/volume&gt;&lt;number&gt;3&lt;/number&gt;&lt;dates&gt;&lt;year&gt;1996&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Gao (1996)</w:t>
            </w:r>
            <w:r w:rsidRPr="006F61FD">
              <w:rPr>
                <w:rFonts w:ascii="Times New Roman" w:hAnsi="Times New Roman" w:cs="Times New Roman"/>
                <w:sz w:val="18"/>
                <w:szCs w:val="18"/>
              </w:rPr>
              <w:fldChar w:fldCharType="end"/>
            </w:r>
          </w:p>
        </w:tc>
      </w:tr>
      <w:tr w:rsidR="007E75AB" w:rsidRPr="00F46243" w14:paraId="08614B03" w14:textId="77777777" w:rsidTr="00EA7507">
        <w:trPr>
          <w:trHeight w:val="432"/>
        </w:trPr>
        <w:tc>
          <w:tcPr>
            <w:tcW w:w="3794" w:type="dxa"/>
            <w:vAlign w:val="center"/>
          </w:tcPr>
          <w:p w14:paraId="01389B74"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(red)</w:t>
            </w:r>
          </w:p>
        </w:tc>
        <w:tc>
          <w:tcPr>
            <w:tcW w:w="1444" w:type="dxa"/>
            <w:vAlign w:val="center"/>
          </w:tcPr>
          <w:p w14:paraId="73B0692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NDVI</w:t>
            </w:r>
          </w:p>
        </w:tc>
        <w:tc>
          <w:tcPr>
            <w:tcW w:w="2854" w:type="dxa"/>
            <w:vAlign w:val="center"/>
          </w:tcPr>
          <w:p w14:paraId="51C02B2F"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m:oMathPara>
          </w:p>
        </w:tc>
        <w:tc>
          <w:tcPr>
            <w:tcW w:w="2295" w:type="dxa"/>
            <w:vAlign w:val="center"/>
          </w:tcPr>
          <w:p w14:paraId="544579D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AuthorYear="1"&gt;&lt;Author&gt;Rouse&lt;/Author&gt;&lt;Year&gt;1974&lt;/Year&gt;&lt;RecNum&gt;2741&lt;/RecNum&gt;&lt;DisplayText&gt;Rouse et al. (1974)&lt;/DisplayText&gt;&lt;record&gt;&lt;rec-number&gt;2741&lt;/rec-number&gt;&lt;foreign-keys&gt;&lt;key app="EN" db-id="przrz2xfys0et6es02qx0adprs59z2erxf5t" timestamp="0"&gt;2741&lt;/key&gt;&lt;/foreign-keys&gt;&lt;ref-type name="Journal Article"&gt;17&lt;/ref-type&gt;&lt;contributors&gt;&lt;authors&gt;&lt;author&gt;Rouse, JW&lt;/author&gt;&lt;author&gt;Haas, RH&lt;/author&gt;&lt;author&gt;Schell, JA&lt;/author&gt;&lt;author&gt;Deering, DW&lt;/author&gt;&lt;/authors&gt;&lt;/contributors&gt;&lt;titles&gt;&lt;title&gt;Monitoring vegetation systems in the Great Plains with ERTS&lt;/title&gt;&lt;secondary-title&gt;NASA special publication&lt;/secondary-title&gt;&lt;/titles&gt;&lt;pages&gt;309-317&lt;/pages&gt;&lt;volume&gt;351&lt;/volume&gt;&lt;dates&gt;&lt;year&gt;1974&lt;/year&gt;&lt;/dates&gt;&lt;urls&gt;&lt;/urls&gt;&lt;/record&gt;&lt;/Cite&gt;&lt;/EndNote&gt;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Rouse et al. (1974)</w:t>
            </w:r>
            <w:r w:rsidRPr="006F61FD">
              <w:rPr>
                <w:rFonts w:ascii="Times New Roman" w:hAnsi="Times New Roman" w:cs="Times New Roman"/>
                <w:sz w:val="18"/>
                <w:szCs w:val="18"/>
              </w:rPr>
              <w:fldChar w:fldCharType="end"/>
            </w:r>
          </w:p>
        </w:tc>
      </w:tr>
      <w:tr w:rsidR="007E75AB" w:rsidRPr="00F46243" w14:paraId="75807566" w14:textId="77777777" w:rsidTr="00EA7507">
        <w:trPr>
          <w:trHeight w:val="432"/>
        </w:trPr>
        <w:tc>
          <w:tcPr>
            <w:tcW w:w="3794" w:type="dxa"/>
            <w:vAlign w:val="center"/>
          </w:tcPr>
          <w:p w14:paraId="178774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(green)</w:t>
            </w:r>
          </w:p>
        </w:tc>
        <w:tc>
          <w:tcPr>
            <w:tcW w:w="1444" w:type="dxa"/>
            <w:vAlign w:val="center"/>
          </w:tcPr>
          <w:p w14:paraId="4283A400"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gNDVI</w:t>
            </w:r>
            <w:proofErr w:type="spellEnd"/>
          </w:p>
        </w:tc>
        <w:tc>
          <w:tcPr>
            <w:tcW w:w="2854" w:type="dxa"/>
            <w:vAlign w:val="center"/>
          </w:tcPr>
          <w:p w14:paraId="4F376B4A" w14:textId="77777777" w:rsidR="007E75AB" w:rsidRPr="006F61FD" w:rsidRDefault="00000000" w:rsidP="00EA7507">
            <w:pPr>
              <w:pStyle w:val="NoSpacing"/>
              <w:jc w:val="center"/>
              <w:rPr>
                <w:rFonts w:ascii="Times New Roman" w:eastAsia="DengXi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NIR-GREEN</m:t>
                    </m:r>
                  </m:num>
                  <m:den>
                    <m:r>
                      <w:rPr>
                        <w:rFonts w:ascii="Cambria Math" w:hAnsi="Cambria Math" w:cs="Times New Roman"/>
                        <w:sz w:val="18"/>
                        <w:szCs w:val="18"/>
                      </w:rPr>
                      <m:t>NIR+GREEN</m:t>
                    </m:r>
                  </m:den>
                </m:f>
              </m:oMath>
            </m:oMathPara>
          </w:p>
        </w:tc>
        <w:tc>
          <w:tcPr>
            <w:tcW w:w="2295" w:type="dxa"/>
            <w:vAlign w:val="center"/>
          </w:tcPr>
          <w:p w14:paraId="1C1BE7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AuthorYear="1"&gt;&lt;Author&gt;Gitelson&lt;/Author&gt;&lt;Year&gt;1998&lt;/Year&gt;&lt;RecNum&gt;4645&lt;/RecNum&gt;&lt;DisplayText&gt;Gitelson and Merzlyak (1998)&lt;/DisplayText&gt;&lt;record&gt;&lt;rec-number&gt;4645&lt;/rec-number&gt;&lt;foreign-keys&gt;&lt;key app="EN" db-id="przrz2xfys0et6es02qx0adprs59z2erxf5t" timestamp="1637709383"&gt;4645&lt;/key&gt;&lt;/foreign-keys&gt;&lt;ref-type name="Journal Article"&gt;17&lt;/ref-type&gt;&lt;contributors&gt;&lt;authors&gt;&lt;author&gt;Gitelson, Anatoly A&lt;/author&gt;&lt;author&gt;Merzlyak, Mark N&lt;/author&gt;&lt;/authors&gt;&lt;/contributors&gt;&lt;titles&gt;&lt;title&gt;Remote sensing of chlorophyll concentration in higher plant leaves&lt;/title&gt;&lt;secondary-title&gt;Advances in Space Research&lt;/secondary-title&gt;&lt;/titles&gt;&lt;periodical&gt;&lt;full-title&gt;Advances in Space Research&lt;/full-title&gt;&lt;/periodical&gt;&lt;pages&gt;689-692&lt;/pages&gt;&lt;volume&gt;22&lt;/volume&gt;&lt;number&gt;5&lt;/number&gt;&lt;dates&gt;&lt;year&gt;1998&lt;/year&gt;&lt;/dates&gt;&lt;isbn&gt;0273-1177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and Merzlyak (1998)</w:t>
            </w:r>
            <w:r w:rsidRPr="006F61FD">
              <w:rPr>
                <w:rFonts w:ascii="Times New Roman" w:hAnsi="Times New Roman" w:cs="Times New Roman"/>
                <w:sz w:val="18"/>
                <w:szCs w:val="18"/>
              </w:rPr>
              <w:fldChar w:fldCharType="end"/>
            </w:r>
          </w:p>
        </w:tc>
      </w:tr>
      <w:tr w:rsidR="007E75AB" w:rsidRPr="00F46243" w14:paraId="5D653210" w14:textId="77777777" w:rsidTr="00EA7507">
        <w:trPr>
          <w:trHeight w:val="432"/>
        </w:trPr>
        <w:tc>
          <w:tcPr>
            <w:tcW w:w="3794" w:type="dxa"/>
            <w:vAlign w:val="center"/>
          </w:tcPr>
          <w:p w14:paraId="5C24B1E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Vegetation Index (kernel)</w:t>
            </w:r>
          </w:p>
        </w:tc>
        <w:tc>
          <w:tcPr>
            <w:tcW w:w="1444" w:type="dxa"/>
            <w:vAlign w:val="center"/>
          </w:tcPr>
          <w:p w14:paraId="06C9E1D5" w14:textId="77777777" w:rsidR="007E75AB" w:rsidRPr="006F61FD" w:rsidRDefault="007E75AB" w:rsidP="00EA7507">
            <w:pPr>
              <w:pStyle w:val="NoSpacing"/>
              <w:jc w:val="center"/>
              <w:rPr>
                <w:rFonts w:ascii="Times New Roman" w:hAnsi="Times New Roman" w:cs="Times New Roman"/>
                <w:sz w:val="18"/>
                <w:szCs w:val="18"/>
              </w:rPr>
            </w:pPr>
            <w:proofErr w:type="spellStart"/>
            <w:r w:rsidRPr="006F61FD">
              <w:rPr>
                <w:rFonts w:ascii="Times New Roman" w:hAnsi="Times New Roman" w:cs="Times New Roman"/>
                <w:sz w:val="18"/>
                <w:szCs w:val="18"/>
              </w:rPr>
              <w:t>kNDVI</w:t>
            </w:r>
            <w:proofErr w:type="spellEnd"/>
          </w:p>
        </w:tc>
        <w:tc>
          <w:tcPr>
            <w:tcW w:w="2854" w:type="dxa"/>
            <w:vAlign w:val="center"/>
          </w:tcPr>
          <w:p w14:paraId="09E965F9" w14:textId="77777777" w:rsidR="007E75AB" w:rsidRPr="006F61FD" w:rsidRDefault="007E75AB" w:rsidP="00EA7507">
            <w:pPr>
              <w:pStyle w:val="NoSpacing"/>
              <w:jc w:val="center"/>
              <w:rPr>
                <w:rFonts w:ascii="Times New Roman" w:eastAsia="DengXian" w:hAnsi="Times New Roman" w:cs="Times New Roman"/>
                <w:sz w:val="18"/>
                <w:szCs w:val="18"/>
              </w:rPr>
            </w:pPr>
            <m:oMath>
              <m:r>
                <m:rPr>
                  <m:sty m:val="p"/>
                </m:rPr>
                <w:rPr>
                  <w:rFonts w:ascii="Cambria Math" w:hAnsi="Cambria Math" w:cs="Times New Roman"/>
                  <w:sz w:val="18"/>
                  <w:szCs w:val="18"/>
                </w:rPr>
                <m:t>tanh⁡</m:t>
              </m:r>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NIR+RED</m:t>
                  </m:r>
                </m:den>
              </m:f>
            </m:oMath>
            <w:r w:rsidRPr="006F61FD">
              <w:rPr>
                <w:rFonts w:ascii="Times New Roman" w:hAnsi="Times New Roman" w:cs="Times New Roman"/>
                <w:sz w:val="18"/>
                <w:szCs w:val="18"/>
              </w:rPr>
              <w:t>)</w:t>
            </w:r>
            <w:r w:rsidRPr="006F61FD">
              <w:rPr>
                <w:rFonts w:ascii="Times New Roman" w:hAnsi="Times New Roman" w:cs="Times New Roman"/>
                <w:sz w:val="18"/>
                <w:szCs w:val="18"/>
                <w:vertAlign w:val="superscript"/>
              </w:rPr>
              <w:t>2</w:t>
            </w:r>
            <w:r w:rsidRPr="006F61FD">
              <w:rPr>
                <w:rFonts w:ascii="Times New Roman" w:hAnsi="Times New Roman" w:cs="Times New Roman"/>
                <w:sz w:val="18"/>
                <w:szCs w:val="18"/>
              </w:rPr>
              <w:t>)</w:t>
            </w:r>
          </w:p>
        </w:tc>
        <w:tc>
          <w:tcPr>
            <w:tcW w:w="2295" w:type="dxa"/>
            <w:vAlign w:val="center"/>
          </w:tcPr>
          <w:p w14:paraId="59F9C0C5"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AuthorYear="1"&gt;&lt;Author&gt;Camps-Valls&lt;/Author&gt;&lt;Year&gt;2021&lt;/Year&gt;&lt;RecNum&gt;4476&lt;/RecNum&gt;&lt;DisplayText&gt;Camps-Valls et al. (2021)&lt;/DisplayText&gt;&lt;record&gt;&lt;rec-number&gt;4476&lt;/rec-number&gt;&lt;foreign-keys&gt;&lt;key app="EN" db-id="przrz2xfys0et6es02qx0adprs59z2erxf5t" timestamp="1614695877"&gt;4476&lt;/key&gt;&lt;/foreign-keys&gt;&lt;ref-type name="Journal Article"&gt;17&lt;/ref-type&gt;&lt;contributors&gt;&lt;authors&gt;&lt;author&gt;Camps-Valls, Gustau&lt;/author&gt;&lt;author&gt;Campos-Taberner, Manuel&lt;/author&gt;&lt;author&gt;Moreno-Martínez, Álvaro&lt;/author&gt;&lt;author&gt;Walther, Sophia&lt;/author&gt;&lt;author&gt;Duveiller, Grégory&lt;/author&gt;&lt;author&gt;Cescatti, Alessandro&lt;/author&gt;&lt;author&gt;Mahecha, Miguel D&lt;/author&gt;&lt;author&gt;Muñoz-Marí, Jordi&lt;/author&gt;&lt;author&gt;García-Haro, Francisco Javier&lt;/author&gt;&lt;author&gt;Guanter, Luis&lt;/author&gt;&lt;/authors&gt;&lt;/contributors&gt;&lt;titles&gt;&lt;title&gt;A unified vegetation index for quantifying the terrestrial biosphere&lt;/title&gt;&lt;secondary-title&gt;Science Advances&lt;/secondary-title&gt;&lt;/titles&gt;&lt;periodical&gt;&lt;full-title&gt;Science Advances&lt;/full-title&gt;&lt;/periodical&gt;&lt;pages&gt;eabc7447&lt;/pages&gt;&lt;volume&gt;7&lt;/volume&gt;&lt;number&gt;9&lt;/number&gt;&lt;dates&gt;&lt;year&gt;2021&lt;/year&gt;&lt;/dates&gt;&lt;isbn&gt;2375-2548&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Camps-Valls et al. (2021)</w:t>
            </w:r>
            <w:r w:rsidRPr="006F61FD">
              <w:rPr>
                <w:rFonts w:ascii="Times New Roman" w:hAnsi="Times New Roman" w:cs="Times New Roman"/>
                <w:sz w:val="18"/>
                <w:szCs w:val="18"/>
              </w:rPr>
              <w:fldChar w:fldCharType="end"/>
            </w:r>
          </w:p>
        </w:tc>
      </w:tr>
      <w:tr w:rsidR="007E75AB" w:rsidRPr="00F46243" w14:paraId="43317BFD" w14:textId="77777777" w:rsidTr="00EA7507">
        <w:trPr>
          <w:trHeight w:val="432"/>
        </w:trPr>
        <w:tc>
          <w:tcPr>
            <w:tcW w:w="3794" w:type="dxa"/>
            <w:vAlign w:val="center"/>
          </w:tcPr>
          <w:p w14:paraId="0E3E6A41"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Normalized Difference Water Index</w:t>
            </w:r>
          </w:p>
        </w:tc>
        <w:tc>
          <w:tcPr>
            <w:tcW w:w="1444" w:type="dxa"/>
            <w:vAlign w:val="center"/>
          </w:tcPr>
          <w:p w14:paraId="0B7EFC4F"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NDWI</w:t>
            </w:r>
          </w:p>
        </w:tc>
        <w:tc>
          <w:tcPr>
            <w:tcW w:w="2854" w:type="dxa"/>
            <w:vAlign w:val="center"/>
          </w:tcPr>
          <w:p w14:paraId="21A21B1F"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GREEN-NIR</m:t>
                    </m:r>
                  </m:num>
                  <m:den>
                    <m:r>
                      <w:rPr>
                        <w:rFonts w:ascii="Cambria Math" w:hAnsi="Cambria Math" w:cs="Times New Roman"/>
                        <w:sz w:val="18"/>
                        <w:szCs w:val="18"/>
                      </w:rPr>
                      <m:t>GREEN+NIR</m:t>
                    </m:r>
                  </m:den>
                </m:f>
              </m:oMath>
            </m:oMathPara>
          </w:p>
        </w:tc>
        <w:tc>
          <w:tcPr>
            <w:tcW w:w="2295" w:type="dxa"/>
            <w:vAlign w:val="center"/>
          </w:tcPr>
          <w:p w14:paraId="62F7457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AuthorYear="1"&gt;&lt;Author&gt;McFeeters&lt;/Author&gt;&lt;Year&gt;1996&lt;/Year&gt;&lt;RecNum&gt;3699&lt;/RecNum&gt;&lt;DisplayText&gt;McFeeters (1996)&lt;/DisplayText&gt;&lt;record&gt;&lt;rec-number&gt;3699&lt;/rec-number&gt;&lt;foreign-keys&gt;&lt;key app="EN" db-id="przrz2xfys0et6es02qx0adprs59z2erxf5t" timestamp="1535756598"&gt;3699&lt;/key&gt;&lt;/foreign-keys&gt;&lt;ref-type name="Journal Article"&gt;17&lt;/ref-type&gt;&lt;contributors&gt;&lt;authors&gt;&lt;author&gt;McFeeters, Stuart K&lt;/author&gt;&lt;/authors&gt;&lt;/contributors&gt;&lt;titles&gt;&lt;title&gt;The use of the Normalized Difference Water Index (NDWI) in the delineation of open water features&lt;/title&gt;&lt;secondary-title&gt;International journal of remote sensing&lt;/secondary-title&gt;&lt;/titles&gt;&lt;periodical&gt;&lt;full-title&gt;International Journal of Remote Sensing&lt;/full-title&gt;&lt;/periodical&gt;&lt;pages&gt;1425-1432&lt;/pages&gt;&lt;volume&gt;17&lt;/volume&gt;&lt;number&gt;7&lt;/number&gt;&lt;dates&gt;&lt;year&gt;1996&lt;/year&gt;&lt;/dates&gt;&lt;isbn&gt;0143-1161&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McFeeters (1996)</w:t>
            </w:r>
            <w:r w:rsidRPr="006F61FD">
              <w:rPr>
                <w:rFonts w:ascii="Times New Roman" w:hAnsi="Times New Roman" w:cs="Times New Roman"/>
                <w:sz w:val="18"/>
                <w:szCs w:val="18"/>
              </w:rPr>
              <w:fldChar w:fldCharType="end"/>
            </w:r>
          </w:p>
        </w:tc>
      </w:tr>
      <w:tr w:rsidR="007E75AB" w:rsidRPr="00F46243" w14:paraId="469E7706" w14:textId="77777777" w:rsidTr="00EA7507">
        <w:trPr>
          <w:trHeight w:val="432"/>
        </w:trPr>
        <w:tc>
          <w:tcPr>
            <w:tcW w:w="3794" w:type="dxa"/>
            <w:vAlign w:val="center"/>
          </w:tcPr>
          <w:p w14:paraId="5C6E7FDC"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Plant Senescence Reflectance Index</w:t>
            </w:r>
          </w:p>
        </w:tc>
        <w:tc>
          <w:tcPr>
            <w:tcW w:w="1444" w:type="dxa"/>
            <w:vAlign w:val="center"/>
          </w:tcPr>
          <w:p w14:paraId="162C0AC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PSRI</w:t>
            </w:r>
          </w:p>
        </w:tc>
        <w:tc>
          <w:tcPr>
            <w:tcW w:w="2854" w:type="dxa"/>
            <w:vAlign w:val="center"/>
          </w:tcPr>
          <w:p w14:paraId="32A6C87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RED-BLUE</m:t>
                    </m:r>
                  </m:num>
                  <m:den>
                    <m:r>
                      <w:rPr>
                        <w:rFonts w:ascii="Cambria Math" w:hAnsi="Cambria Math" w:cs="Times New Roman"/>
                        <w:sz w:val="18"/>
                        <w:szCs w:val="18"/>
                      </w:rPr>
                      <m:t>NIR</m:t>
                    </m:r>
                  </m:den>
                </m:f>
              </m:oMath>
            </m:oMathPara>
          </w:p>
        </w:tc>
        <w:tc>
          <w:tcPr>
            <w:tcW w:w="2295" w:type="dxa"/>
            <w:vAlign w:val="center"/>
          </w:tcPr>
          <w:p w14:paraId="43664CD6" w14:textId="77777777" w:rsidR="007E75AB" w:rsidRPr="006F61FD" w:rsidRDefault="007E75AB" w:rsidP="00EA7507">
            <w:pPr>
              <w:pStyle w:val="NoSpacing"/>
              <w:jc w:val="center"/>
              <w:rPr>
                <w:rFonts w:ascii="Times New Roman" w:hAnsi="Times New Roman" w:cs="Times New Roman"/>
                <w:sz w:val="18"/>
                <w:szCs w:val="18"/>
                <w:highlight w:val="yellow"/>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AuthorYear="1"&gt;&lt;Author&gt;Merzlyak&lt;/Author&gt;&lt;Year&gt;1999&lt;/Year&gt;&lt;RecNum&gt;4646&lt;/RecNum&gt;&lt;DisplayText&gt;Merzlyak et al. (1999)&lt;/DisplayText&gt;&lt;record&gt;&lt;rec-number&gt;4646&lt;/rec-number&gt;&lt;foreign-keys&gt;&lt;key app="EN" db-id="przrz2xfys0et6es02qx0adprs59z2erxf5t" timestamp="1637709492"&gt;4646&lt;/key&gt;&lt;/foreign-keys&gt;&lt;ref-type name="Journal Article"&gt;17&lt;/ref-type&gt;&lt;contributors&gt;&lt;authors&gt;&lt;author&gt;Merzlyak, Mark N&lt;/author&gt;&lt;author&gt;Gitelson, Anatoly A&lt;/author&gt;&lt;author&gt;Chivkunova, Olga B&lt;/author&gt;&lt;author&gt;Rakitin, Victor Yu&lt;/author&gt;&lt;/authors&gt;&lt;/contributors&gt;&lt;titles&gt;&lt;title&gt;Non‐destructive optical detection of pigment changes during leaf senescence and fruit ripening&lt;/title&gt;&lt;secondary-title&gt;Physiologia plantarum&lt;/secondary-title&gt;&lt;/titles&gt;&lt;periodical&gt;&lt;full-title&gt;Physiologia plantarum&lt;/full-title&gt;&lt;/periodical&gt;&lt;pages&gt;135-141&lt;/pages&gt;&lt;volume&gt;106&lt;/volume&gt;&lt;number&gt;1&lt;/number&gt;&lt;dates&gt;&lt;year&gt;1999&lt;/year&gt;&lt;/dates&gt;&lt;isbn&gt;0031-9317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Merzlyak et al. (1999)</w:t>
            </w:r>
            <w:r w:rsidRPr="006F61FD">
              <w:rPr>
                <w:rFonts w:ascii="Times New Roman" w:hAnsi="Times New Roman" w:cs="Times New Roman"/>
                <w:sz w:val="18"/>
                <w:szCs w:val="18"/>
              </w:rPr>
              <w:fldChar w:fldCharType="end"/>
            </w:r>
          </w:p>
        </w:tc>
      </w:tr>
      <w:tr w:rsidR="007E75AB" w:rsidRPr="00F46243" w14:paraId="25AF23C6" w14:textId="77777777" w:rsidTr="00EA7507">
        <w:trPr>
          <w:trHeight w:val="432"/>
        </w:trPr>
        <w:tc>
          <w:tcPr>
            <w:tcW w:w="3794" w:type="dxa"/>
            <w:vAlign w:val="center"/>
          </w:tcPr>
          <w:p w14:paraId="4848ED62"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Vegetation Index</w:t>
            </w:r>
          </w:p>
        </w:tc>
        <w:tc>
          <w:tcPr>
            <w:tcW w:w="1444" w:type="dxa"/>
            <w:vAlign w:val="center"/>
          </w:tcPr>
          <w:p w14:paraId="30C7980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SAVI</w:t>
            </w:r>
          </w:p>
        </w:tc>
        <w:tc>
          <w:tcPr>
            <w:tcW w:w="2854" w:type="dxa"/>
            <w:vAlign w:val="center"/>
          </w:tcPr>
          <w:p w14:paraId="74200CB2"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 xml:space="preserve">1.5 * </w:t>
            </w:r>
            <m:oMath>
              <m:f>
                <m:fPr>
                  <m:ctrlPr>
                    <w:rPr>
                      <w:rFonts w:ascii="Cambria Math" w:hAnsi="Cambria Math" w:cs="Times New Roman"/>
                      <w:i/>
                      <w:sz w:val="18"/>
                      <w:szCs w:val="18"/>
                    </w:rPr>
                  </m:ctrlPr>
                </m:fPr>
                <m:num>
                  <m:r>
                    <w:rPr>
                      <w:rFonts w:ascii="Cambria Math" w:hAnsi="Cambria Math" w:cs="Times New Roman"/>
                      <w:sz w:val="18"/>
                      <w:szCs w:val="18"/>
                    </w:rPr>
                    <m:t>SWIR1-RED</m:t>
                  </m:r>
                </m:num>
                <m:den>
                  <m:r>
                    <w:rPr>
                      <w:rFonts w:ascii="Cambria Math" w:hAnsi="Cambria Math" w:cs="Times New Roman"/>
                      <w:sz w:val="18"/>
                      <w:szCs w:val="18"/>
                    </w:rPr>
                    <m:t>SWIR1+RED*0.5</m:t>
                  </m:r>
                </m:den>
              </m:f>
              <m:r>
                <w:rPr>
                  <w:rFonts w:ascii="Cambria Math" w:hAnsi="Cambria Math" w:cs="Times New Roman"/>
                  <w:sz w:val="18"/>
                  <w:szCs w:val="18"/>
                </w:rPr>
                <m:t>-</m:t>
              </m:r>
              <m:f>
                <m:fPr>
                  <m:ctrlPr>
                    <w:rPr>
                      <w:rFonts w:ascii="Cambria Math" w:hAnsi="Cambria Math" w:cs="Times New Roman"/>
                      <w:i/>
                      <w:sz w:val="18"/>
                      <w:szCs w:val="18"/>
                    </w:rPr>
                  </m:ctrlPr>
                </m:fPr>
                <m:num>
                  <m:r>
                    <w:rPr>
                      <w:rFonts w:ascii="Cambria Math" w:hAnsi="Cambria Math" w:cs="Times New Roman"/>
                      <w:sz w:val="18"/>
                      <w:szCs w:val="18"/>
                    </w:rPr>
                    <m:t>SWIR2</m:t>
                  </m:r>
                </m:num>
                <m:den>
                  <m:r>
                    <w:rPr>
                      <w:rFonts w:ascii="Cambria Math" w:hAnsi="Cambria Math" w:cs="Times New Roman"/>
                      <w:sz w:val="18"/>
                      <w:szCs w:val="18"/>
                    </w:rPr>
                    <m:t>2</m:t>
                  </m:r>
                </m:den>
              </m:f>
            </m:oMath>
          </w:p>
        </w:tc>
        <w:tc>
          <w:tcPr>
            <w:tcW w:w="2295" w:type="dxa"/>
            <w:vAlign w:val="center"/>
          </w:tcPr>
          <w:p w14:paraId="0C9405CC"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AuthorYear="1"&gt;&lt;Author&gt;Huete&lt;/Author&gt;&lt;Year&gt;1988&lt;/Year&gt;&lt;RecNum&gt;3408&lt;/RecNum&gt;&lt;DisplayText&gt;Huete (1988)&lt;/DisplayText&gt;&lt;record&gt;&lt;rec-number&gt;3408&lt;/rec-number&gt;&lt;foreign-keys&gt;&lt;key app="EN" db-id="przrz2xfys0et6es02qx0adprs59z2erxf5t" timestamp="0"&gt;3408&lt;/key&gt;&lt;/foreign-keys&gt;&lt;ref-type name="Journal Article"&gt;17&lt;/ref-type&gt;&lt;contributors&gt;&lt;authors&gt;&lt;author&gt;Huete, Alfredo R&lt;/author&gt;&lt;/authors&gt;&lt;/contributors&gt;&lt;titles&gt;&lt;title&gt;A soil-adjusted vegetation index (SAVI)&lt;/title&gt;&lt;secondary-title&gt;Remote Sensing of Environment&lt;/secondary-title&gt;&lt;/titles&gt;&lt;periodical&gt;&lt;full-title&gt;Remote Sensing of Environment&lt;/full-title&gt;&lt;/periodical&gt;&lt;pages&gt;295-309&lt;/pages&gt;&lt;volume&gt;25&lt;/volume&gt;&lt;number&gt;3&lt;/number&gt;&lt;dates&gt;&lt;year&gt;1988&lt;/year&gt;&lt;/dates&gt;&lt;isbn&gt;0034-4257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Huete (1988)</w:t>
            </w:r>
            <w:r w:rsidRPr="006F61FD">
              <w:rPr>
                <w:rFonts w:ascii="Times New Roman" w:hAnsi="Times New Roman" w:cs="Times New Roman"/>
                <w:sz w:val="18"/>
                <w:szCs w:val="18"/>
              </w:rPr>
              <w:fldChar w:fldCharType="end"/>
            </w:r>
          </w:p>
        </w:tc>
      </w:tr>
      <w:tr w:rsidR="007E75AB" w:rsidRPr="00F46243" w14:paraId="0B4C0569" w14:textId="77777777" w:rsidTr="00EA7507">
        <w:trPr>
          <w:trHeight w:val="432"/>
        </w:trPr>
        <w:tc>
          <w:tcPr>
            <w:tcW w:w="3794" w:type="dxa"/>
            <w:vAlign w:val="center"/>
          </w:tcPr>
          <w:p w14:paraId="4AFC3367"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Soil Adjusted Total Vegetation Index</w:t>
            </w:r>
          </w:p>
        </w:tc>
        <w:tc>
          <w:tcPr>
            <w:tcW w:w="1444" w:type="dxa"/>
            <w:vAlign w:val="center"/>
          </w:tcPr>
          <w:p w14:paraId="484CD367"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SATVI</w:t>
            </w:r>
          </w:p>
        </w:tc>
        <w:tc>
          <w:tcPr>
            <w:tcW w:w="2854" w:type="dxa"/>
            <w:vAlign w:val="center"/>
          </w:tcPr>
          <w:p w14:paraId="46570037"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1.5 (NIR-RED)</m:t>
                    </m:r>
                  </m:num>
                  <m:den>
                    <m:r>
                      <w:rPr>
                        <w:rFonts w:ascii="Cambria Math" w:hAnsi="Cambria Math" w:cs="Times New Roman"/>
                        <w:sz w:val="18"/>
                        <w:szCs w:val="18"/>
                      </w:rPr>
                      <m:t>NIR+RED+0.5</m:t>
                    </m:r>
                  </m:den>
                </m:f>
              </m:oMath>
            </m:oMathPara>
          </w:p>
        </w:tc>
        <w:tc>
          <w:tcPr>
            <w:tcW w:w="2295" w:type="dxa"/>
            <w:vAlign w:val="center"/>
          </w:tcPr>
          <w:p w14:paraId="12B02A1B"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 AuthorYear="1"&gt;&lt;Author&gt;Marsett&lt;/Author&gt;&lt;Year&gt;2006&lt;/Year&gt;&lt;RecNum&gt;4647&lt;/RecNum&gt;&lt;DisplayText&gt;Marsett et al. (2006)&lt;/DisplayText&gt;&lt;record&gt;&lt;rec-number&gt;4647&lt;/rec-number&gt;&lt;foreign-keys&gt;&lt;key app="EN" db-id="przrz2xfys0et6es02qx0adprs59z2erxf5t" timestamp="1637709597"&gt;4647&lt;/key&gt;&lt;/foreign-keys&gt;&lt;ref-type name="Journal Article"&gt;17&lt;/ref-type&gt;&lt;contributors&gt;&lt;authors&gt;&lt;author&gt;Marsett, Robert C&lt;/author&gt;&lt;author&gt;Qi, Jiaguo&lt;/author&gt;&lt;author&gt;Heilman, Philip&lt;/author&gt;&lt;author&gt;Biedenbender, Sharon H&lt;/author&gt;&lt;author&gt;Watson, M Carolyn&lt;/author&gt;&lt;author&gt;Amer, Saud&lt;/author&gt;&lt;author&gt;Weltz, Mark&lt;/author&gt;&lt;author&gt;Goodrich, David&lt;/author&gt;&lt;author&gt;Marsett, Roseann&lt;/author&gt;&lt;/authors&gt;&lt;/contributors&gt;&lt;titles&gt;&lt;title&gt;Remote sensing for grassland management in the arid southwest&lt;/title&gt;&lt;secondary-title&gt;Rangeland Ecology &amp;amp; Management&lt;/secondary-title&gt;&lt;/titles&gt;&lt;periodical&gt;&lt;full-title&gt;Rangeland Ecology &amp;amp; Management&lt;/full-title&gt;&lt;/periodical&gt;&lt;pages&gt;530-540&lt;/pages&gt;&lt;volume&gt;59&lt;/volume&gt;&lt;number&gt;5&lt;/number&gt;&lt;dates&gt;&lt;year&gt;2006&lt;/year&gt;&lt;/dates&gt;&lt;isbn&gt;1550-7424&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Marsett et al. (2006)</w:t>
            </w:r>
            <w:r w:rsidRPr="006F61FD">
              <w:rPr>
                <w:rFonts w:ascii="Times New Roman" w:hAnsi="Times New Roman" w:cs="Times New Roman"/>
                <w:sz w:val="18"/>
                <w:szCs w:val="18"/>
              </w:rPr>
              <w:fldChar w:fldCharType="end"/>
            </w:r>
          </w:p>
        </w:tc>
      </w:tr>
      <w:tr w:rsidR="007E75AB" w:rsidRPr="00F46243" w14:paraId="1A412172" w14:textId="77777777" w:rsidTr="00EA7507">
        <w:trPr>
          <w:trHeight w:val="432"/>
        </w:trPr>
        <w:tc>
          <w:tcPr>
            <w:tcW w:w="3794" w:type="dxa"/>
            <w:vAlign w:val="center"/>
          </w:tcPr>
          <w:p w14:paraId="7E783813" w14:textId="77777777" w:rsidR="007E75AB" w:rsidRPr="006F61FD" w:rsidRDefault="007E75AB" w:rsidP="00EA7507">
            <w:pPr>
              <w:pStyle w:val="NoSpacing"/>
              <w:rPr>
                <w:rFonts w:ascii="Times New Roman" w:hAnsi="Times New Roman" w:cs="Times New Roman"/>
                <w:sz w:val="18"/>
                <w:szCs w:val="18"/>
              </w:rPr>
            </w:pPr>
            <w:r w:rsidRPr="006F61FD">
              <w:rPr>
                <w:rFonts w:ascii="Times New Roman" w:hAnsi="Times New Roman" w:cs="Times New Roman"/>
                <w:sz w:val="18"/>
                <w:szCs w:val="18"/>
              </w:rPr>
              <w:t>Wide Dynamic Range Vegetation Index</w:t>
            </w:r>
          </w:p>
        </w:tc>
        <w:tc>
          <w:tcPr>
            <w:tcW w:w="1444" w:type="dxa"/>
            <w:vAlign w:val="center"/>
          </w:tcPr>
          <w:p w14:paraId="650C342D"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t>WDRVI</w:t>
            </w:r>
          </w:p>
        </w:tc>
        <w:tc>
          <w:tcPr>
            <w:tcW w:w="2854" w:type="dxa"/>
            <w:vAlign w:val="center"/>
          </w:tcPr>
          <w:p w14:paraId="203A852E" w14:textId="77777777" w:rsidR="007E75AB" w:rsidRPr="006F61FD" w:rsidRDefault="00000000" w:rsidP="00EA7507">
            <w:pPr>
              <w:pStyle w:val="NoSpacing"/>
              <w:jc w:val="center"/>
              <w:rPr>
                <w:rFonts w:ascii="Times New Roman" w:hAnsi="Times New Roman" w:cs="Times New Roman"/>
                <w:sz w:val="18"/>
                <w:szCs w:val="18"/>
              </w:rPr>
            </w:pPr>
            <m:oMathPara>
              <m:oMath>
                <m:f>
                  <m:fPr>
                    <m:ctrlPr>
                      <w:rPr>
                        <w:rFonts w:ascii="Cambria Math" w:hAnsi="Cambria Math" w:cs="Times New Roman"/>
                        <w:i/>
                        <w:sz w:val="18"/>
                        <w:szCs w:val="18"/>
                      </w:rPr>
                    </m:ctrlPr>
                  </m:fPr>
                  <m:num>
                    <m:r>
                      <w:rPr>
                        <w:rFonts w:ascii="Cambria Math" w:hAnsi="Cambria Math" w:cs="Times New Roman"/>
                        <w:sz w:val="18"/>
                        <w:szCs w:val="18"/>
                      </w:rPr>
                      <m:t>NIR-RED</m:t>
                    </m:r>
                  </m:num>
                  <m:den>
                    <m:r>
                      <w:rPr>
                        <w:rFonts w:ascii="Cambria Math" w:hAnsi="Cambria Math" w:cs="Times New Roman"/>
                        <w:sz w:val="18"/>
                        <w:szCs w:val="18"/>
                      </w:rPr>
                      <m:t>0.2* NIR+RED</m:t>
                    </m:r>
                  </m:den>
                </m:f>
              </m:oMath>
            </m:oMathPara>
          </w:p>
        </w:tc>
        <w:tc>
          <w:tcPr>
            <w:tcW w:w="2295" w:type="dxa"/>
            <w:vAlign w:val="center"/>
          </w:tcPr>
          <w:p w14:paraId="0013FF98" w14:textId="77777777" w:rsidR="007E75AB" w:rsidRPr="006F61FD" w:rsidRDefault="007E75AB" w:rsidP="00EA7507">
            <w:pPr>
              <w:pStyle w:val="NoSpacing"/>
              <w:jc w:val="center"/>
              <w:rPr>
                <w:rFonts w:ascii="Times New Roman" w:hAnsi="Times New Roman" w:cs="Times New Roman"/>
                <w:sz w:val="18"/>
                <w:szCs w:val="18"/>
              </w:rPr>
            </w:pPr>
            <w:r w:rsidRPr="006F61FD">
              <w:rPr>
                <w:rFonts w:ascii="Times New Roman" w:hAnsi="Times New Roman" w:cs="Times New Roman"/>
                <w:sz w:val="18"/>
                <w:szCs w:val="18"/>
              </w:rPr>
              <w:fldChar w:fldCharType="begin"/>
            </w:r>
            <w:r w:rsidRPr="006F61FD">
              <w:rPr>
                <w:rFonts w:ascii="Times New Roman" w:hAnsi="Times New Roman" w:cs="Times New Roman"/>
                <w:sz w:val="18"/>
                <w:szCs w:val="18"/>
              </w:rPr>
              <w:instrText xml:space="preserve"> ADDIN EN.CITE &lt;EndNote&gt;&lt;Cite&gt;&lt;Author&gt;Gitelson&lt;/Author&gt;&lt;Year&gt;2004&lt;/Year&gt;&lt;RecNum&gt;4501&lt;/RecNum&gt;&lt;DisplayText&gt;(Gitelson 2004)&lt;/DisplayText&gt;&lt;record&gt;&lt;rec-number&gt;4501&lt;/rec-number&gt;&lt;foreign-keys&gt;&lt;key app="EN" db-id="przrz2xfys0et6es02qx0adprs59z2erxf5t" timestamp="1618936452"&gt;4501&lt;/key&gt;&lt;/foreign-keys&gt;&lt;ref-type name="Journal Article"&gt;17&lt;/ref-type&gt;&lt;contributors&gt;&lt;authors&gt;&lt;author&gt;Gitelson, Anatoly A&lt;/author&gt;&lt;/authors&gt;&lt;/contributors&gt;&lt;titles&gt;&lt;title&gt;Wide dynamic range vegetation index for remote quantification of biophysical characteristics of vegetation&lt;/title&gt;&lt;secondary-title&gt;Journal of plant physiology&lt;/secondary-title&gt;&lt;/titles&gt;&lt;periodical&gt;&lt;full-title&gt;Journal of plant physiology&lt;/full-title&gt;&lt;/periodical&gt;&lt;pages&gt;165-173&lt;/pages&gt;&lt;volume&gt;161&lt;/volume&gt;&lt;number&gt;2&lt;/number&gt;&lt;dates&gt;&lt;year&gt;2004&lt;/year&gt;&lt;/dates&gt;&lt;isbn&gt;0176-1617&lt;/isbn&gt;&lt;urls&gt;&lt;/urls&gt;&lt;/record&gt;&lt;/Cite&gt;&lt;/EndNote&gt;</w:instrText>
            </w:r>
            <w:r w:rsidRPr="006F61FD">
              <w:rPr>
                <w:rFonts w:ascii="Times New Roman" w:hAnsi="Times New Roman" w:cs="Times New Roman"/>
                <w:sz w:val="18"/>
                <w:szCs w:val="18"/>
              </w:rPr>
              <w:fldChar w:fldCharType="separate"/>
            </w:r>
            <w:r w:rsidRPr="006F61FD">
              <w:rPr>
                <w:rFonts w:ascii="Times New Roman" w:hAnsi="Times New Roman" w:cs="Times New Roman"/>
                <w:noProof/>
                <w:sz w:val="18"/>
                <w:szCs w:val="18"/>
              </w:rPr>
              <w:t>(Gitelson 2004)</w:t>
            </w:r>
            <w:r w:rsidRPr="006F61FD">
              <w:rPr>
                <w:rFonts w:ascii="Times New Roman" w:hAnsi="Times New Roman" w:cs="Times New Roman"/>
                <w:sz w:val="18"/>
                <w:szCs w:val="18"/>
              </w:rPr>
              <w:fldChar w:fldCharType="end"/>
            </w:r>
          </w:p>
        </w:tc>
      </w:tr>
    </w:tbl>
    <w:p w14:paraId="4FACC0DF" w14:textId="77777777" w:rsidR="007E75AB" w:rsidRPr="00995E10" w:rsidRDefault="007E75AB" w:rsidP="007E75AB">
      <w:pPr>
        <w:pStyle w:val="NoSpacing"/>
        <w:rPr>
          <w:rFonts w:ascii="Times New Roman" w:hAnsi="Times New Roman" w:cs="Times New Roman"/>
          <w:sz w:val="20"/>
          <w:szCs w:val="20"/>
        </w:rPr>
      </w:pPr>
    </w:p>
    <w:p w14:paraId="317003D2" w14:textId="77777777" w:rsidR="007E75AB" w:rsidRPr="00B16CB2" w:rsidRDefault="007E75AB" w:rsidP="007E75AB">
      <w:pPr>
        <w:pStyle w:val="Heading2"/>
      </w:pPr>
      <w:r w:rsidRPr="00B16CB2">
        <w:t xml:space="preserve">Cross-calibrate spectral </w:t>
      </w:r>
      <w:r>
        <w:t>band</w:t>
      </w:r>
      <w:r w:rsidRPr="00B16CB2">
        <w:t xml:space="preserve"> or index across sensors using </w:t>
      </w:r>
      <w:proofErr w:type="spellStart"/>
      <w:r w:rsidRPr="00B16CB2">
        <w:t>lsat_calibrate_</w:t>
      </w:r>
      <w:proofErr w:type="gramStart"/>
      <w:r w:rsidRPr="00B16CB2">
        <w:t>rf</w:t>
      </w:r>
      <w:proofErr w:type="spellEnd"/>
      <w:r w:rsidRPr="00B16CB2">
        <w:t>(</w:t>
      </w:r>
      <w:proofErr w:type="gramEnd"/>
      <w:r w:rsidRPr="00B16CB2">
        <w:t>)</w:t>
      </w:r>
    </w:p>
    <w:p w14:paraId="314F6AA1" w14:textId="3D51872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084ABC">
        <w:rPr>
          <w:rFonts w:ascii="Times New Roman" w:hAnsi="Times New Roman" w:cs="Times New Roman"/>
          <w:i/>
          <w:iCs/>
          <w:sz w:val="24"/>
          <w:szCs w:val="24"/>
        </w:rPr>
        <w:t>lsat_calibrate_rf</w:t>
      </w:r>
      <w:proofErr w:type="spellEnd"/>
      <w:r w:rsidRPr="00084ABC">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will calibrate</w:t>
      </w:r>
      <w:r>
        <w:rPr>
          <w:rFonts w:ascii="Times New Roman" w:hAnsi="Times New Roman" w:cs="Times New Roman"/>
          <w:sz w:val="24"/>
          <w:szCs w:val="24"/>
        </w:rPr>
        <w:t xml:space="preserve"> </w:t>
      </w:r>
      <w:r w:rsidRPr="00CA364C">
        <w:rPr>
          <w:rFonts w:ascii="Times New Roman" w:hAnsi="Times New Roman" w:cs="Times New Roman"/>
          <w:sz w:val="24"/>
          <w:szCs w:val="24"/>
        </w:rPr>
        <w:t>individual bands or spectral indices from Landsat 5</w:t>
      </w:r>
      <w:r>
        <w:rPr>
          <w:rFonts w:ascii="Times New Roman" w:hAnsi="Times New Roman" w:cs="Times New Roman"/>
          <w:sz w:val="24"/>
          <w:szCs w:val="24"/>
        </w:rPr>
        <w:t xml:space="preserve"> TM and Landsat 8 OLI </w:t>
      </w:r>
      <w:r w:rsidRPr="00CA364C">
        <w:rPr>
          <w:rFonts w:ascii="Times New Roman" w:hAnsi="Times New Roman" w:cs="Times New Roman"/>
          <w:sz w:val="24"/>
          <w:szCs w:val="24"/>
        </w:rPr>
        <w:t>to match Landsat</w:t>
      </w:r>
      <w:r>
        <w:rPr>
          <w:rFonts w:ascii="Times New Roman" w:hAnsi="Times New Roman" w:cs="Times New Roman"/>
          <w:sz w:val="24"/>
          <w:szCs w:val="24"/>
        </w:rPr>
        <w:t xml:space="preserve"> </w:t>
      </w:r>
      <w:r w:rsidRPr="00CA364C">
        <w:rPr>
          <w:rFonts w:ascii="Times New Roman" w:hAnsi="Times New Roman" w:cs="Times New Roman"/>
          <w:sz w:val="24"/>
          <w:szCs w:val="24"/>
        </w:rPr>
        <w:t>7</w:t>
      </w:r>
      <w:r>
        <w:rPr>
          <w:rFonts w:ascii="Times New Roman" w:hAnsi="Times New Roman" w:cs="Times New Roman"/>
          <w:sz w:val="24"/>
          <w:szCs w:val="24"/>
        </w:rPr>
        <w:t xml:space="preserve"> ETM+ using random forest models following the approach developed by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Further cross-sensor calibration is needed because t</w:t>
      </w:r>
      <w:r w:rsidRPr="00CA364C">
        <w:rPr>
          <w:rFonts w:ascii="Times New Roman" w:hAnsi="Times New Roman" w:cs="Times New Roman"/>
          <w:sz w:val="24"/>
          <w:szCs w:val="24"/>
        </w:rPr>
        <w:t xml:space="preserve">here are systematic differences in </w:t>
      </w:r>
      <w:r>
        <w:rPr>
          <w:rFonts w:ascii="Times New Roman" w:hAnsi="Times New Roman" w:cs="Times New Roman"/>
          <w:sz w:val="24"/>
          <w:szCs w:val="24"/>
        </w:rPr>
        <w:t xml:space="preserve">individual bands </w:t>
      </w:r>
      <w:r w:rsidRPr="00CA364C">
        <w:rPr>
          <w:rFonts w:ascii="Times New Roman" w:hAnsi="Times New Roman" w:cs="Times New Roman"/>
          <w:sz w:val="24"/>
          <w:szCs w:val="24"/>
        </w:rPr>
        <w:t xml:space="preserve">and </w:t>
      </w:r>
      <w:r>
        <w:rPr>
          <w:rFonts w:ascii="Times New Roman" w:hAnsi="Times New Roman" w:cs="Times New Roman"/>
          <w:sz w:val="24"/>
          <w:szCs w:val="24"/>
        </w:rPr>
        <w:t xml:space="preserve">spectral </w:t>
      </w:r>
      <w:r w:rsidRPr="00CA364C">
        <w:rPr>
          <w:rFonts w:ascii="Times New Roman" w:hAnsi="Times New Roman" w:cs="Times New Roman"/>
          <w:sz w:val="24"/>
          <w:szCs w:val="24"/>
        </w:rPr>
        <w:t>indices among Landsat sensors</w:t>
      </w:r>
      <w:r>
        <w:rPr>
          <w:rFonts w:ascii="Times New Roman" w:hAnsi="Times New Roman" w:cs="Times New Roman"/>
          <w:sz w:val="24"/>
          <w:szCs w:val="24"/>
        </w:rPr>
        <w:t xml:space="preserve"> that must be addressed when combining data from multiple sensors </w:t>
      </w:r>
      <w:r>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 </w:instrText>
      </w:r>
      <w:r w:rsidR="00C2474F">
        <w:rPr>
          <w:rFonts w:ascii="Times New Roman" w:hAnsi="Times New Roman" w:cs="Times New Roman"/>
          <w:sz w:val="24"/>
          <w:szCs w:val="24"/>
        </w:rPr>
        <w:fldChar w:fldCharType="begin">
          <w:fldData xml:space="preserve">PEVuZE5vdGU+PENpdGU+PEF1dGhvcj5Sb3k8L0F1dGhvcj48WWVhcj4yMDE2PC9ZZWFyPjxSZWNO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</w:fldData>
        </w:fldChar>
      </w:r>
      <w:r w:rsidR="00C2474F">
        <w:rPr>
          <w:rFonts w:ascii="Times New Roman" w:hAnsi="Times New Roman" w:cs="Times New Roman"/>
          <w:sz w:val="24"/>
          <w:szCs w:val="24"/>
        </w:rPr>
        <w:instrText xml:space="preserve"> ADDIN EN.CITE.DATA </w:instrText>
      </w:r>
      <w:r w:rsidR="00C2474F">
        <w:rPr>
          <w:rFonts w:ascii="Times New Roman" w:hAnsi="Times New Roman" w:cs="Times New Roman"/>
          <w:sz w:val="24"/>
          <w:szCs w:val="24"/>
        </w:rPr>
      </w:r>
      <w:r w:rsidR="00C2474F">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(Ju and Masek 2016, Roy et al. 2016,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Here, the </w:t>
      </w:r>
      <w:r w:rsidRPr="00CA364C">
        <w:rPr>
          <w:rFonts w:ascii="Times New Roman" w:hAnsi="Times New Roman" w:cs="Times New Roman"/>
          <w:sz w:val="24"/>
          <w:szCs w:val="24"/>
        </w:rPr>
        <w:t xml:space="preserve">Landsat 7 </w:t>
      </w:r>
      <w:r>
        <w:rPr>
          <w:rFonts w:ascii="Times New Roman" w:hAnsi="Times New Roman" w:cs="Times New Roman"/>
          <w:sz w:val="24"/>
          <w:szCs w:val="24"/>
        </w:rPr>
        <w:t xml:space="preserve">ETM+ </w:t>
      </w:r>
      <w:r w:rsidRPr="00CA364C">
        <w:rPr>
          <w:rFonts w:ascii="Times New Roman" w:hAnsi="Times New Roman" w:cs="Times New Roman"/>
          <w:sz w:val="24"/>
          <w:szCs w:val="24"/>
        </w:rPr>
        <w:t>is used as a benchmark because it temporally overlaps with</w:t>
      </w:r>
      <w:r>
        <w:rPr>
          <w:rFonts w:ascii="Times New Roman" w:hAnsi="Times New Roman" w:cs="Times New Roman"/>
          <w:sz w:val="24"/>
          <w:szCs w:val="24"/>
        </w:rPr>
        <w:t xml:space="preserve"> </w:t>
      </w:r>
      <w:r w:rsidRPr="00CA364C">
        <w:rPr>
          <w:rFonts w:ascii="Times New Roman" w:hAnsi="Times New Roman" w:cs="Times New Roman"/>
          <w:sz w:val="24"/>
          <w:szCs w:val="24"/>
        </w:rPr>
        <w:t>the other two sensors. Cross-calibration can only be performed on one</w:t>
      </w:r>
      <w:r>
        <w:rPr>
          <w:rFonts w:ascii="Times New Roman" w:hAnsi="Times New Roman" w:cs="Times New Roman"/>
          <w:sz w:val="24"/>
          <w:szCs w:val="24"/>
        </w:rPr>
        <w:t xml:space="preserve"> </w:t>
      </w:r>
      <w:r w:rsidRPr="00CA364C">
        <w:rPr>
          <w:rFonts w:ascii="Times New Roman" w:hAnsi="Times New Roman" w:cs="Times New Roman"/>
          <w:sz w:val="24"/>
          <w:szCs w:val="24"/>
        </w:rPr>
        <w:t>band or spectral index at a time and requires having data from 100s to</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preferably many 1,000s of </w:t>
      </w:r>
      <w:r>
        <w:rPr>
          <w:rFonts w:ascii="Times New Roman" w:hAnsi="Times New Roman" w:cs="Times New Roman"/>
          <w:sz w:val="24"/>
          <w:szCs w:val="24"/>
        </w:rPr>
        <w:t xml:space="preserve">sample locations to train the random forest models. There is an option </w:t>
      </w:r>
      <w:r>
        <w:rPr>
          <w:rFonts w:ascii="Times New Roman" w:hAnsi="Times New Roman" w:cs="Times New Roman"/>
          <w:sz w:val="24"/>
          <w:szCs w:val="24"/>
        </w:rPr>
        <w:lastRenderedPageBreak/>
        <w:t xml:space="preserve">for users to train the random forest models using pre-processed Landsat data from ~6000 randomly sampled locations across the Arctic – Boreal domain. </w:t>
      </w:r>
    </w:p>
    <w:p w14:paraId="4EBA6613"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T</w:t>
      </w:r>
      <w:r w:rsidRPr="00CA364C">
        <w:rPr>
          <w:rFonts w:ascii="Times New Roman" w:hAnsi="Times New Roman" w:cs="Times New Roman"/>
          <w:sz w:val="24"/>
          <w:szCs w:val="24"/>
        </w:rPr>
        <w:t xml:space="preserve">he </w:t>
      </w:r>
      <w:r>
        <w:rPr>
          <w:rFonts w:ascii="Times New Roman" w:hAnsi="Times New Roman" w:cs="Times New Roman"/>
          <w:sz w:val="24"/>
          <w:szCs w:val="24"/>
        </w:rPr>
        <w:t xml:space="preserve">overall </w:t>
      </w:r>
      <w:r w:rsidRPr="00CA364C">
        <w:rPr>
          <w:rFonts w:ascii="Times New Roman" w:hAnsi="Times New Roman" w:cs="Times New Roman"/>
          <w:sz w:val="24"/>
          <w:szCs w:val="24"/>
        </w:rPr>
        <w:t>approach involves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determining the </w:t>
      </w:r>
      <w:r>
        <w:rPr>
          <w:rFonts w:ascii="Times New Roman" w:hAnsi="Times New Roman" w:cs="Times New Roman"/>
          <w:sz w:val="24"/>
          <w:szCs w:val="24"/>
        </w:rPr>
        <w:t xml:space="preserve">median spectral </w:t>
      </w:r>
      <w:r w:rsidRPr="00CA364C">
        <w:rPr>
          <w:rFonts w:ascii="Times New Roman" w:hAnsi="Times New Roman" w:cs="Times New Roman"/>
          <w:sz w:val="24"/>
          <w:szCs w:val="24"/>
        </w:rPr>
        <w:t xml:space="preserve">reflectance at a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during a portion of the</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 using Landsat 7 and Landsat 5/8 data that were collected</w:t>
      </w:r>
      <w:r>
        <w:rPr>
          <w:rFonts w:ascii="Times New Roman" w:hAnsi="Times New Roman" w:cs="Times New Roman"/>
          <w:sz w:val="24"/>
          <w:szCs w:val="24"/>
        </w:rPr>
        <w:t xml:space="preserve"> </w:t>
      </w:r>
      <w:r w:rsidRPr="00CA364C">
        <w:rPr>
          <w:rFonts w:ascii="Times New Roman" w:hAnsi="Times New Roman" w:cs="Times New Roman"/>
          <w:sz w:val="24"/>
          <w:szCs w:val="24"/>
        </w:rPr>
        <w:t>the same years. A</w:t>
      </w:r>
      <w:r>
        <w:rPr>
          <w:rFonts w:ascii="Times New Roman" w:hAnsi="Times New Roman" w:cs="Times New Roman"/>
          <w:sz w:val="24"/>
          <w:szCs w:val="24"/>
        </w:rPr>
        <w:t xml:space="preserve"> 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 is then trained to predict Landsat</w:t>
      </w:r>
      <w:r>
        <w:rPr>
          <w:rFonts w:ascii="Times New Roman" w:hAnsi="Times New Roman" w:cs="Times New Roman"/>
          <w:sz w:val="24"/>
          <w:szCs w:val="24"/>
        </w:rPr>
        <w:t xml:space="preserve"> </w:t>
      </w:r>
      <w:r w:rsidRPr="00CA364C">
        <w:rPr>
          <w:rFonts w:ascii="Times New Roman" w:hAnsi="Times New Roman" w:cs="Times New Roman"/>
          <w:sz w:val="24"/>
          <w:szCs w:val="24"/>
        </w:rPr>
        <w:t>7 reflectance from Landsat 5/8</w:t>
      </w:r>
      <w:r>
        <w:rPr>
          <w:rFonts w:ascii="Times New Roman" w:hAnsi="Times New Roman" w:cs="Times New Roman"/>
          <w:sz w:val="24"/>
          <w:szCs w:val="24"/>
        </w:rPr>
        <w:t xml:space="preserve"> </w:t>
      </w:r>
      <w:r w:rsidRPr="00CA364C">
        <w:rPr>
          <w:rFonts w:ascii="Times New Roman" w:hAnsi="Times New Roman" w:cs="Times New Roman"/>
          <w:sz w:val="24"/>
          <w:szCs w:val="24"/>
        </w:rPr>
        <w:t>reflectance</w:t>
      </w:r>
      <w:r>
        <w:rPr>
          <w:rFonts w:ascii="Times New Roman" w:hAnsi="Times New Roman" w:cs="Times New Roman"/>
          <w:sz w:val="24"/>
          <w:szCs w:val="24"/>
        </w:rPr>
        <w:t xml:space="preserve">. Random forest models are ensembles of regression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&lt;EndNote&gt;&lt;Cite&gt;&lt;Author&gt;Breiman&lt;/Author&gt;&lt;Year&gt;2001&lt;/Year&gt;&lt;RecNum&gt;998&lt;/RecNum&gt;&lt;DisplayText&gt;(Breiman 2001)&lt;/DisplayText&gt;&lt;record&gt;&lt;rec-number&gt;998&lt;/rec-number&gt;&lt;foreign-keys&gt;&lt;key app="EN" db-id="przrz2xfys0et6es02qx0adprs59z2erxf5t" timestamp="0"&gt;998&lt;/key&gt;&lt;/foreign-keys&gt;&lt;ref-type name="Journal Article"&gt;17&lt;/ref-type&gt;&lt;contributors&gt;&lt;authors&gt;&lt;author&gt;Breiman, L.&lt;/author&gt;&lt;/authors&gt;&lt;/contributors&gt;&lt;titles&gt;&lt;title&gt;Random Forests&lt;/title&gt;&lt;secondary-title&gt;Machine Learning&lt;/secondary-title&gt;&lt;/titles&gt;&lt;pages&gt;5-32&lt;/pages&gt;&lt;volume&gt;45&lt;/volume&gt;&lt;section&gt;5&lt;/section&gt;&lt;dates&gt;&lt;year&gt;2001&lt;/year&gt;&lt;/dates&gt;&lt;urls&gt;&lt;/urls&gt;&lt;/record&gt;&lt;/Cite&gt;&lt;/EndNote&gt;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(Breiman 2001)</w:t>
      </w:r>
      <w:r>
        <w:rPr>
          <w:rFonts w:ascii="Times New Roman" w:hAnsi="Times New Roman" w:cs="Times New Roman"/>
          <w:sz w:val="24"/>
          <w:szCs w:val="24"/>
        </w:rPr>
        <w:fldChar w:fldCharType="end"/>
      </w:r>
      <w:r>
        <w:rPr>
          <w:rFonts w:ascii="Times New Roman" w:hAnsi="Times New Roman" w:cs="Times New Roman"/>
          <w:sz w:val="24"/>
          <w:szCs w:val="24"/>
        </w:rPr>
        <w:t xml:space="preserve"> that here are trained using a fast implementation provided by the </w:t>
      </w:r>
      <w:r w:rsidRPr="00CA32D4">
        <w:rPr>
          <w:rFonts w:ascii="Times New Roman" w:hAnsi="Times New Roman" w:cs="Times New Roman"/>
          <w:i/>
          <w:iCs/>
          <w:sz w:val="24"/>
          <w:szCs w:val="24"/>
        </w:rPr>
        <w:t>ranger</w:t>
      </w:r>
      <w:r>
        <w:rPr>
          <w:rFonts w:ascii="Times New Roman" w:hAnsi="Times New Roman" w:cs="Times New Roman"/>
          <w:sz w:val="24"/>
          <w:szCs w:val="24"/>
        </w:rPr>
        <w:t xml:space="preserve"> package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&lt;EndNote&gt;&lt;Cite&gt;&lt;Author&gt;Wright&lt;/Author&gt;&lt;Year&gt;2017&lt;/Year&gt;&lt;RecNum&gt;3737&lt;/RecNum&gt;&lt;DisplayText&gt;(Wright and Ziegler 2017)&lt;/DisplayText&gt;&lt;record&gt;&lt;rec-number&gt;3737&lt;/rec-number&gt;&lt;foreign-keys&gt;&lt;key app="EN" db-id="przrz2xfys0et6es02qx0adprs59z2erxf5t" timestamp="1541810266"&gt;3737&lt;/key&gt;&lt;/foreign-keys&gt;&lt;ref-type name="Journal Article"&gt;17&lt;/ref-type&gt;&lt;contributors&gt;&lt;authors&gt;&lt;author&gt;Wright, Marvin N&lt;/author&gt;&lt;author&gt;Ziegler, Andreas&lt;/author&gt;&lt;/authors&gt;&lt;/contributors&gt;&lt;titles&gt;&lt;title&gt;Ranger: a fast implementation of random forests for high dimensional data in C++ and R&lt;/title&gt;&lt;secondary-title&gt;Journal of Statistical Software&lt;/secondary-title&gt;&lt;/titles&gt;&lt;periodical&gt;&lt;full-title&gt;Journal of statistical software&lt;/full-title&gt;&lt;/periodical&gt;&lt;pages&gt;1-17&lt;/pages&gt;&lt;volume&gt;77&lt;/volume&gt;&lt;number&gt;1&lt;/number&gt;&lt;dates&gt;&lt;year&gt;2017&lt;/year&gt;&lt;/dates&gt;&lt;urls&gt;&lt;/urls&gt;&lt;electronic-resource-num&gt; 10.18637/jss.v077.i01&lt;/electronic-resource-num&gt;&lt;/record&gt;&lt;/Cite&gt;&lt;/EndNote&gt;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(Wright and Ziegler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user’s dataset </w:t>
      </w:r>
      <w:r w:rsidRPr="00CA364C">
        <w:rPr>
          <w:rFonts w:ascii="Times New Roman" w:hAnsi="Times New Roman" w:cs="Times New Roman"/>
          <w:sz w:val="24"/>
          <w:szCs w:val="24"/>
        </w:rPr>
        <w:t>include</w:t>
      </w:r>
      <w:r>
        <w:rPr>
          <w:rFonts w:ascii="Times New Roman" w:hAnsi="Times New Roman" w:cs="Times New Roman"/>
          <w:sz w:val="24"/>
          <w:szCs w:val="24"/>
        </w:rPr>
        <w:t>s</w:t>
      </w:r>
      <w:r w:rsidRPr="00CA364C">
        <w:rPr>
          <w:rFonts w:ascii="Times New Roman" w:hAnsi="Times New Roman" w:cs="Times New Roman"/>
          <w:sz w:val="24"/>
          <w:szCs w:val="24"/>
        </w:rPr>
        <w:t xml:space="preserve"> both</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Landsat 5 and 8, then the function will train a </w:t>
      </w:r>
      <w:r>
        <w:rPr>
          <w:rFonts w:ascii="Times New Roman" w:hAnsi="Times New Roman" w:cs="Times New Roman"/>
          <w:sz w:val="24"/>
          <w:szCs w:val="24"/>
        </w:rPr>
        <w:t>r</w:t>
      </w:r>
      <w:r w:rsidRPr="00CA364C">
        <w:rPr>
          <w:rFonts w:ascii="Times New Roman" w:hAnsi="Times New Roman" w:cs="Times New Roman"/>
          <w:sz w:val="24"/>
          <w:szCs w:val="24"/>
        </w:rPr>
        <w:t>andom</w:t>
      </w:r>
      <w:r>
        <w:rPr>
          <w:rFonts w:ascii="Times New Roman" w:hAnsi="Times New Roman" w:cs="Times New Roman"/>
          <w:sz w:val="24"/>
          <w:szCs w:val="24"/>
        </w:rPr>
        <w:t xml:space="preserve"> f</w:t>
      </w:r>
      <w:r w:rsidRPr="00CA364C">
        <w:rPr>
          <w:rFonts w:ascii="Times New Roman" w:hAnsi="Times New Roman" w:cs="Times New Roman"/>
          <w:sz w:val="24"/>
          <w:szCs w:val="24"/>
        </w:rPr>
        <w:t>orest model for</w:t>
      </w:r>
      <w:r>
        <w:rPr>
          <w:rFonts w:ascii="Times New Roman" w:hAnsi="Times New Roman" w:cs="Times New Roman"/>
          <w:sz w:val="24"/>
          <w:szCs w:val="24"/>
        </w:rPr>
        <w:t xml:space="preserve"> </w:t>
      </w:r>
      <w:r w:rsidRPr="00CA364C">
        <w:rPr>
          <w:rFonts w:ascii="Times New Roman" w:hAnsi="Times New Roman" w:cs="Times New Roman"/>
          <w:sz w:val="24"/>
          <w:szCs w:val="24"/>
        </w:rPr>
        <w:t>each sensor.</w:t>
      </w:r>
      <w:r>
        <w:rPr>
          <w:rFonts w:ascii="Times New Roman" w:hAnsi="Times New Roman" w:cs="Times New Roman"/>
          <w:sz w:val="24"/>
          <w:szCs w:val="24"/>
        </w:rPr>
        <w:t xml:space="preserve"> The function evaluates model performance using both out-of-bag and cross-validated approaches.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further details.  </w:t>
      </w:r>
    </w:p>
    <w:p w14:paraId="5FEABA98" w14:textId="77777777" w:rsidR="007E75AB" w:rsidRDefault="007E75AB" w:rsidP="007E75AB">
      <w:pPr>
        <w:pStyle w:val="NoSpacing"/>
        <w:ind w:firstLine="720"/>
        <w:rPr>
          <w:rFonts w:ascii="Consolas" w:hAnsi="Consolas" w:cs="Times New Roman"/>
          <w:sz w:val="20"/>
          <w:szCs w:val="20"/>
        </w:rPr>
      </w:pPr>
      <w:r>
        <w:rPr>
          <w:rFonts w:ascii="Times New Roman" w:hAnsi="Times New Roman" w:cs="Times New Roman"/>
          <w:sz w:val="24"/>
          <w:szCs w:val="24"/>
        </w:rPr>
        <w:t xml:space="preserve">The main </w:t>
      </w:r>
      <w:r w:rsidRPr="007C40D8">
        <w:rPr>
          <w:rFonts w:ascii="Times New Roman" w:hAnsi="Times New Roman" w:cs="Times New Roman"/>
          <w:sz w:val="24"/>
          <w:szCs w:val="24"/>
        </w:rPr>
        <w:t>input</w:t>
      </w:r>
      <w:r>
        <w:rPr>
          <w:rFonts w:ascii="Times New Roman" w:hAnsi="Times New Roman" w:cs="Times New Roman"/>
          <w:i/>
          <w:iCs/>
          <w:sz w:val="24"/>
          <w:szCs w:val="24"/>
        </w:rPr>
        <w:t xml:space="preserve"> </w:t>
      </w:r>
      <w:r w:rsidRPr="005556EC">
        <w:rPr>
          <w:rFonts w:ascii="Times New Roman" w:hAnsi="Times New Roman" w:cs="Times New Roman"/>
          <w:sz w:val="24"/>
          <w:szCs w:val="24"/>
        </w:rPr>
        <w:t xml:space="preserve">to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7C40D8">
        <w:rPr>
          <w:rFonts w:ascii="Times New Roman" w:hAnsi="Times New Roman" w:cs="Times New Roman"/>
          <w:sz w:val="24"/>
          <w:szCs w:val="24"/>
        </w:rPr>
        <w:t>a</w:t>
      </w:r>
      <w:r>
        <w:rPr>
          <w:rFonts w:ascii="Times New Roman" w:hAnsi="Times New Roman" w:cs="Times New Roman"/>
          <w:i/>
          <w:iCs/>
          <w:sz w:val="24"/>
          <w:szCs w:val="24"/>
        </w:rPr>
        <w:t xml:space="preserve"> </w:t>
      </w:r>
      <w:proofErr w:type="spellStart"/>
      <w:r w:rsidRPr="00193181">
        <w:rPr>
          <w:rFonts w:ascii="Times New Roman" w:hAnsi="Times New Roman" w:cs="Times New Roman"/>
          <w:i/>
          <w:iCs/>
          <w:sz w:val="24"/>
          <w:szCs w:val="24"/>
        </w:rPr>
        <w:t>data.table</w:t>
      </w:r>
      <w:proofErr w:type="spellEnd"/>
      <w:r w:rsidRPr="007C40D8">
        <w:rPr>
          <w:rFonts w:ascii="Times New Roman" w:hAnsi="Times New Roman" w:cs="Times New Roman"/>
          <w:sz w:val="24"/>
          <w:szCs w:val="24"/>
        </w:rPr>
        <w:t xml:space="preserve"> of </w:t>
      </w:r>
      <w:r>
        <w:rPr>
          <w:rFonts w:ascii="Times New Roman" w:hAnsi="Times New Roman" w:cs="Times New Roman"/>
          <w:sz w:val="24"/>
          <w:szCs w:val="24"/>
        </w:rPr>
        <w:t>Landsat records for sample locations and a string specifying the name of the band or spectral index to be cross-calibrated.</w:t>
      </w:r>
      <w:r w:rsidRPr="00CA364C">
        <w:rPr>
          <w:rFonts w:ascii="Times New Roman" w:hAnsi="Times New Roman" w:cs="Times New Roman"/>
          <w:sz w:val="24"/>
          <w:szCs w:val="24"/>
        </w:rPr>
        <w:t xml:space="preserve"> By default, </w:t>
      </w:r>
      <w:proofErr w:type="spellStart"/>
      <w:r w:rsidRPr="001813F3">
        <w:rPr>
          <w:rFonts w:ascii="Times New Roman" w:hAnsi="Times New Roman" w:cs="Times New Roman"/>
          <w:i/>
          <w:iCs/>
          <w:sz w:val="24"/>
          <w:szCs w:val="24"/>
        </w:rPr>
        <w:t>lsat_calibrate_</w:t>
      </w:r>
      <w:proofErr w:type="gramStart"/>
      <w:r w:rsidRPr="001813F3">
        <w:rPr>
          <w:rFonts w:ascii="Times New Roman" w:hAnsi="Times New Roman" w:cs="Times New Roman"/>
          <w:i/>
          <w:iCs/>
          <w:sz w:val="24"/>
          <w:szCs w:val="24"/>
        </w:rPr>
        <w:t>rf</w:t>
      </w:r>
      <w:proofErr w:type="spellEnd"/>
      <w:r w:rsidRPr="001813F3">
        <w:rPr>
          <w:rFonts w:ascii="Times New Roman" w:hAnsi="Times New Roman" w:cs="Times New Roman"/>
          <w:i/>
          <w:iCs/>
          <w:sz w:val="24"/>
          <w:szCs w:val="24"/>
        </w:rPr>
        <w:t>(</w:t>
      </w:r>
      <w:proofErr w:type="gramEnd"/>
      <w:r w:rsidRPr="001813F3">
        <w:rPr>
          <w:rFonts w:ascii="Times New Roman" w:hAnsi="Times New Roman" w:cs="Times New Roman"/>
          <w:i/>
          <w:iCs/>
          <w:sz w:val="24"/>
          <w:szCs w:val="24"/>
        </w:rPr>
        <w:t>)</w:t>
      </w:r>
      <w:r w:rsidRPr="00CA364C">
        <w:rPr>
          <w:rFonts w:ascii="Times New Roman" w:hAnsi="Times New Roman" w:cs="Times New Roman"/>
          <w:sz w:val="24"/>
          <w:szCs w:val="24"/>
        </w:rPr>
        <w:t xml:space="preserve"> will </w:t>
      </w:r>
      <w:r>
        <w:rPr>
          <w:rFonts w:ascii="Times New Roman" w:hAnsi="Times New Roman" w:cs="Times New Roman"/>
          <w:sz w:val="24"/>
          <w:szCs w:val="24"/>
        </w:rPr>
        <w:t xml:space="preserve">return a </w:t>
      </w:r>
      <w:proofErr w:type="spellStart"/>
      <w:r w:rsidRPr="00193181">
        <w:rPr>
          <w:rFonts w:ascii="Times New Roman" w:hAnsi="Times New Roman" w:cs="Times New Roman"/>
          <w:i/>
          <w:iCs/>
          <w:sz w:val="24"/>
          <w:szCs w:val="24"/>
        </w:rPr>
        <w:t>data.table</w:t>
      </w:r>
      <w:proofErr w:type="spellEnd"/>
      <w:r>
        <w:rPr>
          <w:rFonts w:ascii="Times New Roman" w:hAnsi="Times New Roman" w:cs="Times New Roman"/>
          <w:sz w:val="24"/>
          <w:szCs w:val="24"/>
        </w:rPr>
        <w:t xml:space="preserve"> with </w:t>
      </w:r>
      <w:r w:rsidRPr="00CA364C">
        <w:rPr>
          <w:rFonts w:ascii="Times New Roman" w:hAnsi="Times New Roman" w:cs="Times New Roman"/>
          <w:sz w:val="24"/>
          <w:szCs w:val="24"/>
        </w:rPr>
        <w:t>a new column</w:t>
      </w:r>
      <w:r>
        <w:rPr>
          <w:rFonts w:ascii="Times New Roman" w:hAnsi="Times New Roman" w:cs="Times New Roman"/>
          <w:sz w:val="24"/>
          <w:szCs w:val="24"/>
        </w:rPr>
        <w:t xml:space="preserve"> containing </w:t>
      </w:r>
      <w:r w:rsidRPr="00CA364C">
        <w:rPr>
          <w:rFonts w:ascii="Times New Roman" w:hAnsi="Times New Roman" w:cs="Times New Roman"/>
          <w:sz w:val="24"/>
          <w:szCs w:val="24"/>
        </w:rPr>
        <w:t>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w:t>
      </w:r>
      <w:r w:rsidRPr="00CA364C">
        <w:rPr>
          <w:rFonts w:ascii="Times New Roman" w:hAnsi="Times New Roman" w:cs="Times New Roman"/>
          <w:sz w:val="24"/>
          <w:szCs w:val="24"/>
        </w:rPr>
        <w:t>The function create</w:t>
      </w:r>
      <w:r>
        <w:rPr>
          <w:rFonts w:ascii="Times New Roman" w:hAnsi="Times New Roman" w:cs="Times New Roman"/>
          <w:sz w:val="24"/>
          <w:szCs w:val="24"/>
        </w:rPr>
        <w:t>s</w:t>
      </w:r>
      <w:r w:rsidRPr="00CA364C">
        <w:rPr>
          <w:rFonts w:ascii="Times New Roman" w:hAnsi="Times New Roman" w:cs="Times New Roman"/>
          <w:sz w:val="24"/>
          <w:szCs w:val="24"/>
        </w:rPr>
        <w:t xml:space="preserve"> a</w:t>
      </w:r>
      <w:r>
        <w:rPr>
          <w:rFonts w:ascii="Times New Roman" w:hAnsi="Times New Roman" w:cs="Times New Roman"/>
          <w:sz w:val="24"/>
          <w:szCs w:val="24"/>
        </w:rPr>
        <w:t xml:space="preserve"> user-specified </w:t>
      </w:r>
      <w:r w:rsidRPr="00CA364C">
        <w:rPr>
          <w:rFonts w:ascii="Times New Roman" w:hAnsi="Times New Roman" w:cs="Times New Roman"/>
          <w:sz w:val="24"/>
          <w:szCs w:val="24"/>
        </w:rPr>
        <w:t xml:space="preserve">output directory that contains (1) trained </w:t>
      </w:r>
      <w:r>
        <w:rPr>
          <w:rFonts w:ascii="Times New Roman" w:hAnsi="Times New Roman" w:cs="Times New Roman"/>
          <w:sz w:val="24"/>
          <w:szCs w:val="24"/>
        </w:rPr>
        <w:t>r</w:t>
      </w:r>
      <w:r w:rsidRPr="00CA364C">
        <w:rPr>
          <w:rFonts w:ascii="Times New Roman" w:hAnsi="Times New Roman" w:cs="Times New Roman"/>
          <w:sz w:val="24"/>
          <w:szCs w:val="24"/>
        </w:rPr>
        <w:t xml:space="preserve">andom </w:t>
      </w:r>
      <w:r>
        <w:rPr>
          <w:rFonts w:ascii="Times New Roman" w:hAnsi="Times New Roman" w:cs="Times New Roman"/>
          <w:sz w:val="24"/>
          <w:szCs w:val="24"/>
        </w:rPr>
        <w:t>f</w:t>
      </w:r>
      <w:r w:rsidRPr="00CA364C">
        <w:rPr>
          <w:rFonts w:ascii="Times New Roman" w:hAnsi="Times New Roman" w:cs="Times New Roman"/>
          <w:sz w:val="24"/>
          <w:szCs w:val="24"/>
        </w:rPr>
        <w:t>orest models, (2) a</w:t>
      </w:r>
      <w:r>
        <w:rPr>
          <w:rFonts w:ascii="Times New Roman" w:hAnsi="Times New Roman" w:cs="Times New Roman"/>
          <w:sz w:val="24"/>
          <w:szCs w:val="24"/>
        </w:rPr>
        <w:t xml:space="preserve"> CSV file with </w:t>
      </w:r>
      <w:r w:rsidRPr="00CA364C">
        <w:rPr>
          <w:rFonts w:ascii="Times New Roman" w:hAnsi="Times New Roman" w:cs="Times New Roman"/>
          <w:sz w:val="24"/>
          <w:szCs w:val="24"/>
        </w:rPr>
        <w:t>model</w:t>
      </w:r>
      <w:r>
        <w:rPr>
          <w:rFonts w:ascii="Times New Roman" w:hAnsi="Times New Roman" w:cs="Times New Roman"/>
          <w:sz w:val="24"/>
          <w:szCs w:val="24"/>
        </w:rPr>
        <w:t xml:space="preserve"> </w:t>
      </w:r>
      <w:r w:rsidRPr="00CA364C">
        <w:rPr>
          <w:rFonts w:ascii="Times New Roman" w:hAnsi="Times New Roman" w:cs="Times New Roman"/>
          <w:sz w:val="24"/>
          <w:szCs w:val="24"/>
        </w:rPr>
        <w:t>evaluation metrics, and (3) a multi-panel figure</w:t>
      </w:r>
      <w:r>
        <w:rPr>
          <w:rFonts w:ascii="Times New Roman" w:hAnsi="Times New Roman" w:cs="Times New Roman"/>
          <w:sz w:val="24"/>
          <w:szCs w:val="24"/>
        </w:rPr>
        <w:t xml:space="preserve"> </w:t>
      </w:r>
      <w:r w:rsidRPr="00CA364C">
        <w:rPr>
          <w:rFonts w:ascii="Times New Roman" w:hAnsi="Times New Roman" w:cs="Times New Roman"/>
          <w:sz w:val="24"/>
          <w:szCs w:val="24"/>
        </w:rPr>
        <w:t>comparing sensors pre- and post-calibration.</w:t>
      </w:r>
      <w:r>
        <w:rPr>
          <w:rFonts w:ascii="Times New Roman" w:hAnsi="Times New Roman" w:cs="Times New Roman"/>
          <w:sz w:val="24"/>
          <w:szCs w:val="24"/>
        </w:rPr>
        <w:t xml:space="preserve"> Furthermore, model evaluation metrics are returned to the console and the figure plotted in the active graphics device.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the </w:t>
      </w:r>
      <w:r w:rsidRPr="00CA364C">
        <w:rPr>
          <w:rFonts w:ascii="Times New Roman" w:hAnsi="Times New Roman" w:cs="Times New Roman"/>
          <w:sz w:val="24"/>
          <w:szCs w:val="24"/>
        </w:rPr>
        <w:t xml:space="preserve">default setting </w:t>
      </w:r>
      <w:r>
        <w:rPr>
          <w:rFonts w:ascii="Times New Roman" w:hAnsi="Times New Roman" w:cs="Times New Roman"/>
          <w:sz w:val="24"/>
          <w:szCs w:val="24"/>
        </w:rPr>
        <w:t xml:space="preserve">to </w:t>
      </w:r>
      <w:r w:rsidRPr="00CA364C">
        <w:rPr>
          <w:rFonts w:ascii="Times New Roman" w:hAnsi="Times New Roman" w:cs="Times New Roman"/>
          <w:sz w:val="24"/>
          <w:szCs w:val="24"/>
        </w:rPr>
        <w:t>add a new column with the</w:t>
      </w:r>
      <w:r>
        <w:rPr>
          <w:rFonts w:ascii="Times New Roman" w:hAnsi="Times New Roman" w:cs="Times New Roman"/>
          <w:sz w:val="24"/>
          <w:szCs w:val="24"/>
        </w:rPr>
        <w:t xml:space="preserve"> </w:t>
      </w:r>
      <w:r w:rsidRPr="00CA364C">
        <w:rPr>
          <w:rFonts w:ascii="Times New Roman" w:hAnsi="Times New Roman" w:cs="Times New Roman"/>
          <w:sz w:val="24"/>
          <w:szCs w:val="24"/>
        </w:rPr>
        <w:t>cross-calibrated data</w:t>
      </w:r>
      <w:r>
        <w:rPr>
          <w:rFonts w:ascii="Times New Roman" w:hAnsi="Times New Roman" w:cs="Times New Roman"/>
          <w:sz w:val="24"/>
          <w:szCs w:val="24"/>
        </w:rPr>
        <w:t xml:space="preserve"> is used</w:t>
      </w:r>
      <w:r w:rsidRPr="00CA364C">
        <w:rPr>
          <w:rFonts w:ascii="Times New Roman" w:hAnsi="Times New Roman" w:cs="Times New Roman"/>
          <w:sz w:val="24"/>
          <w:szCs w:val="24"/>
        </w:rPr>
        <w:t>, then either use those data in the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subsequent functions (e.g., </w:t>
      </w:r>
      <w:proofErr w:type="spellStart"/>
      <w:proofErr w:type="gramStart"/>
      <w:r w:rsidRPr="00CA364C">
        <w:rPr>
          <w:rFonts w:ascii="Times New Roman" w:hAnsi="Times New Roman" w:cs="Times New Roman"/>
          <w:sz w:val="24"/>
          <w:szCs w:val="24"/>
        </w:rPr>
        <w:t>ndvi.xcal</w:t>
      </w:r>
      <w:proofErr w:type="spellEnd"/>
      <w:proofErr w:type="gramEnd"/>
      <w:r w:rsidRPr="00CA364C">
        <w:rPr>
          <w:rFonts w:ascii="Times New Roman" w:hAnsi="Times New Roman" w:cs="Times New Roman"/>
          <w:sz w:val="24"/>
          <w:szCs w:val="24"/>
        </w:rPr>
        <w:t>) or, once satisfied, manually</w:t>
      </w:r>
      <w:r>
        <w:rPr>
          <w:rFonts w:ascii="Times New Roman" w:hAnsi="Times New Roman" w:cs="Times New Roman"/>
          <w:sz w:val="24"/>
          <w:szCs w:val="24"/>
        </w:rPr>
        <w:t xml:space="preserve"> </w:t>
      </w:r>
      <w:r w:rsidRPr="00CA364C">
        <w:rPr>
          <w:rFonts w:ascii="Times New Roman" w:hAnsi="Times New Roman" w:cs="Times New Roman"/>
          <w:sz w:val="24"/>
          <w:szCs w:val="24"/>
        </w:rPr>
        <w:t>overwrite the uncalibrated data to simplify subsequent column name</w:t>
      </w:r>
      <w:r>
        <w:rPr>
          <w:rFonts w:ascii="Times New Roman" w:hAnsi="Times New Roman" w:cs="Times New Roman"/>
          <w:sz w:val="24"/>
          <w:szCs w:val="24"/>
        </w:rPr>
        <w:t xml:space="preserve">s. </w:t>
      </w:r>
    </w:p>
    <w:p w14:paraId="4B05554D" w14:textId="77777777" w:rsidR="007E75AB" w:rsidRDefault="007E75AB" w:rsidP="007E75AB">
      <w:pPr>
        <w:pStyle w:val="NoSpacing"/>
        <w:rPr>
          <w:rFonts w:ascii="Consolas" w:hAnsi="Consolas" w:cs="Times New Roman"/>
          <w:sz w:val="20"/>
          <w:szCs w:val="20"/>
        </w:rPr>
      </w:pPr>
    </w:p>
    <w:p w14:paraId="26A63D05" w14:textId="77777777" w:rsidR="007E75AB" w:rsidRDefault="007E75AB" w:rsidP="007E75AB">
      <w:pPr>
        <w:pStyle w:val="Heading2"/>
        <w:rPr>
          <w:rFonts w:cs="Times New Roman"/>
          <w:szCs w:val="24"/>
        </w:rPr>
      </w:pPr>
      <w:r w:rsidRPr="00381CED">
        <w:t xml:space="preserve">Fit phenological curves to vegetation greenness time series using </w:t>
      </w:r>
      <w:proofErr w:type="spellStart"/>
      <w:r w:rsidRPr="00381CED">
        <w:t>lsat_fit_phenological_</w:t>
      </w:r>
      <w:proofErr w:type="gramStart"/>
      <w:r w:rsidRPr="00381CED">
        <w:t>curves</w:t>
      </w:r>
      <w:proofErr w:type="spellEnd"/>
      <w:r w:rsidRPr="00381CED">
        <w:t>(</w:t>
      </w:r>
      <w:proofErr w:type="gramEnd"/>
      <w:r w:rsidRPr="00381CED">
        <w:t>)</w:t>
      </w:r>
    </w:p>
    <w:p w14:paraId="527FBEAF"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Pr>
          <w:rFonts w:ascii="Times New Roman" w:hAnsi="Times New Roman" w:cs="Times New Roman"/>
          <w:sz w:val="24"/>
          <w:szCs w:val="24"/>
        </w:rPr>
        <w:t xml:space="preserve"> provides information on the phenological timing of every Landsat observation relative to multi-year estimates of annual maximum vegetation greenness at each sample location. Specifically, the function models </w:t>
      </w:r>
      <w:r w:rsidRPr="00CA364C">
        <w:rPr>
          <w:rFonts w:ascii="Times New Roman" w:hAnsi="Times New Roman" w:cs="Times New Roman"/>
          <w:sz w:val="24"/>
          <w:szCs w:val="24"/>
        </w:rPr>
        <w:t>seasonal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land surface phenology at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using </w:t>
      </w:r>
      <w:r>
        <w:rPr>
          <w:rFonts w:ascii="Times New Roman" w:hAnsi="Times New Roman" w:cs="Times New Roman"/>
          <w:sz w:val="24"/>
          <w:szCs w:val="24"/>
        </w:rPr>
        <w:t xml:space="preserve">flexibly cubic splines iteratively fit to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w:t>
      </w:r>
      <w:r w:rsidRPr="00CA364C">
        <w:rPr>
          <w:rFonts w:ascii="Times New Roman" w:hAnsi="Times New Roman" w:cs="Times New Roman"/>
          <w:sz w:val="24"/>
          <w:szCs w:val="24"/>
        </w:rPr>
        <w:t>(e.g., NDVI) time series</w:t>
      </w:r>
      <w:r>
        <w:rPr>
          <w:rFonts w:ascii="Times New Roman" w:hAnsi="Times New Roman" w:cs="Times New Roman"/>
          <w:sz w:val="24"/>
          <w:szCs w:val="24"/>
        </w:rPr>
        <w:t xml:space="preserve"> within successive moving windows. The magnitude and timing of annual maximum vegetation greenness are determined for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by first pooling observations over years within each moving-window and then fitting cubic splines to observations that have been sorted by day of year. For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a cubic spline is initially fit that describes vegetation greenness for each day of year during the growing season. To screen outliers, each observation of vegetation greenness is compared against the model fitted values for that day of year and if the deviation is greater than a user-specified difference (default is a 30% difference), then the observation is removed, and the cubic spline is re-fit. This is repeated until no observations exceed the user-specified threshold. The phenological status of each remaining observation is then determined relative to the modeled maximum vegetation greenness during the multi-year period. Additional details are provided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w:t>
      </w:r>
    </w:p>
    <w:p w14:paraId="09C31F90" w14:textId="77777777" w:rsidR="007E75AB" w:rsidRDefault="007E75AB" w:rsidP="007E75A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t>
      </w:r>
      <w:r w:rsidRPr="001D0BCF">
        <w:rPr>
          <w:rFonts w:ascii="Times New Roman" w:hAnsi="Times New Roman" w:cs="Times New Roman"/>
          <w:sz w:val="24"/>
          <w:szCs w:val="24"/>
        </w:rPr>
        <w:t xml:space="preserve">with irregular time series of vegetation greenness </w:t>
      </w:r>
      <w:r>
        <w:rPr>
          <w:rFonts w:ascii="Times New Roman" w:hAnsi="Times New Roman" w:cs="Times New Roman"/>
          <w:sz w:val="24"/>
          <w:szCs w:val="24"/>
        </w:rPr>
        <w:t xml:space="preserve">observations </w:t>
      </w:r>
      <w:r w:rsidRPr="001D0BCF">
        <w:rPr>
          <w:rFonts w:ascii="Times New Roman" w:hAnsi="Times New Roman" w:cs="Times New Roman"/>
          <w:sz w:val="24"/>
          <w:szCs w:val="24"/>
        </w:rPr>
        <w:t>at each sample location</w:t>
      </w:r>
      <w:r>
        <w:rPr>
          <w:rFonts w:ascii="Times New Roman" w:hAnsi="Times New Roman" w:cs="Times New Roman"/>
          <w:sz w:val="24"/>
          <w:szCs w:val="24"/>
        </w:rPr>
        <w:t xml:space="preserve">, as well as several parameters (e.g., moving window width, minimum number of observation needed to fit a cubic spline, cubic spline flexibility). The function returns a new </w:t>
      </w:r>
      <w:proofErr w:type="spellStart"/>
      <w:proofErr w:type="gramStart"/>
      <w:r w:rsidRPr="001D0BCF">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phenological information for each remaining observation that occurred during a time period with adequate data for modeling surface phenology (i.e., typically fewer observations will be returned than are provided to the function). Among other output, the returned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provides for each observation the modeled estimates of (1) vegetation greenness for that day of year and for peak summer; (2) vegetation greenness for that day of year as a fraction of annual maximum vegetation greenness; (3) day of year when annual </w:t>
      </w:r>
      <w:r>
        <w:rPr>
          <w:rFonts w:ascii="Times New Roman" w:hAnsi="Times New Roman" w:cs="Times New Roman"/>
          <w:sz w:val="24"/>
          <w:szCs w:val="24"/>
        </w:rPr>
        <w:lastRenderedPageBreak/>
        <w:t xml:space="preserve">maximum vegetation greenness occurred; and (4) expected difference in vegetation greenness between that day of year and peak summer. The function also returns a figure to the current graphic device that shows seasonal progression of Landsat observations and modeled surface phenology for a random subset of nine sample locations. The user can optionally output a CSV that includes for each sample location the vegetation greenness predicted for each day of year during each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by the cubic splines. Furthermore, the function includes an optional “test run” mode that will run the function on a random subset of nine sample locations and return a figure showing model fits, thus allowing the user to quickly experiment with different parameter settings. Note the </w:t>
      </w:r>
      <w:r w:rsidRPr="00CA364C">
        <w:rPr>
          <w:rFonts w:ascii="Times New Roman" w:hAnsi="Times New Roman" w:cs="Times New Roman"/>
          <w:sz w:val="24"/>
          <w:szCs w:val="24"/>
        </w:rPr>
        <w:t xml:space="preserve">function was designed </w:t>
      </w:r>
      <w:r>
        <w:rPr>
          <w:rFonts w:ascii="Times New Roman" w:hAnsi="Times New Roman" w:cs="Times New Roman"/>
          <w:sz w:val="24"/>
          <w:szCs w:val="24"/>
        </w:rPr>
        <w:t xml:space="preserve">to characterize seasonal phenology in terrestrial ecosystems with a single growing season and thus may not be suitable for use in ecosystems with multiple growing seasons. Also, the </w:t>
      </w:r>
      <w:r w:rsidRPr="00CA364C">
        <w:rPr>
          <w:rFonts w:ascii="Times New Roman" w:hAnsi="Times New Roman" w:cs="Times New Roman"/>
          <w:sz w:val="24"/>
          <w:szCs w:val="24"/>
        </w:rPr>
        <w:t>function was designed for spectral indices that are typically</w:t>
      </w:r>
      <w:r>
        <w:rPr>
          <w:rFonts w:ascii="Times New Roman" w:hAnsi="Times New Roman" w:cs="Times New Roman"/>
          <w:sz w:val="24"/>
          <w:szCs w:val="24"/>
        </w:rPr>
        <w:t xml:space="preserve"> </w:t>
      </w:r>
      <w:r w:rsidRPr="00CA364C">
        <w:rPr>
          <w:rFonts w:ascii="Times New Roman" w:hAnsi="Times New Roman" w:cs="Times New Roman"/>
          <w:sz w:val="24"/>
          <w:szCs w:val="24"/>
        </w:rPr>
        <w:t>positive (e.g., NDVI)</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If </w:t>
      </w:r>
      <w:r>
        <w:rPr>
          <w:rFonts w:ascii="Times New Roman" w:hAnsi="Times New Roman" w:cs="Times New Roman"/>
          <w:sz w:val="24"/>
          <w:szCs w:val="24"/>
        </w:rPr>
        <w:t xml:space="preserve">using a </w:t>
      </w:r>
      <w:r w:rsidRPr="00CA364C">
        <w:rPr>
          <w:rFonts w:ascii="Times New Roman" w:hAnsi="Times New Roman" w:cs="Times New Roman"/>
          <w:sz w:val="24"/>
          <w:szCs w:val="24"/>
        </w:rPr>
        <w:t>spectral index that is</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typically negative (e.g., NDWI) then multiply </w:t>
      </w:r>
      <w:r>
        <w:rPr>
          <w:rFonts w:ascii="Times New Roman" w:hAnsi="Times New Roman" w:cs="Times New Roman"/>
          <w:sz w:val="24"/>
          <w:szCs w:val="24"/>
        </w:rPr>
        <w:t xml:space="preserve">the </w:t>
      </w:r>
      <w:r w:rsidRPr="00CA364C">
        <w:rPr>
          <w:rFonts w:ascii="Times New Roman" w:hAnsi="Times New Roman" w:cs="Times New Roman"/>
          <w:sz w:val="24"/>
          <w:szCs w:val="24"/>
        </w:rPr>
        <w:t>index by -1 before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running the </w:t>
      </w:r>
      <w:proofErr w:type="spellStart"/>
      <w:r w:rsidRPr="00381CED">
        <w:rPr>
          <w:rFonts w:ascii="Times New Roman" w:hAnsi="Times New Roman" w:cs="Times New Roman"/>
          <w:i/>
          <w:iCs/>
          <w:sz w:val="24"/>
          <w:szCs w:val="24"/>
        </w:rPr>
        <w:t>lsat_fit_phenological_</w:t>
      </w:r>
      <w:proofErr w:type="gramStart"/>
      <w:r w:rsidRPr="00381CED">
        <w:rPr>
          <w:rFonts w:ascii="Times New Roman" w:hAnsi="Times New Roman" w:cs="Times New Roman"/>
          <w:i/>
          <w:iCs/>
          <w:sz w:val="24"/>
          <w:szCs w:val="24"/>
        </w:rPr>
        <w:t>curves</w:t>
      </w:r>
      <w:proofErr w:type="spellEnd"/>
      <w:r w:rsidRPr="00381CED">
        <w:rPr>
          <w:rFonts w:ascii="Times New Roman" w:hAnsi="Times New Roman" w:cs="Times New Roman"/>
          <w:i/>
          <w:iCs/>
          <w:sz w:val="24"/>
          <w:szCs w:val="24"/>
        </w:rPr>
        <w:t>(</w:t>
      </w:r>
      <w:proofErr w:type="gram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381CED">
        <w:rPr>
          <w:rFonts w:ascii="Times New Roman" w:hAnsi="Times New Roman" w:cs="Times New Roman"/>
          <w:i/>
          <w:iCs/>
          <w:sz w:val="24"/>
          <w:szCs w:val="24"/>
        </w:rPr>
        <w:t>lsat_summarize_growing_seasons</w:t>
      </w:r>
      <w:proofErr w:type="spellEnd"/>
      <w:r w:rsidRPr="00381CED">
        <w:rPr>
          <w:rFonts w:ascii="Times New Roman" w:hAnsi="Times New Roman" w:cs="Times New Roman"/>
          <w:i/>
          <w:iCs/>
          <w:sz w:val="24"/>
          <w:szCs w:val="24"/>
        </w:rPr>
        <w:t>()</w:t>
      </w:r>
      <w:r w:rsidRPr="00CA364C">
        <w:rPr>
          <w:rFonts w:ascii="Times New Roman" w:hAnsi="Times New Roman" w:cs="Times New Roman"/>
          <w:sz w:val="24"/>
          <w:szCs w:val="24"/>
        </w:rPr>
        <w:t xml:space="preserve"> functions and </w:t>
      </w:r>
      <w:r>
        <w:rPr>
          <w:rFonts w:ascii="Times New Roman" w:hAnsi="Times New Roman" w:cs="Times New Roman"/>
          <w:sz w:val="24"/>
          <w:szCs w:val="24"/>
        </w:rPr>
        <w:t xml:space="preserve">then </w:t>
      </w:r>
      <w:r w:rsidRPr="00CA364C">
        <w:rPr>
          <w:rFonts w:ascii="Times New Roman" w:hAnsi="Times New Roman" w:cs="Times New Roman"/>
          <w:sz w:val="24"/>
          <w:szCs w:val="24"/>
        </w:rPr>
        <w:t>back</w:t>
      </w:r>
      <w:r>
        <w:rPr>
          <w:rFonts w:ascii="Times New Roman" w:hAnsi="Times New Roman" w:cs="Times New Roman"/>
          <w:sz w:val="24"/>
          <w:szCs w:val="24"/>
        </w:rPr>
        <w:t>-</w:t>
      </w:r>
      <w:r w:rsidRPr="00CA364C">
        <w:rPr>
          <w:rFonts w:ascii="Times New Roman" w:hAnsi="Times New Roman" w:cs="Times New Roman"/>
          <w:sz w:val="24"/>
          <w:szCs w:val="24"/>
        </w:rPr>
        <w:t>transform</w:t>
      </w:r>
      <w:r>
        <w:rPr>
          <w:rFonts w:ascii="Times New Roman" w:hAnsi="Times New Roman" w:cs="Times New Roman"/>
          <w:sz w:val="24"/>
          <w:szCs w:val="24"/>
        </w:rPr>
        <w:t xml:space="preserve"> </w:t>
      </w:r>
      <w:r w:rsidRPr="00CA364C">
        <w:rPr>
          <w:rFonts w:ascii="Times New Roman" w:hAnsi="Times New Roman" w:cs="Times New Roman"/>
          <w:sz w:val="24"/>
          <w:szCs w:val="24"/>
        </w:rPr>
        <w:t>afterwards</w:t>
      </w:r>
      <w:r>
        <w:rPr>
          <w:rFonts w:ascii="Times New Roman" w:hAnsi="Times New Roman" w:cs="Times New Roman"/>
          <w:sz w:val="24"/>
          <w:szCs w:val="24"/>
        </w:rPr>
        <w:t>.</w:t>
      </w:r>
    </w:p>
    <w:p w14:paraId="1D9E7E94" w14:textId="77777777" w:rsidR="007E75AB" w:rsidRPr="00CA364C" w:rsidRDefault="007E75AB" w:rsidP="007E75AB">
      <w:pPr>
        <w:pStyle w:val="NoSpacing"/>
        <w:rPr>
          <w:rFonts w:ascii="Times New Roman" w:hAnsi="Times New Roman" w:cs="Times New Roman"/>
          <w:sz w:val="24"/>
          <w:szCs w:val="24"/>
        </w:rPr>
      </w:pPr>
    </w:p>
    <w:p w14:paraId="646AAE22" w14:textId="77777777" w:rsidR="007E75AB" w:rsidRPr="00ED51A0" w:rsidRDefault="007E75AB" w:rsidP="007E75AB">
      <w:pPr>
        <w:pStyle w:val="Heading2"/>
      </w:pPr>
      <w:r w:rsidRPr="00ED51A0">
        <w:t xml:space="preserve">Derive annual growing season metrics using </w:t>
      </w:r>
      <w:proofErr w:type="spellStart"/>
      <w:r w:rsidRPr="00ED51A0">
        <w:t>lsat_summarize_growing_</w:t>
      </w:r>
      <w:proofErr w:type="gramStart"/>
      <w:r w:rsidRPr="00ED51A0">
        <w:t>seasons</w:t>
      </w:r>
      <w:proofErr w:type="spellEnd"/>
      <w:r w:rsidRPr="00ED51A0">
        <w:t>(</w:t>
      </w:r>
      <w:proofErr w:type="gramEnd"/>
      <w:r w:rsidRPr="00ED51A0">
        <w:t>)</w:t>
      </w:r>
    </w:p>
    <w:p w14:paraId="6BA73B4C"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 xml:space="preserve">The function </w:t>
      </w:r>
      <w:proofErr w:type="spellStart"/>
      <w:r w:rsidRPr="00ED51A0">
        <w:rPr>
          <w:rFonts w:ascii="Times New Roman" w:hAnsi="Times New Roman" w:cs="Times New Roman"/>
          <w:i/>
          <w:iCs/>
          <w:sz w:val="24"/>
          <w:szCs w:val="24"/>
        </w:rPr>
        <w:t>lsat_summarize_growing_</w:t>
      </w:r>
      <w:proofErr w:type="gramStart"/>
      <w:r w:rsidRPr="00ED51A0">
        <w:rPr>
          <w:rFonts w:ascii="Times New Roman" w:hAnsi="Times New Roman" w:cs="Times New Roman"/>
          <w:i/>
          <w:iCs/>
          <w:sz w:val="24"/>
          <w:szCs w:val="24"/>
        </w:rPr>
        <w:t>seasons</w:t>
      </w:r>
      <w:proofErr w:type="spellEnd"/>
      <w:r w:rsidRPr="00ED51A0">
        <w:rPr>
          <w:rFonts w:ascii="Times New Roman" w:hAnsi="Times New Roman" w:cs="Times New Roman"/>
          <w:i/>
          <w:iCs/>
          <w:sz w:val="24"/>
          <w:szCs w:val="24"/>
        </w:rPr>
        <w:t>(</w:t>
      </w:r>
      <w:proofErr w:type="gramEnd"/>
      <w:r w:rsidRPr="00ED51A0">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estimates several annual</w:t>
      </w:r>
      <w:r>
        <w:rPr>
          <w:rFonts w:ascii="Times New Roman" w:hAnsi="Times New Roman" w:cs="Times New Roman"/>
          <w:sz w:val="24"/>
          <w:szCs w:val="24"/>
        </w:rPr>
        <w:t xml:space="preserve"> </w:t>
      </w:r>
      <w:r w:rsidRPr="00CA364C">
        <w:rPr>
          <w:rFonts w:ascii="Times New Roman" w:hAnsi="Times New Roman" w:cs="Times New Roman"/>
          <w:sz w:val="24"/>
          <w:szCs w:val="24"/>
        </w:rPr>
        <w:t>growing season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metrics from vegetation greenness time series </w:t>
      </w:r>
      <w:r>
        <w:rPr>
          <w:rFonts w:ascii="Times New Roman" w:hAnsi="Times New Roman" w:cs="Times New Roman"/>
          <w:sz w:val="24"/>
          <w:szCs w:val="24"/>
        </w:rPr>
        <w:t xml:space="preserve">and modeled land surface phenology </w:t>
      </w:r>
      <w:r w:rsidRPr="00CA364C">
        <w:rPr>
          <w:rFonts w:ascii="Times New Roman" w:hAnsi="Times New Roman" w:cs="Times New Roman"/>
          <w:sz w:val="24"/>
          <w:szCs w:val="24"/>
        </w:rPr>
        <w:t>derived</w:t>
      </w:r>
      <w:r>
        <w:rPr>
          <w:rFonts w:ascii="Times New Roman" w:hAnsi="Times New Roman" w:cs="Times New Roman"/>
          <w:sz w:val="24"/>
          <w:szCs w:val="24"/>
        </w:rPr>
        <w:t xml:space="preserve"> </w:t>
      </w:r>
      <w:r w:rsidRPr="00CA364C">
        <w:rPr>
          <w:rFonts w:ascii="Times New Roman" w:hAnsi="Times New Roman" w:cs="Times New Roman"/>
          <w:sz w:val="24"/>
          <w:szCs w:val="24"/>
        </w:rPr>
        <w:t>from Landsat satellite observations.</w:t>
      </w:r>
      <w:r>
        <w:rPr>
          <w:rFonts w:ascii="Times New Roman" w:hAnsi="Times New Roman" w:cs="Times New Roman"/>
          <w:sz w:val="24"/>
          <w:szCs w:val="24"/>
        </w:rPr>
        <w:t xml:space="preserve"> The </w:t>
      </w:r>
      <w:r w:rsidRPr="00CA364C">
        <w:rPr>
          <w:rFonts w:ascii="Times New Roman" w:hAnsi="Times New Roman" w:cs="Times New Roman"/>
          <w:sz w:val="24"/>
          <w:szCs w:val="24"/>
        </w:rPr>
        <w:t>function</w:t>
      </w:r>
      <w:r>
        <w:rPr>
          <w:rFonts w:ascii="Times New Roman" w:hAnsi="Times New Roman" w:cs="Times New Roman"/>
          <w:sz w:val="24"/>
          <w:szCs w:val="24"/>
        </w:rPr>
        <w:t xml:space="preserve">’s main input is the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sz w:val="24"/>
          <w:szCs w:val="24"/>
        </w:rPr>
        <w:t xml:space="preserve"> and user-specified parameters including the name of the spectral index and the phenological cut-off for an observation to be considered part of the growing season. Specifically, an observation </w:t>
      </w:r>
      <w:proofErr w:type="gramStart"/>
      <w:r>
        <w:rPr>
          <w:rFonts w:ascii="Times New Roman" w:hAnsi="Times New Roman" w:cs="Times New Roman"/>
          <w:sz w:val="24"/>
          <w:szCs w:val="24"/>
        </w:rPr>
        <w:t>is considered to be</w:t>
      </w:r>
      <w:proofErr w:type="gramEnd"/>
      <w:r>
        <w:rPr>
          <w:rFonts w:ascii="Times New Roman" w:hAnsi="Times New Roman" w:cs="Times New Roman"/>
          <w:sz w:val="24"/>
          <w:szCs w:val="24"/>
        </w:rPr>
        <w:t xml:space="preserve"> part of the growing season if the modeled vegetation greenness for that day of year is within a user-specified fraction of modeled annual maximum vegetation greenness (by default 0.75). The function returns a new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that includes for each sample location the </w:t>
      </w:r>
      <w:r w:rsidRPr="00CA364C">
        <w:rPr>
          <w:rFonts w:ascii="Times New Roman" w:hAnsi="Times New Roman" w:cs="Times New Roman"/>
          <w:sz w:val="24"/>
          <w:szCs w:val="24"/>
        </w:rPr>
        <w:t>annual mean,</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median, and 90th percentile vegetation greenness </w:t>
      </w:r>
      <w:r>
        <w:rPr>
          <w:rFonts w:ascii="Times New Roman" w:hAnsi="Times New Roman" w:cs="Times New Roman"/>
          <w:sz w:val="24"/>
          <w:szCs w:val="24"/>
        </w:rPr>
        <w:t xml:space="preserve">computed from </w:t>
      </w:r>
      <w:r w:rsidRPr="00CA364C">
        <w:rPr>
          <w:rFonts w:ascii="Times New Roman" w:hAnsi="Times New Roman" w:cs="Times New Roman"/>
          <w:sz w:val="24"/>
          <w:szCs w:val="24"/>
        </w:rPr>
        <w:t>observations during</w:t>
      </w:r>
      <w:r>
        <w:rPr>
          <w:rFonts w:ascii="Times New Roman" w:hAnsi="Times New Roman" w:cs="Times New Roman"/>
          <w:sz w:val="24"/>
          <w:szCs w:val="24"/>
        </w:rPr>
        <w:t xml:space="preserve"> </w:t>
      </w:r>
      <w:r w:rsidRPr="00CA364C">
        <w:rPr>
          <w:rFonts w:ascii="Times New Roman" w:hAnsi="Times New Roman" w:cs="Times New Roman"/>
          <w:sz w:val="24"/>
          <w:szCs w:val="24"/>
        </w:rPr>
        <w:t>each growing season</w:t>
      </w:r>
      <w:r>
        <w:rPr>
          <w:rFonts w:ascii="Times New Roman" w:hAnsi="Times New Roman" w:cs="Times New Roman"/>
          <w:sz w:val="24"/>
          <w:szCs w:val="24"/>
        </w:rPr>
        <w:t xml:space="preserve">. The function also returns </w:t>
      </w:r>
      <w:proofErr w:type="spellStart"/>
      <w:r w:rsidRPr="00CA364C">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w:t>
      </w:r>
      <w:r w:rsidRPr="00CA364C">
        <w:rPr>
          <w:rFonts w:ascii="Times New Roman" w:hAnsi="Times New Roman" w:cs="Times New Roman"/>
          <w:sz w:val="24"/>
          <w:szCs w:val="24"/>
        </w:rPr>
        <w:t>modeled estimate</w:t>
      </w:r>
      <w:r>
        <w:rPr>
          <w:rFonts w:ascii="Times New Roman" w:hAnsi="Times New Roman" w:cs="Times New Roman"/>
          <w:sz w:val="24"/>
          <w:szCs w:val="24"/>
        </w:rPr>
        <w:t>s</w:t>
      </w:r>
      <w:r w:rsidRPr="00CA364C">
        <w:rPr>
          <w:rFonts w:ascii="Times New Roman" w:hAnsi="Times New Roman" w:cs="Times New Roman"/>
          <w:sz w:val="24"/>
          <w:szCs w:val="24"/>
        </w:rPr>
        <w:t xml:space="preserve"> of</w:t>
      </w:r>
      <w:r>
        <w:rPr>
          <w:rFonts w:ascii="Times New Roman" w:hAnsi="Times New Roman" w:cs="Times New Roman"/>
          <w:sz w:val="24"/>
          <w:szCs w:val="24"/>
        </w:rPr>
        <w:t xml:space="preserve"> the magnitude and timing (day of year) of </w:t>
      </w:r>
      <w:r w:rsidRPr="00CA364C">
        <w:rPr>
          <w:rFonts w:ascii="Times New Roman" w:hAnsi="Times New Roman" w:cs="Times New Roman"/>
          <w:sz w:val="24"/>
          <w:szCs w:val="24"/>
        </w:rPr>
        <w:t>annual maximum vegetation greenness</w:t>
      </w:r>
      <w:r>
        <w:rPr>
          <w:rFonts w:ascii="Times New Roman" w:hAnsi="Times New Roman" w:cs="Times New Roman"/>
          <w:sz w:val="24"/>
          <w:szCs w:val="24"/>
        </w:rPr>
        <w:t xml:space="preserve">. For each sample location, annual maximum vegetation greenness is estimated by first adjusting individual observations by the expected difference in vegetation greenness between that day of year and peak summer and then taking the median of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adjusted values within each growing season. Please see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AuthorYear="1"&gt;&lt;Author&gt;Berner&lt;/Author&gt;&lt;Year&gt;2020&lt;/Year&gt;&lt;RecNum&gt;3755&lt;/RecNum&gt;&lt;DisplayText&gt;Berner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for additional details.    </w:t>
      </w:r>
    </w:p>
    <w:p w14:paraId="099AB080" w14:textId="77777777" w:rsidR="007E75AB" w:rsidRPr="00CA364C" w:rsidRDefault="007E75AB" w:rsidP="007E75AB">
      <w:pPr>
        <w:pStyle w:val="NoSpacing"/>
        <w:rPr>
          <w:rFonts w:ascii="Times New Roman" w:hAnsi="Times New Roman" w:cs="Times New Roman"/>
          <w:sz w:val="24"/>
          <w:szCs w:val="24"/>
        </w:rPr>
      </w:pPr>
    </w:p>
    <w:p w14:paraId="0E71C28B" w14:textId="77777777" w:rsidR="007E75AB" w:rsidRPr="00CA364C" w:rsidRDefault="007E75AB" w:rsidP="007E75AB">
      <w:pPr>
        <w:pStyle w:val="Heading2"/>
      </w:pPr>
      <w:r w:rsidRPr="00B96AEA">
        <w:t xml:space="preserve">Assess estimates of maximum vegetation greenness using </w:t>
      </w:r>
      <w:proofErr w:type="spellStart"/>
      <w:r w:rsidRPr="00B96AEA">
        <w:t>lsat_evaluate_phenological_</w:t>
      </w:r>
      <w:proofErr w:type="gramStart"/>
      <w:r w:rsidRPr="00B96AEA">
        <w:t>max</w:t>
      </w:r>
      <w:proofErr w:type="spellEnd"/>
      <w:r w:rsidRPr="00B96AEA">
        <w:t>(</w:t>
      </w:r>
      <w:proofErr w:type="gramEnd"/>
      <w:r w:rsidRPr="00B96AEA">
        <w:t>)</w:t>
      </w:r>
    </w:p>
    <w:p w14:paraId="3D411022" w14:textId="5178EB2B"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The function</w:t>
      </w:r>
      <w:r>
        <w:rPr>
          <w:rFonts w:ascii="Times New Roman" w:hAnsi="Times New Roman" w:cs="Times New Roman"/>
          <w:sz w:val="24"/>
          <w:szCs w:val="24"/>
        </w:rPr>
        <w:t xml:space="preserve"> </w:t>
      </w:r>
      <w:proofErr w:type="spellStart"/>
      <w:r w:rsidRPr="00BB72FF">
        <w:rPr>
          <w:rFonts w:ascii="Times New Roman" w:hAnsi="Times New Roman" w:cs="Times New Roman"/>
          <w:i/>
          <w:iCs/>
          <w:sz w:val="24"/>
          <w:szCs w:val="24"/>
        </w:rPr>
        <w:t>lsat_evaluate_phenological_</w:t>
      </w:r>
      <w:proofErr w:type="gramStart"/>
      <w:r w:rsidRPr="00BB72FF">
        <w:rPr>
          <w:rFonts w:ascii="Times New Roman" w:hAnsi="Times New Roman" w:cs="Times New Roman"/>
          <w:i/>
          <w:iCs/>
          <w:sz w:val="24"/>
          <w:szCs w:val="24"/>
        </w:rPr>
        <w:t>max</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assesses how </w:t>
      </w:r>
      <w:r w:rsidRPr="00CA364C">
        <w:rPr>
          <w:rFonts w:ascii="Times New Roman" w:hAnsi="Times New Roman" w:cs="Times New Roman"/>
          <w:sz w:val="24"/>
          <w:szCs w:val="24"/>
        </w:rPr>
        <w:t>estimates of annual</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maximum vegetation greenness </w:t>
      </w:r>
      <w:r>
        <w:rPr>
          <w:rFonts w:ascii="Times New Roman" w:hAnsi="Times New Roman" w:cs="Times New Roman"/>
          <w:sz w:val="24"/>
          <w:szCs w:val="24"/>
        </w:rPr>
        <w:t xml:space="preserve">vary with the number of Landsat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when derived from </w:t>
      </w:r>
      <w:r w:rsidRPr="00CA364C">
        <w:rPr>
          <w:rFonts w:ascii="Times New Roman" w:hAnsi="Times New Roman" w:cs="Times New Roman"/>
          <w:sz w:val="24"/>
          <w:szCs w:val="24"/>
        </w:rPr>
        <w:t xml:space="preserve">raw observations </w:t>
      </w:r>
      <w:r>
        <w:rPr>
          <w:rFonts w:ascii="Times New Roman" w:hAnsi="Times New Roman" w:cs="Times New Roman"/>
          <w:sz w:val="24"/>
          <w:szCs w:val="24"/>
        </w:rPr>
        <w:t xml:space="preserve">and </w:t>
      </w:r>
      <w:r w:rsidRPr="00CA364C">
        <w:rPr>
          <w:rFonts w:ascii="Times New Roman" w:hAnsi="Times New Roman" w:cs="Times New Roman"/>
          <w:sz w:val="24"/>
          <w:szCs w:val="24"/>
        </w:rPr>
        <w:t>after</w:t>
      </w:r>
      <w:r>
        <w:rPr>
          <w:rFonts w:ascii="Times New Roman" w:hAnsi="Times New Roman" w:cs="Times New Roman"/>
          <w:sz w:val="24"/>
          <w:szCs w:val="24"/>
        </w:rPr>
        <w:t xml:space="preserve"> </w:t>
      </w:r>
      <w:r w:rsidRPr="00CA364C">
        <w:rPr>
          <w:rFonts w:ascii="Times New Roman" w:hAnsi="Times New Roman" w:cs="Times New Roman"/>
          <w:sz w:val="24"/>
          <w:szCs w:val="24"/>
        </w:rPr>
        <w:t>phenological modeling.</w:t>
      </w:r>
      <w:r>
        <w:rPr>
          <w:rFonts w:ascii="Times New Roman" w:hAnsi="Times New Roman" w:cs="Times New Roman"/>
          <w:sz w:val="24"/>
          <w:szCs w:val="24"/>
        </w:rPr>
        <w:t xml:space="preserve"> Raw e</w:t>
      </w:r>
      <w:r w:rsidRPr="00CA364C">
        <w:rPr>
          <w:rFonts w:ascii="Times New Roman" w:hAnsi="Times New Roman" w:cs="Times New Roman"/>
          <w:sz w:val="24"/>
          <w:szCs w:val="24"/>
        </w:rPr>
        <w:t>stimates of annual maximum vegetation greenness are sensitive to the</w:t>
      </w:r>
      <w:r>
        <w:rPr>
          <w:rFonts w:ascii="Times New Roman" w:hAnsi="Times New Roman" w:cs="Times New Roman"/>
          <w:sz w:val="24"/>
          <w:szCs w:val="24"/>
        </w:rPr>
        <w:t xml:space="preserve"> </w:t>
      </w:r>
      <w:r w:rsidRPr="00CA364C">
        <w:rPr>
          <w:rFonts w:ascii="Times New Roman" w:hAnsi="Times New Roman" w:cs="Times New Roman"/>
          <w:sz w:val="24"/>
          <w:szCs w:val="24"/>
        </w:rPr>
        <w:t>number of observations available from a growing season</w:t>
      </w:r>
      <w:r>
        <w:rPr>
          <w:rFonts w:ascii="Times New Roman" w:hAnsi="Times New Roman" w:cs="Times New Roman"/>
          <w:sz w:val="24"/>
          <w:szCs w:val="24"/>
        </w:rPr>
        <w:t xml:space="preserve">, but phenological modeling tends to substantially reduce this dependency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&lt;EndNote&gt;&lt;Cite&gt;&lt;Author&gt;Berner&lt;/Author&gt;&lt;Year&gt;2020&lt;/Year&gt;&lt;RecNum&gt;3755&lt;/RecNum&gt;&lt;DisplayText&gt;(Berner et al. 2020)&lt;/DisplayText&gt;&lt;record&gt;&lt;rec-number&gt;3755&lt;/rec-number&gt;&lt;foreign-keys&gt;&lt;key app="EN" db-id="przrz2xfys0et6es02qx0adprs59z2erxf5t" timestamp="1543512638"&gt;3755&lt;/key&gt;&lt;/foreign-keys&gt;&lt;ref-type name="Journal Article"&gt;17&lt;/ref-type&gt;&lt;contributors&gt;&lt;authors&gt;&lt;author&gt;Berner, L.T.&lt;/author&gt;&lt;author&gt;Massey, R.&lt;/author&gt;&lt;author&gt;Jantz, P.&lt;/author&gt;&lt;author&gt;Forbes, B.C.&lt;/author&gt;&lt;author&gt;Macias-Fauria, M.&lt;/author&gt;&lt;author&gt;Myers-Smith, I. H.&lt;/author&gt;&lt;author&gt;Kumpula, Timo&lt;/author&gt;&lt;author&gt;Gauthier, G.&lt;/author&gt;&lt;author&gt;Andreu-Hayles, L.&lt;/author&gt;&lt;author&gt;Gaglioti, B.&lt;/author&gt;&lt;author&gt;Burns, P.J.&lt;/author&gt;&lt;author&gt;Zetterberg, P.&lt;/author&gt;&lt;author&gt;D&amp;apos;Arrigo, R.&lt;/author&gt;&lt;author&gt;Goetz, S.J.&lt;/author&gt;&lt;/authors&gt;&lt;/contributors&gt;&lt;titles&gt;&lt;title&gt;Summer warming explains widespread but not uniform greening in the Arctic tundra biome&lt;/title&gt;&lt;secondary-title&gt;Nature Communications&lt;/secondary-title&gt;&lt;/titles&gt;&lt;periodical&gt;&lt;full-title&gt;Nature communications&lt;/full-title&gt;&lt;/periodical&gt;&lt;pages&gt;4621&lt;/pages&gt;&lt;volume&gt;11&lt;/volume&gt;&lt;dates&gt;&lt;year&gt;2020&lt;/year&gt;&lt;/dates&gt;&lt;urls&gt;&lt;/urls&gt;&lt;electronic-resource-num&gt;10.1038/s41467-020-18479-5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(Berner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The main input to the function is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Landsat records and phenological information generated by </w:t>
      </w:r>
      <w:proofErr w:type="spellStart"/>
      <w:r w:rsidRPr="00ED51A0">
        <w:rPr>
          <w:rFonts w:ascii="Times New Roman" w:hAnsi="Times New Roman" w:cs="Times New Roman"/>
          <w:i/>
          <w:iCs/>
          <w:sz w:val="24"/>
          <w:szCs w:val="24"/>
        </w:rPr>
        <w:t>lsat_fit_phenological_curves</w:t>
      </w:r>
      <w:proofErr w:type="spellEnd"/>
      <w:r w:rsidRPr="00ED51A0">
        <w:rPr>
          <w:rFonts w:ascii="Times New Roman" w:hAnsi="Times New Roman" w:cs="Times New Roman"/>
          <w:i/>
          <w:iCs/>
          <w:sz w:val="24"/>
          <w:szCs w:val="24"/>
        </w:rPr>
        <w:t>()</w:t>
      </w:r>
      <w:r>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The</w:t>
      </w:r>
      <w:r>
        <w:rPr>
          <w:rFonts w:ascii="Times New Roman" w:hAnsi="Times New Roman" w:cs="Times New Roman"/>
          <w:sz w:val="24"/>
          <w:szCs w:val="24"/>
        </w:rPr>
        <w:t xml:space="preserve"> function assumes the </w:t>
      </w:r>
      <w:r w:rsidRPr="00CA364C">
        <w:rPr>
          <w:rFonts w:ascii="Times New Roman" w:hAnsi="Times New Roman" w:cs="Times New Roman"/>
          <w:sz w:val="24"/>
          <w:szCs w:val="24"/>
        </w:rPr>
        <w:t>“</w:t>
      </w:r>
      <w:r>
        <w:rPr>
          <w:rFonts w:ascii="Times New Roman" w:hAnsi="Times New Roman" w:cs="Times New Roman"/>
          <w:sz w:val="24"/>
          <w:szCs w:val="24"/>
        </w:rPr>
        <w:t>actual</w:t>
      </w:r>
      <w:r w:rsidRPr="00CA364C">
        <w:rPr>
          <w:rFonts w:ascii="Times New Roman" w:hAnsi="Times New Roman" w:cs="Times New Roman"/>
          <w:sz w:val="24"/>
          <w:szCs w:val="24"/>
        </w:rPr>
        <w:t>” annual maximum</w:t>
      </w:r>
      <w:r>
        <w:rPr>
          <w:rFonts w:ascii="Times New Roman" w:hAnsi="Times New Roman" w:cs="Times New Roman"/>
          <w:sz w:val="24"/>
          <w:szCs w:val="24"/>
        </w:rPr>
        <w:t xml:space="preserve"> </w:t>
      </w:r>
      <w:r w:rsidRPr="00CA364C">
        <w:rPr>
          <w:rFonts w:ascii="Times New Roman" w:hAnsi="Times New Roman" w:cs="Times New Roman"/>
          <w:sz w:val="24"/>
          <w:szCs w:val="24"/>
        </w:rPr>
        <w:t>vegetation greenness</w:t>
      </w:r>
      <w:r>
        <w:rPr>
          <w:rFonts w:ascii="Times New Roman" w:hAnsi="Times New Roman" w:cs="Times New Roman"/>
          <w:sz w:val="24"/>
          <w:szCs w:val="24"/>
        </w:rPr>
        <w:t xml:space="preserve"> at a sample location is captured by having at least a </w:t>
      </w:r>
      <w:r w:rsidRPr="00CA364C">
        <w:rPr>
          <w:rFonts w:ascii="Times New Roman" w:hAnsi="Times New Roman" w:cs="Times New Roman"/>
          <w:sz w:val="24"/>
          <w:szCs w:val="24"/>
        </w:rPr>
        <w:t>user-specific number of</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observations </w:t>
      </w:r>
      <w:r>
        <w:rPr>
          <w:rFonts w:ascii="Times New Roman" w:hAnsi="Times New Roman" w:cs="Times New Roman"/>
          <w:sz w:val="24"/>
          <w:szCs w:val="24"/>
        </w:rPr>
        <w:t>(e.g., ≥ 7</w:t>
      </w:r>
      <w:bookmarkStart w:id="16" w:name="_Hlk116642852"/>
      <w:r>
        <w:rPr>
          <w:rFonts w:ascii="Times New Roman" w:hAnsi="Times New Roman" w:cs="Times New Roman"/>
          <w:sz w:val="24"/>
          <w:szCs w:val="24"/>
        </w:rPr>
        <w:t xml:space="preserve">). </w:t>
      </w:r>
      <w:ins w:id="17" w:author="Logan Berner" w:date="2022-10-14T12:25:00Z">
        <w:r w:rsidR="006F7344">
          <w:rPr>
            <w:rFonts w:ascii="Times New Roman" w:hAnsi="Times New Roman" w:cs="Times New Roman"/>
            <w:sz w:val="24"/>
            <w:szCs w:val="24"/>
          </w:rPr>
          <w:t xml:space="preserve">For each site, </w:t>
        </w:r>
      </w:ins>
      <w:del w:id="18" w:author="Logan Berner" w:date="2022-10-14T12:26:00Z">
        <w:r w:rsidDel="006F7344">
          <w:rPr>
            <w:rFonts w:ascii="Times New Roman" w:hAnsi="Times New Roman" w:cs="Times New Roman"/>
            <w:sz w:val="24"/>
            <w:szCs w:val="24"/>
          </w:rPr>
          <w:delText>T</w:delText>
        </w:r>
      </w:del>
      <w:ins w:id="19" w:author="Logan Berner" w:date="2022-10-14T12:26:00Z">
        <w:r w:rsidR="006F7344">
          <w:rPr>
            <w:rFonts w:ascii="Times New Roman" w:hAnsi="Times New Roman" w:cs="Times New Roman"/>
            <w:sz w:val="24"/>
            <w:szCs w:val="24"/>
          </w:rPr>
          <w:t>t</w:t>
        </w:r>
      </w:ins>
      <w:r>
        <w:rPr>
          <w:rFonts w:ascii="Times New Roman" w:hAnsi="Times New Roman" w:cs="Times New Roman"/>
          <w:sz w:val="24"/>
          <w:szCs w:val="24"/>
        </w:rPr>
        <w:t xml:space="preserve">he function extracts </w:t>
      </w:r>
      <w:del w:id="20" w:author="Logan Berner" w:date="2022-10-14T12:26:00Z">
        <w:r w:rsidRPr="00CA364C" w:rsidDel="006F7344">
          <w:rPr>
            <w:rFonts w:ascii="Times New Roman" w:hAnsi="Times New Roman" w:cs="Times New Roman"/>
            <w:sz w:val="24"/>
            <w:szCs w:val="24"/>
          </w:rPr>
          <w:delText xml:space="preserve">site x </w:delText>
        </w:r>
      </w:del>
      <w:r w:rsidRPr="00CA364C">
        <w:rPr>
          <w:rFonts w:ascii="Times New Roman" w:hAnsi="Times New Roman" w:cs="Times New Roman"/>
          <w:sz w:val="24"/>
          <w:szCs w:val="24"/>
        </w:rPr>
        <w:t>years with</w:t>
      </w:r>
      <w:r>
        <w:rPr>
          <w:rFonts w:ascii="Times New Roman" w:hAnsi="Times New Roman" w:cs="Times New Roman"/>
          <w:sz w:val="24"/>
          <w:szCs w:val="24"/>
        </w:rPr>
        <w:t xml:space="preserve"> at least the user-specified number of growing season observations </w:t>
      </w:r>
      <w:bookmarkEnd w:id="16"/>
      <w:r>
        <w:rPr>
          <w:rFonts w:ascii="Times New Roman" w:hAnsi="Times New Roman" w:cs="Times New Roman"/>
          <w:sz w:val="24"/>
          <w:szCs w:val="24"/>
        </w:rPr>
        <w:t xml:space="preserve">and then repeatedly </w:t>
      </w:r>
      <w:r w:rsidRPr="00CA364C">
        <w:rPr>
          <w:rFonts w:ascii="Times New Roman" w:hAnsi="Times New Roman" w:cs="Times New Roman"/>
          <w:sz w:val="24"/>
          <w:szCs w:val="24"/>
        </w:rPr>
        <w:t xml:space="preserve">compares </w:t>
      </w:r>
      <w:r>
        <w:rPr>
          <w:rFonts w:ascii="Times New Roman" w:hAnsi="Times New Roman" w:cs="Times New Roman"/>
          <w:sz w:val="24"/>
          <w:szCs w:val="24"/>
        </w:rPr>
        <w:t xml:space="preserve">how raw and </w:t>
      </w:r>
      <w:proofErr w:type="spellStart"/>
      <w:r>
        <w:rPr>
          <w:rFonts w:ascii="Times New Roman" w:hAnsi="Times New Roman" w:cs="Times New Roman"/>
          <w:sz w:val="24"/>
          <w:szCs w:val="24"/>
        </w:rPr>
        <w:t>phenologically</w:t>
      </w:r>
      <w:proofErr w:type="spellEnd"/>
      <w:r>
        <w:rPr>
          <w:rFonts w:ascii="Times New Roman" w:hAnsi="Times New Roman" w:cs="Times New Roman"/>
          <w:sz w:val="24"/>
          <w:szCs w:val="24"/>
        </w:rPr>
        <w:t xml:space="preserve"> modeled estimates of annual maximum vegetation greenness differ from actual annual maximum vegetation greenness as progressively </w:t>
      </w:r>
      <w:r w:rsidRPr="00CA364C">
        <w:rPr>
          <w:rFonts w:ascii="Times New Roman" w:hAnsi="Times New Roman" w:cs="Times New Roman"/>
          <w:sz w:val="24"/>
          <w:szCs w:val="24"/>
        </w:rPr>
        <w:t>smaller subsets of observations</w:t>
      </w:r>
      <w:r>
        <w:rPr>
          <w:rFonts w:ascii="Times New Roman" w:hAnsi="Times New Roman" w:cs="Times New Roman"/>
          <w:sz w:val="24"/>
          <w:szCs w:val="24"/>
        </w:rPr>
        <w:t xml:space="preserve"> </w:t>
      </w:r>
      <w:r>
        <w:rPr>
          <w:rFonts w:ascii="Times New Roman" w:hAnsi="Times New Roman" w:cs="Times New Roman"/>
          <w:sz w:val="24"/>
          <w:szCs w:val="24"/>
        </w:rPr>
        <w:lastRenderedPageBreak/>
        <w:t>are used</w:t>
      </w:r>
      <w:r w:rsidRPr="00CA364C">
        <w:rPr>
          <w:rFonts w:ascii="Times New Roman" w:hAnsi="Times New Roman" w:cs="Times New Roman"/>
          <w:sz w:val="24"/>
          <w:szCs w:val="24"/>
        </w:rPr>
        <w:t>.</w:t>
      </w:r>
      <w:r>
        <w:rPr>
          <w:rFonts w:ascii="Times New Roman" w:hAnsi="Times New Roman" w:cs="Times New Roman"/>
          <w:sz w:val="24"/>
          <w:szCs w:val="24"/>
        </w:rPr>
        <w:t xml:space="preserve"> The function returns a figure to the current graphic device that summarizes how raw and modeled estimates of annual maximum vegetation greenness differ from actual conditions when there are between 1 and n-1 Landsat observations from a single growing season. </w:t>
      </w:r>
      <w:r w:rsidRPr="00CA364C">
        <w:rPr>
          <w:rFonts w:ascii="Times New Roman" w:hAnsi="Times New Roman" w:cs="Times New Roman"/>
          <w:sz w:val="24"/>
          <w:szCs w:val="24"/>
        </w:rPr>
        <w:t xml:space="preserve">This lets </w:t>
      </w:r>
      <w:r>
        <w:rPr>
          <w:rFonts w:ascii="Times New Roman" w:hAnsi="Times New Roman" w:cs="Times New Roman"/>
          <w:sz w:val="24"/>
          <w:szCs w:val="24"/>
        </w:rPr>
        <w:t xml:space="preserve">the user </w:t>
      </w:r>
      <w:r w:rsidRPr="00CA364C">
        <w:rPr>
          <w:rFonts w:ascii="Times New Roman" w:hAnsi="Times New Roman" w:cs="Times New Roman"/>
          <w:sz w:val="24"/>
          <w:szCs w:val="24"/>
        </w:rPr>
        <w:t>determine</w:t>
      </w:r>
      <w:r>
        <w:rPr>
          <w:rFonts w:ascii="Times New Roman" w:hAnsi="Times New Roman" w:cs="Times New Roman"/>
          <w:sz w:val="24"/>
          <w:szCs w:val="24"/>
        </w:rPr>
        <w:t xml:space="preserve"> how much </w:t>
      </w:r>
      <w:r w:rsidRPr="00CA364C">
        <w:rPr>
          <w:rFonts w:ascii="Times New Roman" w:hAnsi="Times New Roman" w:cs="Times New Roman"/>
          <w:sz w:val="24"/>
          <w:szCs w:val="24"/>
        </w:rPr>
        <w:t>annual estimates of maximum vegetation greenness are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impacted by the number of available </w:t>
      </w:r>
      <w:r>
        <w:rPr>
          <w:rFonts w:ascii="Times New Roman" w:hAnsi="Times New Roman" w:cs="Times New Roman"/>
          <w:sz w:val="24"/>
          <w:szCs w:val="24"/>
        </w:rPr>
        <w:t xml:space="preserve">growing season </w:t>
      </w:r>
      <w:r w:rsidRPr="00CA364C">
        <w:rPr>
          <w:rFonts w:ascii="Times New Roman" w:hAnsi="Times New Roman" w:cs="Times New Roman"/>
          <w:sz w:val="24"/>
          <w:szCs w:val="24"/>
        </w:rPr>
        <w:t>observations</w:t>
      </w:r>
      <w:r>
        <w:rPr>
          <w:rFonts w:ascii="Times New Roman" w:hAnsi="Times New Roman" w:cs="Times New Roman"/>
          <w:sz w:val="24"/>
          <w:szCs w:val="24"/>
        </w:rPr>
        <w:t xml:space="preserve">. </w:t>
      </w:r>
    </w:p>
    <w:p w14:paraId="0414C6B1" w14:textId="77777777" w:rsidR="007E75AB" w:rsidRDefault="007E75AB" w:rsidP="007E75AB">
      <w:pPr>
        <w:pStyle w:val="NoSpacing"/>
        <w:rPr>
          <w:rFonts w:ascii="Times New Roman" w:hAnsi="Times New Roman" w:cs="Times New Roman"/>
          <w:sz w:val="24"/>
          <w:szCs w:val="24"/>
        </w:rPr>
      </w:pPr>
    </w:p>
    <w:p w14:paraId="2C171BB7" w14:textId="77777777" w:rsidR="007E75AB" w:rsidRPr="00C40A6A" w:rsidRDefault="007E75AB" w:rsidP="007E75AB">
      <w:pPr>
        <w:pStyle w:val="Heading1"/>
      </w:pPr>
      <w:r w:rsidRPr="00C40A6A">
        <w:t>Data analysis</w:t>
      </w:r>
    </w:p>
    <w:p w14:paraId="0D8F03CA" w14:textId="77777777" w:rsidR="007E75AB" w:rsidRPr="00BB72FF" w:rsidRDefault="007E75AB" w:rsidP="007E75AB">
      <w:pPr>
        <w:pStyle w:val="Heading2"/>
      </w:pPr>
      <w:r w:rsidRPr="00BB72FF">
        <w:t xml:space="preserve">Compute </w:t>
      </w:r>
      <w:r>
        <w:t xml:space="preserve">interannual trends in vegetation greenness using </w:t>
      </w:r>
      <w:proofErr w:type="spellStart"/>
      <w:r w:rsidRPr="00BB72FF">
        <w:t>lsat_calc_</w:t>
      </w:r>
      <w:proofErr w:type="gramStart"/>
      <w:r w:rsidRPr="00BB72FF">
        <w:t>trend</w:t>
      </w:r>
      <w:proofErr w:type="spellEnd"/>
      <w:r w:rsidRPr="00BB72FF">
        <w:t>(</w:t>
      </w:r>
      <w:proofErr w:type="gramEnd"/>
      <w:r w:rsidRPr="00BB72FF">
        <w:t>)</w:t>
      </w:r>
    </w:p>
    <w:p w14:paraId="42911AB9" w14:textId="77777777" w:rsidR="007E75AB" w:rsidRDefault="007E75AB" w:rsidP="007E75AB">
      <w:pPr>
        <w:pStyle w:val="NoSpacing"/>
        <w:rPr>
          <w:rFonts w:ascii="Times New Roman" w:hAnsi="Times New Roman" w:cs="Times New Roman"/>
          <w:sz w:val="24"/>
          <w:szCs w:val="24"/>
        </w:rPr>
      </w:pPr>
      <w:r w:rsidRPr="00CA364C">
        <w:rPr>
          <w:rFonts w:ascii="Times New Roman" w:hAnsi="Times New Roman" w:cs="Times New Roman"/>
          <w:sz w:val="24"/>
          <w:szCs w:val="24"/>
        </w:rPr>
        <w:t>Th</w:t>
      </w:r>
      <w:r>
        <w:rPr>
          <w:rFonts w:ascii="Times New Roman" w:hAnsi="Times New Roman" w:cs="Times New Roman"/>
          <w:sz w:val="24"/>
          <w:szCs w:val="24"/>
        </w:rPr>
        <w:t>e</w:t>
      </w:r>
      <w:r w:rsidRPr="00CA364C">
        <w:rPr>
          <w:rFonts w:ascii="Times New Roman" w:hAnsi="Times New Roman" w:cs="Times New Roman"/>
          <w:sz w:val="24"/>
          <w:szCs w:val="24"/>
        </w:rPr>
        <w:t xml:space="preserve"> function </w:t>
      </w:r>
      <w:proofErr w:type="spellStart"/>
      <w:r w:rsidRPr="00BB72FF">
        <w:rPr>
          <w:rFonts w:ascii="Times New Roman" w:hAnsi="Times New Roman" w:cs="Times New Roman"/>
          <w:i/>
          <w:iCs/>
          <w:sz w:val="24"/>
          <w:szCs w:val="24"/>
        </w:rPr>
        <w:t>lsat_calc_</w:t>
      </w:r>
      <w:proofErr w:type="gramStart"/>
      <w:r w:rsidRPr="00BB72FF">
        <w:rPr>
          <w:rFonts w:ascii="Times New Roman" w:hAnsi="Times New Roman" w:cs="Times New Roman"/>
          <w:i/>
          <w:iCs/>
          <w:sz w:val="24"/>
          <w:szCs w:val="24"/>
        </w:rPr>
        <w:t>trend</w:t>
      </w:r>
      <w:proofErr w:type="spellEnd"/>
      <w:r w:rsidRPr="00BB72FF">
        <w:rPr>
          <w:rFonts w:ascii="Times New Roman" w:hAnsi="Times New Roman" w:cs="Times New Roman"/>
          <w:i/>
          <w:iCs/>
          <w:sz w:val="24"/>
          <w:szCs w:val="24"/>
        </w:rPr>
        <w:t>(</w:t>
      </w:r>
      <w:proofErr w:type="gramEnd"/>
      <w:r w:rsidRPr="00BB72FF">
        <w:rPr>
          <w:rFonts w:ascii="Times New Roman" w:hAnsi="Times New Roman" w:cs="Times New Roman"/>
          <w:i/>
          <w:iCs/>
          <w:sz w:val="24"/>
          <w:szCs w:val="24"/>
        </w:rPr>
        <w:t>)</w:t>
      </w:r>
      <w:r>
        <w:rPr>
          <w:rFonts w:ascii="Times New Roman" w:hAnsi="Times New Roman" w:cs="Times New Roman"/>
          <w:sz w:val="24"/>
          <w:szCs w:val="24"/>
        </w:rPr>
        <w:t xml:space="preserve"> </w:t>
      </w:r>
      <w:r w:rsidRPr="00CA364C">
        <w:rPr>
          <w:rFonts w:ascii="Times New Roman" w:hAnsi="Times New Roman" w:cs="Times New Roman"/>
          <w:sz w:val="24"/>
          <w:szCs w:val="24"/>
        </w:rPr>
        <w:t>computes a temporal trend in annual time</w:t>
      </w:r>
      <w:r>
        <w:rPr>
          <w:rFonts w:ascii="Times New Roman" w:hAnsi="Times New Roman" w:cs="Times New Roman"/>
          <w:sz w:val="24"/>
          <w:szCs w:val="24"/>
        </w:rPr>
        <w:t xml:space="preserve"> </w:t>
      </w:r>
      <w:r w:rsidRPr="00CA364C">
        <w:rPr>
          <w:rFonts w:ascii="Times New Roman" w:hAnsi="Times New Roman" w:cs="Times New Roman"/>
          <w:sz w:val="24"/>
          <w:szCs w:val="24"/>
        </w:rPr>
        <w:t xml:space="preserve">series of vegetation greenness for each </w:t>
      </w:r>
      <w:r>
        <w:rPr>
          <w:rFonts w:ascii="Times New Roman" w:hAnsi="Times New Roman" w:cs="Times New Roman"/>
          <w:sz w:val="24"/>
          <w:szCs w:val="24"/>
        </w:rPr>
        <w:t>sample location</w:t>
      </w:r>
      <w:r w:rsidRPr="00CA364C">
        <w:rPr>
          <w:rFonts w:ascii="Times New Roman" w:hAnsi="Times New Roman" w:cs="Times New Roman"/>
          <w:sz w:val="24"/>
          <w:szCs w:val="24"/>
        </w:rPr>
        <w:t xml:space="preserve"> over a</w:t>
      </w:r>
      <w:r>
        <w:rPr>
          <w:rFonts w:ascii="Times New Roman" w:hAnsi="Times New Roman" w:cs="Times New Roman"/>
          <w:sz w:val="24"/>
          <w:szCs w:val="24"/>
        </w:rPr>
        <w:t xml:space="preserve"> </w:t>
      </w:r>
      <w:r w:rsidRPr="00CA364C">
        <w:rPr>
          <w:rFonts w:ascii="Times New Roman" w:hAnsi="Times New Roman" w:cs="Times New Roman"/>
          <w:sz w:val="24"/>
          <w:szCs w:val="24"/>
        </w:rPr>
        <w:t>user-specified time period.</w:t>
      </w:r>
      <w:r>
        <w:rPr>
          <w:rFonts w:ascii="Times New Roman" w:hAnsi="Times New Roman" w:cs="Times New Roman"/>
          <w:sz w:val="24"/>
          <w:szCs w:val="24"/>
        </w:rPr>
        <w:t xml:space="preserve"> </w:t>
      </w:r>
      <w:r w:rsidRPr="00CA364C">
        <w:rPr>
          <w:rFonts w:ascii="Times New Roman" w:hAnsi="Times New Roman" w:cs="Times New Roman"/>
          <w:sz w:val="24"/>
          <w:szCs w:val="24"/>
        </w:rPr>
        <w:t>This function iteratively pre-</w:t>
      </w:r>
      <w:r>
        <w:rPr>
          <w:rFonts w:ascii="Times New Roman" w:hAnsi="Times New Roman" w:cs="Times New Roman"/>
          <w:sz w:val="24"/>
          <w:szCs w:val="24"/>
        </w:rPr>
        <w:t xml:space="preserve">whitens each </w:t>
      </w:r>
      <w:r w:rsidRPr="00CA364C">
        <w:rPr>
          <w:rFonts w:ascii="Times New Roman" w:hAnsi="Times New Roman" w:cs="Times New Roman"/>
          <w:sz w:val="24"/>
          <w:szCs w:val="24"/>
        </w:rPr>
        <w:t>time series (i.e., remove</w:t>
      </w:r>
      <w:r>
        <w:rPr>
          <w:rFonts w:ascii="Times New Roman" w:hAnsi="Times New Roman" w:cs="Times New Roman"/>
          <w:sz w:val="24"/>
          <w:szCs w:val="24"/>
        </w:rPr>
        <w:t>s</w:t>
      </w:r>
      <w:r w:rsidRPr="00CA364C">
        <w:rPr>
          <w:rFonts w:ascii="Times New Roman" w:hAnsi="Times New Roman" w:cs="Times New Roman"/>
          <w:sz w:val="24"/>
          <w:szCs w:val="24"/>
        </w:rPr>
        <w:t xml:space="preserve"> temporal autocorrelation)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&lt;EndNote&gt;&lt;Cite&gt;&lt;Author&gt;Yue&lt;/Author&gt;&lt;Year&gt;2002&lt;/Year&gt;&lt;RecNum&gt;3634&lt;/RecNum&gt;&lt;DisplayText&gt;(Yue et al. 2002)&lt;/DisplayText&gt;&lt;record&gt;&lt;rec-number&gt;3634&lt;/rec-number&gt;&lt;foreign-keys&gt;&lt;key app="EN" db-id="przrz2xfys0et6es02qx0adprs59z2erxf5t" timestamp="1525727515"&gt;3634&lt;/key&gt;&lt;/foreign-keys&gt;&lt;ref-type name="Journal Article"&gt;17&lt;/ref-type&gt;&lt;contributors&gt;&lt;authors&gt;&lt;author&gt;Yue, Sheng&lt;/author&gt;&lt;author&gt;Pilon, Paul&lt;/author&gt;&lt;author&gt;Phinney, Bob&lt;/author&gt;&lt;author&gt;Cavadias, George&lt;/author&gt;&lt;/authors&gt;&lt;/contributors&gt;&lt;titles&gt;&lt;title&gt;The influence of autocorrelation on the ability to detect trend in hydrological series&lt;/title&gt;&lt;secondary-title&gt;Hydrological Processes&lt;/secondary-title&gt;&lt;/titles&gt;&lt;periodical&gt;&lt;full-title&gt;Hydrological processes&lt;/full-title&gt;&lt;/periodical&gt;&lt;pages&gt;1807-1829&lt;/pages&gt;&lt;volume&gt;16&lt;/volume&gt;&lt;number&gt;9&lt;/number&gt;&lt;dates&gt;&lt;year&gt;2002&lt;/year&gt;&lt;/dates&gt;&lt;isbn&gt;1099-1085&lt;/isbn&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(Yue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CA364C">
        <w:rPr>
          <w:rFonts w:ascii="Times New Roman" w:hAnsi="Times New Roman" w:cs="Times New Roman"/>
          <w:sz w:val="24"/>
          <w:szCs w:val="24"/>
        </w:rPr>
        <w:t>and then compute</w:t>
      </w:r>
      <w:r>
        <w:rPr>
          <w:rFonts w:ascii="Times New Roman" w:hAnsi="Times New Roman" w:cs="Times New Roman"/>
          <w:sz w:val="24"/>
          <w:szCs w:val="24"/>
        </w:rPr>
        <w:t xml:space="preserve">s </w:t>
      </w:r>
      <w:r w:rsidRPr="00CA364C">
        <w:rPr>
          <w:rFonts w:ascii="Times New Roman" w:hAnsi="Times New Roman" w:cs="Times New Roman"/>
          <w:sz w:val="24"/>
          <w:szCs w:val="24"/>
        </w:rPr>
        <w:t>Mann-Kendall trend tests and Theil-Sen slope indicators</w:t>
      </w:r>
      <w:r>
        <w:rPr>
          <w:rFonts w:ascii="Times New Roman" w:hAnsi="Times New Roman" w:cs="Times New Roman"/>
          <w:sz w:val="24"/>
          <w:szCs w:val="24"/>
        </w:rPr>
        <w:t xml:space="preserve"> as implemented by the </w:t>
      </w:r>
      <w:proofErr w:type="spellStart"/>
      <w:r w:rsidRPr="00BB72FF">
        <w:rPr>
          <w:rFonts w:ascii="Times New Roman" w:hAnsi="Times New Roman" w:cs="Times New Roman"/>
          <w:i/>
          <w:iCs/>
          <w:sz w:val="24"/>
          <w:szCs w:val="24"/>
        </w:rPr>
        <w:t>zyp.yuepilon</w:t>
      </w:r>
      <w:proofErr w:type="spellEnd"/>
      <w:r w:rsidRPr="00BB72FF">
        <w:rPr>
          <w:rFonts w:ascii="Times New Roman" w:hAnsi="Times New Roman" w:cs="Times New Roman"/>
          <w:i/>
          <w:iCs/>
          <w:sz w:val="24"/>
          <w:szCs w:val="24"/>
        </w:rPr>
        <w:t xml:space="preserve">() </w:t>
      </w:r>
      <w:r w:rsidRPr="00CA364C">
        <w:rPr>
          <w:rFonts w:ascii="Times New Roman" w:hAnsi="Times New Roman" w:cs="Times New Roman"/>
          <w:sz w:val="24"/>
          <w:szCs w:val="24"/>
        </w:rPr>
        <w:t xml:space="preserve">function from the </w:t>
      </w:r>
      <w:proofErr w:type="spellStart"/>
      <w:r w:rsidRPr="00BB72FF">
        <w:rPr>
          <w:rFonts w:ascii="Times New Roman" w:hAnsi="Times New Roman" w:cs="Times New Roman"/>
          <w:i/>
          <w:iCs/>
          <w:sz w:val="24"/>
          <w:szCs w:val="24"/>
        </w:rPr>
        <w:t>zyp</w:t>
      </w:r>
      <w:proofErr w:type="spellEnd"/>
      <w:r w:rsidRPr="00CA364C">
        <w:rPr>
          <w:rFonts w:ascii="Times New Roman" w:hAnsi="Times New Roman" w:cs="Times New Roman"/>
          <w:sz w:val="24"/>
          <w:szCs w:val="24"/>
        </w:rPr>
        <w:t xml:space="preserve"> package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&lt;EndNote&gt;&lt;Cite&gt;&lt;Author&gt;Bronaugh&lt;/Author&gt;&lt;Year&gt;2019&lt;/Year&gt;&lt;RecNum&gt;1560&lt;/RecNum&gt;&lt;DisplayText&gt;(Bronaugh and Werner 2019)&lt;/DisplayText&gt;&lt;record&gt;&lt;rec-number&gt;1560&lt;/rec-number&gt;&lt;foreign-keys&gt;&lt;key app="EN" db-id="przrz2xfys0et6es02qx0adprs59z2erxf5t" timestamp="0"&gt;1560&lt;/key&gt;&lt;/foreign-keys&gt;&lt;ref-type name="Book"&gt;6&lt;/ref-type&gt;&lt;contributors&gt;&lt;authors&gt;&lt;author&gt;Bronaugh, D.&lt;/author&gt;&lt;author&gt;Werner, A.&lt;/author&gt;&lt;/authors&gt;&lt;/contributors&gt;&lt;titles&gt;&lt;title&gt;zyp: Zhang + Yue-Pilon trends package. R package version 0.10-1.1. https://CRAN.R-project.org/package=zyp&lt;/title&gt;&lt;/titles&gt;&lt;dates&gt;&lt;year&gt;2019&lt;/year&gt;&lt;/dates&gt;&lt;urls&gt;&lt;/urls&gt;&lt;/record&gt;&lt;/Cite&gt;&lt;/EndNote&gt;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(Bronaugh and Werner 2019)</w:t>
      </w:r>
      <w:r>
        <w:rPr>
          <w:rFonts w:ascii="Times New Roman" w:hAnsi="Times New Roman" w:cs="Times New Roman"/>
          <w:sz w:val="24"/>
          <w:szCs w:val="24"/>
        </w:rPr>
        <w:fldChar w:fldCharType="end"/>
      </w:r>
      <w:r w:rsidRPr="00CA364C">
        <w:rPr>
          <w:rFonts w:ascii="Times New Roman" w:hAnsi="Times New Roman" w:cs="Times New Roman"/>
          <w:sz w:val="24"/>
          <w:szCs w:val="24"/>
        </w:rPr>
        <w:t>.</w:t>
      </w:r>
      <w:r>
        <w:rPr>
          <w:rFonts w:ascii="Times New Roman" w:hAnsi="Times New Roman" w:cs="Times New Roman"/>
          <w:sz w:val="24"/>
          <w:szCs w:val="24"/>
        </w:rPr>
        <w:t xml:space="preserve"> The function takes as input a </w:t>
      </w:r>
      <w:proofErr w:type="spellStart"/>
      <w:proofErr w:type="gramStart"/>
      <w:r>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with annual time series of vegetation greenness for each sample location. The function returns (1) a new </w:t>
      </w:r>
      <w:proofErr w:type="spellStart"/>
      <w:proofErr w:type="gramStart"/>
      <w:r w:rsidRPr="00151EAC">
        <w:rPr>
          <w:rFonts w:ascii="Times New Roman" w:hAnsi="Times New Roman" w:cs="Times New Roman"/>
          <w:i/>
          <w:iCs/>
          <w:sz w:val="24"/>
          <w:szCs w:val="24"/>
        </w:rPr>
        <w:t>data.table</w:t>
      </w:r>
      <w:proofErr w:type="spellEnd"/>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that summarizes the interannual trend at each sample location; (2) a console message summarizing trends across all sample locations; and (3) a multi-panel figure summarizing interannual variability and trends in vegetation greenness. Specifically, the new </w:t>
      </w:r>
      <w:proofErr w:type="spellStart"/>
      <w:proofErr w:type="gramStart"/>
      <w:r w:rsidRPr="00A9122A">
        <w:rPr>
          <w:rFonts w:ascii="Times New Roman" w:hAnsi="Times New Roman" w:cs="Times New Roman"/>
          <w:i/>
          <w:iCs/>
          <w:sz w:val="24"/>
          <w:szCs w:val="24"/>
        </w:rPr>
        <w:t>data.table</w:t>
      </w:r>
      <w:proofErr w:type="spellEnd"/>
      <w:proofErr w:type="gramEnd"/>
      <w:r>
        <w:rPr>
          <w:rFonts w:ascii="Times New Roman" w:hAnsi="Times New Roman" w:cs="Times New Roman"/>
          <w:sz w:val="24"/>
          <w:szCs w:val="24"/>
        </w:rPr>
        <w:t xml:space="preserve"> summarizes for each sample location the trend slope, intercept, Kendall’s tau, and p-value, as well as total absolute and relative change in vegetation greenness and other information (e.g., number of years with observations). The console message summarizes the mean (±1 SD) relative change in vegetation greenness across all sample locations, as well as the percentage of samples sites that greened, browned, or had no trend based on a user-specified critical value (default α = 0.10). The multi-panel figure provides (a) a histogram of relative change in vegetation greenness among sample locations and (b) a time series of annual mean (± 1 SE) vegetation greenness for sample locations that greened, browned, or had no trend.  </w:t>
      </w:r>
    </w:p>
    <w:p w14:paraId="5A1A0C96" w14:textId="77777777" w:rsidR="00BB3EE6" w:rsidRDefault="00BB3EE6" w:rsidP="005E7DBA">
      <w:pPr>
        <w:pStyle w:val="NoSpacing"/>
        <w:rPr>
          <w:rFonts w:ascii="Times New Roman" w:hAnsi="Times New Roman" w:cs="Times New Roman"/>
          <w:sz w:val="24"/>
          <w:szCs w:val="24"/>
        </w:rPr>
      </w:pPr>
    </w:p>
    <w:p w14:paraId="010C1B82" w14:textId="77777777" w:rsidR="00BB3EE6" w:rsidRDefault="00BB3EE6" w:rsidP="00BB3EE6">
      <w:pPr>
        <w:pStyle w:val="Heading1"/>
      </w:pPr>
      <w:r>
        <w:t>Conclusion</w:t>
      </w:r>
    </w:p>
    <w:p w14:paraId="488807BE" w14:textId="77777777" w:rsidR="00BB3EE6" w:rsidRDefault="00BB3EE6" w:rsidP="00BB3EE6">
      <w:pPr>
        <w:pStyle w:val="NoSpacing"/>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LandsatTS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for R facilitates the extraction and processing of Landsat surface reflectance time series, as well as generating and analyzing metrics of vegetation greenness and other spectral indices. We demonstrated the functionality of this software by analyzing changes in vegetation greenness across a tundra landscape on </w:t>
      </w:r>
      <w:proofErr w:type="spellStart"/>
      <w:r>
        <w:rPr>
          <w:rFonts w:ascii="Times New Roman" w:hAnsi="Times New Roman" w:cs="Times New Roman"/>
          <w:sz w:val="24"/>
          <w:szCs w:val="24"/>
        </w:rPr>
        <w:t>Disko</w:t>
      </w:r>
      <w:proofErr w:type="spellEnd"/>
      <w:r>
        <w:rPr>
          <w:rFonts w:ascii="Times New Roman" w:hAnsi="Times New Roman" w:cs="Times New Roman"/>
          <w:sz w:val="24"/>
          <w:szCs w:val="24"/>
        </w:rPr>
        <w:t xml:space="preserve"> Island off the west coast of Greenland, but would like to highlight that these tools are also well suited for sample-based analyses of vegetation dynamics across large geographic regions such as whole terrestrial biomes </w: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PEVuZE5vdGU+PENpdGU+PEF1dGhvcj5CZXJuZXI8L0F1dGhvcj48WWVhcj4yMDIwPC9ZZWFyPjxS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(e.g., Berner et al. 2020, Berner and Goetz 2022)</w:t>
      </w:r>
      <w:r>
        <w:rPr>
          <w:rFonts w:ascii="Times New Roman" w:hAnsi="Times New Roman" w:cs="Times New Roman"/>
          <w:sz w:val="24"/>
          <w:szCs w:val="24"/>
        </w:rPr>
        <w:fldChar w:fldCharType="end"/>
      </w:r>
      <w:r>
        <w:rPr>
          <w:rFonts w:ascii="Times New Roman" w:hAnsi="Times New Roman" w:cs="Times New Roman"/>
          <w:sz w:val="24"/>
          <w:szCs w:val="24"/>
        </w:rPr>
        <w:t xml:space="preserve">. To date, </w:t>
      </w:r>
      <w:proofErr w:type="spellStart"/>
      <w:r>
        <w:rPr>
          <w:rFonts w:ascii="Times New Roman" w:hAnsi="Times New Roman" w:cs="Times New Roman"/>
          <w:i/>
          <w:iCs/>
          <w:sz w:val="24"/>
          <w:szCs w:val="24"/>
        </w:rPr>
        <w:t>LandsatTS</w:t>
      </w:r>
      <w:proofErr w:type="spellEnd"/>
      <w:r>
        <w:rPr>
          <w:rFonts w:ascii="Times New Roman" w:hAnsi="Times New Roman" w:cs="Times New Roman"/>
          <w:sz w:val="24"/>
          <w:szCs w:val="24"/>
        </w:rPr>
        <w:t xml:space="preserve"> has been used for ecological studies focused on Arctic tundra and boreal forest, but many of the functions could be used for studies focused on lower latitude ecosystems, especially ecosystems with a single growing season. O</w:t>
      </w:r>
      <w:r w:rsidRPr="00FE4304">
        <w:rPr>
          <w:rFonts w:ascii="Times New Roman" w:hAnsi="Times New Roman" w:cs="Times New Roman"/>
          <w:sz w:val="24"/>
          <w:szCs w:val="24"/>
        </w:rPr>
        <w:t xml:space="preserve">verall, this software provides a suite of functions to enable broader use of Landsat </w:t>
      </w:r>
      <w:r>
        <w:rPr>
          <w:rFonts w:ascii="Times New Roman" w:hAnsi="Times New Roman" w:cs="Times New Roman"/>
          <w:sz w:val="24"/>
          <w:szCs w:val="24"/>
        </w:rPr>
        <w:t xml:space="preserve">satellite </w:t>
      </w:r>
      <w:r w:rsidRPr="00FE4304">
        <w:rPr>
          <w:rFonts w:ascii="Times New Roman" w:hAnsi="Times New Roman" w:cs="Times New Roman"/>
          <w:sz w:val="24"/>
          <w:szCs w:val="24"/>
        </w:rPr>
        <w:t>data for assess</w:t>
      </w:r>
      <w:r>
        <w:rPr>
          <w:rFonts w:ascii="Times New Roman" w:hAnsi="Times New Roman" w:cs="Times New Roman"/>
          <w:sz w:val="24"/>
          <w:szCs w:val="24"/>
        </w:rPr>
        <w:t>ing</w:t>
      </w:r>
      <w:r w:rsidRPr="00FE4304">
        <w:rPr>
          <w:rFonts w:ascii="Times New Roman" w:hAnsi="Times New Roman" w:cs="Times New Roman"/>
          <w:sz w:val="24"/>
          <w:szCs w:val="24"/>
        </w:rPr>
        <w:t xml:space="preserve"> and monitoring </w:t>
      </w:r>
      <w:r>
        <w:rPr>
          <w:rFonts w:ascii="Times New Roman" w:hAnsi="Times New Roman" w:cs="Times New Roman"/>
          <w:sz w:val="24"/>
          <w:szCs w:val="24"/>
        </w:rPr>
        <w:t>Earth’s land surface over the past four decades in a sample-based framework suitable for local to global geographic extents.</w:t>
      </w:r>
    </w:p>
    <w:p w14:paraId="39F05EFE" w14:textId="718017B2" w:rsidR="005E7DBA" w:rsidRPr="00FE4304" w:rsidRDefault="005E7DBA" w:rsidP="005E7DBA">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2A6E71DE" w14:textId="78649966" w:rsidR="00066377" w:rsidRDefault="00066377" w:rsidP="00F751FB">
      <w:pPr>
        <w:pStyle w:val="NoSpacing"/>
        <w:rPr>
          <w:rFonts w:ascii="Times New Roman" w:hAnsi="Times New Roman" w:cs="Times New Roman"/>
          <w:b/>
          <w:bCs/>
          <w:sz w:val="24"/>
          <w:szCs w:val="24"/>
        </w:rPr>
      </w:pPr>
    </w:p>
    <w:p w14:paraId="69B968FC" w14:textId="7E9AAC98" w:rsidR="00D8312E" w:rsidRDefault="00F67586" w:rsidP="00C81F1B">
      <w:pPr>
        <w:pStyle w:val="Heading1"/>
      </w:pPr>
      <w:r>
        <w:t>References</w:t>
      </w:r>
    </w:p>
    <w:p w14:paraId="42BE5C6B" w14:textId="1ECE31EE" w:rsidR="00525FA0" w:rsidRPr="00525FA0" w:rsidRDefault="00D8312E" w:rsidP="00525FA0">
      <w:pPr>
        <w:pStyle w:val="EndNoteBibliography"/>
        <w:spacing w:after="0"/>
        <w:ind w:left="720" w:hanging="720"/>
      </w:pPr>
      <w:r>
        <w:fldChar w:fldCharType="begin"/>
      </w:r>
      <w:r>
        <w:instrText xml:space="preserve"> ADDIN EN.REFLIST </w:instrText>
      </w:r>
      <w:r>
        <w:fldChar w:fldCharType="separate"/>
      </w:r>
      <w:r w:rsidR="00525FA0" w:rsidRPr="00525FA0">
        <w:t xml:space="preserve">Appelhans, T., F. Detsch, C. Reudenbach, and S. Woellauer. 2021. mapview: Interactive Viewing of Spatial Data in R. R package version 2.10.0. </w:t>
      </w:r>
      <w:hyperlink r:id="rId21" w:history="1">
        <w:r w:rsidR="00525FA0" w:rsidRPr="00525FA0">
          <w:rPr>
            <w:rStyle w:val="Hyperlink"/>
          </w:rPr>
          <w:t>https://CRAN.R-project.org/package=mapview</w:t>
        </w:r>
      </w:hyperlink>
      <w:r w:rsidR="00525FA0" w:rsidRPr="00525FA0">
        <w:t>.</w:t>
      </w:r>
    </w:p>
    <w:p w14:paraId="6ADC76A4" w14:textId="77777777" w:rsidR="00525FA0" w:rsidRPr="00525FA0" w:rsidRDefault="00525FA0" w:rsidP="00525FA0">
      <w:pPr>
        <w:pStyle w:val="EndNoteBibliography"/>
        <w:spacing w:after="0"/>
        <w:ind w:left="720" w:hanging="720"/>
      </w:pPr>
      <w:r w:rsidRPr="00525FA0">
        <w:t xml:space="preserve">Aybar, C., Q. Wu, L. Bautista, R. Yali, and A. Barja. 2020. rgee: An R package for interacting with Google Earth Engine. Journal of Open Source Software </w:t>
      </w:r>
      <w:r w:rsidRPr="00525FA0">
        <w:rPr>
          <w:b/>
        </w:rPr>
        <w:t>5</w:t>
      </w:r>
      <w:r w:rsidRPr="00525FA0">
        <w:t>:2272.</w:t>
      </w:r>
    </w:p>
    <w:p w14:paraId="3C39611A" w14:textId="189B35AE" w:rsidR="00525FA0" w:rsidRPr="00525FA0" w:rsidRDefault="00525FA0" w:rsidP="00525FA0">
      <w:pPr>
        <w:pStyle w:val="EndNoteBibliography"/>
        <w:spacing w:after="0"/>
        <w:ind w:left="720" w:hanging="720"/>
      </w:pPr>
      <w:r w:rsidRPr="00525FA0">
        <w:lastRenderedPageBreak/>
        <w:t xml:space="preserve">Bache, S. M., and H. Wickham. 2020. magrittr: A Forward-Pipe Operator for R. R package version 2.0.1. </w:t>
      </w:r>
      <w:hyperlink r:id="rId22" w:history="1">
        <w:r w:rsidRPr="00525FA0">
          <w:rPr>
            <w:rStyle w:val="Hyperlink"/>
          </w:rPr>
          <w:t>https://CRAN.R-project.org/package=magrittr</w:t>
        </w:r>
      </w:hyperlink>
      <w:r w:rsidRPr="00525FA0">
        <w:t>.</w:t>
      </w:r>
    </w:p>
    <w:p w14:paraId="3148EECC" w14:textId="77777777" w:rsidR="00525FA0" w:rsidRPr="00525FA0" w:rsidRDefault="00525FA0" w:rsidP="00525FA0">
      <w:pPr>
        <w:pStyle w:val="EndNoteBibliography"/>
        <w:spacing w:after="0"/>
        <w:ind w:left="720" w:hanging="720"/>
      </w:pPr>
      <w:r w:rsidRPr="00525FA0">
        <w:t xml:space="preserve">Badgley, G., C. B. Field, and J. A. Berry. 2017. Canopy near-infrared reflectance and terrestrial photosynthesis. Science Advances </w:t>
      </w:r>
      <w:r w:rsidRPr="00525FA0">
        <w:rPr>
          <w:b/>
        </w:rPr>
        <w:t>3</w:t>
      </w:r>
      <w:r w:rsidRPr="00525FA0">
        <w:t>:e1602244.</w:t>
      </w:r>
    </w:p>
    <w:p w14:paraId="56DE77A8" w14:textId="1FCEFE3B" w:rsidR="00525FA0" w:rsidRPr="00525FA0" w:rsidRDefault="00525FA0" w:rsidP="00525FA0">
      <w:pPr>
        <w:pStyle w:val="EndNoteBibliography"/>
        <w:spacing w:after="0"/>
        <w:ind w:left="720" w:hanging="720"/>
      </w:pPr>
      <w:r w:rsidRPr="00525FA0">
        <w:t xml:space="preserve">Bengtsson, H. 2021. R.utils: Various Programming Utilities. R package version 2.11.0. </w:t>
      </w:r>
      <w:hyperlink r:id="rId23" w:history="1">
        <w:r w:rsidRPr="00525FA0">
          <w:rPr>
            <w:rStyle w:val="Hyperlink"/>
          </w:rPr>
          <w:t>https://CRAN.R-project.org/package=R.utils</w:t>
        </w:r>
      </w:hyperlink>
      <w:r w:rsidRPr="00525FA0">
        <w:t>.</w:t>
      </w:r>
    </w:p>
    <w:p w14:paraId="598B2C9F" w14:textId="77777777" w:rsidR="00525FA0" w:rsidRPr="00525FA0" w:rsidRDefault="00525FA0" w:rsidP="00525FA0">
      <w:pPr>
        <w:pStyle w:val="EndNoteBibliography"/>
        <w:spacing w:after="0"/>
        <w:ind w:left="720" w:hanging="720"/>
      </w:pPr>
      <w:r w:rsidRPr="00525FA0">
        <w:t xml:space="preserve">Berner, L. T., and S. J. Goetz. 2022. Satellite observations document trends consistent with a boreal forest biome shift. Global Change Biology </w:t>
      </w:r>
      <w:r w:rsidRPr="00525FA0">
        <w:rPr>
          <w:b/>
        </w:rPr>
        <w:t>28</w:t>
      </w:r>
      <w:r w:rsidRPr="00525FA0">
        <w:t>:3275–3292.</w:t>
      </w:r>
    </w:p>
    <w:p w14:paraId="1550C707" w14:textId="77777777" w:rsidR="00525FA0" w:rsidRPr="00525FA0" w:rsidRDefault="00525FA0" w:rsidP="00525FA0">
      <w:pPr>
        <w:pStyle w:val="EndNoteBibliography"/>
        <w:spacing w:after="0"/>
        <w:ind w:left="720" w:hanging="720"/>
      </w:pPr>
      <w:r w:rsidRPr="00525FA0">
        <w:t xml:space="preserve">Berner, L. T., P. Jantz, K. D. Tape, and S. J. Goetz. 2018. Tundra plant aboveground biomass and shrub dominance mapped across the North Slope of Alaska. Environmental Research Letters </w:t>
      </w:r>
      <w:r w:rsidRPr="00525FA0">
        <w:rPr>
          <w:b/>
        </w:rPr>
        <w:t>13</w:t>
      </w:r>
      <w:r w:rsidRPr="00525FA0">
        <w:t>:035002.</w:t>
      </w:r>
    </w:p>
    <w:p w14:paraId="492D9EEF" w14:textId="77777777" w:rsidR="00525FA0" w:rsidRPr="00525FA0" w:rsidRDefault="00525FA0" w:rsidP="00525FA0">
      <w:pPr>
        <w:pStyle w:val="EndNoteBibliography"/>
        <w:spacing w:after="0"/>
        <w:ind w:left="720" w:hanging="720"/>
      </w:pPr>
      <w:r w:rsidRPr="00525FA0">
        <w:t xml:space="preserve">Berner, L. T., R. Massey, P. Jantz, B. C. Forbes, M. Macias-Fauria, I. H. Myers-Smith, T. Kumpula, G. Gauthier, L. Andreu-Hayles, B. Gaglioti, P. J. Burns, P. Zetterberg, R. D'Arrigo, and S. J. Goetz. 2020. Summer warming explains widespread but not uniform greening in the Arctic tundra biome. Nature communications </w:t>
      </w:r>
      <w:r w:rsidRPr="00525FA0">
        <w:rPr>
          <w:b/>
        </w:rPr>
        <w:t>11</w:t>
      </w:r>
      <w:r w:rsidRPr="00525FA0">
        <w:t>:4621.</w:t>
      </w:r>
    </w:p>
    <w:p w14:paraId="73F819FE" w14:textId="77777777" w:rsidR="00525FA0" w:rsidRPr="00525FA0" w:rsidRDefault="00525FA0" w:rsidP="00525FA0">
      <w:pPr>
        <w:pStyle w:val="EndNoteBibliography"/>
        <w:spacing w:after="0"/>
        <w:ind w:left="720" w:hanging="720"/>
      </w:pPr>
      <w:r w:rsidRPr="00525FA0">
        <w:t xml:space="preserve">Boyd, M. A., L. T. Berner, P. Doak, S. J. Goetz, B. M. Rogers, D. Wagner, X. J. Walker, and M. C. Mack. 2019. Impacts of climate and insect herbivory on productivity and physiology of trembling aspen (Populus tremuloides) in Alaskan boreal forests. Environmental Research Letters </w:t>
      </w:r>
      <w:r w:rsidRPr="00525FA0">
        <w:rPr>
          <w:b/>
        </w:rPr>
        <w:t>14</w:t>
      </w:r>
      <w:r w:rsidRPr="00525FA0">
        <w:t>:085010.</w:t>
      </w:r>
    </w:p>
    <w:p w14:paraId="1FF08215" w14:textId="77777777" w:rsidR="00525FA0" w:rsidRPr="00525FA0" w:rsidRDefault="00525FA0" w:rsidP="00525FA0">
      <w:pPr>
        <w:pStyle w:val="EndNoteBibliography"/>
        <w:spacing w:after="0"/>
        <w:ind w:left="720" w:hanging="720"/>
      </w:pPr>
      <w:r w:rsidRPr="00525FA0">
        <w:t xml:space="preserve">Boyd, M. A., L. T. Berner, A. C. Foster, S. J. Goetz, B. M. Rogers, X. J. Walker, and M. C. Mack. 2021. Historic declines in growth portend trembling aspen death during a contemporary leaf miner outbreak in Alaska. Ecosphere </w:t>
      </w:r>
      <w:r w:rsidRPr="00525FA0">
        <w:rPr>
          <w:b/>
        </w:rPr>
        <w:t>12</w:t>
      </w:r>
      <w:r w:rsidRPr="00525FA0">
        <w:t>:e03569.</w:t>
      </w:r>
    </w:p>
    <w:p w14:paraId="6CA7BB2B" w14:textId="77777777" w:rsidR="00525FA0" w:rsidRPr="00525FA0" w:rsidRDefault="00525FA0" w:rsidP="00525FA0">
      <w:pPr>
        <w:pStyle w:val="EndNoteBibliography"/>
        <w:spacing w:after="0"/>
        <w:ind w:left="720" w:hanging="720"/>
      </w:pPr>
      <w:r w:rsidRPr="00525FA0">
        <w:t xml:space="preserve">Breiman, L. 2001. Random Forests. Machine Learning </w:t>
      </w:r>
      <w:r w:rsidRPr="00525FA0">
        <w:rPr>
          <w:b/>
        </w:rPr>
        <w:t>45</w:t>
      </w:r>
      <w:r w:rsidRPr="00525FA0">
        <w:t>:5-32.</w:t>
      </w:r>
    </w:p>
    <w:p w14:paraId="3BDE3741" w14:textId="20653997" w:rsidR="00525FA0" w:rsidRPr="00525FA0" w:rsidRDefault="00525FA0" w:rsidP="00525FA0">
      <w:pPr>
        <w:pStyle w:val="EndNoteBibliography"/>
        <w:spacing w:after="0"/>
        <w:ind w:left="720" w:hanging="720"/>
      </w:pPr>
      <w:r w:rsidRPr="00525FA0">
        <w:t xml:space="preserve">Bronaugh, D., and A. Werner. 2019. zyp: Zhang + Yue-Pilon trends package. R package version 0.10-1.1. </w:t>
      </w:r>
      <w:hyperlink r:id="rId24" w:history="1">
        <w:r w:rsidRPr="00525FA0">
          <w:rPr>
            <w:rStyle w:val="Hyperlink"/>
          </w:rPr>
          <w:t>https://CRAN.R-project.org/package=zyp</w:t>
        </w:r>
      </w:hyperlink>
      <w:r w:rsidRPr="00525FA0">
        <w:t>.</w:t>
      </w:r>
    </w:p>
    <w:p w14:paraId="214A478C" w14:textId="77777777" w:rsidR="00525FA0" w:rsidRPr="00525FA0" w:rsidRDefault="00525FA0" w:rsidP="00525FA0">
      <w:pPr>
        <w:pStyle w:val="EndNoteBibliography"/>
        <w:spacing w:after="0"/>
        <w:ind w:left="720" w:hanging="720"/>
      </w:pPr>
      <w:r w:rsidRPr="00525FA0">
        <w:t xml:space="preserve">Camps-Valls, G., M. Campos-Taberner, Á. Moreno-Martínez, S. Walther, G. Duveiller, A. Cescatti, M. D. Mahecha, J. Muñoz-Marí, F. J. García-Haro, and L. Guanter. 2021. A unified vegetation index for quantifying the terrestrial biosphere. Science Advances </w:t>
      </w:r>
      <w:r w:rsidRPr="00525FA0">
        <w:rPr>
          <w:b/>
        </w:rPr>
        <w:t>7</w:t>
      </w:r>
      <w:r w:rsidRPr="00525FA0">
        <w:t>:eabc7447.</w:t>
      </w:r>
    </w:p>
    <w:p w14:paraId="1E847A57" w14:textId="66E2A761" w:rsidR="00525FA0" w:rsidRPr="00525FA0" w:rsidRDefault="00525FA0" w:rsidP="00525FA0">
      <w:pPr>
        <w:pStyle w:val="EndNoteBibliography"/>
        <w:spacing w:after="0"/>
        <w:ind w:left="720" w:hanging="720"/>
      </w:pPr>
      <w:r w:rsidRPr="00525FA0">
        <w:t xml:space="preserve">Csárdi, G. 2021. crayon: Colored Terminal Output. R package version 1.4.2. </w:t>
      </w:r>
      <w:hyperlink r:id="rId25" w:history="1">
        <w:r w:rsidRPr="00525FA0">
          <w:rPr>
            <w:rStyle w:val="Hyperlink"/>
          </w:rPr>
          <w:t>https://CRAN.R-project.org/package=crayon</w:t>
        </w:r>
      </w:hyperlink>
      <w:r w:rsidRPr="00525FA0">
        <w:t>.</w:t>
      </w:r>
    </w:p>
    <w:p w14:paraId="1108D93C" w14:textId="55A1FCA5" w:rsidR="00525FA0" w:rsidRPr="00525FA0" w:rsidRDefault="00525FA0" w:rsidP="00525FA0">
      <w:pPr>
        <w:pStyle w:val="EndNoteBibliography"/>
        <w:spacing w:after="0"/>
        <w:ind w:left="720" w:hanging="720"/>
      </w:pPr>
      <w:r w:rsidRPr="00525FA0">
        <w:t xml:space="preserve">dos Santos, A. 2017. landsat8: Landsat 8 Imagery Rescaled to Reflectance, Radiance and/or Temperature. R package version 0.1-10. </w:t>
      </w:r>
      <w:hyperlink r:id="rId26" w:history="1">
        <w:r w:rsidRPr="00525FA0">
          <w:rPr>
            <w:rStyle w:val="Hyperlink"/>
          </w:rPr>
          <w:t>https://CRAN.R-project.org/package=landsat8</w:t>
        </w:r>
      </w:hyperlink>
      <w:r w:rsidRPr="00525FA0">
        <w:t>.</w:t>
      </w:r>
    </w:p>
    <w:p w14:paraId="21B71E8D" w14:textId="2680DEA5" w:rsidR="00525FA0" w:rsidRPr="00525FA0" w:rsidRDefault="00525FA0" w:rsidP="00525FA0">
      <w:pPr>
        <w:pStyle w:val="EndNoteBibliography"/>
        <w:spacing w:after="0"/>
        <w:ind w:left="720" w:hanging="720"/>
      </w:pPr>
      <w:r w:rsidRPr="00525FA0">
        <w:t xml:space="preserve">Dowle, M., and A. Srinivasan. 2021. data.table: Extension of `data.frame`. R package version 1.14.2. </w:t>
      </w:r>
      <w:hyperlink r:id="rId27" w:history="1">
        <w:r w:rsidRPr="00525FA0">
          <w:rPr>
            <w:rStyle w:val="Hyperlink"/>
          </w:rPr>
          <w:t>https://CRAN.R-project.org/package=data.table</w:t>
        </w:r>
      </w:hyperlink>
      <w:r w:rsidRPr="00525FA0">
        <w:t>.</w:t>
      </w:r>
    </w:p>
    <w:p w14:paraId="0C1A858F" w14:textId="77777777" w:rsidR="00525FA0" w:rsidRPr="00525FA0" w:rsidRDefault="00525FA0" w:rsidP="00525FA0">
      <w:pPr>
        <w:pStyle w:val="EndNoteBibliography"/>
        <w:spacing w:after="0"/>
        <w:ind w:left="720" w:hanging="720"/>
      </w:pPr>
      <w:r w:rsidRPr="00525FA0">
        <w:t xml:space="preserve">Forchhammer, M. 2017. Sea-ice induced growth decline in Arctic shrubs. Biology Letters </w:t>
      </w:r>
      <w:r w:rsidRPr="00525FA0">
        <w:rPr>
          <w:b/>
        </w:rPr>
        <w:t>13</w:t>
      </w:r>
      <w:r w:rsidRPr="00525FA0">
        <w:t>.</w:t>
      </w:r>
    </w:p>
    <w:p w14:paraId="06B5700F" w14:textId="77777777" w:rsidR="00525FA0" w:rsidRPr="00525FA0" w:rsidRDefault="00525FA0" w:rsidP="00525FA0">
      <w:pPr>
        <w:pStyle w:val="EndNoteBibliography"/>
        <w:spacing w:after="0"/>
        <w:ind w:left="720" w:hanging="720"/>
      </w:pPr>
      <w:r w:rsidRPr="00525FA0">
        <w:t xml:space="preserve">Frost, G. V., M. J. Macander, U. S. Bhatt, L. T. Berner, J. W. Bjerke, H. E. Epstein, B. C. Forbes, S. J. Goetz, M. J. Lara, T. Park, G. K. Phoenix, S. P. Serbin, H. Tømmervik, D. A. Walker, and D. Yang. 2021. Tundra greenness [in “State of the Climate in 2020”]. Bulletin of the American Meteorological Society </w:t>
      </w:r>
      <w:r w:rsidRPr="00525FA0">
        <w:rPr>
          <w:b/>
        </w:rPr>
        <w:t>102</w:t>
      </w:r>
      <w:r w:rsidRPr="00525FA0">
        <w:t>:S290–S292.</w:t>
      </w:r>
    </w:p>
    <w:p w14:paraId="4D25321E" w14:textId="77777777" w:rsidR="00525FA0" w:rsidRPr="00525FA0" w:rsidRDefault="00525FA0" w:rsidP="00525FA0">
      <w:pPr>
        <w:pStyle w:val="EndNoteBibliography"/>
        <w:spacing w:after="0"/>
        <w:ind w:left="720" w:hanging="720"/>
      </w:pPr>
      <w:r w:rsidRPr="00525FA0">
        <w:t>Gaglioti, B., L</w:t>
      </w:r>
      <w:r w:rsidRPr="00525FA0">
        <w:rPr>
          <w:rFonts w:hint="eastAsia"/>
        </w:rPr>
        <w:t>. T. Berner, B. M. Jones, K. M. Orndahl, A. P. Williams, L. Andreu</w:t>
      </w:r>
      <w:r w:rsidRPr="00525FA0">
        <w:rPr>
          <w:rFonts w:hint="eastAsia"/>
        </w:rPr>
        <w:t>‐</w:t>
      </w:r>
      <w:r w:rsidRPr="00525FA0">
        <w:rPr>
          <w:rFonts w:hint="eastAsia"/>
        </w:rPr>
        <w:t>Hayles, R. D</w:t>
      </w:r>
      <w:r w:rsidRPr="00525FA0">
        <w:rPr>
          <w:rFonts w:hint="eastAsia"/>
        </w:rPr>
        <w:t>’</w:t>
      </w:r>
      <w:r w:rsidRPr="00525FA0">
        <w:rPr>
          <w:rFonts w:hint="eastAsia"/>
        </w:rPr>
        <w:t>Arrigo, S. J. Goetz, and D. H. Mann. 2021. Tussocks enduring or shrubs greening: Alternate responses to changing fire regimes in the Noatak River Valley, Alaska. Journal of Ge</w:t>
      </w:r>
      <w:r w:rsidRPr="00525FA0">
        <w:t xml:space="preserve">ophysical Research: Biogeosciences </w:t>
      </w:r>
      <w:r w:rsidRPr="00525FA0">
        <w:rPr>
          <w:b/>
        </w:rPr>
        <w:t>126</w:t>
      </w:r>
      <w:r w:rsidRPr="00525FA0">
        <w:t>:e2020JG006009.</w:t>
      </w:r>
    </w:p>
    <w:p w14:paraId="28F3C45B" w14:textId="77777777" w:rsidR="00525FA0" w:rsidRPr="00525FA0" w:rsidRDefault="00525FA0" w:rsidP="00525FA0">
      <w:pPr>
        <w:pStyle w:val="EndNoteBibliography"/>
        <w:spacing w:after="0"/>
        <w:ind w:left="720" w:hanging="720"/>
      </w:pPr>
      <w:r w:rsidRPr="00525FA0">
        <w:t xml:space="preserve">Gamm, C. M., P. F. Sullivan, A. Buchwal, R. J. Dial, A. B. Young, D. A. Watts, S. M. Cahoon, J. M. Welker, and E. Post. 2018. Declining growth of deciduous shrubs in the warming climate of continental western Greenland. Journal of Ecology </w:t>
      </w:r>
      <w:r w:rsidRPr="00525FA0">
        <w:rPr>
          <w:b/>
        </w:rPr>
        <w:t>106</w:t>
      </w:r>
      <w:r w:rsidRPr="00525FA0">
        <w:t>:640-654.</w:t>
      </w:r>
    </w:p>
    <w:p w14:paraId="3D607873" w14:textId="77777777" w:rsidR="00525FA0" w:rsidRPr="00525FA0" w:rsidRDefault="00525FA0" w:rsidP="00525FA0">
      <w:pPr>
        <w:pStyle w:val="EndNoteBibliography"/>
        <w:spacing w:after="0"/>
        <w:ind w:left="720" w:hanging="720"/>
      </w:pPr>
      <w:r w:rsidRPr="00525FA0">
        <w:t xml:space="preserve">Gao, B.-C. 1996. NDWI—A normalized difference water index for remote sensing of vegetation liquid water from space. Remote Sensing of Environment </w:t>
      </w:r>
      <w:r w:rsidRPr="00525FA0">
        <w:rPr>
          <w:b/>
        </w:rPr>
        <w:t>58</w:t>
      </w:r>
      <w:r w:rsidRPr="00525FA0">
        <w:t>:257-266.</w:t>
      </w:r>
    </w:p>
    <w:p w14:paraId="565650AF" w14:textId="77777777" w:rsidR="00525FA0" w:rsidRPr="00525FA0" w:rsidRDefault="00525FA0" w:rsidP="00525FA0">
      <w:pPr>
        <w:pStyle w:val="EndNoteBibliography"/>
        <w:spacing w:after="0"/>
        <w:ind w:left="720" w:hanging="720"/>
      </w:pPr>
      <w:r w:rsidRPr="00525FA0">
        <w:lastRenderedPageBreak/>
        <w:t xml:space="preserve">Gitelson, A. A. 2004. Wide dynamic range vegetation index for remote quantification of biophysical characteristics of vegetation. Journal of plant physiology </w:t>
      </w:r>
      <w:r w:rsidRPr="00525FA0">
        <w:rPr>
          <w:b/>
        </w:rPr>
        <w:t>161</w:t>
      </w:r>
      <w:r w:rsidRPr="00525FA0">
        <w:t>:165-173.</w:t>
      </w:r>
    </w:p>
    <w:p w14:paraId="5DB3B7CF" w14:textId="77777777" w:rsidR="00525FA0" w:rsidRPr="00525FA0" w:rsidRDefault="00525FA0" w:rsidP="00525FA0">
      <w:pPr>
        <w:pStyle w:val="EndNoteBibliography"/>
        <w:spacing w:after="0"/>
        <w:ind w:left="720" w:hanging="720"/>
      </w:pPr>
      <w:r w:rsidRPr="00525FA0">
        <w:t xml:space="preserve">Gitelson, A. A., and M. N. Merzlyak. 1998. Remote sensing of chlorophyll concentration in higher plant leaves. Advances in Space Research </w:t>
      </w:r>
      <w:r w:rsidRPr="00525FA0">
        <w:rPr>
          <w:b/>
        </w:rPr>
        <w:t>22</w:t>
      </w:r>
      <w:r w:rsidRPr="00525FA0">
        <w:t>:689-692.</w:t>
      </w:r>
    </w:p>
    <w:p w14:paraId="4ACBCF93" w14:textId="77777777" w:rsidR="00525FA0" w:rsidRPr="00525FA0" w:rsidRDefault="00525FA0" w:rsidP="00525FA0">
      <w:pPr>
        <w:pStyle w:val="EndNoteBibliography"/>
        <w:spacing w:after="0"/>
        <w:ind w:left="720" w:hanging="720"/>
      </w:pPr>
      <w:r w:rsidRPr="00525FA0">
        <w:t xml:space="preserve">Goetz, S. J., and S. D. Prince. 1999. Modelling Terrestrial Carbon Exchange and Storage: Evidence and Implications of Fuctional Convergence in Light-use Efficiency. Advances in Ecological Research </w:t>
      </w:r>
      <w:r w:rsidRPr="00525FA0">
        <w:rPr>
          <w:b/>
        </w:rPr>
        <w:t>28</w:t>
      </w:r>
      <w:r w:rsidRPr="00525FA0">
        <w:t>:57-92.</w:t>
      </w:r>
    </w:p>
    <w:p w14:paraId="43375A76" w14:textId="77777777" w:rsidR="00525FA0" w:rsidRPr="00525FA0" w:rsidRDefault="00525FA0" w:rsidP="00525FA0">
      <w:pPr>
        <w:pStyle w:val="EndNoteBibliography"/>
        <w:spacing w:after="0"/>
        <w:ind w:left="720" w:hanging="720"/>
      </w:pPr>
      <w:r w:rsidRPr="00525FA0">
        <w:t xml:space="preserve">Gorelick, N., M. Hancher, M. Dixon, S. Ilyushchenko, D. Thau, and R. Moore. 2017. Google Earth Engine: Planetary-scale geospatial analysis for everyone. Remote Sensing of Environment </w:t>
      </w:r>
      <w:r w:rsidRPr="00525FA0">
        <w:rPr>
          <w:b/>
        </w:rPr>
        <w:t>202</w:t>
      </w:r>
      <w:r w:rsidRPr="00525FA0">
        <w:t>:18-27.</w:t>
      </w:r>
    </w:p>
    <w:p w14:paraId="3549D778" w14:textId="77777777" w:rsidR="00525FA0" w:rsidRPr="00525FA0" w:rsidRDefault="00525FA0" w:rsidP="00525FA0">
      <w:pPr>
        <w:pStyle w:val="EndNoteBibliography"/>
        <w:spacing w:after="0"/>
        <w:ind w:left="720" w:hanging="720"/>
      </w:pPr>
      <w:r w:rsidRPr="00525FA0">
        <w:t xml:space="preserve">Goslee, S. 2011. Analyzing remote sensing data in R: The Landsat Package. The Journal of Statistial Software </w:t>
      </w:r>
      <w:r w:rsidRPr="00525FA0">
        <w:rPr>
          <w:b/>
        </w:rPr>
        <w:t>43</w:t>
      </w:r>
      <w:r w:rsidRPr="00525FA0">
        <w:t>.</w:t>
      </w:r>
    </w:p>
    <w:p w14:paraId="5EA1C98B" w14:textId="77777777" w:rsidR="00525FA0" w:rsidRPr="00525FA0" w:rsidRDefault="00525FA0" w:rsidP="00525FA0">
      <w:pPr>
        <w:pStyle w:val="EndNoteBibliography"/>
        <w:spacing w:after="0"/>
        <w:ind w:left="720" w:hanging="720"/>
      </w:pPr>
      <w:r w:rsidRPr="00525FA0">
        <w:t xml:space="preserve">Hansen, M. C., P. V. Potapov, R. Moore, M. Hancher, S. A. Turubanova, A. Tyukavina, D. Thau, S. V. Stehman, S. J. Goetz, T. R. Loveland, A. Kommareddy, A. Egorov, L. Chini, C. O. Justice, and J. R. G. Townshend. 2013. High-Resolution Global Maps of 21st-Century Forest Cover Change. science </w:t>
      </w:r>
      <w:r w:rsidRPr="00525FA0">
        <w:rPr>
          <w:b/>
        </w:rPr>
        <w:t>342</w:t>
      </w:r>
      <w:r w:rsidRPr="00525FA0">
        <w:t>:850.</w:t>
      </w:r>
    </w:p>
    <w:p w14:paraId="4779C7F7" w14:textId="77777777" w:rsidR="00525FA0" w:rsidRPr="00525FA0" w:rsidRDefault="00525FA0" w:rsidP="00525FA0">
      <w:pPr>
        <w:pStyle w:val="EndNoteBibliography"/>
        <w:spacing w:after="0"/>
        <w:ind w:left="720" w:hanging="720"/>
      </w:pPr>
      <w:r w:rsidRPr="00525FA0">
        <w:t xml:space="preserve">Hardisky, M., V. Klemas, and M. Smart. 1983. The influence of soil salinity, growth form, and leaf moisture on the spectral radiance of Spartina alterniflora. Photogrammetric Engineering &amp; Remote Sensing </w:t>
      </w:r>
      <w:r w:rsidRPr="00525FA0">
        <w:rPr>
          <w:b/>
        </w:rPr>
        <w:t>49</w:t>
      </w:r>
      <w:r w:rsidRPr="00525FA0">
        <w:t>:77-83.</w:t>
      </w:r>
    </w:p>
    <w:p w14:paraId="62769C22" w14:textId="16F8E793" w:rsidR="00525FA0" w:rsidRPr="00525FA0" w:rsidRDefault="00525FA0" w:rsidP="00525FA0">
      <w:pPr>
        <w:pStyle w:val="EndNoteBibliography"/>
        <w:spacing w:after="0"/>
        <w:ind w:left="720" w:hanging="720"/>
      </w:pPr>
      <w:r w:rsidRPr="00525FA0">
        <w:t xml:space="preserve">Henry, L., and H. Wickham. 2020. purrr: Functional Programming Tools. R package version 0.3.4. </w:t>
      </w:r>
      <w:hyperlink r:id="rId28" w:history="1">
        <w:r w:rsidRPr="00525FA0">
          <w:rPr>
            <w:rStyle w:val="Hyperlink"/>
          </w:rPr>
          <w:t>https://CRAN.R-project.org/package=purrr</w:t>
        </w:r>
      </w:hyperlink>
      <w:r w:rsidRPr="00525FA0">
        <w:t>.</w:t>
      </w:r>
    </w:p>
    <w:p w14:paraId="2267EAE9" w14:textId="77777777" w:rsidR="00525FA0" w:rsidRPr="00525FA0" w:rsidRDefault="00525FA0" w:rsidP="00525FA0">
      <w:pPr>
        <w:pStyle w:val="EndNoteBibliography"/>
        <w:spacing w:after="0"/>
        <w:ind w:left="720" w:hanging="720"/>
      </w:pPr>
      <w:r w:rsidRPr="00525FA0">
        <w:t xml:space="preserve">Huete, A., K. Didan, T. Miura, E. P. Rodriguez, X. Gao, and L. G. Ferreira. 2002. Overview of the radiometric and biophysical performance of the MODIS vegetation indices. Remote Sensing of Environment </w:t>
      </w:r>
      <w:r w:rsidRPr="00525FA0">
        <w:rPr>
          <w:b/>
        </w:rPr>
        <w:t>83</w:t>
      </w:r>
      <w:r w:rsidRPr="00525FA0">
        <w:t>:195-213.</w:t>
      </w:r>
    </w:p>
    <w:p w14:paraId="625AC6B1" w14:textId="77777777" w:rsidR="00525FA0" w:rsidRPr="00525FA0" w:rsidRDefault="00525FA0" w:rsidP="00525FA0">
      <w:pPr>
        <w:pStyle w:val="EndNoteBibliography"/>
        <w:spacing w:after="0"/>
        <w:ind w:left="720" w:hanging="720"/>
      </w:pPr>
      <w:r w:rsidRPr="00525FA0">
        <w:t xml:space="preserve">Huete, A. R. 1988. A soil-adjusted vegetation index (SAVI). Remote Sensing of Environment </w:t>
      </w:r>
      <w:r w:rsidRPr="00525FA0">
        <w:rPr>
          <w:b/>
        </w:rPr>
        <w:t>25</w:t>
      </w:r>
      <w:r w:rsidRPr="00525FA0">
        <w:t>:295-309.</w:t>
      </w:r>
    </w:p>
    <w:p w14:paraId="14984DA5" w14:textId="77777777" w:rsidR="00525FA0" w:rsidRPr="00525FA0" w:rsidRDefault="00525FA0" w:rsidP="00525FA0">
      <w:pPr>
        <w:pStyle w:val="EndNoteBibliography"/>
        <w:spacing w:after="0"/>
        <w:ind w:left="720" w:hanging="720"/>
      </w:pPr>
      <w:r w:rsidRPr="00525FA0">
        <w:t xml:space="preserve">Jiang, Z., A. R. Huete, K. Didan, and T. Miura. 2008. Development of a two-band enhanced vegetation index without a blue band. Remote Sensing of Environment </w:t>
      </w:r>
      <w:r w:rsidRPr="00525FA0">
        <w:rPr>
          <w:b/>
        </w:rPr>
        <w:t>112</w:t>
      </w:r>
      <w:r w:rsidRPr="00525FA0">
        <w:t>:3833-3845.</w:t>
      </w:r>
    </w:p>
    <w:p w14:paraId="55C4D544" w14:textId="77777777" w:rsidR="00525FA0" w:rsidRPr="00525FA0" w:rsidRDefault="00525FA0" w:rsidP="00525FA0">
      <w:pPr>
        <w:pStyle w:val="EndNoteBibliography"/>
        <w:spacing w:after="0"/>
        <w:ind w:left="720" w:hanging="720"/>
      </w:pPr>
      <w:r w:rsidRPr="00525FA0">
        <w:t xml:space="preserve">Johansen, B., and H. Tømmervik. 2014. The relationship between phytomass, NDVI and vegetation communities on Svalbard. International Journal of Applied Earth Observation and Geoinformation </w:t>
      </w:r>
      <w:r w:rsidRPr="00525FA0">
        <w:rPr>
          <w:b/>
        </w:rPr>
        <w:t>27</w:t>
      </w:r>
      <w:r w:rsidRPr="00525FA0">
        <w:t>:20-30.</w:t>
      </w:r>
    </w:p>
    <w:p w14:paraId="72D3D923" w14:textId="77777777" w:rsidR="00525FA0" w:rsidRPr="00525FA0" w:rsidRDefault="00525FA0" w:rsidP="00525FA0">
      <w:pPr>
        <w:pStyle w:val="EndNoteBibliography"/>
        <w:spacing w:after="0"/>
        <w:ind w:left="720" w:hanging="720"/>
      </w:pPr>
      <w:r w:rsidRPr="00525FA0">
        <w:t xml:space="preserve">Ju, J., and J. G. Masek. 2016. The vegetation greenness trend in Canada and US Alaska from 1984–2012 Landsat data. Remote Sensing of Environment </w:t>
      </w:r>
      <w:r w:rsidRPr="00525FA0">
        <w:rPr>
          <w:b/>
        </w:rPr>
        <w:t>176</w:t>
      </w:r>
      <w:r w:rsidRPr="00525FA0">
        <w:t>:1-16.</w:t>
      </w:r>
    </w:p>
    <w:p w14:paraId="329E8F42" w14:textId="4B125BAC" w:rsidR="00525FA0" w:rsidRPr="00525FA0" w:rsidRDefault="00525FA0" w:rsidP="00525FA0">
      <w:pPr>
        <w:pStyle w:val="EndNoteBibliography"/>
        <w:spacing w:after="0"/>
        <w:ind w:left="720" w:hanging="720"/>
      </w:pPr>
      <w:r w:rsidRPr="00525FA0">
        <w:t xml:space="preserve">Kassambara, A. 2020. ggpubr: 'ggplot2' Based Publication Ready Plots. R package version 0.4.0. </w:t>
      </w:r>
      <w:hyperlink r:id="rId29" w:history="1">
        <w:r w:rsidRPr="00525FA0">
          <w:rPr>
            <w:rStyle w:val="Hyperlink"/>
          </w:rPr>
          <w:t>https://CRAN.R-project.org/package=ggpubr</w:t>
        </w:r>
      </w:hyperlink>
      <w:r w:rsidRPr="00525FA0">
        <w:t>.</w:t>
      </w:r>
    </w:p>
    <w:p w14:paraId="5CCFD0EE" w14:textId="77777777" w:rsidR="00525FA0" w:rsidRPr="00525FA0" w:rsidRDefault="00525FA0" w:rsidP="00525FA0">
      <w:pPr>
        <w:pStyle w:val="EndNoteBibliography"/>
        <w:spacing w:after="0"/>
        <w:ind w:left="720" w:hanging="720"/>
      </w:pPr>
      <w:r w:rsidRPr="00525FA0">
        <w:t>Key, C. H., and N. C. Benson. 1999. The Normalized Burn Ratio (NBR): A Landsat TM radiometric measure of burn severity. United States Geological Survey, Northern Rocky Mountain Science Center.(Bozeman, MT).</w:t>
      </w:r>
    </w:p>
    <w:p w14:paraId="66A64023" w14:textId="77777777" w:rsidR="00525FA0" w:rsidRPr="00525FA0" w:rsidRDefault="00525FA0" w:rsidP="00525FA0">
      <w:pPr>
        <w:pStyle w:val="EndNoteBibliography"/>
        <w:spacing w:after="0"/>
        <w:ind w:left="720" w:hanging="720"/>
      </w:pPr>
      <w:r w:rsidRPr="00525FA0">
        <w:t xml:space="preserve">Marsett, R. C., J. Qi, P. Heilman, S. H. Biedenbender, M. C. Watson, S. Amer, M. Weltz, D. Goodrich, and R. Marsett. 2006. Remote sensing for grassland management in the arid southwest. Rangeland Ecology &amp; Management </w:t>
      </w:r>
      <w:r w:rsidRPr="00525FA0">
        <w:rPr>
          <w:b/>
        </w:rPr>
        <w:t>59</w:t>
      </w:r>
      <w:r w:rsidRPr="00525FA0">
        <w:t>:530-540.</w:t>
      </w:r>
    </w:p>
    <w:p w14:paraId="3B6553B3" w14:textId="77777777" w:rsidR="00525FA0" w:rsidRPr="00525FA0" w:rsidRDefault="00525FA0" w:rsidP="00525FA0">
      <w:pPr>
        <w:pStyle w:val="EndNoteBibliography"/>
        <w:spacing w:after="0"/>
        <w:ind w:left="720" w:hanging="720"/>
      </w:pPr>
      <w:r w:rsidRPr="00525FA0">
        <w:t xml:space="preserve">McFeeters, S. K. 1996. The use of the Normalized Difference Water Index (NDWI) in the delineation of open water features. International Journal of Remote Sensing </w:t>
      </w:r>
      <w:r w:rsidRPr="00525FA0">
        <w:rPr>
          <w:b/>
        </w:rPr>
        <w:t>17</w:t>
      </w:r>
      <w:r w:rsidRPr="00525FA0">
        <w:t>:1425-1432.</w:t>
      </w:r>
    </w:p>
    <w:p w14:paraId="6E099FEE" w14:textId="77777777" w:rsidR="00525FA0" w:rsidRPr="00525FA0" w:rsidRDefault="00525FA0" w:rsidP="00525FA0">
      <w:pPr>
        <w:pStyle w:val="EndNoteBibliography"/>
        <w:spacing w:after="0"/>
        <w:ind w:left="720" w:hanging="720"/>
      </w:pPr>
      <w:r w:rsidRPr="00525FA0">
        <w:t xml:space="preserve">Mekonnen, Z. A., W. J. Riley, L. T. Berner, N. J. Bouskill, M. S. Torn, G. Iwahana, A. L. Breen, I. H. Myers-Smith, M. G. Criado, Y. Liu, E. S. Euskirchen, S. J. Goetz, M. C. Mack, and R. F. Grant. 2021. Arctic tundra shrubification: a review of mechanisms and impacts on ecosystem carbon balance. Environmental Research Letters </w:t>
      </w:r>
      <w:r w:rsidRPr="00525FA0">
        <w:rPr>
          <w:b/>
        </w:rPr>
        <w:t>16</w:t>
      </w:r>
      <w:r w:rsidRPr="00525FA0">
        <w:t>:053001.</w:t>
      </w:r>
    </w:p>
    <w:p w14:paraId="566D6D5E" w14:textId="77777777" w:rsidR="00525FA0" w:rsidRPr="00525FA0" w:rsidRDefault="00525FA0" w:rsidP="00525FA0">
      <w:pPr>
        <w:pStyle w:val="EndNoteBibliography"/>
        <w:spacing w:after="0"/>
        <w:ind w:left="720" w:hanging="720"/>
      </w:pPr>
      <w:r w:rsidRPr="00525FA0">
        <w:rPr>
          <w:rFonts w:hint="eastAsia"/>
        </w:rPr>
        <w:t>Merzlyak, M. N., A. A. Gitelson, O. B. Chivkunova, and V. Y. Rakitin. 1999. Non</w:t>
      </w:r>
      <w:r w:rsidRPr="00525FA0">
        <w:rPr>
          <w:rFonts w:hint="eastAsia"/>
        </w:rPr>
        <w:t>‐</w:t>
      </w:r>
      <w:r w:rsidRPr="00525FA0">
        <w:rPr>
          <w:rFonts w:hint="eastAsia"/>
        </w:rPr>
        <w:t xml:space="preserve">destructive optical detection of pigment changes during leaf senescence and fruit ripening. Physiologia plantarum </w:t>
      </w:r>
      <w:r w:rsidRPr="00525FA0">
        <w:rPr>
          <w:rFonts w:hint="eastAsia"/>
          <w:b/>
        </w:rPr>
        <w:t>106</w:t>
      </w:r>
      <w:r w:rsidRPr="00525FA0">
        <w:rPr>
          <w:rFonts w:hint="eastAsia"/>
        </w:rPr>
        <w:t>:1</w:t>
      </w:r>
      <w:r w:rsidRPr="00525FA0">
        <w:t>35-141.</w:t>
      </w:r>
    </w:p>
    <w:p w14:paraId="6280A197" w14:textId="77777777" w:rsidR="00525FA0" w:rsidRPr="00525FA0" w:rsidRDefault="00525FA0" w:rsidP="00525FA0">
      <w:pPr>
        <w:pStyle w:val="EndNoteBibliography"/>
        <w:spacing w:after="0"/>
        <w:ind w:left="720" w:hanging="720"/>
      </w:pPr>
      <w:r w:rsidRPr="00525FA0">
        <w:lastRenderedPageBreak/>
        <w:t xml:space="preserve">Myers-Smith, I. H., J. T. Kerby, G. K. Phoenix, J. W. Bjerke, H. E. Epstein, J. J. Assmann, C. John, L. Andreu-Hayles, S. Angers-Blondin, P. S. A. Beck, L. T. Berner, U. S. Bhatt, A. D. Bjorkman, D. Blok, A. Bryn, C. T. Christiansen, J. H. C. Cornelissen, A. M. Cunliffe, S. C. Elmendorf, B. C. Forbes, S. J. Goetz, R. D. Hollister, R. de Jong, M. M. Loranty, M. Macias-Fauria, K. Maseyk, S. Normand, J. Olofsson, T. C. Parker, F.-J. W. Parmentier, E. Post, G. Schaepman-Strub, F. Stordal, P. F. Sullivan, H. J. D. Thomas, H. Tømmervik, R. Treharne, C. E. Tweedie, D. A. Walker, M. Wilmking, and S. Wipf. 2020. Complexity revealed in the greening of the Arctic. Nature Climate Change </w:t>
      </w:r>
      <w:r w:rsidRPr="00525FA0">
        <w:rPr>
          <w:b/>
        </w:rPr>
        <w:t>10</w:t>
      </w:r>
      <w:r w:rsidRPr="00525FA0">
        <w:t>:106-117.</w:t>
      </w:r>
    </w:p>
    <w:p w14:paraId="38B65234" w14:textId="77777777" w:rsidR="00525FA0" w:rsidRPr="00525FA0" w:rsidRDefault="00525FA0" w:rsidP="00525FA0">
      <w:pPr>
        <w:pStyle w:val="EndNoteBibliography"/>
        <w:spacing w:after="0"/>
        <w:ind w:left="720" w:hanging="720"/>
      </w:pPr>
      <w:r w:rsidRPr="00525FA0">
        <w:t>National Academies of Sciences. 2018. Thriving on Our Changing Planet: A Decadal Strategy for Earth Observation from Space. The National Academies Press, Washington, DC.</w:t>
      </w:r>
    </w:p>
    <w:p w14:paraId="6CFAF1E7" w14:textId="77777777" w:rsidR="00525FA0" w:rsidRPr="00525FA0" w:rsidRDefault="00525FA0" w:rsidP="00525FA0">
      <w:pPr>
        <w:pStyle w:val="EndNoteBibliography"/>
        <w:spacing w:after="0"/>
        <w:ind w:left="720" w:hanging="720"/>
      </w:pPr>
      <w:r w:rsidRPr="00525FA0">
        <w:t xml:space="preserve">Pastick, N. J., M. T. Jorgenson, S. J. Goetz, B. M. Jones, B. K. Wylie, B. J. Minsley, H. Genet, J. F. Knight, D. K. Swanson, and J. C. Jorgenson. 2019. Spatiotemporal remote sensing of ecosystem change and causation across Alaska. Global Change Biology </w:t>
      </w:r>
      <w:r w:rsidRPr="00525FA0">
        <w:rPr>
          <w:b/>
        </w:rPr>
        <w:t>25</w:t>
      </w:r>
      <w:r w:rsidRPr="00525FA0">
        <w:t>:1171-1189.</w:t>
      </w:r>
    </w:p>
    <w:p w14:paraId="2FDA609D" w14:textId="77777777" w:rsidR="00525FA0" w:rsidRPr="00525FA0" w:rsidRDefault="00525FA0" w:rsidP="00525FA0">
      <w:pPr>
        <w:pStyle w:val="EndNoteBibliography"/>
        <w:spacing w:after="0"/>
        <w:ind w:left="720" w:hanging="720"/>
      </w:pPr>
      <w:r w:rsidRPr="00525FA0">
        <w:t xml:space="preserve">Pebesma, E. J. 2018. Simple features for R: standardized support for spatial vector data. The R Journal </w:t>
      </w:r>
      <w:r w:rsidRPr="00525FA0">
        <w:rPr>
          <w:b/>
        </w:rPr>
        <w:t>10</w:t>
      </w:r>
      <w:r w:rsidRPr="00525FA0">
        <w:t>:439-446.</w:t>
      </w:r>
    </w:p>
    <w:p w14:paraId="038DB9D9" w14:textId="77777777" w:rsidR="00525FA0" w:rsidRPr="00525FA0" w:rsidRDefault="00525FA0" w:rsidP="00525FA0">
      <w:pPr>
        <w:pStyle w:val="EndNoteBibliography"/>
        <w:spacing w:after="0"/>
        <w:ind w:left="720" w:hanging="720"/>
      </w:pPr>
      <w:r w:rsidRPr="00525FA0">
        <w:t xml:space="preserve">Pekel, J.-F., A. Cottam, N. Gorelick, and A. S. Belward. 2016. High-resolution mapping of global surface water and its long-term changes. Nature </w:t>
      </w:r>
      <w:r w:rsidRPr="00525FA0">
        <w:rPr>
          <w:b/>
        </w:rPr>
        <w:t>540</w:t>
      </w:r>
      <w:r w:rsidRPr="00525FA0">
        <w:t>:418-422.</w:t>
      </w:r>
    </w:p>
    <w:p w14:paraId="13C2E765" w14:textId="77777777" w:rsidR="00525FA0" w:rsidRPr="00525FA0" w:rsidRDefault="00525FA0" w:rsidP="00525FA0">
      <w:pPr>
        <w:pStyle w:val="EndNoteBibliography"/>
        <w:spacing w:after="0"/>
        <w:ind w:left="720" w:hanging="720"/>
      </w:pPr>
      <w:r w:rsidRPr="00525FA0">
        <w:t xml:space="preserve">Prendin, A. L., M. Carrer, M. Karami, J. Hollesen, N. Bjerregaard Pedersen, M. Pividori, U. A. Treier, A. Westergaard-Nielsen, B. Elberling, and S. Normand. 2020. Immediate and carry-over effects of insect outbreaks on vegetation growth in West Greenland assessed from cells to satellite. Journal of Biogeography </w:t>
      </w:r>
      <w:r w:rsidRPr="00525FA0">
        <w:rPr>
          <w:b/>
        </w:rPr>
        <w:t>47</w:t>
      </w:r>
      <w:r w:rsidRPr="00525FA0">
        <w:t>:87-100.</w:t>
      </w:r>
    </w:p>
    <w:p w14:paraId="35D4E786" w14:textId="77777777" w:rsidR="00525FA0" w:rsidRPr="00525FA0" w:rsidRDefault="00525FA0" w:rsidP="00525FA0">
      <w:pPr>
        <w:pStyle w:val="EndNoteBibliography"/>
        <w:spacing w:after="0"/>
        <w:ind w:left="720" w:hanging="720"/>
      </w:pPr>
      <w:r w:rsidRPr="00525FA0">
        <w:t>R Core Team. 2021. R: A Language and Environment for Statistical Computing. R Foundation for Statistical Computing, Vienna, Austria.</w:t>
      </w:r>
    </w:p>
    <w:p w14:paraId="25984F8F" w14:textId="77777777" w:rsidR="00525FA0" w:rsidRPr="00525FA0" w:rsidRDefault="00525FA0" w:rsidP="00525FA0">
      <w:pPr>
        <w:pStyle w:val="EndNoteBibliography"/>
        <w:spacing w:after="0"/>
        <w:ind w:left="720" w:hanging="720"/>
      </w:pPr>
      <w:r w:rsidRPr="00525FA0">
        <w:t xml:space="preserve">Rock, B., J. Vogelmann, D. Williams, A. Vogelmann, and T. Hoshizaki. 1986. Remote detection of forest damage. BioScience </w:t>
      </w:r>
      <w:r w:rsidRPr="00525FA0">
        <w:rPr>
          <w:b/>
        </w:rPr>
        <w:t>36</w:t>
      </w:r>
      <w:r w:rsidRPr="00525FA0">
        <w:t>:439-445.</w:t>
      </w:r>
    </w:p>
    <w:p w14:paraId="596FBCC7" w14:textId="77777777" w:rsidR="00525FA0" w:rsidRPr="00525FA0" w:rsidRDefault="00525FA0" w:rsidP="00525FA0">
      <w:pPr>
        <w:pStyle w:val="EndNoteBibliography"/>
        <w:spacing w:after="0"/>
        <w:ind w:left="720" w:hanging="720"/>
      </w:pPr>
      <w:r w:rsidRPr="00525FA0">
        <w:t xml:space="preserve">Rouse, J., R. Haas, J. Schell, and D. Deering. 1974. Monitoring vegetation systems in the Great Plains with ERTS. NASA special publication </w:t>
      </w:r>
      <w:r w:rsidRPr="00525FA0">
        <w:rPr>
          <w:b/>
        </w:rPr>
        <w:t>351</w:t>
      </w:r>
      <w:r w:rsidRPr="00525FA0">
        <w:t>:309-317.</w:t>
      </w:r>
    </w:p>
    <w:p w14:paraId="5864D8FA" w14:textId="77777777" w:rsidR="00525FA0" w:rsidRPr="00525FA0" w:rsidRDefault="00525FA0" w:rsidP="00525FA0">
      <w:pPr>
        <w:pStyle w:val="EndNoteBibliography"/>
        <w:spacing w:after="0"/>
        <w:ind w:left="720" w:hanging="720"/>
      </w:pPr>
      <w:r w:rsidRPr="00525FA0">
        <w:t xml:space="preserve">Roy, D. P., V. Kovalskyy, H. K. Zhang, E. F. Vermote, L. Yan, S. S. Kumar, and A. Egorov. 2016. Characterization of Landsat-7 to Landsat-8 reflective wavelength and normalized difference vegetation index continuity. Remote Sensing of Environment </w:t>
      </w:r>
      <w:r w:rsidRPr="00525FA0">
        <w:rPr>
          <w:b/>
        </w:rPr>
        <w:t>185</w:t>
      </w:r>
      <w:r w:rsidRPr="00525FA0">
        <w:t>:57-70.</w:t>
      </w:r>
    </w:p>
    <w:p w14:paraId="0CD29E8E" w14:textId="77777777" w:rsidR="00525FA0" w:rsidRPr="00525FA0" w:rsidRDefault="00525FA0" w:rsidP="00525FA0">
      <w:pPr>
        <w:pStyle w:val="EndNoteBibliography"/>
        <w:spacing w:after="0"/>
        <w:ind w:left="720" w:hanging="720"/>
      </w:pPr>
      <w:r w:rsidRPr="00525FA0">
        <w:t xml:space="preserve">Sexton, J. O., X.-P. Song, M. Feng, P. Noojipady, A. Anand, and C. Huang. 2013. Global, 30-m resolution continuous fields of tree cover: landsat-based rescaling of MODIS vegetation continuous fields with lidar-based estimates of error. Int J Digit Earth </w:t>
      </w:r>
      <w:r w:rsidRPr="00525FA0">
        <w:rPr>
          <w:b/>
        </w:rPr>
        <w:t>6</w:t>
      </w:r>
      <w:r w:rsidRPr="00525FA0">
        <w:t>.</w:t>
      </w:r>
    </w:p>
    <w:p w14:paraId="115C3552" w14:textId="77777777" w:rsidR="00525FA0" w:rsidRPr="00525FA0" w:rsidRDefault="00525FA0" w:rsidP="00525FA0">
      <w:pPr>
        <w:pStyle w:val="EndNoteBibliography"/>
        <w:spacing w:after="0"/>
        <w:ind w:left="720" w:hanging="720"/>
      </w:pPr>
      <w:r w:rsidRPr="00525FA0">
        <w:t xml:space="preserve">Tucker, C. J. 1979. Red and photographic infrared linear combinations for monitoring vegetation. Remote Sensing of Environment </w:t>
      </w:r>
      <w:r w:rsidRPr="00525FA0">
        <w:rPr>
          <w:b/>
        </w:rPr>
        <w:t>8</w:t>
      </w:r>
      <w:r w:rsidRPr="00525FA0">
        <w:t>:127-150.</w:t>
      </w:r>
    </w:p>
    <w:p w14:paraId="6781D0E9" w14:textId="77777777" w:rsidR="00525FA0" w:rsidRPr="00525FA0" w:rsidRDefault="00525FA0" w:rsidP="00525FA0">
      <w:pPr>
        <w:pStyle w:val="EndNoteBibliography"/>
        <w:spacing w:after="0"/>
        <w:ind w:left="720" w:hanging="720"/>
      </w:pPr>
      <w:r w:rsidRPr="00525FA0">
        <w:t xml:space="preserve">Verdonen, M., L. T. Berner, B. C. Forbes, and T. Kumpula. 2020. Periglacial vegetation dynamics in Arctic Russia: decadal analysis of tundra regeneration on landslides with time series satellite imagery. Environmental Research Letters </w:t>
      </w:r>
      <w:r w:rsidRPr="00525FA0">
        <w:rPr>
          <w:b/>
        </w:rPr>
        <w:t>15</w:t>
      </w:r>
      <w:r w:rsidRPr="00525FA0">
        <w:t>:105020.</w:t>
      </w:r>
    </w:p>
    <w:p w14:paraId="316E09E0" w14:textId="77777777" w:rsidR="00525FA0" w:rsidRPr="00525FA0" w:rsidRDefault="00525FA0" w:rsidP="00525FA0">
      <w:pPr>
        <w:pStyle w:val="EndNoteBibliography"/>
        <w:spacing w:after="0"/>
        <w:ind w:left="720" w:hanging="720"/>
      </w:pPr>
      <w:r w:rsidRPr="00525FA0">
        <w:t xml:space="preserve">Walker, X. J., H. D. Alexander, L. T. Berner, M. A. Boyd, M. M. Loranty, S. M. Natali, and M. C. Mack. 2021. Positive response of tree productivity to warming is reversed by increased tree density at the Arctic tundra-taiga ecotone. Canadian Journal of Forest Research </w:t>
      </w:r>
      <w:r w:rsidRPr="00525FA0">
        <w:rPr>
          <w:b/>
        </w:rPr>
        <w:t>51</w:t>
      </w:r>
      <w:r w:rsidRPr="00525FA0">
        <w:t>:1323-1338.</w:t>
      </w:r>
    </w:p>
    <w:p w14:paraId="20685078" w14:textId="77777777" w:rsidR="00525FA0" w:rsidRPr="00525FA0" w:rsidRDefault="00525FA0" w:rsidP="00525FA0">
      <w:pPr>
        <w:pStyle w:val="EndNoteBibliography"/>
        <w:spacing w:after="0"/>
        <w:ind w:left="720" w:hanging="720"/>
      </w:pPr>
      <w:r w:rsidRPr="00525FA0">
        <w:t xml:space="preserve">Wang, J. A., and M. A. Friedl. 2019. The role of land cover change in Arctic-Boreal greening and browning trends. Environmental Research Letters </w:t>
      </w:r>
      <w:r w:rsidRPr="00525FA0">
        <w:rPr>
          <w:b/>
        </w:rPr>
        <w:t>14</w:t>
      </w:r>
      <w:r w:rsidRPr="00525FA0">
        <w:t>:125007.</w:t>
      </w:r>
    </w:p>
    <w:p w14:paraId="7A89EEA1" w14:textId="77777777" w:rsidR="00525FA0" w:rsidRPr="00525FA0" w:rsidRDefault="00525FA0" w:rsidP="00525FA0">
      <w:pPr>
        <w:pStyle w:val="EndNoteBibliography"/>
        <w:spacing w:after="0"/>
        <w:ind w:left="720" w:hanging="720"/>
      </w:pPr>
      <w:r w:rsidRPr="00525FA0">
        <w:t>Wickham, H. 2016. ggplot2: Elegant Graphics for Data Analysis. Springer-Verlang New York.</w:t>
      </w:r>
    </w:p>
    <w:p w14:paraId="144F598A" w14:textId="3AC67DA6" w:rsidR="00525FA0" w:rsidRPr="00525FA0" w:rsidRDefault="00525FA0" w:rsidP="00525FA0">
      <w:pPr>
        <w:pStyle w:val="EndNoteBibliography"/>
        <w:spacing w:after="0"/>
        <w:ind w:left="720" w:hanging="720"/>
      </w:pPr>
      <w:r w:rsidRPr="00525FA0">
        <w:t xml:space="preserve">Wickham, H. 2019. stringr: Simple, Consistent Wrappers for Common String Operations. R package version 1.4.0. </w:t>
      </w:r>
      <w:hyperlink r:id="rId30" w:history="1">
        <w:r w:rsidRPr="00525FA0">
          <w:rPr>
            <w:rStyle w:val="Hyperlink"/>
          </w:rPr>
          <w:t>https://CRAN.R-project.org/package=stringr</w:t>
        </w:r>
      </w:hyperlink>
      <w:r w:rsidRPr="00525FA0">
        <w:t>.</w:t>
      </w:r>
    </w:p>
    <w:p w14:paraId="221D31BB" w14:textId="02C06388" w:rsidR="00525FA0" w:rsidRPr="00525FA0" w:rsidRDefault="00525FA0" w:rsidP="00525FA0">
      <w:pPr>
        <w:pStyle w:val="EndNoteBibliography"/>
        <w:spacing w:after="0"/>
        <w:ind w:left="720" w:hanging="720"/>
      </w:pPr>
      <w:r w:rsidRPr="00525FA0">
        <w:t xml:space="preserve">Wickham, H. 2021. tidyr: Tidy Messy Data. R package version 1.1.4. </w:t>
      </w:r>
      <w:hyperlink r:id="rId31" w:history="1">
        <w:r w:rsidRPr="00525FA0">
          <w:rPr>
            <w:rStyle w:val="Hyperlink"/>
          </w:rPr>
          <w:t>https://CRAN.R-project.org/package=tidyr</w:t>
        </w:r>
      </w:hyperlink>
      <w:r w:rsidRPr="00525FA0">
        <w:t>.</w:t>
      </w:r>
    </w:p>
    <w:p w14:paraId="6B70250D" w14:textId="1FA6A56E" w:rsidR="00525FA0" w:rsidRPr="00525FA0" w:rsidRDefault="00525FA0" w:rsidP="00525FA0">
      <w:pPr>
        <w:pStyle w:val="EndNoteBibliography"/>
        <w:spacing w:after="0"/>
        <w:ind w:left="720" w:hanging="720"/>
      </w:pPr>
      <w:r w:rsidRPr="00525FA0">
        <w:lastRenderedPageBreak/>
        <w:t xml:space="preserve">Wickham, H., R. Francois, H. Lionel, and K. Müller. 2021. dplyr: A Grammar of Data Manipulation. R package version 1.0.7. </w:t>
      </w:r>
      <w:hyperlink r:id="rId32" w:history="1">
        <w:r w:rsidRPr="00525FA0">
          <w:rPr>
            <w:rStyle w:val="Hyperlink"/>
          </w:rPr>
          <w:t>https://CRAN.R-project.org/package=dplyr</w:t>
        </w:r>
      </w:hyperlink>
      <w:r w:rsidRPr="00525FA0">
        <w:t>.</w:t>
      </w:r>
    </w:p>
    <w:p w14:paraId="4A663A3C" w14:textId="77777777" w:rsidR="00525FA0" w:rsidRPr="00525FA0" w:rsidRDefault="00525FA0" w:rsidP="00525FA0">
      <w:pPr>
        <w:pStyle w:val="EndNoteBibliography"/>
        <w:spacing w:after="0"/>
        <w:ind w:left="720" w:hanging="720"/>
      </w:pPr>
      <w:r w:rsidRPr="00525FA0">
        <w:t xml:space="preserve">Woodcock, C. E., R. Allen, M. Anderson, A. Belward, R. Bindschadler, W. Cohen, F. Gao, S. N. Goward, D. Helder, E. Helmer, R. Nemani, L. Oreopoulos, J. Schott, P. S. Thenkabail, E. F. Vermote, J. Vogelmann, M. A. Wulder, R. Wynne, and T. Landsat Sci. 2008. Free access to Landsat imagery. science </w:t>
      </w:r>
      <w:r w:rsidRPr="00525FA0">
        <w:rPr>
          <w:b/>
        </w:rPr>
        <w:t>320</w:t>
      </w:r>
      <w:r w:rsidRPr="00525FA0">
        <w:t>:1011-1011.</w:t>
      </w:r>
    </w:p>
    <w:p w14:paraId="6B1A54DA" w14:textId="77777777" w:rsidR="00525FA0" w:rsidRPr="00525FA0" w:rsidRDefault="00525FA0" w:rsidP="00525FA0">
      <w:pPr>
        <w:pStyle w:val="EndNoteBibliography"/>
        <w:spacing w:after="0"/>
        <w:ind w:left="720" w:hanging="720"/>
      </w:pPr>
      <w:r w:rsidRPr="00525FA0">
        <w:t xml:space="preserve">Wright, M. N., and A. Ziegler. 2017. Ranger: a fast implementation of random forests for high dimensional data in C++ and R. Journal of statistical software </w:t>
      </w:r>
      <w:r w:rsidRPr="00525FA0">
        <w:rPr>
          <w:b/>
        </w:rPr>
        <w:t>77</w:t>
      </w:r>
      <w:r w:rsidRPr="00525FA0">
        <w:t>:1-17.</w:t>
      </w:r>
    </w:p>
    <w:p w14:paraId="2224291C" w14:textId="77777777" w:rsidR="00525FA0" w:rsidRPr="00525FA0" w:rsidRDefault="00525FA0" w:rsidP="00525FA0">
      <w:pPr>
        <w:pStyle w:val="EndNoteBibliography"/>
        <w:spacing w:after="0"/>
        <w:ind w:left="720" w:hanging="720"/>
      </w:pPr>
      <w:r w:rsidRPr="00525FA0">
        <w:t xml:space="preserve">Wulder, M. A., T. R. Loveland, D. P. Roy, C. J. Crawford, J. G. Masek, C. E. Woodcock, R. G. Allen, M. C. Anderson, A. S. Belward, W. B. Cohen, J. Dwyer, A. Erb, F. Gao, P. Griffiths, D. Helder, T. Hermosilla, J. D. Hipple, P. Hostert, M. J. Hughes, J. Huntington, D. M. Johnson, R. Kennedy, A. Kilic, Z. Li, L. Lymburner, J. McCorkel, N. Pahlevan, T. A. Scambos, C. Schaaf, J. R. Schott, Y. Sheng, J. Storey, E. Vermote, J. Vogelmann, J. C. White, R. H. Wynne, and Z. Zhu. 2019. Current status of Landsat program, science, and applications. Remote Sensing of Environment </w:t>
      </w:r>
      <w:r w:rsidRPr="00525FA0">
        <w:rPr>
          <w:b/>
        </w:rPr>
        <w:t>225</w:t>
      </w:r>
      <w:r w:rsidRPr="00525FA0">
        <w:t>:127-147.</w:t>
      </w:r>
    </w:p>
    <w:p w14:paraId="2FFB58D7" w14:textId="77777777" w:rsidR="00525FA0" w:rsidRPr="00525FA0" w:rsidRDefault="00525FA0" w:rsidP="00525FA0">
      <w:pPr>
        <w:pStyle w:val="EndNoteBibliography"/>
        <w:spacing w:after="0"/>
        <w:ind w:left="720" w:hanging="720"/>
      </w:pPr>
      <w:r w:rsidRPr="00525FA0">
        <w:t xml:space="preserve">Yue, S., P. Pilon, B. Phinney, and G. Cavadias. 2002. The influence of autocorrelation on the ability to detect trend in hydrological series. Hydrological processes </w:t>
      </w:r>
      <w:r w:rsidRPr="00525FA0">
        <w:rPr>
          <w:b/>
        </w:rPr>
        <w:t>16</w:t>
      </w:r>
      <w:r w:rsidRPr="00525FA0">
        <w:t>:1807-1829.</w:t>
      </w:r>
    </w:p>
    <w:p w14:paraId="0CA9A8DF" w14:textId="77777777" w:rsidR="00525FA0" w:rsidRPr="00525FA0" w:rsidRDefault="00525FA0" w:rsidP="00525FA0">
      <w:pPr>
        <w:pStyle w:val="EndNoteBibliography"/>
        <w:spacing w:after="0"/>
        <w:ind w:left="720" w:hanging="720"/>
      </w:pPr>
      <w:r w:rsidRPr="00525FA0">
        <w:t xml:space="preserve">Zeileis, A., and G. Grothendieck. 2005. zoo: S3 Infrastructure for Regular and Irregular Time Series. Journal of statistical software </w:t>
      </w:r>
      <w:r w:rsidRPr="00525FA0">
        <w:rPr>
          <w:b/>
        </w:rPr>
        <w:t>14</w:t>
      </w:r>
      <w:r w:rsidRPr="00525FA0">
        <w:t>:1-27.</w:t>
      </w:r>
    </w:p>
    <w:p w14:paraId="62F73FFB" w14:textId="77777777" w:rsidR="00525FA0" w:rsidRPr="00525FA0" w:rsidRDefault="00525FA0" w:rsidP="00525FA0">
      <w:pPr>
        <w:pStyle w:val="EndNoteBibliography"/>
        <w:ind w:left="720" w:hanging="720"/>
      </w:pPr>
      <w:r w:rsidRPr="00525FA0">
        <w:t xml:space="preserve">Zhu, Z., S. Wang, and C. E. Woodcock. 2015. Improvement and expansion of the Fmask algorithm: cloud, cloud shadow, and snow detection for Landsats 4–7, 8, and Sentinel 2 images. Remote Sensing of Environment </w:t>
      </w:r>
      <w:r w:rsidRPr="00525FA0">
        <w:rPr>
          <w:b/>
        </w:rPr>
        <w:t>159</w:t>
      </w:r>
      <w:r w:rsidRPr="00525FA0">
        <w:t>:269-277.</w:t>
      </w:r>
    </w:p>
    <w:p w14:paraId="319B9F96" w14:textId="60DB9530" w:rsidR="00BE49FA" w:rsidRPr="00BE49FA" w:rsidRDefault="00D8312E" w:rsidP="00C81F1B">
      <w:pPr>
        <w:pStyle w:val="Heading1"/>
      </w:pPr>
      <w:r>
        <w:fldChar w:fldCharType="end"/>
      </w:r>
      <w:r w:rsidR="001F6AD7">
        <w:fldChar w:fldCharType="begin"/>
      </w:r>
      <w:r w:rsidR="001F6AD7">
        <w:instrText xml:space="preserve"> ADDIN </w:instrText>
      </w:r>
      <w:r w:rsidR="001F6AD7">
        <w:fldChar w:fldCharType="end"/>
      </w:r>
      <w:r w:rsidR="005B3C04">
        <w:fldChar w:fldCharType="begin"/>
      </w:r>
      <w:r w:rsidR="005B3C04">
        <w:instrText xml:space="preserve"> ADDIN </w:instrText>
      </w:r>
      <w:r w:rsidR="005B3C04">
        <w:fldChar w:fldCharType="end"/>
      </w:r>
    </w:p>
    <w:sectPr w:rsidR="00BE49FA" w:rsidRPr="00BE49FA" w:rsidSect="00530265">
      <w:headerReference w:type="default" r:id="rId33"/>
      <w:footerReference w:type="default" r:id="rId3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ogan Berner" w:date="2022-10-13T14:55:00Z" w:initials="LB">
    <w:p w14:paraId="32D54C71" w14:textId="77777777" w:rsidR="00F36F48" w:rsidRDefault="00F36F48" w:rsidP="0043048B">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D54C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A55F" w16cex:dateUtc="2022-10-13T2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D54C71" w16cid:durableId="26F2A5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51E28" w14:textId="77777777" w:rsidR="004C6C1C" w:rsidRDefault="004C6C1C" w:rsidP="00EB55B9">
      <w:pPr>
        <w:spacing w:after="0" w:line="240" w:lineRule="auto"/>
      </w:pPr>
      <w:r>
        <w:separator/>
      </w:r>
    </w:p>
  </w:endnote>
  <w:endnote w:type="continuationSeparator" w:id="0">
    <w:p w14:paraId="2467302D" w14:textId="77777777" w:rsidR="004C6C1C" w:rsidRDefault="004C6C1C" w:rsidP="00EB5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846861"/>
      <w:docPartObj>
        <w:docPartGallery w:val="Page Numbers (Bottom of Page)"/>
        <w:docPartUnique/>
      </w:docPartObj>
    </w:sdtPr>
    <w:sdtEndPr>
      <w:rPr>
        <w:noProof/>
      </w:rPr>
    </w:sdtEndPr>
    <w:sdtContent>
      <w:p w14:paraId="7D7B0722" w14:textId="31D1DE4D" w:rsidR="00142AEA" w:rsidRDefault="00142A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0A4438" w14:textId="77777777" w:rsidR="00142AEA" w:rsidRDefault="00142A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2E4D7" w14:textId="77777777" w:rsidR="004C6C1C" w:rsidRDefault="004C6C1C" w:rsidP="00EB55B9">
      <w:pPr>
        <w:spacing w:after="0" w:line="240" w:lineRule="auto"/>
      </w:pPr>
      <w:r>
        <w:separator/>
      </w:r>
    </w:p>
  </w:footnote>
  <w:footnote w:type="continuationSeparator" w:id="0">
    <w:p w14:paraId="793DE200" w14:textId="77777777" w:rsidR="004C6C1C" w:rsidRDefault="004C6C1C" w:rsidP="00EB5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4AD2" w14:textId="48D1385A" w:rsidR="00142AEA" w:rsidRDefault="00142AEA" w:rsidP="00EB55B9">
    <w:pPr>
      <w:pStyle w:val="Header"/>
      <w:jc w:val="right"/>
    </w:pPr>
    <w:proofErr w:type="spellStart"/>
    <w:r>
      <w:t>lsatTS</w:t>
    </w:r>
    <w:proofErr w:type="spellEnd"/>
    <w:r>
      <w:t xml:space="preserve"> package for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E0D14"/>
    <w:multiLevelType w:val="hybridMultilevel"/>
    <w:tmpl w:val="A3F6A2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CE42AEE"/>
    <w:multiLevelType w:val="hybridMultilevel"/>
    <w:tmpl w:val="7C6A6016"/>
    <w:lvl w:ilvl="0" w:tplc="AF5E189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0768441">
    <w:abstractNumId w:val="1"/>
  </w:num>
  <w:num w:numId="2" w16cid:durableId="60735269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gan Berner">
    <w15:presenceInfo w15:providerId="Windows Live" w15:userId="97afa1331e31a5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463E74D4-44D3-4242-94C1-4C120ACCF0C0}"/>
    <w:docVar w:name="dgnword-eventsink" w:val="2376561623296"/>
    <w:docVar w:name="dgnword-lastRevisionsView" w:val="0"/>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zrz2xfys0et6es02qx0adprs59z2erxf5t&quot;&gt;Logans Library-20201109&lt;record-ids&gt;&lt;item&gt;238&lt;/item&gt;&lt;item&gt;902&lt;/item&gt;&lt;item&gt;998&lt;/item&gt;&lt;item&gt;1124&lt;/item&gt;&lt;item&gt;1126&lt;/item&gt;&lt;item&gt;1404&lt;/item&gt;&lt;item&gt;1560&lt;/item&gt;&lt;item&gt;1934&lt;/item&gt;&lt;item&gt;2741&lt;/item&gt;&lt;item&gt;2875&lt;/item&gt;&lt;item&gt;2968&lt;/item&gt;&lt;item&gt;3235&lt;/item&gt;&lt;item&gt;3251&lt;/item&gt;&lt;item&gt;3320&lt;/item&gt;&lt;item&gt;3341&lt;/item&gt;&lt;item&gt;3374&lt;/item&gt;&lt;item&gt;3408&lt;/item&gt;&lt;item&gt;3411&lt;/item&gt;&lt;item&gt;3587&lt;/item&gt;&lt;item&gt;3590&lt;/item&gt;&lt;item&gt;3601&lt;/item&gt;&lt;item&gt;3608&lt;/item&gt;&lt;item&gt;3634&lt;/item&gt;&lt;item&gt;3683&lt;/item&gt;&lt;item&gt;3699&lt;/item&gt;&lt;item&gt;3713&lt;/item&gt;&lt;item&gt;3715&lt;/item&gt;&lt;item&gt;3737&lt;/item&gt;&lt;item&gt;3755&lt;/item&gt;&lt;item&gt;3858&lt;/item&gt;&lt;item&gt;3875&lt;/item&gt;&lt;item&gt;3959&lt;/item&gt;&lt;item&gt;4038&lt;/item&gt;&lt;item&gt;4067&lt;/item&gt;&lt;item&gt;4068&lt;/item&gt;&lt;item&gt;4115&lt;/item&gt;&lt;item&gt;4147&lt;/item&gt;&lt;item&gt;4195&lt;/item&gt;&lt;item&gt;4196&lt;/item&gt;&lt;item&gt;4261&lt;/item&gt;&lt;item&gt;4344&lt;/item&gt;&lt;item&gt;4460&lt;/item&gt;&lt;item&gt;4476&lt;/item&gt;&lt;item&gt;4485&lt;/item&gt;&lt;item&gt;4489&lt;/item&gt;&lt;item&gt;4495&lt;/item&gt;&lt;item&gt;4501&lt;/item&gt;&lt;item&gt;4506&lt;/item&gt;&lt;item&gt;4513&lt;/item&gt;&lt;item&gt;4576&lt;/item&gt;&lt;item&gt;4603&lt;/item&gt;&lt;item&gt;4641&lt;/item&gt;&lt;item&gt;4644&lt;/item&gt;&lt;item&gt;4645&lt;/item&gt;&lt;item&gt;4646&lt;/item&gt;&lt;item&gt;4647&lt;/item&gt;&lt;item&gt;4683&lt;/item&gt;&lt;item&gt;4705&lt;/item&gt;&lt;item&gt;4706&lt;/item&gt;&lt;item&gt;4707&lt;/item&gt;&lt;item&gt;4708&lt;/item&gt;&lt;item&gt;4709&lt;/item&gt;&lt;item&gt;4710&lt;/item&gt;&lt;item&gt;4711&lt;/item&gt;&lt;item&gt;4712&lt;/item&gt;&lt;/record-ids&gt;&lt;/item&gt;&lt;/Libraries&gt;"/>
  </w:docVars>
  <w:rsids>
    <w:rsidRoot w:val="00B45079"/>
    <w:rsid w:val="00000EE0"/>
    <w:rsid w:val="00000F29"/>
    <w:rsid w:val="00001F78"/>
    <w:rsid w:val="00006FE7"/>
    <w:rsid w:val="000110A3"/>
    <w:rsid w:val="000113B1"/>
    <w:rsid w:val="0001570C"/>
    <w:rsid w:val="00017A95"/>
    <w:rsid w:val="00017FC4"/>
    <w:rsid w:val="000213B5"/>
    <w:rsid w:val="00021BEF"/>
    <w:rsid w:val="00021EA0"/>
    <w:rsid w:val="00026B19"/>
    <w:rsid w:val="00027CD4"/>
    <w:rsid w:val="00030398"/>
    <w:rsid w:val="00030698"/>
    <w:rsid w:val="00030948"/>
    <w:rsid w:val="00030ECE"/>
    <w:rsid w:val="000325E9"/>
    <w:rsid w:val="0003542E"/>
    <w:rsid w:val="0003731F"/>
    <w:rsid w:val="00043FE1"/>
    <w:rsid w:val="00044A68"/>
    <w:rsid w:val="00046368"/>
    <w:rsid w:val="00046811"/>
    <w:rsid w:val="0005037B"/>
    <w:rsid w:val="000534B1"/>
    <w:rsid w:val="00053779"/>
    <w:rsid w:val="0005519C"/>
    <w:rsid w:val="00061C5F"/>
    <w:rsid w:val="00061F79"/>
    <w:rsid w:val="00063289"/>
    <w:rsid w:val="000632ED"/>
    <w:rsid w:val="00063431"/>
    <w:rsid w:val="00066377"/>
    <w:rsid w:val="00067A0C"/>
    <w:rsid w:val="00071209"/>
    <w:rsid w:val="00071689"/>
    <w:rsid w:val="00077502"/>
    <w:rsid w:val="000807F8"/>
    <w:rsid w:val="000836F0"/>
    <w:rsid w:val="00084ABC"/>
    <w:rsid w:val="000853A5"/>
    <w:rsid w:val="00085BFC"/>
    <w:rsid w:val="00085D4D"/>
    <w:rsid w:val="00086314"/>
    <w:rsid w:val="000867AD"/>
    <w:rsid w:val="00086E6F"/>
    <w:rsid w:val="00090A00"/>
    <w:rsid w:val="00091684"/>
    <w:rsid w:val="00092A9C"/>
    <w:rsid w:val="00096688"/>
    <w:rsid w:val="000A1D20"/>
    <w:rsid w:val="000A1DC7"/>
    <w:rsid w:val="000A3118"/>
    <w:rsid w:val="000B024B"/>
    <w:rsid w:val="000B1752"/>
    <w:rsid w:val="000B23F1"/>
    <w:rsid w:val="000B2AC7"/>
    <w:rsid w:val="000B2EAB"/>
    <w:rsid w:val="000B4516"/>
    <w:rsid w:val="000B4776"/>
    <w:rsid w:val="000B55F0"/>
    <w:rsid w:val="000B7FBE"/>
    <w:rsid w:val="000C275F"/>
    <w:rsid w:val="000C45BD"/>
    <w:rsid w:val="000D05AD"/>
    <w:rsid w:val="000D2C2B"/>
    <w:rsid w:val="000D2C94"/>
    <w:rsid w:val="000D73DF"/>
    <w:rsid w:val="000D766F"/>
    <w:rsid w:val="000D7B44"/>
    <w:rsid w:val="000E00F6"/>
    <w:rsid w:val="000E2A56"/>
    <w:rsid w:val="000E3D0E"/>
    <w:rsid w:val="000E494E"/>
    <w:rsid w:val="000E6FF1"/>
    <w:rsid w:val="000F3A39"/>
    <w:rsid w:val="000F5331"/>
    <w:rsid w:val="000F793A"/>
    <w:rsid w:val="001001ED"/>
    <w:rsid w:val="00100C55"/>
    <w:rsid w:val="0010487C"/>
    <w:rsid w:val="0010542A"/>
    <w:rsid w:val="00106C4B"/>
    <w:rsid w:val="00107928"/>
    <w:rsid w:val="001103C0"/>
    <w:rsid w:val="00112A36"/>
    <w:rsid w:val="00112D08"/>
    <w:rsid w:val="00112D34"/>
    <w:rsid w:val="00114429"/>
    <w:rsid w:val="0011636F"/>
    <w:rsid w:val="001207D5"/>
    <w:rsid w:val="00127112"/>
    <w:rsid w:val="00130E0D"/>
    <w:rsid w:val="00132CED"/>
    <w:rsid w:val="00133491"/>
    <w:rsid w:val="00135233"/>
    <w:rsid w:val="00142AEA"/>
    <w:rsid w:val="00143A07"/>
    <w:rsid w:val="00150179"/>
    <w:rsid w:val="00151EAC"/>
    <w:rsid w:val="00152A6E"/>
    <w:rsid w:val="00154C6C"/>
    <w:rsid w:val="00156ED1"/>
    <w:rsid w:val="0016136E"/>
    <w:rsid w:val="001630D3"/>
    <w:rsid w:val="00165D80"/>
    <w:rsid w:val="00166C1E"/>
    <w:rsid w:val="00167F9A"/>
    <w:rsid w:val="00176605"/>
    <w:rsid w:val="001809B9"/>
    <w:rsid w:val="001810F1"/>
    <w:rsid w:val="001813F3"/>
    <w:rsid w:val="001828AC"/>
    <w:rsid w:val="00187CFE"/>
    <w:rsid w:val="00187E5F"/>
    <w:rsid w:val="00193181"/>
    <w:rsid w:val="001939FE"/>
    <w:rsid w:val="001A1A95"/>
    <w:rsid w:val="001A340C"/>
    <w:rsid w:val="001A52CF"/>
    <w:rsid w:val="001A5ABB"/>
    <w:rsid w:val="001A6C2D"/>
    <w:rsid w:val="001B11B4"/>
    <w:rsid w:val="001B63CA"/>
    <w:rsid w:val="001B7BF7"/>
    <w:rsid w:val="001C0509"/>
    <w:rsid w:val="001C4250"/>
    <w:rsid w:val="001C6506"/>
    <w:rsid w:val="001C7F28"/>
    <w:rsid w:val="001D0495"/>
    <w:rsid w:val="001D0BCF"/>
    <w:rsid w:val="001D6A71"/>
    <w:rsid w:val="001E0168"/>
    <w:rsid w:val="001E0248"/>
    <w:rsid w:val="001E35D1"/>
    <w:rsid w:val="001E72D5"/>
    <w:rsid w:val="001F3D88"/>
    <w:rsid w:val="001F4EE2"/>
    <w:rsid w:val="001F5106"/>
    <w:rsid w:val="001F6AD7"/>
    <w:rsid w:val="001F7571"/>
    <w:rsid w:val="00201390"/>
    <w:rsid w:val="00206CCE"/>
    <w:rsid w:val="002117B8"/>
    <w:rsid w:val="00211EE3"/>
    <w:rsid w:val="002125DD"/>
    <w:rsid w:val="00216088"/>
    <w:rsid w:val="0022005E"/>
    <w:rsid w:val="00220D01"/>
    <w:rsid w:val="00222227"/>
    <w:rsid w:val="00222917"/>
    <w:rsid w:val="002242D3"/>
    <w:rsid w:val="0022493A"/>
    <w:rsid w:val="00224AF0"/>
    <w:rsid w:val="00226DB1"/>
    <w:rsid w:val="002333D3"/>
    <w:rsid w:val="0023661A"/>
    <w:rsid w:val="00236CA0"/>
    <w:rsid w:val="00237553"/>
    <w:rsid w:val="0024136F"/>
    <w:rsid w:val="002419C3"/>
    <w:rsid w:val="0024292C"/>
    <w:rsid w:val="00250EE3"/>
    <w:rsid w:val="00255A52"/>
    <w:rsid w:val="00260A15"/>
    <w:rsid w:val="0026479A"/>
    <w:rsid w:val="00272C98"/>
    <w:rsid w:val="0027670E"/>
    <w:rsid w:val="0028150A"/>
    <w:rsid w:val="00283C96"/>
    <w:rsid w:val="0028596A"/>
    <w:rsid w:val="0028798F"/>
    <w:rsid w:val="0029290E"/>
    <w:rsid w:val="00293E23"/>
    <w:rsid w:val="00294F61"/>
    <w:rsid w:val="00295A46"/>
    <w:rsid w:val="0029701D"/>
    <w:rsid w:val="002A52FE"/>
    <w:rsid w:val="002B23A4"/>
    <w:rsid w:val="002B50C5"/>
    <w:rsid w:val="002B5EAE"/>
    <w:rsid w:val="002B6422"/>
    <w:rsid w:val="002B7D02"/>
    <w:rsid w:val="002C102D"/>
    <w:rsid w:val="002C1AC5"/>
    <w:rsid w:val="002C207C"/>
    <w:rsid w:val="002C22A6"/>
    <w:rsid w:val="002C25BA"/>
    <w:rsid w:val="002C27C7"/>
    <w:rsid w:val="002C2D73"/>
    <w:rsid w:val="002C3EDF"/>
    <w:rsid w:val="002C44C1"/>
    <w:rsid w:val="002C6B26"/>
    <w:rsid w:val="002D1352"/>
    <w:rsid w:val="002D28BF"/>
    <w:rsid w:val="002D33BE"/>
    <w:rsid w:val="002D37A0"/>
    <w:rsid w:val="002E0BED"/>
    <w:rsid w:val="002E7BE5"/>
    <w:rsid w:val="002F1CCE"/>
    <w:rsid w:val="002F2220"/>
    <w:rsid w:val="002F458E"/>
    <w:rsid w:val="002F69EB"/>
    <w:rsid w:val="002F6EB7"/>
    <w:rsid w:val="002F6EE8"/>
    <w:rsid w:val="00302291"/>
    <w:rsid w:val="003024B4"/>
    <w:rsid w:val="00303CDF"/>
    <w:rsid w:val="00307926"/>
    <w:rsid w:val="0031164E"/>
    <w:rsid w:val="00313C20"/>
    <w:rsid w:val="003166B2"/>
    <w:rsid w:val="00316EED"/>
    <w:rsid w:val="0032391F"/>
    <w:rsid w:val="00325450"/>
    <w:rsid w:val="0032733C"/>
    <w:rsid w:val="00327C86"/>
    <w:rsid w:val="00330786"/>
    <w:rsid w:val="00335670"/>
    <w:rsid w:val="00352A04"/>
    <w:rsid w:val="00354AA5"/>
    <w:rsid w:val="00354DD8"/>
    <w:rsid w:val="00356130"/>
    <w:rsid w:val="00362ABF"/>
    <w:rsid w:val="00364053"/>
    <w:rsid w:val="00364B73"/>
    <w:rsid w:val="00364FF9"/>
    <w:rsid w:val="00367507"/>
    <w:rsid w:val="00370A44"/>
    <w:rsid w:val="003729E1"/>
    <w:rsid w:val="003801EF"/>
    <w:rsid w:val="00381CED"/>
    <w:rsid w:val="003827D4"/>
    <w:rsid w:val="003831B8"/>
    <w:rsid w:val="003841A8"/>
    <w:rsid w:val="0038493E"/>
    <w:rsid w:val="003854B7"/>
    <w:rsid w:val="00385B14"/>
    <w:rsid w:val="00385C4F"/>
    <w:rsid w:val="003861ED"/>
    <w:rsid w:val="0039029E"/>
    <w:rsid w:val="003934F7"/>
    <w:rsid w:val="00397810"/>
    <w:rsid w:val="003A0764"/>
    <w:rsid w:val="003A4922"/>
    <w:rsid w:val="003A590F"/>
    <w:rsid w:val="003A6063"/>
    <w:rsid w:val="003A652A"/>
    <w:rsid w:val="003A7C5C"/>
    <w:rsid w:val="003B12C7"/>
    <w:rsid w:val="003B34A7"/>
    <w:rsid w:val="003B3F84"/>
    <w:rsid w:val="003C50EE"/>
    <w:rsid w:val="003C7159"/>
    <w:rsid w:val="003C73CA"/>
    <w:rsid w:val="003C7D0B"/>
    <w:rsid w:val="003D0F16"/>
    <w:rsid w:val="003D2455"/>
    <w:rsid w:val="003D7172"/>
    <w:rsid w:val="003E129D"/>
    <w:rsid w:val="003E2207"/>
    <w:rsid w:val="003E4D5D"/>
    <w:rsid w:val="003E6880"/>
    <w:rsid w:val="003F0B3B"/>
    <w:rsid w:val="003F69BD"/>
    <w:rsid w:val="003F7497"/>
    <w:rsid w:val="00400B5A"/>
    <w:rsid w:val="004015C4"/>
    <w:rsid w:val="004042E7"/>
    <w:rsid w:val="004056AA"/>
    <w:rsid w:val="00410E1D"/>
    <w:rsid w:val="004130D5"/>
    <w:rsid w:val="00417392"/>
    <w:rsid w:val="004176E6"/>
    <w:rsid w:val="004210EC"/>
    <w:rsid w:val="0042225A"/>
    <w:rsid w:val="00422AD6"/>
    <w:rsid w:val="004238DB"/>
    <w:rsid w:val="004252F6"/>
    <w:rsid w:val="00430610"/>
    <w:rsid w:val="004420F8"/>
    <w:rsid w:val="00442488"/>
    <w:rsid w:val="00444727"/>
    <w:rsid w:val="00444959"/>
    <w:rsid w:val="00444C3E"/>
    <w:rsid w:val="0045166C"/>
    <w:rsid w:val="00452483"/>
    <w:rsid w:val="00455540"/>
    <w:rsid w:val="00455CB4"/>
    <w:rsid w:val="00455E25"/>
    <w:rsid w:val="00461546"/>
    <w:rsid w:val="00461791"/>
    <w:rsid w:val="00464755"/>
    <w:rsid w:val="004673D8"/>
    <w:rsid w:val="00470475"/>
    <w:rsid w:val="00477254"/>
    <w:rsid w:val="00481FF7"/>
    <w:rsid w:val="0048413F"/>
    <w:rsid w:val="004852B1"/>
    <w:rsid w:val="00494958"/>
    <w:rsid w:val="00495459"/>
    <w:rsid w:val="0049567B"/>
    <w:rsid w:val="00495B45"/>
    <w:rsid w:val="0049628C"/>
    <w:rsid w:val="00497A92"/>
    <w:rsid w:val="00497D49"/>
    <w:rsid w:val="004A23E6"/>
    <w:rsid w:val="004A266C"/>
    <w:rsid w:val="004A5BCD"/>
    <w:rsid w:val="004B218B"/>
    <w:rsid w:val="004B4A89"/>
    <w:rsid w:val="004C03EA"/>
    <w:rsid w:val="004C03FA"/>
    <w:rsid w:val="004C0EA9"/>
    <w:rsid w:val="004C56D2"/>
    <w:rsid w:val="004C6B84"/>
    <w:rsid w:val="004C6C1C"/>
    <w:rsid w:val="004C73F6"/>
    <w:rsid w:val="004D127F"/>
    <w:rsid w:val="004D618D"/>
    <w:rsid w:val="004E1EF5"/>
    <w:rsid w:val="004E3859"/>
    <w:rsid w:val="004E5060"/>
    <w:rsid w:val="004F168E"/>
    <w:rsid w:val="004F2FB5"/>
    <w:rsid w:val="004F7A53"/>
    <w:rsid w:val="00500368"/>
    <w:rsid w:val="00505DD9"/>
    <w:rsid w:val="00510C38"/>
    <w:rsid w:val="00511C14"/>
    <w:rsid w:val="005120FB"/>
    <w:rsid w:val="00512B9D"/>
    <w:rsid w:val="00513809"/>
    <w:rsid w:val="00515009"/>
    <w:rsid w:val="00517382"/>
    <w:rsid w:val="005204D5"/>
    <w:rsid w:val="00523511"/>
    <w:rsid w:val="00523910"/>
    <w:rsid w:val="00524784"/>
    <w:rsid w:val="00525FA0"/>
    <w:rsid w:val="00530265"/>
    <w:rsid w:val="005308F6"/>
    <w:rsid w:val="005314B4"/>
    <w:rsid w:val="0053457C"/>
    <w:rsid w:val="005355BF"/>
    <w:rsid w:val="0053565B"/>
    <w:rsid w:val="005364B5"/>
    <w:rsid w:val="0054446A"/>
    <w:rsid w:val="005463A4"/>
    <w:rsid w:val="00552762"/>
    <w:rsid w:val="0055286D"/>
    <w:rsid w:val="00554207"/>
    <w:rsid w:val="005556EC"/>
    <w:rsid w:val="00557FC1"/>
    <w:rsid w:val="00560512"/>
    <w:rsid w:val="005637EC"/>
    <w:rsid w:val="00565361"/>
    <w:rsid w:val="005666F1"/>
    <w:rsid w:val="00573E37"/>
    <w:rsid w:val="00575EF5"/>
    <w:rsid w:val="00576E2B"/>
    <w:rsid w:val="00577ADD"/>
    <w:rsid w:val="00580DEC"/>
    <w:rsid w:val="00581C05"/>
    <w:rsid w:val="00584D29"/>
    <w:rsid w:val="00590326"/>
    <w:rsid w:val="00590A6D"/>
    <w:rsid w:val="0059250E"/>
    <w:rsid w:val="005937E1"/>
    <w:rsid w:val="00594005"/>
    <w:rsid w:val="00595CA6"/>
    <w:rsid w:val="00597C15"/>
    <w:rsid w:val="005A303F"/>
    <w:rsid w:val="005A3048"/>
    <w:rsid w:val="005A4808"/>
    <w:rsid w:val="005A4E98"/>
    <w:rsid w:val="005A521C"/>
    <w:rsid w:val="005B1367"/>
    <w:rsid w:val="005B13AD"/>
    <w:rsid w:val="005B2946"/>
    <w:rsid w:val="005B3C04"/>
    <w:rsid w:val="005B4B93"/>
    <w:rsid w:val="005B537A"/>
    <w:rsid w:val="005B578A"/>
    <w:rsid w:val="005B6315"/>
    <w:rsid w:val="005B778E"/>
    <w:rsid w:val="005C18C9"/>
    <w:rsid w:val="005C1B60"/>
    <w:rsid w:val="005C2852"/>
    <w:rsid w:val="005C7B12"/>
    <w:rsid w:val="005D0F35"/>
    <w:rsid w:val="005D0F3A"/>
    <w:rsid w:val="005D292B"/>
    <w:rsid w:val="005D2FC7"/>
    <w:rsid w:val="005D5BE1"/>
    <w:rsid w:val="005D7504"/>
    <w:rsid w:val="005E4BF1"/>
    <w:rsid w:val="005E4D50"/>
    <w:rsid w:val="005E5395"/>
    <w:rsid w:val="005E7DBA"/>
    <w:rsid w:val="005E7FE0"/>
    <w:rsid w:val="005F09CB"/>
    <w:rsid w:val="005F1B8E"/>
    <w:rsid w:val="005F4D9D"/>
    <w:rsid w:val="005F52DC"/>
    <w:rsid w:val="005F692C"/>
    <w:rsid w:val="0060245B"/>
    <w:rsid w:val="0060306C"/>
    <w:rsid w:val="00605B35"/>
    <w:rsid w:val="006065F5"/>
    <w:rsid w:val="00613271"/>
    <w:rsid w:val="006165C9"/>
    <w:rsid w:val="00616D58"/>
    <w:rsid w:val="006174E8"/>
    <w:rsid w:val="00623064"/>
    <w:rsid w:val="006264F9"/>
    <w:rsid w:val="00631464"/>
    <w:rsid w:val="00631F29"/>
    <w:rsid w:val="00634DE8"/>
    <w:rsid w:val="006370FB"/>
    <w:rsid w:val="00641264"/>
    <w:rsid w:val="006428EE"/>
    <w:rsid w:val="006434A0"/>
    <w:rsid w:val="006448EE"/>
    <w:rsid w:val="0065309B"/>
    <w:rsid w:val="006533B6"/>
    <w:rsid w:val="0065746C"/>
    <w:rsid w:val="006628AB"/>
    <w:rsid w:val="00667805"/>
    <w:rsid w:val="006702B5"/>
    <w:rsid w:val="00672194"/>
    <w:rsid w:val="00672880"/>
    <w:rsid w:val="00672B42"/>
    <w:rsid w:val="00673540"/>
    <w:rsid w:val="00674838"/>
    <w:rsid w:val="00676192"/>
    <w:rsid w:val="0067685E"/>
    <w:rsid w:val="00683754"/>
    <w:rsid w:val="00683CF4"/>
    <w:rsid w:val="006843B7"/>
    <w:rsid w:val="006862F5"/>
    <w:rsid w:val="006866D8"/>
    <w:rsid w:val="00686EF9"/>
    <w:rsid w:val="00691FD3"/>
    <w:rsid w:val="00692972"/>
    <w:rsid w:val="00695B27"/>
    <w:rsid w:val="00695F3C"/>
    <w:rsid w:val="006A038E"/>
    <w:rsid w:val="006A2DF5"/>
    <w:rsid w:val="006A498B"/>
    <w:rsid w:val="006B0E2B"/>
    <w:rsid w:val="006B3BD8"/>
    <w:rsid w:val="006B3CC4"/>
    <w:rsid w:val="006B7C79"/>
    <w:rsid w:val="006C1182"/>
    <w:rsid w:val="006C1FA1"/>
    <w:rsid w:val="006C265F"/>
    <w:rsid w:val="006C569F"/>
    <w:rsid w:val="006D0903"/>
    <w:rsid w:val="006D430C"/>
    <w:rsid w:val="006D4A5D"/>
    <w:rsid w:val="006D4F2B"/>
    <w:rsid w:val="006D5E22"/>
    <w:rsid w:val="006D7A74"/>
    <w:rsid w:val="006E07A5"/>
    <w:rsid w:val="006E0CFF"/>
    <w:rsid w:val="006E6ACB"/>
    <w:rsid w:val="006E6FEA"/>
    <w:rsid w:val="006F101C"/>
    <w:rsid w:val="006F1DE6"/>
    <w:rsid w:val="006F22C8"/>
    <w:rsid w:val="006F61FD"/>
    <w:rsid w:val="006F7344"/>
    <w:rsid w:val="0070231A"/>
    <w:rsid w:val="00702EB9"/>
    <w:rsid w:val="007039F5"/>
    <w:rsid w:val="007079C8"/>
    <w:rsid w:val="007100BB"/>
    <w:rsid w:val="00710AEA"/>
    <w:rsid w:val="00713812"/>
    <w:rsid w:val="00717E40"/>
    <w:rsid w:val="0072036D"/>
    <w:rsid w:val="00721C70"/>
    <w:rsid w:val="00723E3F"/>
    <w:rsid w:val="00724ED1"/>
    <w:rsid w:val="0072688D"/>
    <w:rsid w:val="00732709"/>
    <w:rsid w:val="00733108"/>
    <w:rsid w:val="00735AC3"/>
    <w:rsid w:val="007378EC"/>
    <w:rsid w:val="00740926"/>
    <w:rsid w:val="00742776"/>
    <w:rsid w:val="007435E8"/>
    <w:rsid w:val="00743CCA"/>
    <w:rsid w:val="00744D59"/>
    <w:rsid w:val="00752F4E"/>
    <w:rsid w:val="00753048"/>
    <w:rsid w:val="007570DF"/>
    <w:rsid w:val="00760EB0"/>
    <w:rsid w:val="007612CA"/>
    <w:rsid w:val="00763A92"/>
    <w:rsid w:val="00764421"/>
    <w:rsid w:val="0077088D"/>
    <w:rsid w:val="00772E20"/>
    <w:rsid w:val="0077545D"/>
    <w:rsid w:val="00777D31"/>
    <w:rsid w:val="00780CDE"/>
    <w:rsid w:val="00782A8D"/>
    <w:rsid w:val="007831B8"/>
    <w:rsid w:val="00790CB0"/>
    <w:rsid w:val="00792C3C"/>
    <w:rsid w:val="007935A9"/>
    <w:rsid w:val="007A1C82"/>
    <w:rsid w:val="007A23DF"/>
    <w:rsid w:val="007A2D86"/>
    <w:rsid w:val="007A39B6"/>
    <w:rsid w:val="007A5A7D"/>
    <w:rsid w:val="007B03BD"/>
    <w:rsid w:val="007B0A37"/>
    <w:rsid w:val="007B3776"/>
    <w:rsid w:val="007B3C27"/>
    <w:rsid w:val="007B3C28"/>
    <w:rsid w:val="007B3D9C"/>
    <w:rsid w:val="007B7BDA"/>
    <w:rsid w:val="007C1180"/>
    <w:rsid w:val="007C191F"/>
    <w:rsid w:val="007C21F7"/>
    <w:rsid w:val="007C40D8"/>
    <w:rsid w:val="007C5AAC"/>
    <w:rsid w:val="007C7417"/>
    <w:rsid w:val="007D0865"/>
    <w:rsid w:val="007D10A7"/>
    <w:rsid w:val="007D265E"/>
    <w:rsid w:val="007D42DD"/>
    <w:rsid w:val="007D4573"/>
    <w:rsid w:val="007D4FCD"/>
    <w:rsid w:val="007D6516"/>
    <w:rsid w:val="007D6C37"/>
    <w:rsid w:val="007E1D6D"/>
    <w:rsid w:val="007E3FF1"/>
    <w:rsid w:val="007E49C8"/>
    <w:rsid w:val="007E4CCC"/>
    <w:rsid w:val="007E53F8"/>
    <w:rsid w:val="007E6E5E"/>
    <w:rsid w:val="007E75AB"/>
    <w:rsid w:val="007F0BE7"/>
    <w:rsid w:val="007F3F2E"/>
    <w:rsid w:val="007F4509"/>
    <w:rsid w:val="007F4F15"/>
    <w:rsid w:val="007F5904"/>
    <w:rsid w:val="008014B6"/>
    <w:rsid w:val="00805C2C"/>
    <w:rsid w:val="0081165D"/>
    <w:rsid w:val="008136ED"/>
    <w:rsid w:val="00816270"/>
    <w:rsid w:val="0081756A"/>
    <w:rsid w:val="00817E57"/>
    <w:rsid w:val="0082037C"/>
    <w:rsid w:val="00823879"/>
    <w:rsid w:val="008251A3"/>
    <w:rsid w:val="00830D9B"/>
    <w:rsid w:val="00830F2C"/>
    <w:rsid w:val="00831471"/>
    <w:rsid w:val="008335D0"/>
    <w:rsid w:val="008361F7"/>
    <w:rsid w:val="0084197A"/>
    <w:rsid w:val="008504BE"/>
    <w:rsid w:val="008507EA"/>
    <w:rsid w:val="0085687E"/>
    <w:rsid w:val="00862E32"/>
    <w:rsid w:val="008642A0"/>
    <w:rsid w:val="00870CD6"/>
    <w:rsid w:val="00873A38"/>
    <w:rsid w:val="008742A4"/>
    <w:rsid w:val="008748AF"/>
    <w:rsid w:val="008749BE"/>
    <w:rsid w:val="0088022B"/>
    <w:rsid w:val="00882101"/>
    <w:rsid w:val="00884781"/>
    <w:rsid w:val="00885AA9"/>
    <w:rsid w:val="0088661F"/>
    <w:rsid w:val="00891554"/>
    <w:rsid w:val="00891EB6"/>
    <w:rsid w:val="008A44EA"/>
    <w:rsid w:val="008A516D"/>
    <w:rsid w:val="008A591D"/>
    <w:rsid w:val="008A5CC7"/>
    <w:rsid w:val="008A5ECC"/>
    <w:rsid w:val="008A7E5B"/>
    <w:rsid w:val="008B0935"/>
    <w:rsid w:val="008B108D"/>
    <w:rsid w:val="008B36FF"/>
    <w:rsid w:val="008B447D"/>
    <w:rsid w:val="008B6649"/>
    <w:rsid w:val="008B68D4"/>
    <w:rsid w:val="008B7582"/>
    <w:rsid w:val="008C0623"/>
    <w:rsid w:val="008C1B59"/>
    <w:rsid w:val="008C2C3E"/>
    <w:rsid w:val="008C64E5"/>
    <w:rsid w:val="008C6BC7"/>
    <w:rsid w:val="008D37EB"/>
    <w:rsid w:val="008E00FD"/>
    <w:rsid w:val="008E0E89"/>
    <w:rsid w:val="008E2E43"/>
    <w:rsid w:val="008E47CC"/>
    <w:rsid w:val="008E4AA1"/>
    <w:rsid w:val="008E5B68"/>
    <w:rsid w:val="008E603C"/>
    <w:rsid w:val="008F06CC"/>
    <w:rsid w:val="008F417E"/>
    <w:rsid w:val="008F4386"/>
    <w:rsid w:val="008F54FE"/>
    <w:rsid w:val="00901B6E"/>
    <w:rsid w:val="009073E5"/>
    <w:rsid w:val="00913009"/>
    <w:rsid w:val="009148B0"/>
    <w:rsid w:val="00920812"/>
    <w:rsid w:val="009214B1"/>
    <w:rsid w:val="009229C9"/>
    <w:rsid w:val="00924DE1"/>
    <w:rsid w:val="00926960"/>
    <w:rsid w:val="009269E2"/>
    <w:rsid w:val="009300AA"/>
    <w:rsid w:val="009304AA"/>
    <w:rsid w:val="009318F2"/>
    <w:rsid w:val="00933678"/>
    <w:rsid w:val="009352DA"/>
    <w:rsid w:val="00941058"/>
    <w:rsid w:val="0094106D"/>
    <w:rsid w:val="00943AA8"/>
    <w:rsid w:val="0094458F"/>
    <w:rsid w:val="0094680D"/>
    <w:rsid w:val="00946A12"/>
    <w:rsid w:val="00947DFB"/>
    <w:rsid w:val="00950167"/>
    <w:rsid w:val="00950F3B"/>
    <w:rsid w:val="0095114F"/>
    <w:rsid w:val="009525C2"/>
    <w:rsid w:val="00952E21"/>
    <w:rsid w:val="009542CB"/>
    <w:rsid w:val="0095593B"/>
    <w:rsid w:val="00957BEF"/>
    <w:rsid w:val="009602A2"/>
    <w:rsid w:val="00961EC4"/>
    <w:rsid w:val="009627D5"/>
    <w:rsid w:val="00964535"/>
    <w:rsid w:val="009705F9"/>
    <w:rsid w:val="0097185F"/>
    <w:rsid w:val="009739BC"/>
    <w:rsid w:val="0097587B"/>
    <w:rsid w:val="00980DC1"/>
    <w:rsid w:val="00982076"/>
    <w:rsid w:val="00982AC0"/>
    <w:rsid w:val="00984A37"/>
    <w:rsid w:val="009861B2"/>
    <w:rsid w:val="00987A28"/>
    <w:rsid w:val="009904A0"/>
    <w:rsid w:val="00990D4F"/>
    <w:rsid w:val="00991987"/>
    <w:rsid w:val="00993BF9"/>
    <w:rsid w:val="0099430B"/>
    <w:rsid w:val="00995E10"/>
    <w:rsid w:val="009961CB"/>
    <w:rsid w:val="009968CF"/>
    <w:rsid w:val="009A02B9"/>
    <w:rsid w:val="009A13A8"/>
    <w:rsid w:val="009A61ED"/>
    <w:rsid w:val="009B126C"/>
    <w:rsid w:val="009B1F98"/>
    <w:rsid w:val="009B2C0E"/>
    <w:rsid w:val="009B3CB1"/>
    <w:rsid w:val="009B4E3B"/>
    <w:rsid w:val="009C1836"/>
    <w:rsid w:val="009C1EBF"/>
    <w:rsid w:val="009C3125"/>
    <w:rsid w:val="009C68F5"/>
    <w:rsid w:val="009D5EB4"/>
    <w:rsid w:val="009E080C"/>
    <w:rsid w:val="009E095F"/>
    <w:rsid w:val="009E67BA"/>
    <w:rsid w:val="009F2CF6"/>
    <w:rsid w:val="009F3E05"/>
    <w:rsid w:val="009F6ED4"/>
    <w:rsid w:val="00A07B97"/>
    <w:rsid w:val="00A12244"/>
    <w:rsid w:val="00A16987"/>
    <w:rsid w:val="00A21146"/>
    <w:rsid w:val="00A23A73"/>
    <w:rsid w:val="00A27697"/>
    <w:rsid w:val="00A367B3"/>
    <w:rsid w:val="00A40441"/>
    <w:rsid w:val="00A44DC1"/>
    <w:rsid w:val="00A5081B"/>
    <w:rsid w:val="00A50B0B"/>
    <w:rsid w:val="00A5191C"/>
    <w:rsid w:val="00A53BAA"/>
    <w:rsid w:val="00A5674D"/>
    <w:rsid w:val="00A631AD"/>
    <w:rsid w:val="00A63BCA"/>
    <w:rsid w:val="00A655E2"/>
    <w:rsid w:val="00A65A7A"/>
    <w:rsid w:val="00A70F9A"/>
    <w:rsid w:val="00A741CD"/>
    <w:rsid w:val="00A74602"/>
    <w:rsid w:val="00A74D94"/>
    <w:rsid w:val="00A8338D"/>
    <w:rsid w:val="00A84E2F"/>
    <w:rsid w:val="00A90ACD"/>
    <w:rsid w:val="00A9122A"/>
    <w:rsid w:val="00A9244D"/>
    <w:rsid w:val="00A92AB4"/>
    <w:rsid w:val="00A94C0E"/>
    <w:rsid w:val="00A95307"/>
    <w:rsid w:val="00A96A9D"/>
    <w:rsid w:val="00AA07D4"/>
    <w:rsid w:val="00AA2D22"/>
    <w:rsid w:val="00AA5E20"/>
    <w:rsid w:val="00AA6246"/>
    <w:rsid w:val="00AB01B7"/>
    <w:rsid w:val="00AB15E1"/>
    <w:rsid w:val="00AB2591"/>
    <w:rsid w:val="00AB4762"/>
    <w:rsid w:val="00AC2563"/>
    <w:rsid w:val="00AC37E0"/>
    <w:rsid w:val="00AC5128"/>
    <w:rsid w:val="00AC568D"/>
    <w:rsid w:val="00AC61AC"/>
    <w:rsid w:val="00AD0531"/>
    <w:rsid w:val="00AD59F2"/>
    <w:rsid w:val="00AD60C4"/>
    <w:rsid w:val="00AE0CAB"/>
    <w:rsid w:val="00AE0D98"/>
    <w:rsid w:val="00AE41FA"/>
    <w:rsid w:val="00AE47E9"/>
    <w:rsid w:val="00AF2E38"/>
    <w:rsid w:val="00B03A91"/>
    <w:rsid w:val="00B06565"/>
    <w:rsid w:val="00B078BE"/>
    <w:rsid w:val="00B15E21"/>
    <w:rsid w:val="00B16CB2"/>
    <w:rsid w:val="00B17068"/>
    <w:rsid w:val="00B17CF8"/>
    <w:rsid w:val="00B2138B"/>
    <w:rsid w:val="00B22FD9"/>
    <w:rsid w:val="00B2454A"/>
    <w:rsid w:val="00B2614B"/>
    <w:rsid w:val="00B26A5B"/>
    <w:rsid w:val="00B30D29"/>
    <w:rsid w:val="00B314FD"/>
    <w:rsid w:val="00B33ACC"/>
    <w:rsid w:val="00B35AFF"/>
    <w:rsid w:val="00B40D0C"/>
    <w:rsid w:val="00B41254"/>
    <w:rsid w:val="00B41BE5"/>
    <w:rsid w:val="00B42316"/>
    <w:rsid w:val="00B42D7D"/>
    <w:rsid w:val="00B45079"/>
    <w:rsid w:val="00B542D1"/>
    <w:rsid w:val="00B57BB3"/>
    <w:rsid w:val="00B611CE"/>
    <w:rsid w:val="00B61597"/>
    <w:rsid w:val="00B62D7F"/>
    <w:rsid w:val="00B6686C"/>
    <w:rsid w:val="00B66CF2"/>
    <w:rsid w:val="00B73109"/>
    <w:rsid w:val="00B731F7"/>
    <w:rsid w:val="00B80C10"/>
    <w:rsid w:val="00B82B05"/>
    <w:rsid w:val="00B82B3A"/>
    <w:rsid w:val="00B83938"/>
    <w:rsid w:val="00B8433F"/>
    <w:rsid w:val="00B84709"/>
    <w:rsid w:val="00B9245A"/>
    <w:rsid w:val="00B93165"/>
    <w:rsid w:val="00B963CB"/>
    <w:rsid w:val="00B96AEA"/>
    <w:rsid w:val="00BA0916"/>
    <w:rsid w:val="00BA0D31"/>
    <w:rsid w:val="00BA31A6"/>
    <w:rsid w:val="00BA4386"/>
    <w:rsid w:val="00BA6731"/>
    <w:rsid w:val="00BA685C"/>
    <w:rsid w:val="00BB0AD5"/>
    <w:rsid w:val="00BB0B2E"/>
    <w:rsid w:val="00BB29EA"/>
    <w:rsid w:val="00BB2B7A"/>
    <w:rsid w:val="00BB3EE6"/>
    <w:rsid w:val="00BB4A61"/>
    <w:rsid w:val="00BB6E1E"/>
    <w:rsid w:val="00BB72FF"/>
    <w:rsid w:val="00BC11CC"/>
    <w:rsid w:val="00BC1F02"/>
    <w:rsid w:val="00BC2EA0"/>
    <w:rsid w:val="00BC4C4C"/>
    <w:rsid w:val="00BC4DFA"/>
    <w:rsid w:val="00BC5A0B"/>
    <w:rsid w:val="00BD414F"/>
    <w:rsid w:val="00BD5B0B"/>
    <w:rsid w:val="00BE2E55"/>
    <w:rsid w:val="00BE376D"/>
    <w:rsid w:val="00BE49FA"/>
    <w:rsid w:val="00BE5642"/>
    <w:rsid w:val="00BF03B7"/>
    <w:rsid w:val="00BF5EB9"/>
    <w:rsid w:val="00BF6AB4"/>
    <w:rsid w:val="00BF70E1"/>
    <w:rsid w:val="00BF7DFC"/>
    <w:rsid w:val="00C02068"/>
    <w:rsid w:val="00C046AD"/>
    <w:rsid w:val="00C04880"/>
    <w:rsid w:val="00C048D8"/>
    <w:rsid w:val="00C052BB"/>
    <w:rsid w:val="00C053DC"/>
    <w:rsid w:val="00C1090E"/>
    <w:rsid w:val="00C10B1F"/>
    <w:rsid w:val="00C12C6B"/>
    <w:rsid w:val="00C12D7B"/>
    <w:rsid w:val="00C15945"/>
    <w:rsid w:val="00C16835"/>
    <w:rsid w:val="00C16839"/>
    <w:rsid w:val="00C16BE1"/>
    <w:rsid w:val="00C22D1B"/>
    <w:rsid w:val="00C2474F"/>
    <w:rsid w:val="00C24A30"/>
    <w:rsid w:val="00C262DE"/>
    <w:rsid w:val="00C338F1"/>
    <w:rsid w:val="00C33E07"/>
    <w:rsid w:val="00C35802"/>
    <w:rsid w:val="00C40089"/>
    <w:rsid w:val="00C40299"/>
    <w:rsid w:val="00C409DA"/>
    <w:rsid w:val="00C40A6A"/>
    <w:rsid w:val="00C42061"/>
    <w:rsid w:val="00C42BC6"/>
    <w:rsid w:val="00C4691F"/>
    <w:rsid w:val="00C46D53"/>
    <w:rsid w:val="00C504CF"/>
    <w:rsid w:val="00C53245"/>
    <w:rsid w:val="00C56196"/>
    <w:rsid w:val="00C56D0B"/>
    <w:rsid w:val="00C57288"/>
    <w:rsid w:val="00C579A1"/>
    <w:rsid w:val="00C57DA0"/>
    <w:rsid w:val="00C62C10"/>
    <w:rsid w:val="00C632CF"/>
    <w:rsid w:val="00C65A3C"/>
    <w:rsid w:val="00C6673C"/>
    <w:rsid w:val="00C67C3C"/>
    <w:rsid w:val="00C70207"/>
    <w:rsid w:val="00C70E2C"/>
    <w:rsid w:val="00C74443"/>
    <w:rsid w:val="00C81118"/>
    <w:rsid w:val="00C81F1B"/>
    <w:rsid w:val="00C843FD"/>
    <w:rsid w:val="00C935C1"/>
    <w:rsid w:val="00C93BA7"/>
    <w:rsid w:val="00C93FD7"/>
    <w:rsid w:val="00C941D3"/>
    <w:rsid w:val="00C95A91"/>
    <w:rsid w:val="00CA04F3"/>
    <w:rsid w:val="00CA07E6"/>
    <w:rsid w:val="00CA32D4"/>
    <w:rsid w:val="00CA58FF"/>
    <w:rsid w:val="00CA68C8"/>
    <w:rsid w:val="00CA786D"/>
    <w:rsid w:val="00CB18C8"/>
    <w:rsid w:val="00CB511D"/>
    <w:rsid w:val="00CB5ED3"/>
    <w:rsid w:val="00CB6B96"/>
    <w:rsid w:val="00CB758B"/>
    <w:rsid w:val="00CB7990"/>
    <w:rsid w:val="00CC3B72"/>
    <w:rsid w:val="00CC575E"/>
    <w:rsid w:val="00CC62F7"/>
    <w:rsid w:val="00CC64E0"/>
    <w:rsid w:val="00CD0704"/>
    <w:rsid w:val="00CD17FA"/>
    <w:rsid w:val="00CD5E51"/>
    <w:rsid w:val="00CD78B5"/>
    <w:rsid w:val="00CE0E71"/>
    <w:rsid w:val="00CF055E"/>
    <w:rsid w:val="00CF16BB"/>
    <w:rsid w:val="00CF1DBD"/>
    <w:rsid w:val="00CF3258"/>
    <w:rsid w:val="00D01583"/>
    <w:rsid w:val="00D016CB"/>
    <w:rsid w:val="00D01D96"/>
    <w:rsid w:val="00D04654"/>
    <w:rsid w:val="00D04F79"/>
    <w:rsid w:val="00D05697"/>
    <w:rsid w:val="00D0719C"/>
    <w:rsid w:val="00D17E51"/>
    <w:rsid w:val="00D22669"/>
    <w:rsid w:val="00D2277A"/>
    <w:rsid w:val="00D31521"/>
    <w:rsid w:val="00D377FC"/>
    <w:rsid w:val="00D408CA"/>
    <w:rsid w:val="00D43A8D"/>
    <w:rsid w:val="00D461CE"/>
    <w:rsid w:val="00D478A3"/>
    <w:rsid w:val="00D47F38"/>
    <w:rsid w:val="00D528E5"/>
    <w:rsid w:val="00D54F2C"/>
    <w:rsid w:val="00D61E4F"/>
    <w:rsid w:val="00D66B3D"/>
    <w:rsid w:val="00D70596"/>
    <w:rsid w:val="00D7087C"/>
    <w:rsid w:val="00D710A0"/>
    <w:rsid w:val="00D72390"/>
    <w:rsid w:val="00D727A7"/>
    <w:rsid w:val="00D72C7F"/>
    <w:rsid w:val="00D76CC8"/>
    <w:rsid w:val="00D77080"/>
    <w:rsid w:val="00D8312E"/>
    <w:rsid w:val="00D8318D"/>
    <w:rsid w:val="00D854EB"/>
    <w:rsid w:val="00D87B29"/>
    <w:rsid w:val="00D90A80"/>
    <w:rsid w:val="00D926B6"/>
    <w:rsid w:val="00D96182"/>
    <w:rsid w:val="00D97A86"/>
    <w:rsid w:val="00DA5F6C"/>
    <w:rsid w:val="00DB0039"/>
    <w:rsid w:val="00DB00B1"/>
    <w:rsid w:val="00DB7005"/>
    <w:rsid w:val="00DC2DD0"/>
    <w:rsid w:val="00DC3F02"/>
    <w:rsid w:val="00DC5435"/>
    <w:rsid w:val="00DC5CD9"/>
    <w:rsid w:val="00DC666B"/>
    <w:rsid w:val="00DC7457"/>
    <w:rsid w:val="00DC754E"/>
    <w:rsid w:val="00DD0158"/>
    <w:rsid w:val="00DD1A43"/>
    <w:rsid w:val="00DD2813"/>
    <w:rsid w:val="00DD4372"/>
    <w:rsid w:val="00DD4795"/>
    <w:rsid w:val="00DD538F"/>
    <w:rsid w:val="00DD6183"/>
    <w:rsid w:val="00DD7FD2"/>
    <w:rsid w:val="00DE0EB9"/>
    <w:rsid w:val="00DE11B0"/>
    <w:rsid w:val="00DE26DB"/>
    <w:rsid w:val="00DE3774"/>
    <w:rsid w:val="00DE4F7D"/>
    <w:rsid w:val="00DE704E"/>
    <w:rsid w:val="00DE7DE5"/>
    <w:rsid w:val="00DE7E3D"/>
    <w:rsid w:val="00DF34EC"/>
    <w:rsid w:val="00DF6832"/>
    <w:rsid w:val="00E06B6B"/>
    <w:rsid w:val="00E07A3D"/>
    <w:rsid w:val="00E11FF4"/>
    <w:rsid w:val="00E12136"/>
    <w:rsid w:val="00E14845"/>
    <w:rsid w:val="00E16F62"/>
    <w:rsid w:val="00E17953"/>
    <w:rsid w:val="00E22D17"/>
    <w:rsid w:val="00E34891"/>
    <w:rsid w:val="00E352E6"/>
    <w:rsid w:val="00E42BBB"/>
    <w:rsid w:val="00E42C95"/>
    <w:rsid w:val="00E464C9"/>
    <w:rsid w:val="00E46970"/>
    <w:rsid w:val="00E52E38"/>
    <w:rsid w:val="00E540ED"/>
    <w:rsid w:val="00E55E0C"/>
    <w:rsid w:val="00E64191"/>
    <w:rsid w:val="00E64A9E"/>
    <w:rsid w:val="00E67A26"/>
    <w:rsid w:val="00E7044B"/>
    <w:rsid w:val="00E71141"/>
    <w:rsid w:val="00E711A1"/>
    <w:rsid w:val="00E74E5C"/>
    <w:rsid w:val="00E7700F"/>
    <w:rsid w:val="00E826E7"/>
    <w:rsid w:val="00E8337D"/>
    <w:rsid w:val="00E84258"/>
    <w:rsid w:val="00E85484"/>
    <w:rsid w:val="00E857EE"/>
    <w:rsid w:val="00E85BA8"/>
    <w:rsid w:val="00E87545"/>
    <w:rsid w:val="00E87562"/>
    <w:rsid w:val="00E948B0"/>
    <w:rsid w:val="00E95193"/>
    <w:rsid w:val="00E963E9"/>
    <w:rsid w:val="00E97022"/>
    <w:rsid w:val="00EA2EE8"/>
    <w:rsid w:val="00EA4018"/>
    <w:rsid w:val="00EA73F1"/>
    <w:rsid w:val="00EB55B9"/>
    <w:rsid w:val="00EB590F"/>
    <w:rsid w:val="00EB7B05"/>
    <w:rsid w:val="00EC0D09"/>
    <w:rsid w:val="00EC0F30"/>
    <w:rsid w:val="00EC1406"/>
    <w:rsid w:val="00EC1D88"/>
    <w:rsid w:val="00EC1E91"/>
    <w:rsid w:val="00EC3CA4"/>
    <w:rsid w:val="00EC473F"/>
    <w:rsid w:val="00EC4DE3"/>
    <w:rsid w:val="00EC4F12"/>
    <w:rsid w:val="00EC50AB"/>
    <w:rsid w:val="00EC5E6F"/>
    <w:rsid w:val="00EC62C5"/>
    <w:rsid w:val="00ED1656"/>
    <w:rsid w:val="00ED1B52"/>
    <w:rsid w:val="00ED284A"/>
    <w:rsid w:val="00ED3191"/>
    <w:rsid w:val="00ED35A2"/>
    <w:rsid w:val="00ED3DD6"/>
    <w:rsid w:val="00ED51A0"/>
    <w:rsid w:val="00ED53A7"/>
    <w:rsid w:val="00EE0EA4"/>
    <w:rsid w:val="00EE2091"/>
    <w:rsid w:val="00EE28F4"/>
    <w:rsid w:val="00EE2ED1"/>
    <w:rsid w:val="00EE7505"/>
    <w:rsid w:val="00EF290A"/>
    <w:rsid w:val="00EF2C33"/>
    <w:rsid w:val="00EF4D79"/>
    <w:rsid w:val="00F001BB"/>
    <w:rsid w:val="00F01828"/>
    <w:rsid w:val="00F01C8B"/>
    <w:rsid w:val="00F03093"/>
    <w:rsid w:val="00F07989"/>
    <w:rsid w:val="00F11683"/>
    <w:rsid w:val="00F13B8B"/>
    <w:rsid w:val="00F15B5A"/>
    <w:rsid w:val="00F16EBD"/>
    <w:rsid w:val="00F24CC5"/>
    <w:rsid w:val="00F25349"/>
    <w:rsid w:val="00F2625C"/>
    <w:rsid w:val="00F2645F"/>
    <w:rsid w:val="00F3181F"/>
    <w:rsid w:val="00F32B3D"/>
    <w:rsid w:val="00F36F48"/>
    <w:rsid w:val="00F40EB0"/>
    <w:rsid w:val="00F4186D"/>
    <w:rsid w:val="00F42329"/>
    <w:rsid w:val="00F42544"/>
    <w:rsid w:val="00F43B65"/>
    <w:rsid w:val="00F43EA9"/>
    <w:rsid w:val="00F46243"/>
    <w:rsid w:val="00F47C3C"/>
    <w:rsid w:val="00F50314"/>
    <w:rsid w:val="00F50F39"/>
    <w:rsid w:val="00F51A39"/>
    <w:rsid w:val="00F549DA"/>
    <w:rsid w:val="00F5698D"/>
    <w:rsid w:val="00F5718B"/>
    <w:rsid w:val="00F614BA"/>
    <w:rsid w:val="00F64AE3"/>
    <w:rsid w:val="00F67586"/>
    <w:rsid w:val="00F67DFA"/>
    <w:rsid w:val="00F71E7E"/>
    <w:rsid w:val="00F725D7"/>
    <w:rsid w:val="00F739FD"/>
    <w:rsid w:val="00F73BBE"/>
    <w:rsid w:val="00F751FB"/>
    <w:rsid w:val="00F75893"/>
    <w:rsid w:val="00F766A1"/>
    <w:rsid w:val="00F817EA"/>
    <w:rsid w:val="00F827DE"/>
    <w:rsid w:val="00F84824"/>
    <w:rsid w:val="00F85235"/>
    <w:rsid w:val="00F858A0"/>
    <w:rsid w:val="00F97AC9"/>
    <w:rsid w:val="00FA1159"/>
    <w:rsid w:val="00FA17A2"/>
    <w:rsid w:val="00FB010E"/>
    <w:rsid w:val="00FB4A83"/>
    <w:rsid w:val="00FB5579"/>
    <w:rsid w:val="00FB5A6E"/>
    <w:rsid w:val="00FB6DC3"/>
    <w:rsid w:val="00FC287F"/>
    <w:rsid w:val="00FC3F6E"/>
    <w:rsid w:val="00FC5166"/>
    <w:rsid w:val="00FC53BA"/>
    <w:rsid w:val="00FC58B6"/>
    <w:rsid w:val="00FC7108"/>
    <w:rsid w:val="00FD523E"/>
    <w:rsid w:val="00FD63E5"/>
    <w:rsid w:val="00FE007E"/>
    <w:rsid w:val="00FE0867"/>
    <w:rsid w:val="00FE4304"/>
    <w:rsid w:val="00FE5824"/>
    <w:rsid w:val="00FE5FBD"/>
    <w:rsid w:val="00FF20C8"/>
    <w:rsid w:val="00FF6139"/>
    <w:rsid w:val="00FF6925"/>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F18BF"/>
  <w15:chartTrackingRefBased/>
  <w15:docId w15:val="{0C29A4B7-A148-4EA9-8971-01C3270A3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81F1B"/>
    <w:pPr>
      <w:spacing w:after="0" w:line="240" w:lineRule="auto"/>
      <w:outlineLvl w:val="0"/>
    </w:pPr>
    <w:rPr>
      <w:rFonts w:ascii="Times New Roman" w:eastAsia="Times New Roman" w:hAnsi="Times New Roman" w:cs="Times New Roman"/>
      <w:b/>
      <w:bCs/>
      <w:kern w:val="36"/>
      <w:sz w:val="24"/>
      <w:szCs w:val="48"/>
    </w:rPr>
  </w:style>
  <w:style w:type="paragraph" w:styleId="Heading2">
    <w:name w:val="heading 2"/>
    <w:basedOn w:val="Normal"/>
    <w:next w:val="Normal"/>
    <w:link w:val="Heading2Char"/>
    <w:uiPriority w:val="9"/>
    <w:unhideWhenUsed/>
    <w:qFormat/>
    <w:rsid w:val="00C81F1B"/>
    <w:pPr>
      <w:keepNext/>
      <w:keepLines/>
      <w:spacing w:before="40" w:after="0"/>
      <w:outlineLvl w:val="1"/>
    </w:pPr>
    <w:rPr>
      <w:rFonts w:ascii="Times New Roman" w:eastAsiaTheme="majorEastAsia" w:hAnsi="Times New Roman" w:cstheme="majorBidi"/>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1B"/>
    <w:rPr>
      <w:rFonts w:ascii="Times New Roman" w:eastAsia="Times New Roman" w:hAnsi="Times New Roman" w:cs="Times New Roman"/>
      <w:b/>
      <w:bCs/>
      <w:kern w:val="36"/>
      <w:sz w:val="24"/>
      <w:szCs w:val="48"/>
    </w:rPr>
  </w:style>
  <w:style w:type="paragraph" w:styleId="NoSpacing">
    <w:name w:val="No Spacing"/>
    <w:link w:val="NoSpacingChar"/>
    <w:uiPriority w:val="1"/>
    <w:qFormat/>
    <w:rsid w:val="00F751FB"/>
    <w:pPr>
      <w:spacing w:after="0" w:line="240" w:lineRule="auto"/>
    </w:pPr>
  </w:style>
  <w:style w:type="character" w:styleId="CommentReference">
    <w:name w:val="annotation reference"/>
    <w:basedOn w:val="DefaultParagraphFont"/>
    <w:uiPriority w:val="99"/>
    <w:semiHidden/>
    <w:unhideWhenUsed/>
    <w:rsid w:val="00F73BBE"/>
    <w:rPr>
      <w:sz w:val="16"/>
      <w:szCs w:val="16"/>
    </w:rPr>
  </w:style>
  <w:style w:type="paragraph" w:styleId="CommentText">
    <w:name w:val="annotation text"/>
    <w:basedOn w:val="Normal"/>
    <w:link w:val="CommentTextChar"/>
    <w:uiPriority w:val="99"/>
    <w:unhideWhenUsed/>
    <w:rsid w:val="00F73BBE"/>
    <w:pPr>
      <w:spacing w:line="240" w:lineRule="auto"/>
    </w:pPr>
    <w:rPr>
      <w:sz w:val="20"/>
      <w:szCs w:val="20"/>
    </w:rPr>
  </w:style>
  <w:style w:type="character" w:customStyle="1" w:styleId="CommentTextChar">
    <w:name w:val="Comment Text Char"/>
    <w:basedOn w:val="DefaultParagraphFont"/>
    <w:link w:val="CommentText"/>
    <w:uiPriority w:val="99"/>
    <w:rsid w:val="00F73BBE"/>
    <w:rPr>
      <w:sz w:val="20"/>
      <w:szCs w:val="20"/>
    </w:rPr>
  </w:style>
  <w:style w:type="paragraph" w:styleId="CommentSubject">
    <w:name w:val="annotation subject"/>
    <w:basedOn w:val="CommentText"/>
    <w:next w:val="CommentText"/>
    <w:link w:val="CommentSubjectChar"/>
    <w:uiPriority w:val="99"/>
    <w:semiHidden/>
    <w:unhideWhenUsed/>
    <w:rsid w:val="00F73BBE"/>
    <w:rPr>
      <w:b/>
      <w:bCs/>
    </w:rPr>
  </w:style>
  <w:style w:type="character" w:customStyle="1" w:styleId="CommentSubjectChar">
    <w:name w:val="Comment Subject Char"/>
    <w:basedOn w:val="CommentTextChar"/>
    <w:link w:val="CommentSubject"/>
    <w:uiPriority w:val="99"/>
    <w:semiHidden/>
    <w:rsid w:val="00F73BBE"/>
    <w:rPr>
      <w:b/>
      <w:bCs/>
      <w:sz w:val="20"/>
      <w:szCs w:val="20"/>
    </w:rPr>
  </w:style>
  <w:style w:type="table" w:styleId="TableGrid">
    <w:name w:val="Table Grid"/>
    <w:basedOn w:val="TableNormal"/>
    <w:uiPriority w:val="39"/>
    <w:rsid w:val="00792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D710A0"/>
    <w:pPr>
      <w:spacing w:after="0"/>
      <w:jc w:val="center"/>
    </w:pPr>
    <w:rPr>
      <w:rFonts w:ascii="Calibri" w:hAnsi="Calibri" w:cs="Calibri"/>
      <w:noProof/>
    </w:rPr>
  </w:style>
  <w:style w:type="character" w:customStyle="1" w:styleId="NoSpacingChar">
    <w:name w:val="No Spacing Char"/>
    <w:basedOn w:val="DefaultParagraphFont"/>
    <w:link w:val="NoSpacing"/>
    <w:uiPriority w:val="1"/>
    <w:rsid w:val="00D710A0"/>
  </w:style>
  <w:style w:type="character" w:customStyle="1" w:styleId="EndNoteBibliographyTitleChar">
    <w:name w:val="EndNote Bibliography Title Char"/>
    <w:basedOn w:val="NoSpacingChar"/>
    <w:link w:val="EndNoteBibliographyTitle"/>
    <w:rsid w:val="00D710A0"/>
    <w:rPr>
      <w:rFonts w:ascii="Calibri" w:hAnsi="Calibri" w:cs="Calibri"/>
      <w:noProof/>
    </w:rPr>
  </w:style>
  <w:style w:type="paragraph" w:customStyle="1" w:styleId="EndNoteBibliography">
    <w:name w:val="EndNote Bibliography"/>
    <w:basedOn w:val="Normal"/>
    <w:link w:val="EndNoteBibliographyChar"/>
    <w:rsid w:val="00D710A0"/>
    <w:pPr>
      <w:spacing w:line="240" w:lineRule="auto"/>
    </w:pPr>
    <w:rPr>
      <w:rFonts w:ascii="Calibri" w:hAnsi="Calibri" w:cs="Calibri"/>
      <w:noProof/>
    </w:rPr>
  </w:style>
  <w:style w:type="character" w:customStyle="1" w:styleId="EndNoteBibliographyChar">
    <w:name w:val="EndNote Bibliography Char"/>
    <w:basedOn w:val="NoSpacingChar"/>
    <w:link w:val="EndNoteBibliography"/>
    <w:rsid w:val="00D710A0"/>
    <w:rPr>
      <w:rFonts w:ascii="Calibri" w:hAnsi="Calibri" w:cs="Calibri"/>
      <w:noProof/>
    </w:rPr>
  </w:style>
  <w:style w:type="character" w:styleId="Hyperlink">
    <w:name w:val="Hyperlink"/>
    <w:basedOn w:val="DefaultParagraphFont"/>
    <w:uiPriority w:val="99"/>
    <w:unhideWhenUsed/>
    <w:rsid w:val="003D2455"/>
    <w:rPr>
      <w:color w:val="0563C1" w:themeColor="hyperlink"/>
      <w:u w:val="single"/>
    </w:rPr>
  </w:style>
  <w:style w:type="character" w:styleId="UnresolvedMention">
    <w:name w:val="Unresolved Mention"/>
    <w:basedOn w:val="DefaultParagraphFont"/>
    <w:uiPriority w:val="99"/>
    <w:semiHidden/>
    <w:unhideWhenUsed/>
    <w:rsid w:val="003D2455"/>
    <w:rPr>
      <w:color w:val="605E5C"/>
      <w:shd w:val="clear" w:color="auto" w:fill="E1DFDD"/>
    </w:rPr>
  </w:style>
  <w:style w:type="paragraph" w:styleId="Header">
    <w:name w:val="header"/>
    <w:basedOn w:val="Normal"/>
    <w:link w:val="HeaderChar"/>
    <w:uiPriority w:val="99"/>
    <w:unhideWhenUsed/>
    <w:rsid w:val="00EB55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5B9"/>
  </w:style>
  <w:style w:type="paragraph" w:styleId="Footer">
    <w:name w:val="footer"/>
    <w:basedOn w:val="Normal"/>
    <w:link w:val="FooterChar"/>
    <w:uiPriority w:val="99"/>
    <w:unhideWhenUsed/>
    <w:rsid w:val="00EB55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5B9"/>
  </w:style>
  <w:style w:type="paragraph" w:styleId="HTMLPreformatted">
    <w:name w:val="HTML Preformatted"/>
    <w:basedOn w:val="Normal"/>
    <w:link w:val="HTMLPreformattedChar"/>
    <w:uiPriority w:val="99"/>
    <w:semiHidden/>
    <w:unhideWhenUsed/>
    <w:rsid w:val="00132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132CED"/>
    <w:rPr>
      <w:rFonts w:ascii="Courier New" w:eastAsia="Times New Roman" w:hAnsi="Courier New" w:cs="Courier New"/>
      <w:sz w:val="20"/>
      <w:szCs w:val="20"/>
      <w:lang w:eastAsia="en-US"/>
    </w:rPr>
  </w:style>
  <w:style w:type="character" w:customStyle="1" w:styleId="pl-e">
    <w:name w:val="pl-e"/>
    <w:basedOn w:val="DefaultParagraphFont"/>
    <w:rsid w:val="00132CED"/>
  </w:style>
  <w:style w:type="character" w:customStyle="1" w:styleId="pl-k">
    <w:name w:val="pl-k"/>
    <w:basedOn w:val="DefaultParagraphFont"/>
    <w:rsid w:val="00132CED"/>
  </w:style>
  <w:style w:type="character" w:customStyle="1" w:styleId="pl-s">
    <w:name w:val="pl-s"/>
    <w:basedOn w:val="DefaultParagraphFont"/>
    <w:rsid w:val="00132CED"/>
  </w:style>
  <w:style w:type="character" w:customStyle="1" w:styleId="pl-pds">
    <w:name w:val="pl-pds"/>
    <w:basedOn w:val="DefaultParagraphFont"/>
    <w:rsid w:val="00132CED"/>
  </w:style>
  <w:style w:type="character" w:customStyle="1" w:styleId="Heading2Char">
    <w:name w:val="Heading 2 Char"/>
    <w:basedOn w:val="DefaultParagraphFont"/>
    <w:link w:val="Heading2"/>
    <w:uiPriority w:val="9"/>
    <w:rsid w:val="00C81F1B"/>
    <w:rPr>
      <w:rFonts w:ascii="Times New Roman" w:eastAsiaTheme="majorEastAsia" w:hAnsi="Times New Roman" w:cstheme="majorBidi"/>
      <w:i/>
      <w:sz w:val="24"/>
      <w:szCs w:val="26"/>
    </w:rPr>
  </w:style>
  <w:style w:type="character" w:styleId="PlaceholderText">
    <w:name w:val="Placeholder Text"/>
    <w:basedOn w:val="DefaultParagraphFont"/>
    <w:uiPriority w:val="99"/>
    <w:semiHidden/>
    <w:rsid w:val="00995E10"/>
    <w:rPr>
      <w:color w:val="808080"/>
    </w:rPr>
  </w:style>
  <w:style w:type="character" w:styleId="FollowedHyperlink">
    <w:name w:val="FollowedHyperlink"/>
    <w:basedOn w:val="DefaultParagraphFont"/>
    <w:uiPriority w:val="99"/>
    <w:semiHidden/>
    <w:unhideWhenUsed/>
    <w:rsid w:val="008D37EB"/>
    <w:rPr>
      <w:color w:val="954F72" w:themeColor="followedHyperlink"/>
      <w:u w:val="single"/>
    </w:rPr>
  </w:style>
  <w:style w:type="character" w:styleId="LineNumber">
    <w:name w:val="line number"/>
    <w:basedOn w:val="DefaultParagraphFont"/>
    <w:uiPriority w:val="99"/>
    <w:semiHidden/>
    <w:unhideWhenUsed/>
    <w:rsid w:val="00530265"/>
  </w:style>
  <w:style w:type="paragraph" w:styleId="Revision">
    <w:name w:val="Revision"/>
    <w:hidden/>
    <w:uiPriority w:val="99"/>
    <w:semiHidden/>
    <w:rsid w:val="006F1DE6"/>
    <w:pPr>
      <w:spacing w:after="0" w:line="240" w:lineRule="auto"/>
    </w:pPr>
  </w:style>
  <w:style w:type="paragraph" w:styleId="NormalWeb">
    <w:name w:val="Normal (Web)"/>
    <w:basedOn w:val="Normal"/>
    <w:uiPriority w:val="99"/>
    <w:semiHidden/>
    <w:unhideWhenUsed/>
    <w:rsid w:val="00EE0EA4"/>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2069">
      <w:bodyDiv w:val="1"/>
      <w:marLeft w:val="0"/>
      <w:marRight w:val="0"/>
      <w:marTop w:val="0"/>
      <w:marBottom w:val="0"/>
      <w:divBdr>
        <w:top w:val="none" w:sz="0" w:space="0" w:color="auto"/>
        <w:left w:val="none" w:sz="0" w:space="0" w:color="auto"/>
        <w:bottom w:val="none" w:sz="0" w:space="0" w:color="auto"/>
        <w:right w:val="none" w:sz="0" w:space="0" w:color="auto"/>
      </w:divBdr>
      <w:divsChild>
        <w:div w:id="305164483">
          <w:marLeft w:val="0"/>
          <w:marRight w:val="0"/>
          <w:marTop w:val="0"/>
          <w:marBottom w:val="0"/>
          <w:divBdr>
            <w:top w:val="none" w:sz="0" w:space="0" w:color="auto"/>
            <w:left w:val="none" w:sz="0" w:space="0" w:color="auto"/>
            <w:bottom w:val="none" w:sz="0" w:space="0" w:color="auto"/>
            <w:right w:val="none" w:sz="0" w:space="0" w:color="auto"/>
          </w:divBdr>
          <w:divsChild>
            <w:div w:id="896278504">
              <w:marLeft w:val="0"/>
              <w:marRight w:val="0"/>
              <w:marTop w:val="0"/>
              <w:marBottom w:val="0"/>
              <w:divBdr>
                <w:top w:val="none" w:sz="0" w:space="0" w:color="auto"/>
                <w:left w:val="none" w:sz="0" w:space="0" w:color="auto"/>
                <w:bottom w:val="none" w:sz="0" w:space="0" w:color="auto"/>
                <w:right w:val="none" w:sz="0" w:space="0" w:color="auto"/>
              </w:divBdr>
              <w:divsChild>
                <w:div w:id="17970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541">
      <w:bodyDiv w:val="1"/>
      <w:marLeft w:val="0"/>
      <w:marRight w:val="0"/>
      <w:marTop w:val="0"/>
      <w:marBottom w:val="0"/>
      <w:divBdr>
        <w:top w:val="none" w:sz="0" w:space="0" w:color="auto"/>
        <w:left w:val="none" w:sz="0" w:space="0" w:color="auto"/>
        <w:bottom w:val="none" w:sz="0" w:space="0" w:color="auto"/>
        <w:right w:val="none" w:sz="0" w:space="0" w:color="auto"/>
      </w:divBdr>
    </w:div>
    <w:div w:id="349110722">
      <w:bodyDiv w:val="1"/>
      <w:marLeft w:val="0"/>
      <w:marRight w:val="0"/>
      <w:marTop w:val="0"/>
      <w:marBottom w:val="0"/>
      <w:divBdr>
        <w:top w:val="none" w:sz="0" w:space="0" w:color="auto"/>
        <w:left w:val="none" w:sz="0" w:space="0" w:color="auto"/>
        <w:bottom w:val="none" w:sz="0" w:space="0" w:color="auto"/>
        <w:right w:val="none" w:sz="0" w:space="0" w:color="auto"/>
      </w:divBdr>
    </w:div>
    <w:div w:id="389155107">
      <w:bodyDiv w:val="1"/>
      <w:marLeft w:val="0"/>
      <w:marRight w:val="0"/>
      <w:marTop w:val="0"/>
      <w:marBottom w:val="0"/>
      <w:divBdr>
        <w:top w:val="none" w:sz="0" w:space="0" w:color="auto"/>
        <w:left w:val="none" w:sz="0" w:space="0" w:color="auto"/>
        <w:bottom w:val="none" w:sz="0" w:space="0" w:color="auto"/>
        <w:right w:val="none" w:sz="0" w:space="0" w:color="auto"/>
      </w:divBdr>
    </w:div>
    <w:div w:id="407115788">
      <w:bodyDiv w:val="1"/>
      <w:marLeft w:val="0"/>
      <w:marRight w:val="0"/>
      <w:marTop w:val="0"/>
      <w:marBottom w:val="0"/>
      <w:divBdr>
        <w:top w:val="none" w:sz="0" w:space="0" w:color="auto"/>
        <w:left w:val="none" w:sz="0" w:space="0" w:color="auto"/>
        <w:bottom w:val="none" w:sz="0" w:space="0" w:color="auto"/>
        <w:right w:val="none" w:sz="0" w:space="0" w:color="auto"/>
      </w:divBdr>
    </w:div>
    <w:div w:id="443811072">
      <w:bodyDiv w:val="1"/>
      <w:marLeft w:val="0"/>
      <w:marRight w:val="0"/>
      <w:marTop w:val="0"/>
      <w:marBottom w:val="0"/>
      <w:divBdr>
        <w:top w:val="none" w:sz="0" w:space="0" w:color="auto"/>
        <w:left w:val="none" w:sz="0" w:space="0" w:color="auto"/>
        <w:bottom w:val="none" w:sz="0" w:space="0" w:color="auto"/>
        <w:right w:val="none" w:sz="0" w:space="0" w:color="auto"/>
      </w:divBdr>
    </w:div>
    <w:div w:id="740954287">
      <w:bodyDiv w:val="1"/>
      <w:marLeft w:val="0"/>
      <w:marRight w:val="0"/>
      <w:marTop w:val="0"/>
      <w:marBottom w:val="0"/>
      <w:divBdr>
        <w:top w:val="none" w:sz="0" w:space="0" w:color="auto"/>
        <w:left w:val="none" w:sz="0" w:space="0" w:color="auto"/>
        <w:bottom w:val="none" w:sz="0" w:space="0" w:color="auto"/>
        <w:right w:val="none" w:sz="0" w:space="0" w:color="auto"/>
      </w:divBdr>
    </w:div>
    <w:div w:id="803498095">
      <w:bodyDiv w:val="1"/>
      <w:marLeft w:val="0"/>
      <w:marRight w:val="0"/>
      <w:marTop w:val="0"/>
      <w:marBottom w:val="0"/>
      <w:divBdr>
        <w:top w:val="none" w:sz="0" w:space="0" w:color="auto"/>
        <w:left w:val="none" w:sz="0" w:space="0" w:color="auto"/>
        <w:bottom w:val="none" w:sz="0" w:space="0" w:color="auto"/>
        <w:right w:val="none" w:sz="0" w:space="0" w:color="auto"/>
      </w:divBdr>
    </w:div>
    <w:div w:id="807405495">
      <w:bodyDiv w:val="1"/>
      <w:marLeft w:val="0"/>
      <w:marRight w:val="0"/>
      <w:marTop w:val="0"/>
      <w:marBottom w:val="0"/>
      <w:divBdr>
        <w:top w:val="none" w:sz="0" w:space="0" w:color="auto"/>
        <w:left w:val="none" w:sz="0" w:space="0" w:color="auto"/>
        <w:bottom w:val="none" w:sz="0" w:space="0" w:color="auto"/>
        <w:right w:val="none" w:sz="0" w:space="0" w:color="auto"/>
      </w:divBdr>
      <w:divsChild>
        <w:div w:id="1096443559">
          <w:marLeft w:val="0"/>
          <w:marRight w:val="0"/>
          <w:marTop w:val="0"/>
          <w:marBottom w:val="0"/>
          <w:divBdr>
            <w:top w:val="none" w:sz="0" w:space="0" w:color="auto"/>
            <w:left w:val="none" w:sz="0" w:space="0" w:color="auto"/>
            <w:bottom w:val="none" w:sz="0" w:space="0" w:color="auto"/>
            <w:right w:val="none" w:sz="0" w:space="0" w:color="auto"/>
          </w:divBdr>
          <w:divsChild>
            <w:div w:id="480148964">
              <w:marLeft w:val="0"/>
              <w:marRight w:val="0"/>
              <w:marTop w:val="0"/>
              <w:marBottom w:val="0"/>
              <w:divBdr>
                <w:top w:val="none" w:sz="0" w:space="0" w:color="auto"/>
                <w:left w:val="none" w:sz="0" w:space="0" w:color="auto"/>
                <w:bottom w:val="none" w:sz="0" w:space="0" w:color="auto"/>
                <w:right w:val="none" w:sz="0" w:space="0" w:color="auto"/>
              </w:divBdr>
              <w:divsChild>
                <w:div w:id="13017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63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706">
          <w:marLeft w:val="480"/>
          <w:marRight w:val="0"/>
          <w:marTop w:val="0"/>
          <w:marBottom w:val="0"/>
          <w:divBdr>
            <w:top w:val="none" w:sz="0" w:space="0" w:color="auto"/>
            <w:left w:val="none" w:sz="0" w:space="0" w:color="auto"/>
            <w:bottom w:val="none" w:sz="0" w:space="0" w:color="auto"/>
            <w:right w:val="none" w:sz="0" w:space="0" w:color="auto"/>
          </w:divBdr>
          <w:divsChild>
            <w:div w:id="16990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9439">
      <w:bodyDiv w:val="1"/>
      <w:marLeft w:val="0"/>
      <w:marRight w:val="0"/>
      <w:marTop w:val="0"/>
      <w:marBottom w:val="0"/>
      <w:divBdr>
        <w:top w:val="none" w:sz="0" w:space="0" w:color="auto"/>
        <w:left w:val="none" w:sz="0" w:space="0" w:color="auto"/>
        <w:bottom w:val="none" w:sz="0" w:space="0" w:color="auto"/>
        <w:right w:val="none" w:sz="0" w:space="0" w:color="auto"/>
      </w:divBdr>
    </w:div>
    <w:div w:id="1552155973">
      <w:bodyDiv w:val="1"/>
      <w:marLeft w:val="0"/>
      <w:marRight w:val="0"/>
      <w:marTop w:val="0"/>
      <w:marBottom w:val="0"/>
      <w:divBdr>
        <w:top w:val="none" w:sz="0" w:space="0" w:color="auto"/>
        <w:left w:val="none" w:sz="0" w:space="0" w:color="auto"/>
        <w:bottom w:val="none" w:sz="0" w:space="0" w:color="auto"/>
        <w:right w:val="none" w:sz="0" w:space="0" w:color="auto"/>
      </w:divBdr>
    </w:div>
    <w:div w:id="1628391963">
      <w:bodyDiv w:val="1"/>
      <w:marLeft w:val="0"/>
      <w:marRight w:val="0"/>
      <w:marTop w:val="0"/>
      <w:marBottom w:val="0"/>
      <w:divBdr>
        <w:top w:val="none" w:sz="0" w:space="0" w:color="auto"/>
        <w:left w:val="none" w:sz="0" w:space="0" w:color="auto"/>
        <w:bottom w:val="none" w:sz="0" w:space="0" w:color="auto"/>
        <w:right w:val="none" w:sz="0" w:space="0" w:color="auto"/>
      </w:divBdr>
    </w:div>
    <w:div w:id="1686243438">
      <w:bodyDiv w:val="1"/>
      <w:marLeft w:val="0"/>
      <w:marRight w:val="0"/>
      <w:marTop w:val="0"/>
      <w:marBottom w:val="0"/>
      <w:divBdr>
        <w:top w:val="none" w:sz="0" w:space="0" w:color="auto"/>
        <w:left w:val="none" w:sz="0" w:space="0" w:color="auto"/>
        <w:bottom w:val="none" w:sz="0" w:space="0" w:color="auto"/>
        <w:right w:val="none" w:sz="0" w:space="0" w:color="auto"/>
      </w:divBdr>
    </w:div>
    <w:div w:id="1773086879">
      <w:bodyDiv w:val="1"/>
      <w:marLeft w:val="0"/>
      <w:marRight w:val="0"/>
      <w:marTop w:val="0"/>
      <w:marBottom w:val="0"/>
      <w:divBdr>
        <w:top w:val="none" w:sz="0" w:space="0" w:color="auto"/>
        <w:left w:val="none" w:sz="0" w:space="0" w:color="auto"/>
        <w:bottom w:val="none" w:sz="0" w:space="0" w:color="auto"/>
        <w:right w:val="none" w:sz="0" w:space="0" w:color="auto"/>
      </w:divBdr>
    </w:div>
    <w:div w:id="1828597321">
      <w:bodyDiv w:val="1"/>
      <w:marLeft w:val="0"/>
      <w:marRight w:val="0"/>
      <w:marTop w:val="0"/>
      <w:marBottom w:val="0"/>
      <w:divBdr>
        <w:top w:val="none" w:sz="0" w:space="0" w:color="auto"/>
        <w:left w:val="none" w:sz="0" w:space="0" w:color="auto"/>
        <w:bottom w:val="none" w:sz="0" w:space="0" w:color="auto"/>
        <w:right w:val="none" w:sz="0" w:space="0" w:color="auto"/>
      </w:divBdr>
    </w:div>
    <w:div w:id="214427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earthengine.google.com/tasks" TargetMode="External"/><Relationship Id="rId18" Type="http://schemas.openxmlformats.org/officeDocument/2006/relationships/image" Target="media/image6.jpeg"/><Relationship Id="rId26" Type="http://schemas.openxmlformats.org/officeDocument/2006/relationships/hyperlink" Target="https://CRAN.R-project.org/package=landsat8" TargetMode="External"/><Relationship Id="rId21" Type="http://schemas.openxmlformats.org/officeDocument/2006/relationships/hyperlink" Target="https://CRAN.R-project.org/package=mapview"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5.jpeg"/><Relationship Id="rId25" Type="http://schemas.openxmlformats.org/officeDocument/2006/relationships/hyperlink" Target="https://CRAN.R-project.org/package=crayon"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r-spatial.github.io/rgee/" TargetMode="External"/><Relationship Id="rId29" Type="http://schemas.openxmlformats.org/officeDocument/2006/relationships/hyperlink" Target="https://CRAN.R-project.org/package=ggpub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CRAN.R-project.org/package=zyp" TargetMode="External"/><Relationship Id="rId32" Type="http://schemas.openxmlformats.org/officeDocument/2006/relationships/hyperlink" Target="https://CRAN.R-project.org/package=dply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CRAN.R-project.org/package=R.utils" TargetMode="External"/><Relationship Id="rId28" Type="http://schemas.openxmlformats.org/officeDocument/2006/relationships/hyperlink" Target="https://CRAN.R-project.org/package=purrr" TargetMode="External"/><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earthengine.google.com/" TargetMode="External"/><Relationship Id="rId31" Type="http://schemas.openxmlformats.org/officeDocument/2006/relationships/hyperlink" Target="https://CRAN.R-project.org/package=tidy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jpeg"/><Relationship Id="rId22" Type="http://schemas.openxmlformats.org/officeDocument/2006/relationships/hyperlink" Target="https://CRAN.R-project.org/package=magrittr" TargetMode="External"/><Relationship Id="rId27" Type="http://schemas.openxmlformats.org/officeDocument/2006/relationships/hyperlink" Target="https://CRAN.R-project.org/package=data.table" TargetMode="External"/><Relationship Id="rId30" Type="http://schemas.openxmlformats.org/officeDocument/2006/relationships/hyperlink" Target="https://CRAN.R-project.org/package=stringr" TargetMode="Externa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940A-05ED-415D-B2CD-4DA712612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24</Pages>
  <Words>17359</Words>
  <Characters>98949</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Berner</dc:creator>
  <cp:keywords/>
  <dc:description/>
  <cp:lastModifiedBy>Logan Berner</cp:lastModifiedBy>
  <cp:revision>54</cp:revision>
  <dcterms:created xsi:type="dcterms:W3CDTF">2022-02-28T20:59:00Z</dcterms:created>
  <dcterms:modified xsi:type="dcterms:W3CDTF">2022-11-28T20:26:00Z</dcterms:modified>
</cp:coreProperties>
</file>